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2619" w:rsidRDefault="00CF2619" w:rsidP="00555EE5"/>
    <w:p w:rsidR="00F93F63" w:rsidRPr="00F24503" w:rsidRDefault="00F93F63" w:rsidP="00555EE5">
      <w:pPr>
        <w:rPr>
          <w:b/>
          <w:color w:val="45525A" w:themeColor="text1"/>
        </w:rPr>
      </w:pPr>
      <w:r w:rsidRPr="00F24503">
        <w:rPr>
          <w:b/>
          <w:color w:val="45525A" w:themeColor="text1"/>
        </w:rPr>
        <w:t>Approvals</w:t>
      </w:r>
    </w:p>
    <w:p w:rsidR="00F93F63" w:rsidRPr="002D0E32" w:rsidRDefault="00F93F63" w:rsidP="00555EE5">
      <w:pPr>
        <w:rPr>
          <w:color w:val="45525A" w:themeColor="text1"/>
        </w:rPr>
      </w:pPr>
    </w:p>
    <w:tbl>
      <w:tblPr>
        <w:tblStyle w:val="TableGrid"/>
        <w:tblW w:w="0" w:type="auto"/>
        <w:tblInd w:w="115" w:type="dxa"/>
        <w:tblBorders>
          <w:insideV w:val="none" w:sz="0" w:space="0" w:color="auto"/>
        </w:tblBorders>
        <w:tblCellMar>
          <w:top w:w="115" w:type="dxa"/>
          <w:left w:w="115" w:type="dxa"/>
          <w:bottom w:w="115" w:type="dxa"/>
          <w:right w:w="115" w:type="dxa"/>
        </w:tblCellMar>
        <w:tblLook w:val="04A0" w:firstRow="1" w:lastRow="0" w:firstColumn="1" w:lastColumn="0" w:noHBand="0" w:noVBand="1"/>
      </w:tblPr>
      <w:tblGrid>
        <w:gridCol w:w="4854"/>
        <w:gridCol w:w="250"/>
        <w:gridCol w:w="4851"/>
      </w:tblGrid>
      <w:tr w:rsidR="002D0E32" w:rsidRPr="002D0E32" w:rsidTr="00716A8C">
        <w:trPr>
          <w:trHeight w:val="636"/>
        </w:trPr>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Prepared by:</w:t>
            </w:r>
          </w:p>
        </w:tc>
        <w:tc>
          <w:tcPr>
            <w:tcW w:w="250" w:type="dxa"/>
            <w:tcBorders>
              <w:top w:val="single" w:sz="4" w:space="0" w:color="auto"/>
              <w:bottom w:val="nil"/>
            </w:tcBorders>
          </w:tcPr>
          <w:p w:rsidR="00716A8C" w:rsidRPr="002D0E32" w:rsidRDefault="00716A8C" w:rsidP="00716A8C">
            <w:pPr>
              <w:pStyle w:val="TableText"/>
              <w:spacing w:before="0" w:after="0"/>
              <w:rPr>
                <w:rFonts w:cs="Arial"/>
                <w:sz w:val="24"/>
                <w:szCs w:val="24"/>
              </w:rPr>
            </w:pPr>
          </w:p>
        </w:tc>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Reviewed by:</w:t>
            </w:r>
          </w:p>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Klaus Seggelke</w:t>
            </w:r>
          </w:p>
          <w:p w:rsidR="00716A8C" w:rsidRPr="002D0E32" w:rsidRDefault="00716A8C" w:rsidP="00716A8C">
            <w:pPr>
              <w:pStyle w:val="TableText"/>
              <w:spacing w:before="0" w:after="0"/>
              <w:rPr>
                <w:rFonts w:cs="Arial"/>
                <w:sz w:val="24"/>
                <w:szCs w:val="24"/>
              </w:rPr>
            </w:pPr>
            <w:r w:rsidRPr="002D0E32">
              <w:rPr>
                <w:rFonts w:cs="Arial"/>
                <w:sz w:val="24"/>
                <w:szCs w:val="24"/>
              </w:rPr>
              <w:t>Sr. Solution Architect</w:t>
            </w:r>
            <w:r w:rsidR="00547D49">
              <w:rPr>
                <w:rFonts w:cs="Arial"/>
                <w:sz w:val="24"/>
                <w:szCs w:val="24"/>
              </w:rPr>
              <w:t xml:space="preserve"> Manager</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rPr>
          <w:trHeight w:val="288"/>
        </w:trPr>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blPrEx>
          <w:tblCellMar>
            <w:top w:w="0" w:type="dxa"/>
            <w:left w:w="108" w:type="dxa"/>
            <w:bottom w:w="0" w:type="dxa"/>
            <w:right w:w="108" w:type="dxa"/>
          </w:tblCellMar>
        </w:tblPrEx>
        <w:trPr>
          <w:trHeight w:val="288"/>
        </w:trPr>
        <w:tc>
          <w:tcPr>
            <w:tcW w:w="4896" w:type="dxa"/>
            <w:tcBorders>
              <w:top w:val="nil"/>
            </w:tcBorders>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tcPr>
          <w:p w:rsidR="00716A8C" w:rsidRPr="002D0E32" w:rsidRDefault="00716A8C" w:rsidP="00716A8C">
            <w:pPr>
              <w:pStyle w:val="TableText"/>
              <w:spacing w:before="0" w:after="0"/>
              <w:rPr>
                <w:rFonts w:cs="Arial"/>
                <w:sz w:val="24"/>
                <w:szCs w:val="24"/>
              </w:rPr>
            </w:pPr>
          </w:p>
        </w:tc>
      </w:tr>
      <w:tr w:rsidR="002D0E32" w:rsidRPr="002D0E32" w:rsidTr="00716A8C">
        <w:tblPrEx>
          <w:tblCellMar>
            <w:top w:w="0" w:type="dxa"/>
            <w:left w:w="108" w:type="dxa"/>
            <w:bottom w:w="0" w:type="dxa"/>
            <w:right w:w="108" w:type="dxa"/>
          </w:tblCellMar>
        </w:tblPrEx>
        <w:trPr>
          <w:trHeight w:val="636"/>
        </w:trPr>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single" w:sz="4" w:space="0" w:color="auto"/>
            </w:tcBorders>
          </w:tcPr>
          <w:p w:rsidR="00716A8C" w:rsidRPr="002D0E32" w:rsidRDefault="00716A8C" w:rsidP="00716A8C">
            <w:pPr>
              <w:pStyle w:val="TableText"/>
              <w:spacing w:before="0" w:after="0"/>
              <w:rPr>
                <w:rFonts w:cs="Arial"/>
                <w:sz w:val="24"/>
                <w:szCs w:val="24"/>
              </w:rPr>
            </w:pPr>
          </w:p>
        </w:tc>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bl>
    <w:p w:rsidR="00155BD6" w:rsidRDefault="00155BD6" w:rsidP="00555EE5"/>
    <w:p w:rsidR="00F24503" w:rsidRDefault="00F24503" w:rsidP="00555EE5"/>
    <w:p w:rsidR="00F24503" w:rsidRDefault="00F24503" w:rsidP="00555EE5"/>
    <w:p w:rsidR="00F24503" w:rsidRDefault="00F24503">
      <w:r>
        <w:br w:type="page"/>
      </w:r>
    </w:p>
    <w:p w:rsidR="00155BD6" w:rsidRPr="00A171EF" w:rsidRDefault="00155BD6" w:rsidP="00F24503">
      <w:pPr>
        <w:sectPr w:rsidR="00155BD6" w:rsidRPr="00A171EF" w:rsidSect="00F50A76">
          <w:headerReference w:type="even" r:id="rId11"/>
          <w:headerReference w:type="default" r:id="rId12"/>
          <w:footerReference w:type="even" r:id="rId13"/>
          <w:footerReference w:type="default" r:id="rId14"/>
          <w:pgSz w:w="12240" w:h="15840" w:code="1"/>
          <w:pgMar w:top="4536" w:right="1080" w:bottom="720" w:left="1080" w:header="720" w:footer="432" w:gutter="0"/>
          <w:cols w:space="720"/>
          <w:docGrid w:linePitch="360"/>
        </w:sectPr>
      </w:pPr>
    </w:p>
    <w:bookmarkStart w:id="0" w:name="_Toc477275321" w:displacedByCustomXml="next"/>
    <w:sdt>
      <w:sdtPr>
        <w:rPr>
          <w:rFonts w:eastAsiaTheme="minorHAnsi"/>
          <w:b w:val="0"/>
          <w:bCs w:val="0"/>
          <w:color w:val="auto"/>
          <w:sz w:val="22"/>
          <w:szCs w:val="22"/>
          <w:lang w:eastAsia="en-US"/>
        </w:rPr>
        <w:id w:val="619422367"/>
        <w:docPartObj>
          <w:docPartGallery w:val="Table of Contents"/>
          <w:docPartUnique/>
        </w:docPartObj>
      </w:sdtPr>
      <w:sdtEndPr>
        <w:rPr>
          <w:noProof/>
        </w:rPr>
      </w:sdtEndPr>
      <w:sdtContent>
        <w:p w:rsidR="00F61FCD" w:rsidRDefault="00F61FCD" w:rsidP="001C5F01">
          <w:pPr>
            <w:pStyle w:val="Heading1"/>
          </w:pPr>
          <w:r>
            <w:t>Table of Contents</w:t>
          </w:r>
          <w:bookmarkEnd w:id="0"/>
        </w:p>
        <w:p w:rsidR="00A57497" w:rsidRDefault="00F61FCD">
          <w:pPr>
            <w:pStyle w:val="TOC1"/>
            <w:rPr>
              <w:ins w:id="1" w:author="Seggelke, Klaus" w:date="2017-03-14T17:12:00Z"/>
              <w:rFonts w:asciiTheme="minorHAnsi" w:eastAsiaTheme="minorEastAsia" w:hAnsiTheme="minorHAnsi" w:cstheme="minorBidi"/>
              <w:color w:val="auto"/>
              <w:sz w:val="22"/>
              <w:szCs w:val="22"/>
            </w:rPr>
          </w:pPr>
          <w:r>
            <w:fldChar w:fldCharType="begin"/>
          </w:r>
          <w:r>
            <w:instrText xml:space="preserve"> TOC \o "1-3" \h \z \u </w:instrText>
          </w:r>
          <w:r>
            <w:fldChar w:fldCharType="separate"/>
          </w:r>
          <w:ins w:id="2" w:author="Seggelke, Klaus" w:date="2017-03-14T17:12:00Z">
            <w:r w:rsidR="00A57497" w:rsidRPr="002E6C51">
              <w:rPr>
                <w:rStyle w:val="Hyperlink"/>
              </w:rPr>
              <w:fldChar w:fldCharType="begin"/>
            </w:r>
            <w:r w:rsidR="00A57497" w:rsidRPr="002E6C51">
              <w:rPr>
                <w:rStyle w:val="Hyperlink"/>
              </w:rPr>
              <w:instrText xml:space="preserve"> </w:instrText>
            </w:r>
            <w:r w:rsidR="00A57497">
              <w:instrText>HYPERLINK \l "_Toc477275321"</w:instrText>
            </w:r>
            <w:r w:rsidR="00A57497" w:rsidRPr="002E6C51">
              <w:rPr>
                <w:rStyle w:val="Hyperlink"/>
              </w:rPr>
              <w:instrText xml:space="preserve"> </w:instrText>
            </w:r>
            <w:r w:rsidR="00A57497" w:rsidRPr="002E6C51">
              <w:rPr>
                <w:rStyle w:val="Hyperlink"/>
              </w:rPr>
            </w:r>
            <w:r w:rsidR="00A57497" w:rsidRPr="002E6C51">
              <w:rPr>
                <w:rStyle w:val="Hyperlink"/>
              </w:rPr>
              <w:fldChar w:fldCharType="separate"/>
            </w:r>
            <w:r w:rsidR="00A57497" w:rsidRPr="002E6C51">
              <w:rPr>
                <w:rStyle w:val="Hyperlink"/>
              </w:rPr>
              <w:t>1</w:t>
            </w:r>
            <w:r w:rsidR="00A57497">
              <w:rPr>
                <w:rFonts w:asciiTheme="minorHAnsi" w:eastAsiaTheme="minorEastAsia" w:hAnsiTheme="minorHAnsi" w:cstheme="minorBidi"/>
                <w:color w:val="auto"/>
                <w:sz w:val="22"/>
                <w:szCs w:val="22"/>
              </w:rPr>
              <w:tab/>
            </w:r>
            <w:r w:rsidR="00A57497" w:rsidRPr="002E6C51">
              <w:rPr>
                <w:rStyle w:val="Hyperlink"/>
              </w:rPr>
              <w:t>Table of Contents</w:t>
            </w:r>
            <w:r w:rsidR="00A57497">
              <w:rPr>
                <w:webHidden/>
              </w:rPr>
              <w:tab/>
            </w:r>
            <w:r w:rsidR="00A57497">
              <w:rPr>
                <w:webHidden/>
              </w:rPr>
              <w:fldChar w:fldCharType="begin"/>
            </w:r>
            <w:r w:rsidR="00A57497">
              <w:rPr>
                <w:webHidden/>
              </w:rPr>
              <w:instrText xml:space="preserve"> PAGEREF _Toc477275321 \h </w:instrText>
            </w:r>
            <w:r w:rsidR="00A57497">
              <w:rPr>
                <w:webHidden/>
              </w:rPr>
            </w:r>
          </w:ins>
          <w:r w:rsidR="00A57497">
            <w:rPr>
              <w:webHidden/>
            </w:rPr>
            <w:fldChar w:fldCharType="separate"/>
          </w:r>
          <w:ins w:id="3" w:author="Seggelke, Klaus" w:date="2017-03-14T17:12:00Z">
            <w:r w:rsidR="00A57497">
              <w:rPr>
                <w:webHidden/>
              </w:rPr>
              <w:t>i</w:t>
            </w:r>
            <w:r w:rsidR="00A57497">
              <w:rPr>
                <w:webHidden/>
              </w:rPr>
              <w:fldChar w:fldCharType="end"/>
            </w:r>
            <w:r w:rsidR="00A57497" w:rsidRPr="002E6C51">
              <w:rPr>
                <w:rStyle w:val="Hyperlink"/>
              </w:rPr>
              <w:fldChar w:fldCharType="end"/>
            </w:r>
          </w:ins>
        </w:p>
        <w:p w:rsidR="00A57497" w:rsidRDefault="00A57497">
          <w:pPr>
            <w:pStyle w:val="TOC1"/>
            <w:rPr>
              <w:ins w:id="4" w:author="Seggelke, Klaus" w:date="2017-03-14T17:12:00Z"/>
              <w:rFonts w:asciiTheme="minorHAnsi" w:eastAsiaTheme="minorEastAsia" w:hAnsiTheme="minorHAnsi" w:cstheme="minorBidi"/>
              <w:color w:val="auto"/>
              <w:sz w:val="22"/>
              <w:szCs w:val="22"/>
            </w:rPr>
          </w:pPr>
          <w:ins w:id="5" w:author="Seggelke, Klaus" w:date="2017-03-14T17:12:00Z">
            <w:r w:rsidRPr="002E6C51">
              <w:rPr>
                <w:rStyle w:val="Hyperlink"/>
              </w:rPr>
              <w:fldChar w:fldCharType="begin"/>
            </w:r>
            <w:r w:rsidRPr="002E6C51">
              <w:rPr>
                <w:rStyle w:val="Hyperlink"/>
              </w:rPr>
              <w:instrText xml:space="preserve"> </w:instrText>
            </w:r>
            <w:r>
              <w:instrText>HYPERLINK \l "_Toc477275322"</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2</w:t>
            </w:r>
            <w:r>
              <w:rPr>
                <w:rFonts w:asciiTheme="minorHAnsi" w:eastAsiaTheme="minorEastAsia" w:hAnsiTheme="minorHAnsi" w:cstheme="minorBidi"/>
                <w:color w:val="auto"/>
                <w:sz w:val="22"/>
                <w:szCs w:val="22"/>
              </w:rPr>
              <w:tab/>
            </w:r>
            <w:r w:rsidRPr="002E6C51">
              <w:rPr>
                <w:rStyle w:val="Hyperlink"/>
              </w:rPr>
              <w:t>Introduction</w:t>
            </w:r>
            <w:r>
              <w:rPr>
                <w:webHidden/>
              </w:rPr>
              <w:tab/>
            </w:r>
            <w:r>
              <w:rPr>
                <w:webHidden/>
              </w:rPr>
              <w:fldChar w:fldCharType="begin"/>
            </w:r>
            <w:r>
              <w:rPr>
                <w:webHidden/>
              </w:rPr>
              <w:instrText xml:space="preserve"> PAGEREF _Toc477275322 \h </w:instrText>
            </w:r>
            <w:r>
              <w:rPr>
                <w:webHidden/>
              </w:rPr>
            </w:r>
          </w:ins>
          <w:r>
            <w:rPr>
              <w:webHidden/>
            </w:rPr>
            <w:fldChar w:fldCharType="separate"/>
          </w:r>
          <w:ins w:id="6" w:author="Seggelke, Klaus" w:date="2017-03-14T17:12:00Z">
            <w:r>
              <w:rPr>
                <w:webHidden/>
              </w:rPr>
              <w:t>4</w:t>
            </w:r>
            <w:r>
              <w:rPr>
                <w:webHidden/>
              </w:rPr>
              <w:fldChar w:fldCharType="end"/>
            </w:r>
            <w:r w:rsidRPr="002E6C51">
              <w:rPr>
                <w:rStyle w:val="Hyperlink"/>
              </w:rPr>
              <w:fldChar w:fldCharType="end"/>
            </w:r>
          </w:ins>
        </w:p>
        <w:p w:rsidR="00A57497" w:rsidRDefault="00A57497">
          <w:pPr>
            <w:pStyle w:val="TOC2"/>
            <w:tabs>
              <w:tab w:val="left" w:pos="800"/>
            </w:tabs>
            <w:rPr>
              <w:ins w:id="7" w:author="Seggelke, Klaus" w:date="2017-03-14T17:12:00Z"/>
              <w:rFonts w:asciiTheme="minorHAnsi" w:eastAsiaTheme="minorEastAsia" w:hAnsiTheme="minorHAnsi" w:cstheme="minorBidi"/>
              <w:color w:val="auto"/>
              <w:sz w:val="22"/>
              <w:szCs w:val="22"/>
            </w:rPr>
          </w:pPr>
          <w:ins w:id="8" w:author="Seggelke, Klaus" w:date="2017-03-14T17:12:00Z">
            <w:r w:rsidRPr="002E6C51">
              <w:rPr>
                <w:rStyle w:val="Hyperlink"/>
              </w:rPr>
              <w:fldChar w:fldCharType="begin"/>
            </w:r>
            <w:r w:rsidRPr="002E6C51">
              <w:rPr>
                <w:rStyle w:val="Hyperlink"/>
              </w:rPr>
              <w:instrText xml:space="preserve"> </w:instrText>
            </w:r>
            <w:r>
              <w:instrText>HYPERLINK \l "_Toc477275323"</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2.1</w:t>
            </w:r>
            <w:r>
              <w:rPr>
                <w:rFonts w:asciiTheme="minorHAnsi" w:eastAsiaTheme="minorEastAsia" w:hAnsiTheme="minorHAnsi" w:cstheme="minorBidi"/>
                <w:color w:val="auto"/>
                <w:sz w:val="22"/>
                <w:szCs w:val="22"/>
              </w:rPr>
              <w:tab/>
            </w:r>
            <w:r w:rsidRPr="002E6C51">
              <w:rPr>
                <w:rStyle w:val="Hyperlink"/>
              </w:rPr>
              <w:t>Overview</w:t>
            </w:r>
            <w:r>
              <w:rPr>
                <w:webHidden/>
              </w:rPr>
              <w:tab/>
            </w:r>
            <w:r>
              <w:rPr>
                <w:webHidden/>
              </w:rPr>
              <w:fldChar w:fldCharType="begin"/>
            </w:r>
            <w:r>
              <w:rPr>
                <w:webHidden/>
              </w:rPr>
              <w:instrText xml:space="preserve"> PAGEREF _Toc477275323 \h </w:instrText>
            </w:r>
            <w:r>
              <w:rPr>
                <w:webHidden/>
              </w:rPr>
            </w:r>
          </w:ins>
          <w:r>
            <w:rPr>
              <w:webHidden/>
            </w:rPr>
            <w:fldChar w:fldCharType="separate"/>
          </w:r>
          <w:ins w:id="9" w:author="Seggelke, Klaus" w:date="2017-03-14T17:12:00Z">
            <w:r>
              <w:rPr>
                <w:webHidden/>
              </w:rPr>
              <w:t>4</w:t>
            </w:r>
            <w:r>
              <w:rPr>
                <w:webHidden/>
              </w:rPr>
              <w:fldChar w:fldCharType="end"/>
            </w:r>
            <w:r w:rsidRPr="002E6C51">
              <w:rPr>
                <w:rStyle w:val="Hyperlink"/>
              </w:rPr>
              <w:fldChar w:fldCharType="end"/>
            </w:r>
          </w:ins>
        </w:p>
        <w:p w:rsidR="00A57497" w:rsidRDefault="00A57497">
          <w:pPr>
            <w:pStyle w:val="TOC2"/>
            <w:tabs>
              <w:tab w:val="left" w:pos="800"/>
            </w:tabs>
            <w:rPr>
              <w:ins w:id="10" w:author="Seggelke, Klaus" w:date="2017-03-14T17:12:00Z"/>
              <w:rFonts w:asciiTheme="minorHAnsi" w:eastAsiaTheme="minorEastAsia" w:hAnsiTheme="minorHAnsi" w:cstheme="minorBidi"/>
              <w:color w:val="auto"/>
              <w:sz w:val="22"/>
              <w:szCs w:val="22"/>
            </w:rPr>
          </w:pPr>
          <w:ins w:id="11" w:author="Seggelke, Klaus" w:date="2017-03-14T17:12:00Z">
            <w:r w:rsidRPr="002E6C51">
              <w:rPr>
                <w:rStyle w:val="Hyperlink"/>
              </w:rPr>
              <w:fldChar w:fldCharType="begin"/>
            </w:r>
            <w:r w:rsidRPr="002E6C51">
              <w:rPr>
                <w:rStyle w:val="Hyperlink"/>
              </w:rPr>
              <w:instrText xml:space="preserve"> </w:instrText>
            </w:r>
            <w:r>
              <w:instrText>HYPERLINK \l "_Toc477275324"</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2.2</w:t>
            </w:r>
            <w:r>
              <w:rPr>
                <w:rFonts w:asciiTheme="minorHAnsi" w:eastAsiaTheme="minorEastAsia" w:hAnsiTheme="minorHAnsi" w:cstheme="minorBidi"/>
                <w:color w:val="auto"/>
                <w:sz w:val="22"/>
                <w:szCs w:val="22"/>
              </w:rPr>
              <w:tab/>
            </w:r>
            <w:r w:rsidRPr="002E6C51">
              <w:rPr>
                <w:rStyle w:val="Hyperlink"/>
              </w:rPr>
              <w:t>Objectives</w:t>
            </w:r>
            <w:r>
              <w:rPr>
                <w:webHidden/>
              </w:rPr>
              <w:tab/>
            </w:r>
            <w:r>
              <w:rPr>
                <w:webHidden/>
              </w:rPr>
              <w:fldChar w:fldCharType="begin"/>
            </w:r>
            <w:r>
              <w:rPr>
                <w:webHidden/>
              </w:rPr>
              <w:instrText xml:space="preserve"> PAGEREF _Toc477275324 \h </w:instrText>
            </w:r>
            <w:r>
              <w:rPr>
                <w:webHidden/>
              </w:rPr>
            </w:r>
          </w:ins>
          <w:r>
            <w:rPr>
              <w:webHidden/>
            </w:rPr>
            <w:fldChar w:fldCharType="separate"/>
          </w:r>
          <w:ins w:id="12" w:author="Seggelke, Klaus" w:date="2017-03-14T17:12:00Z">
            <w:r>
              <w:rPr>
                <w:webHidden/>
              </w:rPr>
              <w:t>6</w:t>
            </w:r>
            <w:r>
              <w:rPr>
                <w:webHidden/>
              </w:rPr>
              <w:fldChar w:fldCharType="end"/>
            </w:r>
            <w:r w:rsidRPr="002E6C51">
              <w:rPr>
                <w:rStyle w:val="Hyperlink"/>
              </w:rPr>
              <w:fldChar w:fldCharType="end"/>
            </w:r>
          </w:ins>
        </w:p>
        <w:p w:rsidR="00A57497" w:rsidRDefault="00A57497">
          <w:pPr>
            <w:pStyle w:val="TOC2"/>
            <w:tabs>
              <w:tab w:val="left" w:pos="800"/>
            </w:tabs>
            <w:rPr>
              <w:ins w:id="13" w:author="Seggelke, Klaus" w:date="2017-03-14T17:12:00Z"/>
              <w:rFonts w:asciiTheme="minorHAnsi" w:eastAsiaTheme="minorEastAsia" w:hAnsiTheme="minorHAnsi" w:cstheme="minorBidi"/>
              <w:color w:val="auto"/>
              <w:sz w:val="22"/>
              <w:szCs w:val="22"/>
            </w:rPr>
          </w:pPr>
          <w:ins w:id="14" w:author="Seggelke, Klaus" w:date="2017-03-14T17:12:00Z">
            <w:r w:rsidRPr="002E6C51">
              <w:rPr>
                <w:rStyle w:val="Hyperlink"/>
              </w:rPr>
              <w:fldChar w:fldCharType="begin"/>
            </w:r>
            <w:r w:rsidRPr="002E6C51">
              <w:rPr>
                <w:rStyle w:val="Hyperlink"/>
              </w:rPr>
              <w:instrText xml:space="preserve"> </w:instrText>
            </w:r>
            <w:r>
              <w:instrText>HYPERLINK \l "_Toc477275325"</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2.3</w:t>
            </w:r>
            <w:r>
              <w:rPr>
                <w:rFonts w:asciiTheme="minorHAnsi" w:eastAsiaTheme="minorEastAsia" w:hAnsiTheme="minorHAnsi" w:cstheme="minorBidi"/>
                <w:color w:val="auto"/>
                <w:sz w:val="22"/>
                <w:szCs w:val="22"/>
              </w:rPr>
              <w:tab/>
            </w:r>
            <w:r w:rsidRPr="002E6C51">
              <w:rPr>
                <w:rStyle w:val="Hyperlink"/>
              </w:rPr>
              <w:t>Test bed setup</w:t>
            </w:r>
            <w:r>
              <w:rPr>
                <w:webHidden/>
              </w:rPr>
              <w:tab/>
            </w:r>
            <w:r>
              <w:rPr>
                <w:webHidden/>
              </w:rPr>
              <w:fldChar w:fldCharType="begin"/>
            </w:r>
            <w:r>
              <w:rPr>
                <w:webHidden/>
              </w:rPr>
              <w:instrText xml:space="preserve"> PAGEREF _Toc477275325 \h </w:instrText>
            </w:r>
            <w:r>
              <w:rPr>
                <w:webHidden/>
              </w:rPr>
            </w:r>
          </w:ins>
          <w:r>
            <w:rPr>
              <w:webHidden/>
            </w:rPr>
            <w:fldChar w:fldCharType="separate"/>
          </w:r>
          <w:ins w:id="15" w:author="Seggelke, Klaus" w:date="2017-03-14T17:12:00Z">
            <w:r>
              <w:rPr>
                <w:webHidden/>
              </w:rPr>
              <w:t>7</w:t>
            </w:r>
            <w:r>
              <w:rPr>
                <w:webHidden/>
              </w:rPr>
              <w:fldChar w:fldCharType="end"/>
            </w:r>
            <w:r w:rsidRPr="002E6C51">
              <w:rPr>
                <w:rStyle w:val="Hyperlink"/>
              </w:rPr>
              <w:fldChar w:fldCharType="end"/>
            </w:r>
          </w:ins>
        </w:p>
        <w:p w:rsidR="00A57497" w:rsidRDefault="00A57497">
          <w:pPr>
            <w:pStyle w:val="TOC3"/>
            <w:rPr>
              <w:ins w:id="16" w:author="Seggelke, Klaus" w:date="2017-03-14T17:12:00Z"/>
              <w:rFonts w:asciiTheme="minorHAnsi" w:eastAsiaTheme="minorEastAsia" w:hAnsiTheme="minorHAnsi" w:cstheme="minorBidi"/>
              <w:noProof/>
              <w:color w:val="auto"/>
            </w:rPr>
          </w:pPr>
          <w:ins w:id="17" w:author="Seggelke, Klaus" w:date="2017-03-14T17:12:00Z">
            <w:r w:rsidRPr="002E6C51">
              <w:rPr>
                <w:rStyle w:val="Hyperlink"/>
              </w:rPr>
              <w:fldChar w:fldCharType="begin"/>
            </w:r>
            <w:r w:rsidRPr="002E6C51">
              <w:rPr>
                <w:rStyle w:val="Hyperlink"/>
              </w:rPr>
              <w:instrText xml:space="preserve"> </w:instrText>
            </w:r>
            <w:r>
              <w:rPr>
                <w:noProof/>
              </w:rPr>
              <w:instrText>HYPERLINK \l "_Toc477275326"</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2.3.1</w:t>
            </w:r>
            <w:r>
              <w:rPr>
                <w:rFonts w:asciiTheme="minorHAnsi" w:eastAsiaTheme="minorEastAsia" w:hAnsiTheme="minorHAnsi" w:cstheme="minorBidi"/>
                <w:noProof/>
                <w:color w:val="auto"/>
              </w:rPr>
              <w:tab/>
            </w:r>
            <w:r w:rsidRPr="002E6C51">
              <w:rPr>
                <w:rStyle w:val="Hyperlink"/>
              </w:rPr>
              <w:t>Single Transient VNF</w:t>
            </w:r>
            <w:r>
              <w:rPr>
                <w:noProof/>
                <w:webHidden/>
              </w:rPr>
              <w:tab/>
            </w:r>
            <w:r>
              <w:rPr>
                <w:noProof/>
                <w:webHidden/>
              </w:rPr>
              <w:fldChar w:fldCharType="begin"/>
            </w:r>
            <w:r>
              <w:rPr>
                <w:noProof/>
                <w:webHidden/>
              </w:rPr>
              <w:instrText xml:space="preserve"> PAGEREF _Toc477275326 \h </w:instrText>
            </w:r>
            <w:r>
              <w:rPr>
                <w:noProof/>
                <w:webHidden/>
              </w:rPr>
            </w:r>
          </w:ins>
          <w:r>
            <w:rPr>
              <w:noProof/>
              <w:webHidden/>
            </w:rPr>
            <w:fldChar w:fldCharType="separate"/>
          </w:r>
          <w:ins w:id="18" w:author="Seggelke, Klaus" w:date="2017-03-14T17:12:00Z">
            <w:r>
              <w:rPr>
                <w:noProof/>
                <w:webHidden/>
              </w:rPr>
              <w:t>7</w:t>
            </w:r>
            <w:r>
              <w:rPr>
                <w:noProof/>
                <w:webHidden/>
              </w:rPr>
              <w:fldChar w:fldCharType="end"/>
            </w:r>
            <w:r w:rsidRPr="002E6C51">
              <w:rPr>
                <w:rStyle w:val="Hyperlink"/>
              </w:rPr>
              <w:fldChar w:fldCharType="end"/>
            </w:r>
          </w:ins>
        </w:p>
        <w:p w:rsidR="00A57497" w:rsidRDefault="00A57497">
          <w:pPr>
            <w:pStyle w:val="TOC3"/>
            <w:rPr>
              <w:ins w:id="19" w:author="Seggelke, Klaus" w:date="2017-03-14T17:12:00Z"/>
              <w:rFonts w:asciiTheme="minorHAnsi" w:eastAsiaTheme="minorEastAsia" w:hAnsiTheme="minorHAnsi" w:cstheme="minorBidi"/>
              <w:noProof/>
              <w:color w:val="auto"/>
            </w:rPr>
          </w:pPr>
          <w:ins w:id="20" w:author="Seggelke, Klaus" w:date="2017-03-14T17:12:00Z">
            <w:r w:rsidRPr="002E6C51">
              <w:rPr>
                <w:rStyle w:val="Hyperlink"/>
              </w:rPr>
              <w:fldChar w:fldCharType="begin"/>
            </w:r>
            <w:r w:rsidRPr="002E6C51">
              <w:rPr>
                <w:rStyle w:val="Hyperlink"/>
              </w:rPr>
              <w:instrText xml:space="preserve"> </w:instrText>
            </w:r>
            <w:r>
              <w:rPr>
                <w:noProof/>
              </w:rPr>
              <w:instrText>HYPERLINK \l "_Toc477275327"</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2.3.2</w:t>
            </w:r>
            <w:r>
              <w:rPr>
                <w:rFonts w:asciiTheme="minorHAnsi" w:eastAsiaTheme="minorEastAsia" w:hAnsiTheme="minorHAnsi" w:cstheme="minorBidi"/>
                <w:noProof/>
                <w:color w:val="auto"/>
              </w:rPr>
              <w:tab/>
            </w:r>
            <w:r w:rsidRPr="002E6C51">
              <w:rPr>
                <w:rStyle w:val="Hyperlink"/>
              </w:rPr>
              <w:t>Multi Transient VNF</w:t>
            </w:r>
            <w:r>
              <w:rPr>
                <w:noProof/>
                <w:webHidden/>
              </w:rPr>
              <w:tab/>
            </w:r>
            <w:r>
              <w:rPr>
                <w:noProof/>
                <w:webHidden/>
              </w:rPr>
              <w:fldChar w:fldCharType="begin"/>
            </w:r>
            <w:r>
              <w:rPr>
                <w:noProof/>
                <w:webHidden/>
              </w:rPr>
              <w:instrText xml:space="preserve"> PAGEREF _Toc477275327 \h </w:instrText>
            </w:r>
            <w:r>
              <w:rPr>
                <w:noProof/>
                <w:webHidden/>
              </w:rPr>
            </w:r>
          </w:ins>
          <w:r>
            <w:rPr>
              <w:noProof/>
              <w:webHidden/>
            </w:rPr>
            <w:fldChar w:fldCharType="separate"/>
          </w:r>
          <w:ins w:id="21" w:author="Seggelke, Klaus" w:date="2017-03-14T17:12:00Z">
            <w:r>
              <w:rPr>
                <w:noProof/>
                <w:webHidden/>
              </w:rPr>
              <w:t>8</w:t>
            </w:r>
            <w:r>
              <w:rPr>
                <w:noProof/>
                <w:webHidden/>
              </w:rPr>
              <w:fldChar w:fldCharType="end"/>
            </w:r>
            <w:r w:rsidRPr="002E6C51">
              <w:rPr>
                <w:rStyle w:val="Hyperlink"/>
              </w:rPr>
              <w:fldChar w:fldCharType="end"/>
            </w:r>
          </w:ins>
        </w:p>
        <w:p w:rsidR="00A57497" w:rsidRDefault="00A57497">
          <w:pPr>
            <w:pStyle w:val="TOC3"/>
            <w:rPr>
              <w:ins w:id="22" w:author="Seggelke, Klaus" w:date="2017-03-14T17:12:00Z"/>
              <w:rFonts w:asciiTheme="minorHAnsi" w:eastAsiaTheme="minorEastAsia" w:hAnsiTheme="minorHAnsi" w:cstheme="minorBidi"/>
              <w:noProof/>
              <w:color w:val="auto"/>
            </w:rPr>
          </w:pPr>
          <w:ins w:id="23" w:author="Seggelke, Klaus" w:date="2017-03-14T17:12:00Z">
            <w:r w:rsidRPr="002E6C51">
              <w:rPr>
                <w:rStyle w:val="Hyperlink"/>
              </w:rPr>
              <w:fldChar w:fldCharType="begin"/>
            </w:r>
            <w:r w:rsidRPr="002E6C51">
              <w:rPr>
                <w:rStyle w:val="Hyperlink"/>
              </w:rPr>
              <w:instrText xml:space="preserve"> </w:instrText>
            </w:r>
            <w:r>
              <w:rPr>
                <w:noProof/>
              </w:rPr>
              <w:instrText>HYPERLINK \l "_Toc477275328"</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2.3.3</w:t>
            </w:r>
            <w:r>
              <w:rPr>
                <w:rFonts w:asciiTheme="minorHAnsi" w:eastAsiaTheme="minorEastAsia" w:hAnsiTheme="minorHAnsi" w:cstheme="minorBidi"/>
                <w:noProof/>
                <w:color w:val="auto"/>
              </w:rPr>
              <w:tab/>
            </w:r>
            <w:r w:rsidRPr="002E6C51">
              <w:rPr>
                <w:rStyle w:val="Hyperlink"/>
              </w:rPr>
              <w:t>Server based VNF</w:t>
            </w:r>
            <w:r>
              <w:rPr>
                <w:noProof/>
                <w:webHidden/>
              </w:rPr>
              <w:tab/>
            </w:r>
            <w:r>
              <w:rPr>
                <w:noProof/>
                <w:webHidden/>
              </w:rPr>
              <w:fldChar w:fldCharType="begin"/>
            </w:r>
            <w:r>
              <w:rPr>
                <w:noProof/>
                <w:webHidden/>
              </w:rPr>
              <w:instrText xml:space="preserve"> PAGEREF _Toc477275328 \h </w:instrText>
            </w:r>
            <w:r>
              <w:rPr>
                <w:noProof/>
                <w:webHidden/>
              </w:rPr>
            </w:r>
          </w:ins>
          <w:r>
            <w:rPr>
              <w:noProof/>
              <w:webHidden/>
            </w:rPr>
            <w:fldChar w:fldCharType="separate"/>
          </w:r>
          <w:ins w:id="24" w:author="Seggelke, Klaus" w:date="2017-03-14T17:12:00Z">
            <w:r>
              <w:rPr>
                <w:noProof/>
                <w:webHidden/>
              </w:rPr>
              <w:t>9</w:t>
            </w:r>
            <w:r>
              <w:rPr>
                <w:noProof/>
                <w:webHidden/>
              </w:rPr>
              <w:fldChar w:fldCharType="end"/>
            </w:r>
            <w:r w:rsidRPr="002E6C51">
              <w:rPr>
                <w:rStyle w:val="Hyperlink"/>
              </w:rPr>
              <w:fldChar w:fldCharType="end"/>
            </w:r>
          </w:ins>
        </w:p>
        <w:p w:rsidR="00A57497" w:rsidRDefault="00A57497">
          <w:pPr>
            <w:pStyle w:val="TOC3"/>
            <w:rPr>
              <w:ins w:id="25" w:author="Seggelke, Klaus" w:date="2017-03-14T17:12:00Z"/>
              <w:rFonts w:asciiTheme="minorHAnsi" w:eastAsiaTheme="minorEastAsia" w:hAnsiTheme="minorHAnsi" w:cstheme="minorBidi"/>
              <w:noProof/>
              <w:color w:val="auto"/>
            </w:rPr>
          </w:pPr>
          <w:ins w:id="26" w:author="Seggelke, Klaus" w:date="2017-03-14T17:12:00Z">
            <w:r w:rsidRPr="002E6C51">
              <w:rPr>
                <w:rStyle w:val="Hyperlink"/>
              </w:rPr>
              <w:fldChar w:fldCharType="begin"/>
            </w:r>
            <w:r w:rsidRPr="002E6C51">
              <w:rPr>
                <w:rStyle w:val="Hyperlink"/>
              </w:rPr>
              <w:instrText xml:space="preserve"> </w:instrText>
            </w:r>
            <w:r>
              <w:rPr>
                <w:noProof/>
              </w:rPr>
              <w:instrText>HYPERLINK \l "_Toc477275329"</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2.3.4</w:t>
            </w:r>
            <w:r>
              <w:rPr>
                <w:rFonts w:asciiTheme="minorHAnsi" w:eastAsiaTheme="minorEastAsia" w:hAnsiTheme="minorHAnsi" w:cstheme="minorBidi"/>
                <w:noProof/>
                <w:color w:val="auto"/>
              </w:rPr>
              <w:tab/>
            </w:r>
            <w:r w:rsidRPr="002E6C51">
              <w:rPr>
                <w:rStyle w:val="Hyperlink"/>
              </w:rPr>
              <w:t>VNF Lifecycle Verification Architecture</w:t>
            </w:r>
            <w:r>
              <w:rPr>
                <w:noProof/>
                <w:webHidden/>
              </w:rPr>
              <w:tab/>
            </w:r>
            <w:r>
              <w:rPr>
                <w:noProof/>
                <w:webHidden/>
              </w:rPr>
              <w:fldChar w:fldCharType="begin"/>
            </w:r>
            <w:r>
              <w:rPr>
                <w:noProof/>
                <w:webHidden/>
              </w:rPr>
              <w:instrText xml:space="preserve"> PAGEREF _Toc477275329 \h </w:instrText>
            </w:r>
            <w:r>
              <w:rPr>
                <w:noProof/>
                <w:webHidden/>
              </w:rPr>
            </w:r>
          </w:ins>
          <w:r>
            <w:rPr>
              <w:noProof/>
              <w:webHidden/>
            </w:rPr>
            <w:fldChar w:fldCharType="separate"/>
          </w:r>
          <w:ins w:id="27" w:author="Seggelke, Klaus" w:date="2017-03-14T17:12:00Z">
            <w:r>
              <w:rPr>
                <w:noProof/>
                <w:webHidden/>
              </w:rPr>
              <w:t>10</w:t>
            </w:r>
            <w:r>
              <w:rPr>
                <w:noProof/>
                <w:webHidden/>
              </w:rPr>
              <w:fldChar w:fldCharType="end"/>
            </w:r>
            <w:r w:rsidRPr="002E6C51">
              <w:rPr>
                <w:rStyle w:val="Hyperlink"/>
              </w:rPr>
              <w:fldChar w:fldCharType="end"/>
            </w:r>
          </w:ins>
        </w:p>
        <w:p w:rsidR="00A57497" w:rsidRDefault="00A57497">
          <w:pPr>
            <w:pStyle w:val="TOC1"/>
            <w:rPr>
              <w:ins w:id="28" w:author="Seggelke, Klaus" w:date="2017-03-14T17:12:00Z"/>
              <w:rFonts w:asciiTheme="minorHAnsi" w:eastAsiaTheme="minorEastAsia" w:hAnsiTheme="minorHAnsi" w:cstheme="minorBidi"/>
              <w:color w:val="auto"/>
              <w:sz w:val="22"/>
              <w:szCs w:val="22"/>
            </w:rPr>
          </w:pPr>
          <w:ins w:id="29" w:author="Seggelke, Klaus" w:date="2017-03-14T17:12:00Z">
            <w:r w:rsidRPr="002E6C51">
              <w:rPr>
                <w:rStyle w:val="Hyperlink"/>
              </w:rPr>
              <w:fldChar w:fldCharType="begin"/>
            </w:r>
            <w:r w:rsidRPr="002E6C51">
              <w:rPr>
                <w:rStyle w:val="Hyperlink"/>
              </w:rPr>
              <w:instrText xml:space="preserve"> </w:instrText>
            </w:r>
            <w:r>
              <w:instrText>HYPERLINK \l "_Toc477275330"</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3</w:t>
            </w:r>
            <w:r>
              <w:rPr>
                <w:rFonts w:asciiTheme="minorHAnsi" w:eastAsiaTheme="minorEastAsia" w:hAnsiTheme="minorHAnsi" w:cstheme="minorBidi"/>
                <w:color w:val="auto"/>
                <w:sz w:val="22"/>
                <w:szCs w:val="22"/>
              </w:rPr>
              <w:tab/>
            </w:r>
            <w:r w:rsidRPr="002E6C51">
              <w:rPr>
                <w:rStyle w:val="Hyperlink"/>
              </w:rPr>
              <w:t>VNF Lifecycle Management Overview</w:t>
            </w:r>
            <w:r>
              <w:rPr>
                <w:webHidden/>
              </w:rPr>
              <w:tab/>
            </w:r>
            <w:r>
              <w:rPr>
                <w:webHidden/>
              </w:rPr>
              <w:fldChar w:fldCharType="begin"/>
            </w:r>
            <w:r>
              <w:rPr>
                <w:webHidden/>
              </w:rPr>
              <w:instrText xml:space="preserve"> PAGEREF _Toc477275330 \h </w:instrText>
            </w:r>
            <w:r>
              <w:rPr>
                <w:webHidden/>
              </w:rPr>
            </w:r>
          </w:ins>
          <w:r>
            <w:rPr>
              <w:webHidden/>
            </w:rPr>
            <w:fldChar w:fldCharType="separate"/>
          </w:r>
          <w:ins w:id="30" w:author="Seggelke, Klaus" w:date="2017-03-14T17:12:00Z">
            <w:r>
              <w:rPr>
                <w:webHidden/>
              </w:rPr>
              <w:t>11</w:t>
            </w:r>
            <w:r>
              <w:rPr>
                <w:webHidden/>
              </w:rPr>
              <w:fldChar w:fldCharType="end"/>
            </w:r>
            <w:r w:rsidRPr="002E6C51">
              <w:rPr>
                <w:rStyle w:val="Hyperlink"/>
              </w:rPr>
              <w:fldChar w:fldCharType="end"/>
            </w:r>
          </w:ins>
        </w:p>
        <w:p w:rsidR="00A57497" w:rsidRDefault="00A57497">
          <w:pPr>
            <w:pStyle w:val="TOC1"/>
            <w:rPr>
              <w:ins w:id="31" w:author="Seggelke, Klaus" w:date="2017-03-14T17:12:00Z"/>
              <w:rFonts w:asciiTheme="minorHAnsi" w:eastAsiaTheme="minorEastAsia" w:hAnsiTheme="minorHAnsi" w:cstheme="minorBidi"/>
              <w:color w:val="auto"/>
              <w:sz w:val="22"/>
              <w:szCs w:val="22"/>
            </w:rPr>
          </w:pPr>
          <w:ins w:id="32" w:author="Seggelke, Klaus" w:date="2017-03-14T17:12:00Z">
            <w:r w:rsidRPr="002E6C51">
              <w:rPr>
                <w:rStyle w:val="Hyperlink"/>
              </w:rPr>
              <w:fldChar w:fldCharType="begin"/>
            </w:r>
            <w:r w:rsidRPr="002E6C51">
              <w:rPr>
                <w:rStyle w:val="Hyperlink"/>
              </w:rPr>
              <w:instrText xml:space="preserve"> </w:instrText>
            </w:r>
            <w:r>
              <w:instrText>HYPERLINK \l "_Toc477275332"</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4</w:t>
            </w:r>
            <w:r>
              <w:rPr>
                <w:rFonts w:asciiTheme="minorHAnsi" w:eastAsiaTheme="minorEastAsia" w:hAnsiTheme="minorHAnsi" w:cstheme="minorBidi"/>
                <w:color w:val="auto"/>
                <w:sz w:val="22"/>
                <w:szCs w:val="22"/>
              </w:rPr>
              <w:tab/>
            </w:r>
            <w:r w:rsidRPr="002E6C51">
              <w:rPr>
                <w:rStyle w:val="Hyperlink"/>
              </w:rPr>
              <w:t>VNF Packaging</w:t>
            </w:r>
            <w:r>
              <w:rPr>
                <w:webHidden/>
              </w:rPr>
              <w:tab/>
            </w:r>
            <w:r>
              <w:rPr>
                <w:webHidden/>
              </w:rPr>
              <w:fldChar w:fldCharType="begin"/>
            </w:r>
            <w:r>
              <w:rPr>
                <w:webHidden/>
              </w:rPr>
              <w:instrText xml:space="preserve"> PAGEREF _Toc477275332 \h </w:instrText>
            </w:r>
            <w:r>
              <w:rPr>
                <w:webHidden/>
              </w:rPr>
            </w:r>
          </w:ins>
          <w:r>
            <w:rPr>
              <w:webHidden/>
            </w:rPr>
            <w:fldChar w:fldCharType="separate"/>
          </w:r>
          <w:ins w:id="33" w:author="Seggelke, Klaus" w:date="2017-03-14T17:12:00Z">
            <w:r>
              <w:rPr>
                <w:webHidden/>
              </w:rPr>
              <w:t>15</w:t>
            </w:r>
            <w:r>
              <w:rPr>
                <w:webHidden/>
              </w:rPr>
              <w:fldChar w:fldCharType="end"/>
            </w:r>
            <w:r w:rsidRPr="002E6C51">
              <w:rPr>
                <w:rStyle w:val="Hyperlink"/>
              </w:rPr>
              <w:fldChar w:fldCharType="end"/>
            </w:r>
          </w:ins>
        </w:p>
        <w:p w:rsidR="00A57497" w:rsidRDefault="00A57497">
          <w:pPr>
            <w:pStyle w:val="TOC2"/>
            <w:tabs>
              <w:tab w:val="left" w:pos="800"/>
            </w:tabs>
            <w:rPr>
              <w:ins w:id="34" w:author="Seggelke, Klaus" w:date="2017-03-14T17:12:00Z"/>
              <w:rFonts w:asciiTheme="minorHAnsi" w:eastAsiaTheme="minorEastAsia" w:hAnsiTheme="minorHAnsi" w:cstheme="minorBidi"/>
              <w:color w:val="auto"/>
              <w:sz w:val="22"/>
              <w:szCs w:val="22"/>
            </w:rPr>
          </w:pPr>
          <w:ins w:id="35" w:author="Seggelke, Klaus" w:date="2017-03-14T17:12:00Z">
            <w:r w:rsidRPr="002E6C51">
              <w:rPr>
                <w:rStyle w:val="Hyperlink"/>
              </w:rPr>
              <w:fldChar w:fldCharType="begin"/>
            </w:r>
            <w:r w:rsidRPr="002E6C51">
              <w:rPr>
                <w:rStyle w:val="Hyperlink"/>
              </w:rPr>
              <w:instrText xml:space="preserve"> </w:instrText>
            </w:r>
            <w:r>
              <w:instrText>HYPERLINK \l "_Toc477275333"</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4.1</w:t>
            </w:r>
            <w:r>
              <w:rPr>
                <w:rFonts w:asciiTheme="minorHAnsi" w:eastAsiaTheme="minorEastAsia" w:hAnsiTheme="minorHAnsi" w:cstheme="minorBidi"/>
                <w:color w:val="auto"/>
                <w:sz w:val="22"/>
                <w:szCs w:val="22"/>
              </w:rPr>
              <w:tab/>
            </w:r>
            <w:r w:rsidRPr="002E6C51">
              <w:rPr>
                <w:rStyle w:val="Hyperlink"/>
              </w:rPr>
              <w:t>VNF Packaging Overview</w:t>
            </w:r>
            <w:r>
              <w:rPr>
                <w:webHidden/>
              </w:rPr>
              <w:tab/>
            </w:r>
            <w:r>
              <w:rPr>
                <w:webHidden/>
              </w:rPr>
              <w:fldChar w:fldCharType="begin"/>
            </w:r>
            <w:r>
              <w:rPr>
                <w:webHidden/>
              </w:rPr>
              <w:instrText xml:space="preserve"> PAGEREF _Toc477275333 \h </w:instrText>
            </w:r>
            <w:r>
              <w:rPr>
                <w:webHidden/>
              </w:rPr>
            </w:r>
          </w:ins>
          <w:r>
            <w:rPr>
              <w:webHidden/>
            </w:rPr>
            <w:fldChar w:fldCharType="separate"/>
          </w:r>
          <w:ins w:id="36" w:author="Seggelke, Klaus" w:date="2017-03-14T17:12:00Z">
            <w:r>
              <w:rPr>
                <w:webHidden/>
              </w:rPr>
              <w:t>15</w:t>
            </w:r>
            <w:r>
              <w:rPr>
                <w:webHidden/>
              </w:rPr>
              <w:fldChar w:fldCharType="end"/>
            </w:r>
            <w:r w:rsidRPr="002E6C51">
              <w:rPr>
                <w:rStyle w:val="Hyperlink"/>
              </w:rPr>
              <w:fldChar w:fldCharType="end"/>
            </w:r>
          </w:ins>
        </w:p>
        <w:p w:rsidR="00A57497" w:rsidRDefault="00A57497">
          <w:pPr>
            <w:pStyle w:val="TOC2"/>
            <w:tabs>
              <w:tab w:val="left" w:pos="800"/>
            </w:tabs>
            <w:rPr>
              <w:ins w:id="37" w:author="Seggelke, Klaus" w:date="2017-03-14T17:12:00Z"/>
              <w:rFonts w:asciiTheme="minorHAnsi" w:eastAsiaTheme="minorEastAsia" w:hAnsiTheme="minorHAnsi" w:cstheme="minorBidi"/>
              <w:color w:val="auto"/>
              <w:sz w:val="22"/>
              <w:szCs w:val="22"/>
            </w:rPr>
          </w:pPr>
          <w:ins w:id="38" w:author="Seggelke, Klaus" w:date="2017-03-14T17:12:00Z">
            <w:r w:rsidRPr="002E6C51">
              <w:rPr>
                <w:rStyle w:val="Hyperlink"/>
              </w:rPr>
              <w:fldChar w:fldCharType="begin"/>
            </w:r>
            <w:r w:rsidRPr="002E6C51">
              <w:rPr>
                <w:rStyle w:val="Hyperlink"/>
              </w:rPr>
              <w:instrText xml:space="preserve"> </w:instrText>
            </w:r>
            <w:r>
              <w:instrText>HYPERLINK \l "_Toc477275334"</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4.2</w:t>
            </w:r>
            <w:r>
              <w:rPr>
                <w:rFonts w:asciiTheme="minorHAnsi" w:eastAsiaTheme="minorEastAsia" w:hAnsiTheme="minorHAnsi" w:cstheme="minorBidi"/>
                <w:color w:val="auto"/>
                <w:sz w:val="22"/>
                <w:szCs w:val="22"/>
              </w:rPr>
              <w:tab/>
            </w:r>
            <w:r w:rsidRPr="002E6C51">
              <w:rPr>
                <w:rStyle w:val="Hyperlink"/>
              </w:rPr>
              <w:t>Levels of NFV Entities</w:t>
            </w:r>
            <w:r>
              <w:rPr>
                <w:webHidden/>
              </w:rPr>
              <w:tab/>
            </w:r>
            <w:r>
              <w:rPr>
                <w:webHidden/>
              </w:rPr>
              <w:fldChar w:fldCharType="begin"/>
            </w:r>
            <w:r>
              <w:rPr>
                <w:webHidden/>
              </w:rPr>
              <w:instrText xml:space="preserve"> PAGEREF _Toc477275334 \h </w:instrText>
            </w:r>
            <w:r>
              <w:rPr>
                <w:webHidden/>
              </w:rPr>
            </w:r>
          </w:ins>
          <w:r>
            <w:rPr>
              <w:webHidden/>
            </w:rPr>
            <w:fldChar w:fldCharType="separate"/>
          </w:r>
          <w:ins w:id="39" w:author="Seggelke, Klaus" w:date="2017-03-14T17:12:00Z">
            <w:r>
              <w:rPr>
                <w:webHidden/>
              </w:rPr>
              <w:t>15</w:t>
            </w:r>
            <w:r>
              <w:rPr>
                <w:webHidden/>
              </w:rPr>
              <w:fldChar w:fldCharType="end"/>
            </w:r>
            <w:r w:rsidRPr="002E6C51">
              <w:rPr>
                <w:rStyle w:val="Hyperlink"/>
              </w:rPr>
              <w:fldChar w:fldCharType="end"/>
            </w:r>
          </w:ins>
        </w:p>
        <w:p w:rsidR="00A57497" w:rsidRDefault="00A57497">
          <w:pPr>
            <w:pStyle w:val="TOC2"/>
            <w:tabs>
              <w:tab w:val="left" w:pos="800"/>
            </w:tabs>
            <w:rPr>
              <w:ins w:id="40" w:author="Seggelke, Klaus" w:date="2017-03-14T17:12:00Z"/>
              <w:rFonts w:asciiTheme="minorHAnsi" w:eastAsiaTheme="minorEastAsia" w:hAnsiTheme="minorHAnsi" w:cstheme="minorBidi"/>
              <w:color w:val="auto"/>
              <w:sz w:val="22"/>
              <w:szCs w:val="22"/>
            </w:rPr>
          </w:pPr>
          <w:ins w:id="41" w:author="Seggelke, Klaus" w:date="2017-03-14T17:12:00Z">
            <w:r w:rsidRPr="002E6C51">
              <w:rPr>
                <w:rStyle w:val="Hyperlink"/>
              </w:rPr>
              <w:fldChar w:fldCharType="begin"/>
            </w:r>
            <w:r w:rsidRPr="002E6C51">
              <w:rPr>
                <w:rStyle w:val="Hyperlink"/>
              </w:rPr>
              <w:instrText xml:space="preserve"> </w:instrText>
            </w:r>
            <w:r>
              <w:instrText>HYPERLINK \l "_Toc477275335"</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4.3</w:t>
            </w:r>
            <w:r>
              <w:rPr>
                <w:rFonts w:asciiTheme="minorHAnsi" w:eastAsiaTheme="minorEastAsia" w:hAnsiTheme="minorHAnsi" w:cstheme="minorBidi"/>
                <w:color w:val="auto"/>
                <w:sz w:val="22"/>
                <w:szCs w:val="22"/>
              </w:rPr>
              <w:tab/>
            </w:r>
            <w:r w:rsidRPr="002E6C51">
              <w:rPr>
                <w:rStyle w:val="Hyperlink"/>
              </w:rPr>
              <w:t>VNF Package Lifecycle</w:t>
            </w:r>
            <w:r>
              <w:rPr>
                <w:webHidden/>
              </w:rPr>
              <w:tab/>
            </w:r>
            <w:r>
              <w:rPr>
                <w:webHidden/>
              </w:rPr>
              <w:fldChar w:fldCharType="begin"/>
            </w:r>
            <w:r>
              <w:rPr>
                <w:webHidden/>
              </w:rPr>
              <w:instrText xml:space="preserve"> PAGEREF _Toc477275335 \h </w:instrText>
            </w:r>
            <w:r>
              <w:rPr>
                <w:webHidden/>
              </w:rPr>
            </w:r>
          </w:ins>
          <w:r>
            <w:rPr>
              <w:webHidden/>
            </w:rPr>
            <w:fldChar w:fldCharType="separate"/>
          </w:r>
          <w:ins w:id="42" w:author="Seggelke, Klaus" w:date="2017-03-14T17:12:00Z">
            <w:r>
              <w:rPr>
                <w:webHidden/>
              </w:rPr>
              <w:t>16</w:t>
            </w:r>
            <w:r>
              <w:rPr>
                <w:webHidden/>
              </w:rPr>
              <w:fldChar w:fldCharType="end"/>
            </w:r>
            <w:r w:rsidRPr="002E6C51">
              <w:rPr>
                <w:rStyle w:val="Hyperlink"/>
              </w:rPr>
              <w:fldChar w:fldCharType="end"/>
            </w:r>
          </w:ins>
        </w:p>
        <w:p w:rsidR="00A57497" w:rsidRDefault="00A57497">
          <w:pPr>
            <w:pStyle w:val="TOC3"/>
            <w:rPr>
              <w:ins w:id="43" w:author="Seggelke, Klaus" w:date="2017-03-14T17:12:00Z"/>
              <w:rFonts w:asciiTheme="minorHAnsi" w:eastAsiaTheme="minorEastAsia" w:hAnsiTheme="minorHAnsi" w:cstheme="minorBidi"/>
              <w:noProof/>
              <w:color w:val="auto"/>
            </w:rPr>
          </w:pPr>
          <w:ins w:id="44" w:author="Seggelke, Klaus" w:date="2017-03-14T17:12:00Z">
            <w:r w:rsidRPr="002E6C51">
              <w:rPr>
                <w:rStyle w:val="Hyperlink"/>
              </w:rPr>
              <w:fldChar w:fldCharType="begin"/>
            </w:r>
            <w:r w:rsidRPr="002E6C51">
              <w:rPr>
                <w:rStyle w:val="Hyperlink"/>
              </w:rPr>
              <w:instrText xml:space="preserve"> </w:instrText>
            </w:r>
            <w:r>
              <w:rPr>
                <w:noProof/>
              </w:rPr>
              <w:instrText>HYPERLINK \l "_Toc477275336"</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4.3.1</w:t>
            </w:r>
            <w:r>
              <w:rPr>
                <w:rFonts w:asciiTheme="minorHAnsi" w:eastAsiaTheme="minorEastAsia" w:hAnsiTheme="minorHAnsi" w:cstheme="minorBidi"/>
                <w:noProof/>
                <w:color w:val="auto"/>
              </w:rPr>
              <w:tab/>
            </w:r>
            <w:r w:rsidRPr="002E6C51">
              <w:rPr>
                <w:rStyle w:val="Hyperlink"/>
              </w:rPr>
              <w:t>VNF Package bundling for distribution by VNF Provider</w:t>
            </w:r>
            <w:r>
              <w:rPr>
                <w:noProof/>
                <w:webHidden/>
              </w:rPr>
              <w:tab/>
            </w:r>
            <w:r>
              <w:rPr>
                <w:noProof/>
                <w:webHidden/>
              </w:rPr>
              <w:fldChar w:fldCharType="begin"/>
            </w:r>
            <w:r>
              <w:rPr>
                <w:noProof/>
                <w:webHidden/>
              </w:rPr>
              <w:instrText xml:space="preserve"> PAGEREF _Toc477275336 \h </w:instrText>
            </w:r>
            <w:r>
              <w:rPr>
                <w:noProof/>
                <w:webHidden/>
              </w:rPr>
            </w:r>
          </w:ins>
          <w:r>
            <w:rPr>
              <w:noProof/>
              <w:webHidden/>
            </w:rPr>
            <w:fldChar w:fldCharType="separate"/>
          </w:r>
          <w:ins w:id="45" w:author="Seggelke, Klaus" w:date="2017-03-14T17:12:00Z">
            <w:r>
              <w:rPr>
                <w:noProof/>
                <w:webHidden/>
              </w:rPr>
              <w:t>16</w:t>
            </w:r>
            <w:r>
              <w:rPr>
                <w:noProof/>
                <w:webHidden/>
              </w:rPr>
              <w:fldChar w:fldCharType="end"/>
            </w:r>
            <w:r w:rsidRPr="002E6C51">
              <w:rPr>
                <w:rStyle w:val="Hyperlink"/>
              </w:rPr>
              <w:fldChar w:fldCharType="end"/>
            </w:r>
          </w:ins>
        </w:p>
        <w:p w:rsidR="00A57497" w:rsidRDefault="00A57497">
          <w:pPr>
            <w:pStyle w:val="TOC3"/>
            <w:rPr>
              <w:ins w:id="46" w:author="Seggelke, Klaus" w:date="2017-03-14T17:12:00Z"/>
              <w:rFonts w:asciiTheme="minorHAnsi" w:eastAsiaTheme="minorEastAsia" w:hAnsiTheme="minorHAnsi" w:cstheme="minorBidi"/>
              <w:noProof/>
              <w:color w:val="auto"/>
            </w:rPr>
          </w:pPr>
          <w:ins w:id="47" w:author="Seggelke, Klaus" w:date="2017-03-14T17:12:00Z">
            <w:r w:rsidRPr="002E6C51">
              <w:rPr>
                <w:rStyle w:val="Hyperlink"/>
              </w:rPr>
              <w:fldChar w:fldCharType="begin"/>
            </w:r>
            <w:r w:rsidRPr="002E6C51">
              <w:rPr>
                <w:rStyle w:val="Hyperlink"/>
              </w:rPr>
              <w:instrText xml:space="preserve"> </w:instrText>
            </w:r>
            <w:r>
              <w:rPr>
                <w:noProof/>
              </w:rPr>
              <w:instrText>HYPERLINK \l "_Toc477275337"</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4.3.2</w:t>
            </w:r>
            <w:r>
              <w:rPr>
                <w:rFonts w:asciiTheme="minorHAnsi" w:eastAsiaTheme="minorEastAsia" w:hAnsiTheme="minorHAnsi" w:cstheme="minorBidi"/>
                <w:noProof/>
                <w:color w:val="auto"/>
              </w:rPr>
              <w:tab/>
            </w:r>
            <w:r w:rsidRPr="002E6C51">
              <w:rPr>
                <w:rStyle w:val="Hyperlink"/>
              </w:rPr>
              <w:t>VNF Package testing by VNF Provider</w:t>
            </w:r>
            <w:r>
              <w:rPr>
                <w:noProof/>
                <w:webHidden/>
              </w:rPr>
              <w:tab/>
            </w:r>
            <w:r>
              <w:rPr>
                <w:noProof/>
                <w:webHidden/>
              </w:rPr>
              <w:fldChar w:fldCharType="begin"/>
            </w:r>
            <w:r>
              <w:rPr>
                <w:noProof/>
                <w:webHidden/>
              </w:rPr>
              <w:instrText xml:space="preserve"> PAGEREF _Toc477275337 \h </w:instrText>
            </w:r>
            <w:r>
              <w:rPr>
                <w:noProof/>
                <w:webHidden/>
              </w:rPr>
            </w:r>
          </w:ins>
          <w:r>
            <w:rPr>
              <w:noProof/>
              <w:webHidden/>
            </w:rPr>
            <w:fldChar w:fldCharType="separate"/>
          </w:r>
          <w:ins w:id="48" w:author="Seggelke, Klaus" w:date="2017-03-14T17:12:00Z">
            <w:r>
              <w:rPr>
                <w:noProof/>
                <w:webHidden/>
              </w:rPr>
              <w:t>16</w:t>
            </w:r>
            <w:r>
              <w:rPr>
                <w:noProof/>
                <w:webHidden/>
              </w:rPr>
              <w:fldChar w:fldCharType="end"/>
            </w:r>
            <w:r w:rsidRPr="002E6C51">
              <w:rPr>
                <w:rStyle w:val="Hyperlink"/>
              </w:rPr>
              <w:fldChar w:fldCharType="end"/>
            </w:r>
          </w:ins>
        </w:p>
        <w:p w:rsidR="00A57497" w:rsidRDefault="00A57497">
          <w:pPr>
            <w:pStyle w:val="TOC3"/>
            <w:rPr>
              <w:ins w:id="49" w:author="Seggelke, Klaus" w:date="2017-03-14T17:12:00Z"/>
              <w:rFonts w:asciiTheme="minorHAnsi" w:eastAsiaTheme="minorEastAsia" w:hAnsiTheme="minorHAnsi" w:cstheme="minorBidi"/>
              <w:noProof/>
              <w:color w:val="auto"/>
            </w:rPr>
          </w:pPr>
          <w:ins w:id="50" w:author="Seggelke, Klaus" w:date="2017-03-14T17:12:00Z">
            <w:r w:rsidRPr="002E6C51">
              <w:rPr>
                <w:rStyle w:val="Hyperlink"/>
              </w:rPr>
              <w:fldChar w:fldCharType="begin"/>
            </w:r>
            <w:r w:rsidRPr="002E6C51">
              <w:rPr>
                <w:rStyle w:val="Hyperlink"/>
              </w:rPr>
              <w:instrText xml:space="preserve"> </w:instrText>
            </w:r>
            <w:r>
              <w:rPr>
                <w:noProof/>
              </w:rPr>
              <w:instrText>HYPERLINK \l "_Toc477275338"</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4.3.3</w:t>
            </w:r>
            <w:r>
              <w:rPr>
                <w:rFonts w:asciiTheme="minorHAnsi" w:eastAsiaTheme="minorEastAsia" w:hAnsiTheme="minorHAnsi" w:cstheme="minorBidi"/>
                <w:noProof/>
                <w:color w:val="auto"/>
              </w:rPr>
              <w:tab/>
            </w:r>
            <w:r w:rsidRPr="002E6C51">
              <w:rPr>
                <w:rStyle w:val="Hyperlink"/>
              </w:rPr>
              <w:t>VNF pre procurement by Service Provider</w:t>
            </w:r>
            <w:r>
              <w:rPr>
                <w:noProof/>
                <w:webHidden/>
              </w:rPr>
              <w:tab/>
            </w:r>
            <w:r>
              <w:rPr>
                <w:noProof/>
                <w:webHidden/>
              </w:rPr>
              <w:fldChar w:fldCharType="begin"/>
            </w:r>
            <w:r>
              <w:rPr>
                <w:noProof/>
                <w:webHidden/>
              </w:rPr>
              <w:instrText xml:space="preserve"> PAGEREF _Toc477275338 \h </w:instrText>
            </w:r>
            <w:r>
              <w:rPr>
                <w:noProof/>
                <w:webHidden/>
              </w:rPr>
            </w:r>
          </w:ins>
          <w:r>
            <w:rPr>
              <w:noProof/>
              <w:webHidden/>
            </w:rPr>
            <w:fldChar w:fldCharType="separate"/>
          </w:r>
          <w:ins w:id="51" w:author="Seggelke, Klaus" w:date="2017-03-14T17:12:00Z">
            <w:r>
              <w:rPr>
                <w:noProof/>
                <w:webHidden/>
              </w:rPr>
              <w:t>16</w:t>
            </w:r>
            <w:r>
              <w:rPr>
                <w:noProof/>
                <w:webHidden/>
              </w:rPr>
              <w:fldChar w:fldCharType="end"/>
            </w:r>
            <w:r w:rsidRPr="002E6C51">
              <w:rPr>
                <w:rStyle w:val="Hyperlink"/>
              </w:rPr>
              <w:fldChar w:fldCharType="end"/>
            </w:r>
          </w:ins>
        </w:p>
        <w:p w:rsidR="00A57497" w:rsidRDefault="00A57497">
          <w:pPr>
            <w:pStyle w:val="TOC3"/>
            <w:rPr>
              <w:ins w:id="52" w:author="Seggelke, Klaus" w:date="2017-03-14T17:12:00Z"/>
              <w:rFonts w:asciiTheme="minorHAnsi" w:eastAsiaTheme="minorEastAsia" w:hAnsiTheme="minorHAnsi" w:cstheme="minorBidi"/>
              <w:noProof/>
              <w:color w:val="auto"/>
            </w:rPr>
          </w:pPr>
          <w:ins w:id="53" w:author="Seggelke, Klaus" w:date="2017-03-14T17:12:00Z">
            <w:r w:rsidRPr="002E6C51">
              <w:rPr>
                <w:rStyle w:val="Hyperlink"/>
              </w:rPr>
              <w:fldChar w:fldCharType="begin"/>
            </w:r>
            <w:r w:rsidRPr="002E6C51">
              <w:rPr>
                <w:rStyle w:val="Hyperlink"/>
              </w:rPr>
              <w:instrText xml:space="preserve"> </w:instrText>
            </w:r>
            <w:r>
              <w:rPr>
                <w:noProof/>
              </w:rPr>
              <w:instrText>HYPERLINK \l "_Toc477275339"</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4.3.4</w:t>
            </w:r>
            <w:r>
              <w:rPr>
                <w:rFonts w:asciiTheme="minorHAnsi" w:eastAsiaTheme="minorEastAsia" w:hAnsiTheme="minorHAnsi" w:cstheme="minorBidi"/>
                <w:noProof/>
                <w:color w:val="auto"/>
              </w:rPr>
              <w:tab/>
            </w:r>
            <w:r w:rsidRPr="002E6C51">
              <w:rPr>
                <w:rStyle w:val="Hyperlink"/>
              </w:rPr>
              <w:t>VNF Package validation and certification by Service Provider</w:t>
            </w:r>
            <w:r>
              <w:rPr>
                <w:noProof/>
                <w:webHidden/>
              </w:rPr>
              <w:tab/>
            </w:r>
            <w:r>
              <w:rPr>
                <w:noProof/>
                <w:webHidden/>
              </w:rPr>
              <w:fldChar w:fldCharType="begin"/>
            </w:r>
            <w:r>
              <w:rPr>
                <w:noProof/>
                <w:webHidden/>
              </w:rPr>
              <w:instrText xml:space="preserve"> PAGEREF _Toc477275339 \h </w:instrText>
            </w:r>
            <w:r>
              <w:rPr>
                <w:noProof/>
                <w:webHidden/>
              </w:rPr>
            </w:r>
          </w:ins>
          <w:r>
            <w:rPr>
              <w:noProof/>
              <w:webHidden/>
            </w:rPr>
            <w:fldChar w:fldCharType="separate"/>
          </w:r>
          <w:ins w:id="54" w:author="Seggelke, Klaus" w:date="2017-03-14T17:12:00Z">
            <w:r>
              <w:rPr>
                <w:noProof/>
                <w:webHidden/>
              </w:rPr>
              <w:t>17</w:t>
            </w:r>
            <w:r>
              <w:rPr>
                <w:noProof/>
                <w:webHidden/>
              </w:rPr>
              <w:fldChar w:fldCharType="end"/>
            </w:r>
            <w:r w:rsidRPr="002E6C51">
              <w:rPr>
                <w:rStyle w:val="Hyperlink"/>
              </w:rPr>
              <w:fldChar w:fldCharType="end"/>
            </w:r>
          </w:ins>
        </w:p>
        <w:p w:rsidR="00A57497" w:rsidRDefault="00A57497">
          <w:pPr>
            <w:pStyle w:val="TOC3"/>
            <w:rPr>
              <w:ins w:id="55" w:author="Seggelke, Klaus" w:date="2017-03-14T17:12:00Z"/>
              <w:rFonts w:asciiTheme="minorHAnsi" w:eastAsiaTheme="minorEastAsia" w:hAnsiTheme="minorHAnsi" w:cstheme="minorBidi"/>
              <w:noProof/>
              <w:color w:val="auto"/>
            </w:rPr>
          </w:pPr>
          <w:ins w:id="56" w:author="Seggelke, Klaus" w:date="2017-03-14T17:12:00Z">
            <w:r w:rsidRPr="002E6C51">
              <w:rPr>
                <w:rStyle w:val="Hyperlink"/>
              </w:rPr>
              <w:fldChar w:fldCharType="begin"/>
            </w:r>
            <w:r w:rsidRPr="002E6C51">
              <w:rPr>
                <w:rStyle w:val="Hyperlink"/>
              </w:rPr>
              <w:instrText xml:space="preserve"> </w:instrText>
            </w:r>
            <w:r>
              <w:rPr>
                <w:noProof/>
              </w:rPr>
              <w:instrText>HYPERLINK \l "_Toc477275340"</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4.3.5</w:t>
            </w:r>
            <w:r>
              <w:rPr>
                <w:rFonts w:asciiTheme="minorHAnsi" w:eastAsiaTheme="minorEastAsia" w:hAnsiTheme="minorHAnsi" w:cstheme="minorBidi"/>
                <w:noProof/>
                <w:color w:val="auto"/>
              </w:rPr>
              <w:tab/>
            </w:r>
            <w:r w:rsidRPr="002E6C51">
              <w:rPr>
                <w:rStyle w:val="Hyperlink"/>
              </w:rPr>
              <w:t>VNF Install or Deployment</w:t>
            </w:r>
            <w:r>
              <w:rPr>
                <w:noProof/>
                <w:webHidden/>
              </w:rPr>
              <w:tab/>
            </w:r>
            <w:r>
              <w:rPr>
                <w:noProof/>
                <w:webHidden/>
              </w:rPr>
              <w:fldChar w:fldCharType="begin"/>
            </w:r>
            <w:r>
              <w:rPr>
                <w:noProof/>
                <w:webHidden/>
              </w:rPr>
              <w:instrText xml:space="preserve"> PAGEREF _Toc477275340 \h </w:instrText>
            </w:r>
            <w:r>
              <w:rPr>
                <w:noProof/>
                <w:webHidden/>
              </w:rPr>
            </w:r>
          </w:ins>
          <w:r>
            <w:rPr>
              <w:noProof/>
              <w:webHidden/>
            </w:rPr>
            <w:fldChar w:fldCharType="separate"/>
          </w:r>
          <w:ins w:id="57" w:author="Seggelke, Klaus" w:date="2017-03-14T17:12:00Z">
            <w:r>
              <w:rPr>
                <w:noProof/>
                <w:webHidden/>
              </w:rPr>
              <w:t>17</w:t>
            </w:r>
            <w:r>
              <w:rPr>
                <w:noProof/>
                <w:webHidden/>
              </w:rPr>
              <w:fldChar w:fldCharType="end"/>
            </w:r>
            <w:r w:rsidRPr="002E6C51">
              <w:rPr>
                <w:rStyle w:val="Hyperlink"/>
              </w:rPr>
              <w:fldChar w:fldCharType="end"/>
            </w:r>
          </w:ins>
        </w:p>
        <w:p w:rsidR="00A57497" w:rsidRDefault="00A57497">
          <w:pPr>
            <w:pStyle w:val="TOC1"/>
            <w:rPr>
              <w:ins w:id="58" w:author="Seggelke, Klaus" w:date="2017-03-14T17:12:00Z"/>
              <w:rFonts w:asciiTheme="minorHAnsi" w:eastAsiaTheme="minorEastAsia" w:hAnsiTheme="minorHAnsi" w:cstheme="minorBidi"/>
              <w:color w:val="auto"/>
              <w:sz w:val="22"/>
              <w:szCs w:val="22"/>
            </w:rPr>
          </w:pPr>
          <w:ins w:id="59" w:author="Seggelke, Klaus" w:date="2017-03-14T17:12:00Z">
            <w:r w:rsidRPr="002E6C51">
              <w:rPr>
                <w:rStyle w:val="Hyperlink"/>
              </w:rPr>
              <w:fldChar w:fldCharType="begin"/>
            </w:r>
            <w:r w:rsidRPr="002E6C51">
              <w:rPr>
                <w:rStyle w:val="Hyperlink"/>
              </w:rPr>
              <w:instrText xml:space="preserve"> </w:instrText>
            </w:r>
            <w:r>
              <w:instrText>HYPERLINK \l "_Toc477275341"</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5</w:t>
            </w:r>
            <w:r>
              <w:rPr>
                <w:rFonts w:asciiTheme="minorHAnsi" w:eastAsiaTheme="minorEastAsia" w:hAnsiTheme="minorHAnsi" w:cstheme="minorBidi"/>
                <w:color w:val="auto"/>
                <w:sz w:val="22"/>
                <w:szCs w:val="22"/>
              </w:rPr>
              <w:tab/>
            </w:r>
            <w:r w:rsidRPr="002E6C51">
              <w:rPr>
                <w:rStyle w:val="Hyperlink"/>
              </w:rPr>
              <w:t>Software Image Management</w:t>
            </w:r>
            <w:r>
              <w:rPr>
                <w:webHidden/>
              </w:rPr>
              <w:tab/>
            </w:r>
            <w:r>
              <w:rPr>
                <w:webHidden/>
              </w:rPr>
              <w:fldChar w:fldCharType="begin"/>
            </w:r>
            <w:r>
              <w:rPr>
                <w:webHidden/>
              </w:rPr>
              <w:instrText xml:space="preserve"> PAGEREF _Toc477275341 \h </w:instrText>
            </w:r>
            <w:r>
              <w:rPr>
                <w:webHidden/>
              </w:rPr>
            </w:r>
          </w:ins>
          <w:r>
            <w:rPr>
              <w:webHidden/>
            </w:rPr>
            <w:fldChar w:fldCharType="separate"/>
          </w:r>
          <w:ins w:id="60" w:author="Seggelke, Klaus" w:date="2017-03-14T17:12:00Z">
            <w:r>
              <w:rPr>
                <w:webHidden/>
              </w:rPr>
              <w:t>18</w:t>
            </w:r>
            <w:r>
              <w:rPr>
                <w:webHidden/>
              </w:rPr>
              <w:fldChar w:fldCharType="end"/>
            </w:r>
            <w:r w:rsidRPr="002E6C51">
              <w:rPr>
                <w:rStyle w:val="Hyperlink"/>
              </w:rPr>
              <w:fldChar w:fldCharType="end"/>
            </w:r>
          </w:ins>
        </w:p>
        <w:p w:rsidR="00A57497" w:rsidRDefault="00A57497">
          <w:pPr>
            <w:pStyle w:val="TOC1"/>
            <w:rPr>
              <w:ins w:id="61" w:author="Seggelke, Klaus" w:date="2017-03-14T17:12:00Z"/>
              <w:rFonts w:asciiTheme="minorHAnsi" w:eastAsiaTheme="minorEastAsia" w:hAnsiTheme="minorHAnsi" w:cstheme="minorBidi"/>
              <w:color w:val="auto"/>
              <w:sz w:val="22"/>
              <w:szCs w:val="22"/>
            </w:rPr>
          </w:pPr>
          <w:ins w:id="62" w:author="Seggelke, Klaus" w:date="2017-03-14T17:12:00Z">
            <w:r w:rsidRPr="002E6C51">
              <w:rPr>
                <w:rStyle w:val="Hyperlink"/>
              </w:rPr>
              <w:fldChar w:fldCharType="begin"/>
            </w:r>
            <w:r w:rsidRPr="002E6C51">
              <w:rPr>
                <w:rStyle w:val="Hyperlink"/>
              </w:rPr>
              <w:instrText xml:space="preserve"> </w:instrText>
            </w:r>
            <w:r>
              <w:instrText>HYPERLINK \l "_Toc477275342"</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6</w:t>
            </w:r>
            <w:r>
              <w:rPr>
                <w:rFonts w:asciiTheme="minorHAnsi" w:eastAsiaTheme="minorEastAsia" w:hAnsiTheme="minorHAnsi" w:cstheme="minorBidi"/>
                <w:color w:val="auto"/>
                <w:sz w:val="22"/>
                <w:szCs w:val="22"/>
              </w:rPr>
              <w:tab/>
            </w:r>
            <w:r w:rsidRPr="002E6C51">
              <w:rPr>
                <w:rStyle w:val="Hyperlink"/>
              </w:rPr>
              <w:t>Life-Cycle Management Information Retrieval</w:t>
            </w:r>
            <w:r>
              <w:rPr>
                <w:webHidden/>
              </w:rPr>
              <w:tab/>
            </w:r>
            <w:r>
              <w:rPr>
                <w:webHidden/>
              </w:rPr>
              <w:fldChar w:fldCharType="begin"/>
            </w:r>
            <w:r>
              <w:rPr>
                <w:webHidden/>
              </w:rPr>
              <w:instrText xml:space="preserve"> PAGEREF _Toc477275342 \h </w:instrText>
            </w:r>
            <w:r>
              <w:rPr>
                <w:webHidden/>
              </w:rPr>
            </w:r>
          </w:ins>
          <w:r>
            <w:rPr>
              <w:webHidden/>
            </w:rPr>
            <w:fldChar w:fldCharType="separate"/>
          </w:r>
          <w:ins w:id="63" w:author="Seggelke, Klaus" w:date="2017-03-14T17:12:00Z">
            <w:r>
              <w:rPr>
                <w:webHidden/>
              </w:rPr>
              <w:t>21</w:t>
            </w:r>
            <w:r>
              <w:rPr>
                <w:webHidden/>
              </w:rPr>
              <w:fldChar w:fldCharType="end"/>
            </w:r>
            <w:r w:rsidRPr="002E6C51">
              <w:rPr>
                <w:rStyle w:val="Hyperlink"/>
              </w:rPr>
              <w:fldChar w:fldCharType="end"/>
            </w:r>
          </w:ins>
        </w:p>
        <w:p w:rsidR="00A57497" w:rsidRDefault="00A57497">
          <w:pPr>
            <w:pStyle w:val="TOC1"/>
            <w:rPr>
              <w:ins w:id="64" w:author="Seggelke, Klaus" w:date="2017-03-14T17:12:00Z"/>
              <w:rFonts w:asciiTheme="minorHAnsi" w:eastAsiaTheme="minorEastAsia" w:hAnsiTheme="minorHAnsi" w:cstheme="minorBidi"/>
              <w:color w:val="auto"/>
              <w:sz w:val="22"/>
              <w:szCs w:val="22"/>
            </w:rPr>
          </w:pPr>
          <w:ins w:id="65" w:author="Seggelke, Klaus" w:date="2017-03-14T17:12:00Z">
            <w:r w:rsidRPr="002E6C51">
              <w:rPr>
                <w:rStyle w:val="Hyperlink"/>
              </w:rPr>
              <w:fldChar w:fldCharType="begin"/>
            </w:r>
            <w:r w:rsidRPr="002E6C51">
              <w:rPr>
                <w:rStyle w:val="Hyperlink"/>
              </w:rPr>
              <w:instrText xml:space="preserve"> </w:instrText>
            </w:r>
            <w:r>
              <w:instrText>HYPERLINK \l "_Toc477275343"</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7</w:t>
            </w:r>
            <w:r>
              <w:rPr>
                <w:rFonts w:asciiTheme="minorHAnsi" w:eastAsiaTheme="minorEastAsia" w:hAnsiTheme="minorHAnsi" w:cstheme="minorBidi"/>
                <w:color w:val="auto"/>
                <w:sz w:val="22"/>
                <w:szCs w:val="22"/>
              </w:rPr>
              <w:tab/>
            </w:r>
            <w:r w:rsidRPr="002E6C51">
              <w:rPr>
                <w:rStyle w:val="Hyperlink"/>
              </w:rPr>
              <w:t>Snapshot Management</w:t>
            </w:r>
            <w:r>
              <w:rPr>
                <w:webHidden/>
              </w:rPr>
              <w:tab/>
            </w:r>
            <w:r>
              <w:rPr>
                <w:webHidden/>
              </w:rPr>
              <w:fldChar w:fldCharType="begin"/>
            </w:r>
            <w:r>
              <w:rPr>
                <w:webHidden/>
              </w:rPr>
              <w:instrText xml:space="preserve"> PAGEREF _Toc477275343 \h </w:instrText>
            </w:r>
            <w:r>
              <w:rPr>
                <w:webHidden/>
              </w:rPr>
            </w:r>
          </w:ins>
          <w:r>
            <w:rPr>
              <w:webHidden/>
            </w:rPr>
            <w:fldChar w:fldCharType="separate"/>
          </w:r>
          <w:ins w:id="66" w:author="Seggelke, Klaus" w:date="2017-03-14T17:12:00Z">
            <w:r>
              <w:rPr>
                <w:webHidden/>
              </w:rPr>
              <w:t>21</w:t>
            </w:r>
            <w:r>
              <w:rPr>
                <w:webHidden/>
              </w:rPr>
              <w:fldChar w:fldCharType="end"/>
            </w:r>
            <w:r w:rsidRPr="002E6C51">
              <w:rPr>
                <w:rStyle w:val="Hyperlink"/>
              </w:rPr>
              <w:fldChar w:fldCharType="end"/>
            </w:r>
          </w:ins>
        </w:p>
        <w:p w:rsidR="00A57497" w:rsidRDefault="00A57497">
          <w:pPr>
            <w:pStyle w:val="TOC1"/>
            <w:rPr>
              <w:ins w:id="67" w:author="Seggelke, Klaus" w:date="2017-03-14T17:12:00Z"/>
              <w:rFonts w:asciiTheme="minorHAnsi" w:eastAsiaTheme="minorEastAsia" w:hAnsiTheme="minorHAnsi" w:cstheme="minorBidi"/>
              <w:color w:val="auto"/>
              <w:sz w:val="22"/>
              <w:szCs w:val="22"/>
            </w:rPr>
          </w:pPr>
          <w:ins w:id="68" w:author="Seggelke, Klaus" w:date="2017-03-14T17:12:00Z">
            <w:r w:rsidRPr="002E6C51">
              <w:rPr>
                <w:rStyle w:val="Hyperlink"/>
              </w:rPr>
              <w:fldChar w:fldCharType="begin"/>
            </w:r>
            <w:r w:rsidRPr="002E6C51">
              <w:rPr>
                <w:rStyle w:val="Hyperlink"/>
              </w:rPr>
              <w:instrText xml:space="preserve"> </w:instrText>
            </w:r>
            <w:r>
              <w:instrText>HYPERLINK \l "_Toc477275344"</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w:t>
            </w:r>
            <w:r>
              <w:rPr>
                <w:rFonts w:asciiTheme="minorHAnsi" w:eastAsiaTheme="minorEastAsia" w:hAnsiTheme="minorHAnsi" w:cstheme="minorBidi"/>
                <w:color w:val="auto"/>
                <w:sz w:val="22"/>
                <w:szCs w:val="22"/>
              </w:rPr>
              <w:tab/>
            </w:r>
            <w:r w:rsidRPr="002E6C51">
              <w:rPr>
                <w:rStyle w:val="Hyperlink"/>
              </w:rPr>
              <w:t>VNF Descriptor</w:t>
            </w:r>
            <w:r>
              <w:rPr>
                <w:webHidden/>
              </w:rPr>
              <w:tab/>
            </w:r>
            <w:r>
              <w:rPr>
                <w:webHidden/>
              </w:rPr>
              <w:fldChar w:fldCharType="begin"/>
            </w:r>
            <w:r>
              <w:rPr>
                <w:webHidden/>
              </w:rPr>
              <w:instrText xml:space="preserve"> PAGEREF _Toc477275344 \h </w:instrText>
            </w:r>
            <w:r>
              <w:rPr>
                <w:webHidden/>
              </w:rPr>
            </w:r>
          </w:ins>
          <w:r>
            <w:rPr>
              <w:webHidden/>
            </w:rPr>
            <w:fldChar w:fldCharType="separate"/>
          </w:r>
          <w:ins w:id="69" w:author="Seggelke, Klaus" w:date="2017-03-14T17:12:00Z">
            <w:r>
              <w:rPr>
                <w:webHidden/>
              </w:rPr>
              <w:t>25</w:t>
            </w:r>
            <w:r>
              <w:rPr>
                <w:webHidden/>
              </w:rPr>
              <w:fldChar w:fldCharType="end"/>
            </w:r>
            <w:r w:rsidRPr="002E6C51">
              <w:rPr>
                <w:rStyle w:val="Hyperlink"/>
              </w:rPr>
              <w:fldChar w:fldCharType="end"/>
            </w:r>
          </w:ins>
        </w:p>
        <w:p w:rsidR="00A57497" w:rsidRDefault="00A57497">
          <w:pPr>
            <w:pStyle w:val="TOC2"/>
            <w:tabs>
              <w:tab w:val="left" w:pos="800"/>
            </w:tabs>
            <w:rPr>
              <w:ins w:id="70" w:author="Seggelke, Klaus" w:date="2017-03-14T17:12:00Z"/>
              <w:rFonts w:asciiTheme="minorHAnsi" w:eastAsiaTheme="minorEastAsia" w:hAnsiTheme="minorHAnsi" w:cstheme="minorBidi"/>
              <w:color w:val="auto"/>
              <w:sz w:val="22"/>
              <w:szCs w:val="22"/>
            </w:rPr>
          </w:pPr>
          <w:ins w:id="71" w:author="Seggelke, Klaus" w:date="2017-03-14T17:12:00Z">
            <w:r w:rsidRPr="002E6C51">
              <w:rPr>
                <w:rStyle w:val="Hyperlink"/>
              </w:rPr>
              <w:fldChar w:fldCharType="begin"/>
            </w:r>
            <w:r w:rsidRPr="002E6C51">
              <w:rPr>
                <w:rStyle w:val="Hyperlink"/>
              </w:rPr>
              <w:instrText xml:space="preserve"> </w:instrText>
            </w:r>
            <w:r>
              <w:instrText>HYPERLINK \l "_Toc477275345"</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8.1</w:t>
            </w:r>
            <w:r>
              <w:rPr>
                <w:rFonts w:asciiTheme="minorHAnsi" w:eastAsiaTheme="minorEastAsia" w:hAnsiTheme="minorHAnsi" w:cstheme="minorBidi"/>
                <w:color w:val="auto"/>
                <w:sz w:val="22"/>
                <w:szCs w:val="22"/>
              </w:rPr>
              <w:tab/>
            </w:r>
            <w:r w:rsidRPr="002E6C51">
              <w:rPr>
                <w:rStyle w:val="Hyperlink"/>
              </w:rPr>
              <w:t>VNFD Base Unit</w:t>
            </w:r>
            <w:r>
              <w:rPr>
                <w:webHidden/>
              </w:rPr>
              <w:tab/>
            </w:r>
            <w:r>
              <w:rPr>
                <w:webHidden/>
              </w:rPr>
              <w:fldChar w:fldCharType="begin"/>
            </w:r>
            <w:r>
              <w:rPr>
                <w:webHidden/>
              </w:rPr>
              <w:instrText xml:space="preserve"> PAGEREF _Toc477275345 \h </w:instrText>
            </w:r>
            <w:r>
              <w:rPr>
                <w:webHidden/>
              </w:rPr>
            </w:r>
          </w:ins>
          <w:r>
            <w:rPr>
              <w:webHidden/>
            </w:rPr>
            <w:fldChar w:fldCharType="separate"/>
          </w:r>
          <w:ins w:id="72" w:author="Seggelke, Klaus" w:date="2017-03-14T17:12:00Z">
            <w:r>
              <w:rPr>
                <w:webHidden/>
              </w:rPr>
              <w:t>28</w:t>
            </w:r>
            <w:r>
              <w:rPr>
                <w:webHidden/>
              </w:rPr>
              <w:fldChar w:fldCharType="end"/>
            </w:r>
            <w:r w:rsidRPr="002E6C51">
              <w:rPr>
                <w:rStyle w:val="Hyperlink"/>
              </w:rPr>
              <w:fldChar w:fldCharType="end"/>
            </w:r>
          </w:ins>
        </w:p>
        <w:p w:rsidR="00A57497" w:rsidRDefault="00A57497">
          <w:pPr>
            <w:pStyle w:val="TOC2"/>
            <w:tabs>
              <w:tab w:val="left" w:pos="800"/>
            </w:tabs>
            <w:rPr>
              <w:ins w:id="73" w:author="Seggelke, Klaus" w:date="2017-03-14T17:12:00Z"/>
              <w:rFonts w:asciiTheme="minorHAnsi" w:eastAsiaTheme="minorEastAsia" w:hAnsiTheme="minorHAnsi" w:cstheme="minorBidi"/>
              <w:color w:val="auto"/>
              <w:sz w:val="22"/>
              <w:szCs w:val="22"/>
            </w:rPr>
          </w:pPr>
          <w:ins w:id="74" w:author="Seggelke, Klaus" w:date="2017-03-14T17:12:00Z">
            <w:r w:rsidRPr="002E6C51">
              <w:rPr>
                <w:rStyle w:val="Hyperlink"/>
              </w:rPr>
              <w:fldChar w:fldCharType="begin"/>
            </w:r>
            <w:r w:rsidRPr="002E6C51">
              <w:rPr>
                <w:rStyle w:val="Hyperlink"/>
              </w:rPr>
              <w:instrText xml:space="preserve"> </w:instrText>
            </w:r>
            <w:r>
              <w:instrText>HYPERLINK \l "_Toc477275346"</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w:t>
            </w:r>
            <w:r>
              <w:rPr>
                <w:rFonts w:asciiTheme="minorHAnsi" w:eastAsiaTheme="minorEastAsia" w:hAnsiTheme="minorHAnsi" w:cstheme="minorBidi"/>
                <w:color w:val="auto"/>
                <w:sz w:val="22"/>
                <w:szCs w:val="22"/>
              </w:rPr>
              <w:tab/>
            </w:r>
            <w:r w:rsidRPr="002E6C51">
              <w:rPr>
                <w:rStyle w:val="Hyperlink"/>
              </w:rPr>
              <w:t>VNFD Virtual Deployment Unit (VDU)</w:t>
            </w:r>
            <w:r>
              <w:rPr>
                <w:webHidden/>
              </w:rPr>
              <w:tab/>
            </w:r>
            <w:r>
              <w:rPr>
                <w:webHidden/>
              </w:rPr>
              <w:fldChar w:fldCharType="begin"/>
            </w:r>
            <w:r>
              <w:rPr>
                <w:webHidden/>
              </w:rPr>
              <w:instrText xml:space="preserve"> PAGEREF _Toc477275346 \h </w:instrText>
            </w:r>
            <w:r>
              <w:rPr>
                <w:webHidden/>
              </w:rPr>
            </w:r>
          </w:ins>
          <w:r>
            <w:rPr>
              <w:webHidden/>
            </w:rPr>
            <w:fldChar w:fldCharType="separate"/>
          </w:r>
          <w:ins w:id="75" w:author="Seggelke, Klaus" w:date="2017-03-14T17:12:00Z">
            <w:r>
              <w:rPr>
                <w:webHidden/>
              </w:rPr>
              <w:t>30</w:t>
            </w:r>
            <w:r>
              <w:rPr>
                <w:webHidden/>
              </w:rPr>
              <w:fldChar w:fldCharType="end"/>
            </w:r>
            <w:r w:rsidRPr="002E6C51">
              <w:rPr>
                <w:rStyle w:val="Hyperlink"/>
              </w:rPr>
              <w:fldChar w:fldCharType="end"/>
            </w:r>
          </w:ins>
        </w:p>
        <w:p w:rsidR="00A57497" w:rsidRDefault="00A57497">
          <w:pPr>
            <w:pStyle w:val="TOC3"/>
            <w:rPr>
              <w:ins w:id="76" w:author="Seggelke, Klaus" w:date="2017-03-14T17:12:00Z"/>
              <w:rFonts w:asciiTheme="minorHAnsi" w:eastAsiaTheme="minorEastAsia" w:hAnsiTheme="minorHAnsi" w:cstheme="minorBidi"/>
              <w:noProof/>
              <w:color w:val="auto"/>
            </w:rPr>
          </w:pPr>
          <w:ins w:id="77" w:author="Seggelke, Klaus" w:date="2017-03-14T17:12:00Z">
            <w:r w:rsidRPr="002E6C51">
              <w:rPr>
                <w:rStyle w:val="Hyperlink"/>
              </w:rPr>
              <w:fldChar w:fldCharType="begin"/>
            </w:r>
            <w:r w:rsidRPr="002E6C51">
              <w:rPr>
                <w:rStyle w:val="Hyperlink"/>
              </w:rPr>
              <w:instrText xml:space="preserve"> </w:instrText>
            </w:r>
            <w:r>
              <w:rPr>
                <w:noProof/>
              </w:rPr>
              <w:instrText>HYPERLINK \l "_Toc477275347"</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8.2.1</w:t>
            </w:r>
            <w:r>
              <w:rPr>
                <w:rFonts w:asciiTheme="minorHAnsi" w:eastAsiaTheme="minorEastAsia" w:hAnsiTheme="minorHAnsi" w:cstheme="minorBidi"/>
                <w:noProof/>
                <w:color w:val="auto"/>
              </w:rPr>
              <w:tab/>
            </w:r>
            <w:r w:rsidRPr="002E6C51">
              <w:rPr>
                <w:rStyle w:val="Hyperlink"/>
              </w:rPr>
              <w:t>VNFD:VDU Base Unit</w:t>
            </w:r>
            <w:r>
              <w:rPr>
                <w:noProof/>
                <w:webHidden/>
              </w:rPr>
              <w:tab/>
            </w:r>
            <w:r>
              <w:rPr>
                <w:noProof/>
                <w:webHidden/>
              </w:rPr>
              <w:fldChar w:fldCharType="begin"/>
            </w:r>
            <w:r>
              <w:rPr>
                <w:noProof/>
                <w:webHidden/>
              </w:rPr>
              <w:instrText xml:space="preserve"> PAGEREF _Toc477275347 \h </w:instrText>
            </w:r>
            <w:r>
              <w:rPr>
                <w:noProof/>
                <w:webHidden/>
              </w:rPr>
            </w:r>
          </w:ins>
          <w:r>
            <w:rPr>
              <w:noProof/>
              <w:webHidden/>
            </w:rPr>
            <w:fldChar w:fldCharType="separate"/>
          </w:r>
          <w:ins w:id="78" w:author="Seggelke, Klaus" w:date="2017-03-14T17:12:00Z">
            <w:r>
              <w:rPr>
                <w:noProof/>
                <w:webHidden/>
              </w:rPr>
              <w:t>30</w:t>
            </w:r>
            <w:r>
              <w:rPr>
                <w:noProof/>
                <w:webHidden/>
              </w:rPr>
              <w:fldChar w:fldCharType="end"/>
            </w:r>
            <w:r w:rsidRPr="002E6C51">
              <w:rPr>
                <w:rStyle w:val="Hyperlink"/>
              </w:rPr>
              <w:fldChar w:fldCharType="end"/>
            </w:r>
          </w:ins>
        </w:p>
        <w:p w:rsidR="00A57497" w:rsidRDefault="00A57497">
          <w:pPr>
            <w:pStyle w:val="TOC3"/>
            <w:rPr>
              <w:ins w:id="79" w:author="Seggelke, Klaus" w:date="2017-03-14T17:12:00Z"/>
              <w:rFonts w:asciiTheme="minorHAnsi" w:eastAsiaTheme="minorEastAsia" w:hAnsiTheme="minorHAnsi" w:cstheme="minorBidi"/>
              <w:noProof/>
              <w:color w:val="auto"/>
            </w:rPr>
          </w:pPr>
          <w:ins w:id="80" w:author="Seggelke, Klaus" w:date="2017-03-14T17:12:00Z">
            <w:r w:rsidRPr="002E6C51">
              <w:rPr>
                <w:rStyle w:val="Hyperlink"/>
              </w:rPr>
              <w:fldChar w:fldCharType="begin"/>
            </w:r>
            <w:r w:rsidRPr="002E6C51">
              <w:rPr>
                <w:rStyle w:val="Hyperlink"/>
              </w:rPr>
              <w:instrText xml:space="preserve"> </w:instrText>
            </w:r>
            <w:r>
              <w:rPr>
                <w:noProof/>
              </w:rPr>
              <w:instrText>HYPERLINK \l "_Toc477275348"</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8.2.2</w:t>
            </w:r>
            <w:r>
              <w:rPr>
                <w:rFonts w:asciiTheme="minorHAnsi" w:eastAsiaTheme="minorEastAsia" w:hAnsiTheme="minorHAnsi" w:cstheme="minorBidi"/>
                <w:noProof/>
                <w:color w:val="auto"/>
              </w:rPr>
              <w:tab/>
            </w:r>
            <w:r w:rsidRPr="002E6C51">
              <w:rPr>
                <w:rStyle w:val="Hyperlink"/>
              </w:rPr>
              <w:t>VNFD:VDU VNFC Elements</w:t>
            </w:r>
            <w:r>
              <w:rPr>
                <w:noProof/>
                <w:webHidden/>
              </w:rPr>
              <w:tab/>
            </w:r>
            <w:r>
              <w:rPr>
                <w:noProof/>
                <w:webHidden/>
              </w:rPr>
              <w:fldChar w:fldCharType="begin"/>
            </w:r>
            <w:r>
              <w:rPr>
                <w:noProof/>
                <w:webHidden/>
              </w:rPr>
              <w:instrText xml:space="preserve"> PAGEREF _Toc477275348 \h </w:instrText>
            </w:r>
            <w:r>
              <w:rPr>
                <w:noProof/>
                <w:webHidden/>
              </w:rPr>
            </w:r>
          </w:ins>
          <w:r>
            <w:rPr>
              <w:noProof/>
              <w:webHidden/>
            </w:rPr>
            <w:fldChar w:fldCharType="separate"/>
          </w:r>
          <w:ins w:id="81" w:author="Seggelke, Klaus" w:date="2017-03-14T17:12:00Z">
            <w:r>
              <w:rPr>
                <w:noProof/>
                <w:webHidden/>
              </w:rPr>
              <w:t>32</w:t>
            </w:r>
            <w:r>
              <w:rPr>
                <w:noProof/>
                <w:webHidden/>
              </w:rPr>
              <w:fldChar w:fldCharType="end"/>
            </w:r>
            <w:r w:rsidRPr="002E6C51">
              <w:rPr>
                <w:rStyle w:val="Hyperlink"/>
              </w:rPr>
              <w:fldChar w:fldCharType="end"/>
            </w:r>
          </w:ins>
        </w:p>
        <w:p w:rsidR="00A57497" w:rsidRDefault="00A57497">
          <w:pPr>
            <w:pStyle w:val="TOC3"/>
            <w:rPr>
              <w:ins w:id="82" w:author="Seggelke, Klaus" w:date="2017-03-14T17:12:00Z"/>
              <w:rFonts w:asciiTheme="minorHAnsi" w:eastAsiaTheme="minorEastAsia" w:hAnsiTheme="minorHAnsi" w:cstheme="minorBidi"/>
              <w:noProof/>
              <w:color w:val="auto"/>
            </w:rPr>
          </w:pPr>
          <w:ins w:id="83" w:author="Seggelke, Klaus" w:date="2017-03-14T17:12:00Z">
            <w:r w:rsidRPr="002E6C51">
              <w:rPr>
                <w:rStyle w:val="Hyperlink"/>
              </w:rPr>
              <w:fldChar w:fldCharType="begin"/>
            </w:r>
            <w:r w:rsidRPr="002E6C51">
              <w:rPr>
                <w:rStyle w:val="Hyperlink"/>
              </w:rPr>
              <w:instrText xml:space="preserve"> </w:instrText>
            </w:r>
            <w:r>
              <w:rPr>
                <w:noProof/>
              </w:rPr>
              <w:instrText>HYPERLINK \l "_Toc477275349"</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8.2.3</w:t>
            </w:r>
            <w:r>
              <w:rPr>
                <w:rFonts w:asciiTheme="minorHAnsi" w:eastAsiaTheme="minorEastAsia" w:hAnsiTheme="minorHAnsi" w:cstheme="minorBidi"/>
                <w:noProof/>
                <w:color w:val="auto"/>
              </w:rPr>
              <w:tab/>
            </w:r>
            <w:r w:rsidRPr="002E6C51">
              <w:rPr>
                <w:rStyle w:val="Hyperlink"/>
              </w:rPr>
              <w:t>VNFD:VDU CPU</w:t>
            </w:r>
            <w:r>
              <w:rPr>
                <w:noProof/>
                <w:webHidden/>
              </w:rPr>
              <w:tab/>
            </w:r>
            <w:r>
              <w:rPr>
                <w:noProof/>
                <w:webHidden/>
              </w:rPr>
              <w:fldChar w:fldCharType="begin"/>
            </w:r>
            <w:r>
              <w:rPr>
                <w:noProof/>
                <w:webHidden/>
              </w:rPr>
              <w:instrText xml:space="preserve"> PAGEREF _Toc477275349 \h </w:instrText>
            </w:r>
            <w:r>
              <w:rPr>
                <w:noProof/>
                <w:webHidden/>
              </w:rPr>
            </w:r>
          </w:ins>
          <w:r>
            <w:rPr>
              <w:noProof/>
              <w:webHidden/>
            </w:rPr>
            <w:fldChar w:fldCharType="separate"/>
          </w:r>
          <w:ins w:id="84" w:author="Seggelke, Klaus" w:date="2017-03-14T17:12:00Z">
            <w:r>
              <w:rPr>
                <w:noProof/>
                <w:webHidden/>
              </w:rPr>
              <w:t>32</w:t>
            </w:r>
            <w:r>
              <w:rPr>
                <w:noProof/>
                <w:webHidden/>
              </w:rPr>
              <w:fldChar w:fldCharType="end"/>
            </w:r>
            <w:r w:rsidRPr="002E6C51">
              <w:rPr>
                <w:rStyle w:val="Hyperlink"/>
              </w:rPr>
              <w:fldChar w:fldCharType="end"/>
            </w:r>
          </w:ins>
        </w:p>
        <w:p w:rsidR="00A57497" w:rsidRDefault="00A57497">
          <w:pPr>
            <w:pStyle w:val="TOC3"/>
            <w:rPr>
              <w:ins w:id="85" w:author="Seggelke, Klaus" w:date="2017-03-14T17:12:00Z"/>
              <w:rFonts w:asciiTheme="minorHAnsi" w:eastAsiaTheme="minorEastAsia" w:hAnsiTheme="minorHAnsi" w:cstheme="minorBidi"/>
              <w:noProof/>
              <w:color w:val="auto"/>
            </w:rPr>
          </w:pPr>
          <w:ins w:id="86" w:author="Seggelke, Klaus" w:date="2017-03-14T17:12:00Z">
            <w:r w:rsidRPr="002E6C51">
              <w:rPr>
                <w:rStyle w:val="Hyperlink"/>
              </w:rPr>
              <w:fldChar w:fldCharType="begin"/>
            </w:r>
            <w:r w:rsidRPr="002E6C51">
              <w:rPr>
                <w:rStyle w:val="Hyperlink"/>
              </w:rPr>
              <w:instrText xml:space="preserve"> </w:instrText>
            </w:r>
            <w:r>
              <w:rPr>
                <w:noProof/>
              </w:rPr>
              <w:instrText>HYPERLINK \l "_Toc477275350"</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8.2.4</w:t>
            </w:r>
            <w:r>
              <w:rPr>
                <w:rFonts w:asciiTheme="minorHAnsi" w:eastAsiaTheme="minorEastAsia" w:hAnsiTheme="minorHAnsi" w:cstheme="minorBidi"/>
                <w:noProof/>
                <w:color w:val="auto"/>
              </w:rPr>
              <w:tab/>
            </w:r>
            <w:r w:rsidRPr="002E6C51">
              <w:rPr>
                <w:rStyle w:val="Hyperlink"/>
              </w:rPr>
              <w:t>VNFD:VDU Memory</w:t>
            </w:r>
            <w:r>
              <w:rPr>
                <w:noProof/>
                <w:webHidden/>
              </w:rPr>
              <w:tab/>
            </w:r>
            <w:r>
              <w:rPr>
                <w:noProof/>
                <w:webHidden/>
              </w:rPr>
              <w:fldChar w:fldCharType="begin"/>
            </w:r>
            <w:r>
              <w:rPr>
                <w:noProof/>
                <w:webHidden/>
              </w:rPr>
              <w:instrText xml:space="preserve"> PAGEREF _Toc477275350 \h </w:instrText>
            </w:r>
            <w:r>
              <w:rPr>
                <w:noProof/>
                <w:webHidden/>
              </w:rPr>
            </w:r>
          </w:ins>
          <w:r>
            <w:rPr>
              <w:noProof/>
              <w:webHidden/>
            </w:rPr>
            <w:fldChar w:fldCharType="separate"/>
          </w:r>
          <w:ins w:id="87" w:author="Seggelke, Klaus" w:date="2017-03-14T17:12:00Z">
            <w:r>
              <w:rPr>
                <w:noProof/>
                <w:webHidden/>
              </w:rPr>
              <w:t>34</w:t>
            </w:r>
            <w:r>
              <w:rPr>
                <w:noProof/>
                <w:webHidden/>
              </w:rPr>
              <w:fldChar w:fldCharType="end"/>
            </w:r>
            <w:r w:rsidRPr="002E6C51">
              <w:rPr>
                <w:rStyle w:val="Hyperlink"/>
              </w:rPr>
              <w:fldChar w:fldCharType="end"/>
            </w:r>
          </w:ins>
        </w:p>
        <w:p w:rsidR="00A57497" w:rsidRDefault="00A57497">
          <w:pPr>
            <w:pStyle w:val="TOC3"/>
            <w:rPr>
              <w:ins w:id="88" w:author="Seggelke, Klaus" w:date="2017-03-14T17:12:00Z"/>
              <w:rFonts w:asciiTheme="minorHAnsi" w:eastAsiaTheme="minorEastAsia" w:hAnsiTheme="minorHAnsi" w:cstheme="minorBidi"/>
              <w:noProof/>
              <w:color w:val="auto"/>
            </w:rPr>
          </w:pPr>
          <w:ins w:id="89" w:author="Seggelke, Klaus" w:date="2017-03-14T17:12:00Z">
            <w:r w:rsidRPr="002E6C51">
              <w:rPr>
                <w:rStyle w:val="Hyperlink"/>
              </w:rPr>
              <w:fldChar w:fldCharType="begin"/>
            </w:r>
            <w:r w:rsidRPr="002E6C51">
              <w:rPr>
                <w:rStyle w:val="Hyperlink"/>
              </w:rPr>
              <w:instrText xml:space="preserve"> </w:instrText>
            </w:r>
            <w:r>
              <w:rPr>
                <w:noProof/>
              </w:rPr>
              <w:instrText>HYPERLINK \l "_Toc477275351"</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8.2.5</w:t>
            </w:r>
            <w:r>
              <w:rPr>
                <w:rFonts w:asciiTheme="minorHAnsi" w:eastAsiaTheme="minorEastAsia" w:hAnsiTheme="minorHAnsi" w:cstheme="minorBidi"/>
                <w:noProof/>
                <w:color w:val="auto"/>
              </w:rPr>
              <w:tab/>
            </w:r>
            <w:r w:rsidRPr="002E6C51">
              <w:rPr>
                <w:rStyle w:val="Hyperlink"/>
              </w:rPr>
              <w:t>VNFD:VDU Security</w:t>
            </w:r>
            <w:r>
              <w:rPr>
                <w:noProof/>
                <w:webHidden/>
              </w:rPr>
              <w:tab/>
            </w:r>
            <w:r>
              <w:rPr>
                <w:noProof/>
                <w:webHidden/>
              </w:rPr>
              <w:fldChar w:fldCharType="begin"/>
            </w:r>
            <w:r>
              <w:rPr>
                <w:noProof/>
                <w:webHidden/>
              </w:rPr>
              <w:instrText xml:space="preserve"> PAGEREF _Toc477275351 \h </w:instrText>
            </w:r>
            <w:r>
              <w:rPr>
                <w:noProof/>
                <w:webHidden/>
              </w:rPr>
            </w:r>
          </w:ins>
          <w:r>
            <w:rPr>
              <w:noProof/>
              <w:webHidden/>
            </w:rPr>
            <w:fldChar w:fldCharType="separate"/>
          </w:r>
          <w:ins w:id="90" w:author="Seggelke, Klaus" w:date="2017-03-14T17:12:00Z">
            <w:r>
              <w:rPr>
                <w:noProof/>
                <w:webHidden/>
              </w:rPr>
              <w:t>35</w:t>
            </w:r>
            <w:r>
              <w:rPr>
                <w:noProof/>
                <w:webHidden/>
              </w:rPr>
              <w:fldChar w:fldCharType="end"/>
            </w:r>
            <w:r w:rsidRPr="002E6C51">
              <w:rPr>
                <w:rStyle w:val="Hyperlink"/>
              </w:rPr>
              <w:fldChar w:fldCharType="end"/>
            </w:r>
          </w:ins>
        </w:p>
        <w:p w:rsidR="00A57497" w:rsidRDefault="00A57497">
          <w:pPr>
            <w:pStyle w:val="TOC3"/>
            <w:rPr>
              <w:ins w:id="91" w:author="Seggelke, Klaus" w:date="2017-03-14T17:12:00Z"/>
              <w:rFonts w:asciiTheme="minorHAnsi" w:eastAsiaTheme="minorEastAsia" w:hAnsiTheme="minorHAnsi" w:cstheme="minorBidi"/>
              <w:noProof/>
              <w:color w:val="auto"/>
            </w:rPr>
          </w:pPr>
          <w:ins w:id="92" w:author="Seggelke, Klaus" w:date="2017-03-14T17:12:00Z">
            <w:r w:rsidRPr="002E6C51">
              <w:rPr>
                <w:rStyle w:val="Hyperlink"/>
              </w:rPr>
              <w:fldChar w:fldCharType="begin"/>
            </w:r>
            <w:r w:rsidRPr="002E6C51">
              <w:rPr>
                <w:rStyle w:val="Hyperlink"/>
              </w:rPr>
              <w:instrText xml:space="preserve"> </w:instrText>
            </w:r>
            <w:r>
              <w:rPr>
                <w:noProof/>
              </w:rPr>
              <w:instrText>HYPERLINK \l "_Toc477275352"</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8.2.6</w:t>
            </w:r>
            <w:r>
              <w:rPr>
                <w:rFonts w:asciiTheme="minorHAnsi" w:eastAsiaTheme="minorEastAsia" w:hAnsiTheme="minorHAnsi" w:cstheme="minorBidi"/>
                <w:noProof/>
                <w:color w:val="auto"/>
              </w:rPr>
              <w:tab/>
            </w:r>
            <w:r w:rsidRPr="002E6C51">
              <w:rPr>
                <w:rStyle w:val="Hyperlink"/>
              </w:rPr>
              <w:t>VNFD:VDU HyperVisor</w:t>
            </w:r>
            <w:r>
              <w:rPr>
                <w:noProof/>
                <w:webHidden/>
              </w:rPr>
              <w:tab/>
            </w:r>
            <w:r>
              <w:rPr>
                <w:noProof/>
                <w:webHidden/>
              </w:rPr>
              <w:fldChar w:fldCharType="begin"/>
            </w:r>
            <w:r>
              <w:rPr>
                <w:noProof/>
                <w:webHidden/>
              </w:rPr>
              <w:instrText xml:space="preserve"> PAGEREF _Toc477275352 \h </w:instrText>
            </w:r>
            <w:r>
              <w:rPr>
                <w:noProof/>
                <w:webHidden/>
              </w:rPr>
            </w:r>
          </w:ins>
          <w:r>
            <w:rPr>
              <w:noProof/>
              <w:webHidden/>
            </w:rPr>
            <w:fldChar w:fldCharType="separate"/>
          </w:r>
          <w:ins w:id="93" w:author="Seggelke, Klaus" w:date="2017-03-14T17:12:00Z">
            <w:r>
              <w:rPr>
                <w:noProof/>
                <w:webHidden/>
              </w:rPr>
              <w:t>35</w:t>
            </w:r>
            <w:r>
              <w:rPr>
                <w:noProof/>
                <w:webHidden/>
              </w:rPr>
              <w:fldChar w:fldCharType="end"/>
            </w:r>
            <w:r w:rsidRPr="002E6C51">
              <w:rPr>
                <w:rStyle w:val="Hyperlink"/>
              </w:rPr>
              <w:fldChar w:fldCharType="end"/>
            </w:r>
          </w:ins>
        </w:p>
        <w:p w:rsidR="00A57497" w:rsidRDefault="00A57497">
          <w:pPr>
            <w:pStyle w:val="TOC3"/>
            <w:rPr>
              <w:ins w:id="94" w:author="Seggelke, Klaus" w:date="2017-03-14T17:12:00Z"/>
              <w:rFonts w:asciiTheme="minorHAnsi" w:eastAsiaTheme="minorEastAsia" w:hAnsiTheme="minorHAnsi" w:cstheme="minorBidi"/>
              <w:noProof/>
              <w:color w:val="auto"/>
            </w:rPr>
          </w:pPr>
          <w:ins w:id="95" w:author="Seggelke, Klaus" w:date="2017-03-14T17:12:00Z">
            <w:r w:rsidRPr="002E6C51">
              <w:rPr>
                <w:rStyle w:val="Hyperlink"/>
              </w:rPr>
              <w:fldChar w:fldCharType="begin"/>
            </w:r>
            <w:r w:rsidRPr="002E6C51">
              <w:rPr>
                <w:rStyle w:val="Hyperlink"/>
              </w:rPr>
              <w:instrText xml:space="preserve"> </w:instrText>
            </w:r>
            <w:r>
              <w:rPr>
                <w:noProof/>
              </w:rPr>
              <w:instrText>HYPERLINK \l "_Toc477275353"</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8.2.7</w:t>
            </w:r>
            <w:r>
              <w:rPr>
                <w:rFonts w:asciiTheme="minorHAnsi" w:eastAsiaTheme="minorEastAsia" w:hAnsiTheme="minorHAnsi" w:cstheme="minorBidi"/>
                <w:noProof/>
                <w:color w:val="auto"/>
              </w:rPr>
              <w:tab/>
            </w:r>
            <w:r w:rsidRPr="002E6C51">
              <w:rPr>
                <w:rStyle w:val="Hyperlink"/>
              </w:rPr>
              <w:t>VNFD:VDU Network Elements</w:t>
            </w:r>
            <w:r>
              <w:rPr>
                <w:noProof/>
                <w:webHidden/>
              </w:rPr>
              <w:tab/>
            </w:r>
            <w:r>
              <w:rPr>
                <w:noProof/>
                <w:webHidden/>
              </w:rPr>
              <w:fldChar w:fldCharType="begin"/>
            </w:r>
            <w:r>
              <w:rPr>
                <w:noProof/>
                <w:webHidden/>
              </w:rPr>
              <w:instrText xml:space="preserve"> PAGEREF _Toc477275353 \h </w:instrText>
            </w:r>
            <w:r>
              <w:rPr>
                <w:noProof/>
                <w:webHidden/>
              </w:rPr>
            </w:r>
          </w:ins>
          <w:r>
            <w:rPr>
              <w:noProof/>
              <w:webHidden/>
            </w:rPr>
            <w:fldChar w:fldCharType="separate"/>
          </w:r>
          <w:ins w:id="96" w:author="Seggelke, Klaus" w:date="2017-03-14T17:12:00Z">
            <w:r>
              <w:rPr>
                <w:noProof/>
                <w:webHidden/>
              </w:rPr>
              <w:t>36</w:t>
            </w:r>
            <w:r>
              <w:rPr>
                <w:noProof/>
                <w:webHidden/>
              </w:rPr>
              <w:fldChar w:fldCharType="end"/>
            </w:r>
            <w:r w:rsidRPr="002E6C51">
              <w:rPr>
                <w:rStyle w:val="Hyperlink"/>
              </w:rPr>
              <w:fldChar w:fldCharType="end"/>
            </w:r>
          </w:ins>
        </w:p>
        <w:p w:rsidR="00A57497" w:rsidRDefault="00A57497">
          <w:pPr>
            <w:pStyle w:val="TOC3"/>
            <w:rPr>
              <w:ins w:id="97" w:author="Seggelke, Klaus" w:date="2017-03-14T17:12:00Z"/>
              <w:rFonts w:asciiTheme="minorHAnsi" w:eastAsiaTheme="minorEastAsia" w:hAnsiTheme="minorHAnsi" w:cstheme="minorBidi"/>
              <w:noProof/>
              <w:color w:val="auto"/>
            </w:rPr>
          </w:pPr>
          <w:ins w:id="98" w:author="Seggelke, Klaus" w:date="2017-03-14T17:12:00Z">
            <w:r w:rsidRPr="002E6C51">
              <w:rPr>
                <w:rStyle w:val="Hyperlink"/>
              </w:rPr>
              <w:fldChar w:fldCharType="begin"/>
            </w:r>
            <w:r w:rsidRPr="002E6C51">
              <w:rPr>
                <w:rStyle w:val="Hyperlink"/>
              </w:rPr>
              <w:instrText xml:space="preserve"> </w:instrText>
            </w:r>
            <w:r>
              <w:rPr>
                <w:noProof/>
              </w:rPr>
              <w:instrText>HYPERLINK \l "_Toc477275354"</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8.2.8</w:t>
            </w:r>
            <w:r>
              <w:rPr>
                <w:rFonts w:asciiTheme="minorHAnsi" w:eastAsiaTheme="minorEastAsia" w:hAnsiTheme="minorHAnsi" w:cstheme="minorBidi"/>
                <w:noProof/>
                <w:color w:val="auto"/>
              </w:rPr>
              <w:tab/>
            </w:r>
            <w:r w:rsidRPr="002E6C51">
              <w:rPr>
                <w:rStyle w:val="Hyperlink"/>
              </w:rPr>
              <w:t>VNFD:VDU Virtual Switches</w:t>
            </w:r>
            <w:r>
              <w:rPr>
                <w:noProof/>
                <w:webHidden/>
              </w:rPr>
              <w:tab/>
            </w:r>
            <w:r>
              <w:rPr>
                <w:noProof/>
                <w:webHidden/>
              </w:rPr>
              <w:fldChar w:fldCharType="begin"/>
            </w:r>
            <w:r>
              <w:rPr>
                <w:noProof/>
                <w:webHidden/>
              </w:rPr>
              <w:instrText xml:space="preserve"> PAGEREF _Toc477275354 \h </w:instrText>
            </w:r>
            <w:r>
              <w:rPr>
                <w:noProof/>
                <w:webHidden/>
              </w:rPr>
            </w:r>
          </w:ins>
          <w:r>
            <w:rPr>
              <w:noProof/>
              <w:webHidden/>
            </w:rPr>
            <w:fldChar w:fldCharType="separate"/>
          </w:r>
          <w:ins w:id="99" w:author="Seggelke, Klaus" w:date="2017-03-14T17:12:00Z">
            <w:r>
              <w:rPr>
                <w:noProof/>
                <w:webHidden/>
              </w:rPr>
              <w:t>37</w:t>
            </w:r>
            <w:r>
              <w:rPr>
                <w:noProof/>
                <w:webHidden/>
              </w:rPr>
              <w:fldChar w:fldCharType="end"/>
            </w:r>
            <w:r w:rsidRPr="002E6C51">
              <w:rPr>
                <w:rStyle w:val="Hyperlink"/>
              </w:rPr>
              <w:fldChar w:fldCharType="end"/>
            </w:r>
          </w:ins>
        </w:p>
        <w:p w:rsidR="00A57497" w:rsidRDefault="00A57497">
          <w:pPr>
            <w:pStyle w:val="TOC3"/>
            <w:rPr>
              <w:ins w:id="100" w:author="Seggelke, Klaus" w:date="2017-03-14T17:12:00Z"/>
              <w:rFonts w:asciiTheme="minorHAnsi" w:eastAsiaTheme="minorEastAsia" w:hAnsiTheme="minorHAnsi" w:cstheme="minorBidi"/>
              <w:noProof/>
              <w:color w:val="auto"/>
            </w:rPr>
          </w:pPr>
          <w:ins w:id="101" w:author="Seggelke, Klaus" w:date="2017-03-14T17:12:00Z">
            <w:r w:rsidRPr="002E6C51">
              <w:rPr>
                <w:rStyle w:val="Hyperlink"/>
              </w:rPr>
              <w:fldChar w:fldCharType="begin"/>
            </w:r>
            <w:r w:rsidRPr="002E6C51">
              <w:rPr>
                <w:rStyle w:val="Hyperlink"/>
              </w:rPr>
              <w:instrText xml:space="preserve"> </w:instrText>
            </w:r>
            <w:r>
              <w:rPr>
                <w:noProof/>
              </w:rPr>
              <w:instrText>HYPERLINK \l "_Toc477275355"</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8.2.9</w:t>
            </w:r>
            <w:r>
              <w:rPr>
                <w:rFonts w:asciiTheme="minorHAnsi" w:eastAsiaTheme="minorEastAsia" w:hAnsiTheme="minorHAnsi" w:cstheme="minorBidi"/>
                <w:noProof/>
                <w:color w:val="auto"/>
              </w:rPr>
              <w:tab/>
            </w:r>
            <w:r w:rsidRPr="002E6C51">
              <w:rPr>
                <w:rStyle w:val="Hyperlink"/>
              </w:rPr>
              <w:t>VNFD:VDU General Reliability and Availability</w:t>
            </w:r>
            <w:r>
              <w:rPr>
                <w:noProof/>
                <w:webHidden/>
              </w:rPr>
              <w:tab/>
            </w:r>
            <w:r>
              <w:rPr>
                <w:noProof/>
                <w:webHidden/>
              </w:rPr>
              <w:fldChar w:fldCharType="begin"/>
            </w:r>
            <w:r>
              <w:rPr>
                <w:noProof/>
                <w:webHidden/>
              </w:rPr>
              <w:instrText xml:space="preserve"> PAGEREF _Toc477275355 \h </w:instrText>
            </w:r>
            <w:r>
              <w:rPr>
                <w:noProof/>
                <w:webHidden/>
              </w:rPr>
            </w:r>
          </w:ins>
          <w:r>
            <w:rPr>
              <w:noProof/>
              <w:webHidden/>
            </w:rPr>
            <w:fldChar w:fldCharType="separate"/>
          </w:r>
          <w:ins w:id="102" w:author="Seggelke, Klaus" w:date="2017-03-14T17:12:00Z">
            <w:r>
              <w:rPr>
                <w:noProof/>
                <w:webHidden/>
              </w:rPr>
              <w:t>37</w:t>
            </w:r>
            <w:r>
              <w:rPr>
                <w:noProof/>
                <w:webHidden/>
              </w:rPr>
              <w:fldChar w:fldCharType="end"/>
            </w:r>
            <w:r w:rsidRPr="002E6C51">
              <w:rPr>
                <w:rStyle w:val="Hyperlink"/>
              </w:rPr>
              <w:fldChar w:fldCharType="end"/>
            </w:r>
          </w:ins>
        </w:p>
        <w:p w:rsidR="00A57497" w:rsidRDefault="00A57497">
          <w:pPr>
            <w:pStyle w:val="TOC3"/>
            <w:rPr>
              <w:ins w:id="103" w:author="Seggelke, Klaus" w:date="2017-03-14T17:12:00Z"/>
              <w:rFonts w:asciiTheme="minorHAnsi" w:eastAsiaTheme="minorEastAsia" w:hAnsiTheme="minorHAnsi" w:cstheme="minorBidi"/>
              <w:noProof/>
              <w:color w:val="auto"/>
            </w:rPr>
          </w:pPr>
          <w:ins w:id="104" w:author="Seggelke, Klaus" w:date="2017-03-14T17:12:00Z">
            <w:r w:rsidRPr="002E6C51">
              <w:rPr>
                <w:rStyle w:val="Hyperlink"/>
              </w:rPr>
              <w:fldChar w:fldCharType="begin"/>
            </w:r>
            <w:r w:rsidRPr="002E6C51">
              <w:rPr>
                <w:rStyle w:val="Hyperlink"/>
              </w:rPr>
              <w:instrText xml:space="preserve"> </w:instrText>
            </w:r>
            <w:r>
              <w:rPr>
                <w:noProof/>
              </w:rPr>
              <w:instrText>HYPERLINK \l "_Toc477275356"</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8.2.10</w:t>
            </w:r>
            <w:r>
              <w:rPr>
                <w:rFonts w:asciiTheme="minorHAnsi" w:eastAsiaTheme="minorEastAsia" w:hAnsiTheme="minorHAnsi" w:cstheme="minorBidi"/>
                <w:noProof/>
                <w:color w:val="auto"/>
              </w:rPr>
              <w:tab/>
            </w:r>
            <w:r w:rsidRPr="002E6C51">
              <w:rPr>
                <w:rStyle w:val="Hyperlink"/>
              </w:rPr>
              <w:t>VNFD:VDU Storage</w:t>
            </w:r>
            <w:r>
              <w:rPr>
                <w:noProof/>
                <w:webHidden/>
              </w:rPr>
              <w:tab/>
            </w:r>
            <w:r>
              <w:rPr>
                <w:noProof/>
                <w:webHidden/>
              </w:rPr>
              <w:fldChar w:fldCharType="begin"/>
            </w:r>
            <w:r>
              <w:rPr>
                <w:noProof/>
                <w:webHidden/>
              </w:rPr>
              <w:instrText xml:space="preserve"> PAGEREF _Toc477275356 \h </w:instrText>
            </w:r>
            <w:r>
              <w:rPr>
                <w:noProof/>
                <w:webHidden/>
              </w:rPr>
            </w:r>
          </w:ins>
          <w:r>
            <w:rPr>
              <w:noProof/>
              <w:webHidden/>
            </w:rPr>
            <w:fldChar w:fldCharType="separate"/>
          </w:r>
          <w:ins w:id="105" w:author="Seggelke, Klaus" w:date="2017-03-14T17:12:00Z">
            <w:r>
              <w:rPr>
                <w:noProof/>
                <w:webHidden/>
              </w:rPr>
              <w:t>38</w:t>
            </w:r>
            <w:r>
              <w:rPr>
                <w:noProof/>
                <w:webHidden/>
              </w:rPr>
              <w:fldChar w:fldCharType="end"/>
            </w:r>
            <w:r w:rsidRPr="002E6C51">
              <w:rPr>
                <w:rStyle w:val="Hyperlink"/>
              </w:rPr>
              <w:fldChar w:fldCharType="end"/>
            </w:r>
          </w:ins>
        </w:p>
        <w:p w:rsidR="00A57497" w:rsidRDefault="00A57497">
          <w:pPr>
            <w:pStyle w:val="TOC2"/>
            <w:tabs>
              <w:tab w:val="left" w:pos="800"/>
            </w:tabs>
            <w:rPr>
              <w:ins w:id="106" w:author="Seggelke, Klaus" w:date="2017-03-14T17:12:00Z"/>
              <w:rFonts w:asciiTheme="minorHAnsi" w:eastAsiaTheme="minorEastAsia" w:hAnsiTheme="minorHAnsi" w:cstheme="minorBidi"/>
              <w:color w:val="auto"/>
              <w:sz w:val="22"/>
              <w:szCs w:val="22"/>
            </w:rPr>
          </w:pPr>
          <w:ins w:id="107" w:author="Seggelke, Klaus" w:date="2017-03-14T17:12:00Z">
            <w:r w:rsidRPr="002E6C51">
              <w:rPr>
                <w:rStyle w:val="Hyperlink"/>
              </w:rPr>
              <w:lastRenderedPageBreak/>
              <w:fldChar w:fldCharType="begin"/>
            </w:r>
            <w:r w:rsidRPr="002E6C51">
              <w:rPr>
                <w:rStyle w:val="Hyperlink"/>
              </w:rPr>
              <w:instrText xml:space="preserve"> </w:instrText>
            </w:r>
            <w:r>
              <w:instrText>HYPERLINK \l "_Toc477275357"</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8.3</w:t>
            </w:r>
            <w:r>
              <w:rPr>
                <w:rFonts w:asciiTheme="minorHAnsi" w:eastAsiaTheme="minorEastAsia" w:hAnsiTheme="minorHAnsi" w:cstheme="minorBidi"/>
                <w:color w:val="auto"/>
                <w:sz w:val="22"/>
                <w:szCs w:val="22"/>
              </w:rPr>
              <w:tab/>
            </w:r>
            <w:r w:rsidRPr="002E6C51">
              <w:rPr>
                <w:rStyle w:val="Hyperlink"/>
              </w:rPr>
              <w:t>VNFD Virtual Link</w:t>
            </w:r>
            <w:r>
              <w:rPr>
                <w:webHidden/>
              </w:rPr>
              <w:tab/>
            </w:r>
            <w:r>
              <w:rPr>
                <w:webHidden/>
              </w:rPr>
              <w:fldChar w:fldCharType="begin"/>
            </w:r>
            <w:r>
              <w:rPr>
                <w:webHidden/>
              </w:rPr>
              <w:instrText xml:space="preserve"> PAGEREF _Toc477275357 \h </w:instrText>
            </w:r>
            <w:r>
              <w:rPr>
                <w:webHidden/>
              </w:rPr>
            </w:r>
          </w:ins>
          <w:r>
            <w:rPr>
              <w:webHidden/>
            </w:rPr>
            <w:fldChar w:fldCharType="separate"/>
          </w:r>
          <w:ins w:id="108" w:author="Seggelke, Klaus" w:date="2017-03-14T17:12:00Z">
            <w:r>
              <w:rPr>
                <w:webHidden/>
              </w:rPr>
              <w:t>38</w:t>
            </w:r>
            <w:r>
              <w:rPr>
                <w:webHidden/>
              </w:rPr>
              <w:fldChar w:fldCharType="end"/>
            </w:r>
            <w:r w:rsidRPr="002E6C51">
              <w:rPr>
                <w:rStyle w:val="Hyperlink"/>
              </w:rPr>
              <w:fldChar w:fldCharType="end"/>
            </w:r>
          </w:ins>
        </w:p>
        <w:p w:rsidR="00A57497" w:rsidRDefault="00A57497">
          <w:pPr>
            <w:pStyle w:val="TOC2"/>
            <w:tabs>
              <w:tab w:val="left" w:pos="800"/>
            </w:tabs>
            <w:rPr>
              <w:ins w:id="109" w:author="Seggelke, Klaus" w:date="2017-03-14T17:12:00Z"/>
              <w:rFonts w:asciiTheme="minorHAnsi" w:eastAsiaTheme="minorEastAsia" w:hAnsiTheme="minorHAnsi" w:cstheme="minorBidi"/>
              <w:color w:val="auto"/>
              <w:sz w:val="22"/>
              <w:szCs w:val="22"/>
            </w:rPr>
          </w:pPr>
          <w:ins w:id="110" w:author="Seggelke, Klaus" w:date="2017-03-14T17:12:00Z">
            <w:r w:rsidRPr="002E6C51">
              <w:rPr>
                <w:rStyle w:val="Hyperlink"/>
              </w:rPr>
              <w:fldChar w:fldCharType="begin"/>
            </w:r>
            <w:r w:rsidRPr="002E6C51">
              <w:rPr>
                <w:rStyle w:val="Hyperlink"/>
              </w:rPr>
              <w:instrText xml:space="preserve"> </w:instrText>
            </w:r>
            <w:r>
              <w:instrText>HYPERLINK \l "_Toc477275358"</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8.4</w:t>
            </w:r>
            <w:r>
              <w:rPr>
                <w:rFonts w:asciiTheme="minorHAnsi" w:eastAsiaTheme="minorEastAsia" w:hAnsiTheme="minorHAnsi" w:cstheme="minorBidi"/>
                <w:color w:val="auto"/>
                <w:sz w:val="22"/>
                <w:szCs w:val="22"/>
              </w:rPr>
              <w:tab/>
            </w:r>
            <w:r w:rsidRPr="002E6C51">
              <w:rPr>
                <w:rStyle w:val="Hyperlink"/>
              </w:rPr>
              <w:t>VNFD Connection Points</w:t>
            </w:r>
            <w:r>
              <w:rPr>
                <w:webHidden/>
              </w:rPr>
              <w:tab/>
            </w:r>
            <w:r>
              <w:rPr>
                <w:webHidden/>
              </w:rPr>
              <w:fldChar w:fldCharType="begin"/>
            </w:r>
            <w:r>
              <w:rPr>
                <w:webHidden/>
              </w:rPr>
              <w:instrText xml:space="preserve"> PAGEREF _Toc477275358 \h </w:instrText>
            </w:r>
            <w:r>
              <w:rPr>
                <w:webHidden/>
              </w:rPr>
            </w:r>
          </w:ins>
          <w:r>
            <w:rPr>
              <w:webHidden/>
            </w:rPr>
            <w:fldChar w:fldCharType="separate"/>
          </w:r>
          <w:ins w:id="111" w:author="Seggelke, Klaus" w:date="2017-03-14T17:12:00Z">
            <w:r>
              <w:rPr>
                <w:webHidden/>
              </w:rPr>
              <w:t>39</w:t>
            </w:r>
            <w:r>
              <w:rPr>
                <w:webHidden/>
              </w:rPr>
              <w:fldChar w:fldCharType="end"/>
            </w:r>
            <w:r w:rsidRPr="002E6C51">
              <w:rPr>
                <w:rStyle w:val="Hyperlink"/>
              </w:rPr>
              <w:fldChar w:fldCharType="end"/>
            </w:r>
          </w:ins>
        </w:p>
        <w:p w:rsidR="00A57497" w:rsidRDefault="00A57497">
          <w:pPr>
            <w:pStyle w:val="TOC2"/>
            <w:tabs>
              <w:tab w:val="left" w:pos="800"/>
            </w:tabs>
            <w:rPr>
              <w:ins w:id="112" w:author="Seggelke, Klaus" w:date="2017-03-14T17:12:00Z"/>
              <w:rFonts w:asciiTheme="minorHAnsi" w:eastAsiaTheme="minorEastAsia" w:hAnsiTheme="minorHAnsi" w:cstheme="minorBidi"/>
              <w:color w:val="auto"/>
              <w:sz w:val="22"/>
              <w:szCs w:val="22"/>
            </w:rPr>
          </w:pPr>
          <w:ins w:id="113" w:author="Seggelke, Klaus" w:date="2017-03-14T17:12:00Z">
            <w:r w:rsidRPr="002E6C51">
              <w:rPr>
                <w:rStyle w:val="Hyperlink"/>
              </w:rPr>
              <w:fldChar w:fldCharType="begin"/>
            </w:r>
            <w:r w:rsidRPr="002E6C51">
              <w:rPr>
                <w:rStyle w:val="Hyperlink"/>
              </w:rPr>
              <w:instrText xml:space="preserve"> </w:instrText>
            </w:r>
            <w:r>
              <w:instrText>HYPERLINK \l "_Toc477275359"</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8.5</w:t>
            </w:r>
            <w:r>
              <w:rPr>
                <w:rFonts w:asciiTheme="minorHAnsi" w:eastAsiaTheme="minorEastAsia" w:hAnsiTheme="minorHAnsi" w:cstheme="minorBidi"/>
                <w:color w:val="auto"/>
                <w:sz w:val="22"/>
                <w:szCs w:val="22"/>
              </w:rPr>
              <w:tab/>
            </w:r>
            <w:r w:rsidRPr="002E6C51">
              <w:rPr>
                <w:rStyle w:val="Hyperlink"/>
              </w:rPr>
              <w:t>VNFD Deployment Flavors</w:t>
            </w:r>
            <w:r>
              <w:rPr>
                <w:webHidden/>
              </w:rPr>
              <w:tab/>
            </w:r>
            <w:r>
              <w:rPr>
                <w:webHidden/>
              </w:rPr>
              <w:fldChar w:fldCharType="begin"/>
            </w:r>
            <w:r>
              <w:rPr>
                <w:webHidden/>
              </w:rPr>
              <w:instrText xml:space="preserve"> PAGEREF _Toc477275359 \h </w:instrText>
            </w:r>
            <w:r>
              <w:rPr>
                <w:webHidden/>
              </w:rPr>
            </w:r>
          </w:ins>
          <w:r>
            <w:rPr>
              <w:webHidden/>
            </w:rPr>
            <w:fldChar w:fldCharType="separate"/>
          </w:r>
          <w:ins w:id="114" w:author="Seggelke, Klaus" w:date="2017-03-14T17:12:00Z">
            <w:r>
              <w:rPr>
                <w:webHidden/>
              </w:rPr>
              <w:t>40</w:t>
            </w:r>
            <w:r>
              <w:rPr>
                <w:webHidden/>
              </w:rPr>
              <w:fldChar w:fldCharType="end"/>
            </w:r>
            <w:r w:rsidRPr="002E6C51">
              <w:rPr>
                <w:rStyle w:val="Hyperlink"/>
              </w:rPr>
              <w:fldChar w:fldCharType="end"/>
            </w:r>
          </w:ins>
        </w:p>
        <w:p w:rsidR="00A57497" w:rsidRDefault="00A57497">
          <w:pPr>
            <w:pStyle w:val="TOC1"/>
            <w:rPr>
              <w:ins w:id="115" w:author="Seggelke, Klaus" w:date="2017-03-14T17:12:00Z"/>
              <w:rFonts w:asciiTheme="minorHAnsi" w:eastAsiaTheme="minorEastAsia" w:hAnsiTheme="minorHAnsi" w:cstheme="minorBidi"/>
              <w:color w:val="auto"/>
              <w:sz w:val="22"/>
              <w:szCs w:val="22"/>
            </w:rPr>
          </w:pPr>
          <w:ins w:id="116" w:author="Seggelke, Klaus" w:date="2017-03-14T17:12:00Z">
            <w:r w:rsidRPr="002E6C51">
              <w:rPr>
                <w:rStyle w:val="Hyperlink"/>
              </w:rPr>
              <w:fldChar w:fldCharType="begin"/>
            </w:r>
            <w:r w:rsidRPr="002E6C51">
              <w:rPr>
                <w:rStyle w:val="Hyperlink"/>
              </w:rPr>
              <w:instrText xml:space="preserve"> </w:instrText>
            </w:r>
            <w:r>
              <w:instrText>HYPERLINK \l "_Toc477275586"</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9</w:t>
            </w:r>
            <w:r>
              <w:rPr>
                <w:rFonts w:asciiTheme="minorHAnsi" w:eastAsiaTheme="minorEastAsia" w:hAnsiTheme="minorHAnsi" w:cstheme="minorBidi"/>
                <w:color w:val="auto"/>
                <w:sz w:val="22"/>
                <w:szCs w:val="22"/>
              </w:rPr>
              <w:tab/>
            </w:r>
            <w:r w:rsidRPr="002E6C51">
              <w:rPr>
                <w:rStyle w:val="Hyperlink"/>
              </w:rPr>
              <w:t>VNF State Management</w:t>
            </w:r>
            <w:r>
              <w:rPr>
                <w:webHidden/>
              </w:rPr>
              <w:tab/>
            </w:r>
            <w:r>
              <w:rPr>
                <w:webHidden/>
              </w:rPr>
              <w:fldChar w:fldCharType="begin"/>
            </w:r>
            <w:r>
              <w:rPr>
                <w:webHidden/>
              </w:rPr>
              <w:instrText xml:space="preserve"> PAGEREF _Toc477275586 \h </w:instrText>
            </w:r>
            <w:r>
              <w:rPr>
                <w:webHidden/>
              </w:rPr>
            </w:r>
          </w:ins>
          <w:r>
            <w:rPr>
              <w:webHidden/>
            </w:rPr>
            <w:fldChar w:fldCharType="separate"/>
          </w:r>
          <w:ins w:id="117" w:author="Seggelke, Klaus" w:date="2017-03-14T17:12:00Z">
            <w:r>
              <w:rPr>
                <w:webHidden/>
              </w:rPr>
              <w:t>41</w:t>
            </w:r>
            <w:r>
              <w:rPr>
                <w:webHidden/>
              </w:rPr>
              <w:fldChar w:fldCharType="end"/>
            </w:r>
            <w:r w:rsidRPr="002E6C51">
              <w:rPr>
                <w:rStyle w:val="Hyperlink"/>
              </w:rPr>
              <w:fldChar w:fldCharType="end"/>
            </w:r>
          </w:ins>
        </w:p>
        <w:p w:rsidR="00A57497" w:rsidRDefault="00A57497">
          <w:pPr>
            <w:pStyle w:val="TOC2"/>
            <w:tabs>
              <w:tab w:val="left" w:pos="800"/>
            </w:tabs>
            <w:rPr>
              <w:ins w:id="118" w:author="Seggelke, Klaus" w:date="2017-03-14T17:12:00Z"/>
              <w:rFonts w:asciiTheme="minorHAnsi" w:eastAsiaTheme="minorEastAsia" w:hAnsiTheme="minorHAnsi" w:cstheme="minorBidi"/>
              <w:color w:val="auto"/>
              <w:sz w:val="22"/>
              <w:szCs w:val="22"/>
            </w:rPr>
          </w:pPr>
          <w:ins w:id="119" w:author="Seggelke, Klaus" w:date="2017-03-14T17:12:00Z">
            <w:r w:rsidRPr="002E6C51">
              <w:rPr>
                <w:rStyle w:val="Hyperlink"/>
              </w:rPr>
              <w:fldChar w:fldCharType="begin"/>
            </w:r>
            <w:r w:rsidRPr="002E6C51">
              <w:rPr>
                <w:rStyle w:val="Hyperlink"/>
              </w:rPr>
              <w:instrText xml:space="preserve"> </w:instrText>
            </w:r>
            <w:r>
              <w:instrText>HYPERLINK \l "_Toc477275587"</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9.1</w:t>
            </w:r>
            <w:r>
              <w:rPr>
                <w:rFonts w:asciiTheme="minorHAnsi" w:eastAsiaTheme="minorEastAsia" w:hAnsiTheme="minorHAnsi" w:cstheme="minorBidi"/>
                <w:color w:val="auto"/>
                <w:sz w:val="22"/>
                <w:szCs w:val="22"/>
              </w:rPr>
              <w:tab/>
            </w:r>
            <w:r w:rsidRPr="002E6C51">
              <w:rPr>
                <w:rStyle w:val="Hyperlink"/>
              </w:rPr>
              <w:t>VNF State Management: Instantiation</w:t>
            </w:r>
            <w:r>
              <w:rPr>
                <w:webHidden/>
              </w:rPr>
              <w:tab/>
            </w:r>
            <w:r>
              <w:rPr>
                <w:webHidden/>
              </w:rPr>
              <w:fldChar w:fldCharType="begin"/>
            </w:r>
            <w:r>
              <w:rPr>
                <w:webHidden/>
              </w:rPr>
              <w:instrText xml:space="preserve"> PAGEREF _Toc477275587 \h </w:instrText>
            </w:r>
            <w:r>
              <w:rPr>
                <w:webHidden/>
              </w:rPr>
            </w:r>
          </w:ins>
          <w:r>
            <w:rPr>
              <w:webHidden/>
            </w:rPr>
            <w:fldChar w:fldCharType="separate"/>
          </w:r>
          <w:ins w:id="120" w:author="Seggelke, Klaus" w:date="2017-03-14T17:12:00Z">
            <w:r>
              <w:rPr>
                <w:webHidden/>
              </w:rPr>
              <w:t>41</w:t>
            </w:r>
            <w:r>
              <w:rPr>
                <w:webHidden/>
              </w:rPr>
              <w:fldChar w:fldCharType="end"/>
            </w:r>
            <w:r w:rsidRPr="002E6C51">
              <w:rPr>
                <w:rStyle w:val="Hyperlink"/>
              </w:rPr>
              <w:fldChar w:fldCharType="end"/>
            </w:r>
          </w:ins>
        </w:p>
        <w:p w:rsidR="00A57497" w:rsidRDefault="00A57497">
          <w:pPr>
            <w:pStyle w:val="TOC2"/>
            <w:tabs>
              <w:tab w:val="left" w:pos="800"/>
            </w:tabs>
            <w:rPr>
              <w:ins w:id="121" w:author="Seggelke, Klaus" w:date="2017-03-14T17:12:00Z"/>
              <w:rFonts w:asciiTheme="minorHAnsi" w:eastAsiaTheme="minorEastAsia" w:hAnsiTheme="minorHAnsi" w:cstheme="minorBidi"/>
              <w:color w:val="auto"/>
              <w:sz w:val="22"/>
              <w:szCs w:val="22"/>
            </w:rPr>
          </w:pPr>
          <w:ins w:id="122" w:author="Seggelke, Klaus" w:date="2017-03-14T17:12:00Z">
            <w:r w:rsidRPr="002E6C51">
              <w:rPr>
                <w:rStyle w:val="Hyperlink"/>
              </w:rPr>
              <w:fldChar w:fldCharType="begin"/>
            </w:r>
            <w:r w:rsidRPr="002E6C51">
              <w:rPr>
                <w:rStyle w:val="Hyperlink"/>
              </w:rPr>
              <w:instrText xml:space="preserve"> </w:instrText>
            </w:r>
            <w:r>
              <w:instrText>HYPERLINK \l "_Toc477275588"</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9.2</w:t>
            </w:r>
            <w:r>
              <w:rPr>
                <w:rFonts w:asciiTheme="minorHAnsi" w:eastAsiaTheme="minorEastAsia" w:hAnsiTheme="minorHAnsi" w:cstheme="minorBidi"/>
                <w:color w:val="auto"/>
                <w:sz w:val="22"/>
                <w:szCs w:val="22"/>
              </w:rPr>
              <w:tab/>
            </w:r>
            <w:r w:rsidRPr="002E6C51">
              <w:rPr>
                <w:rStyle w:val="Hyperlink"/>
              </w:rPr>
              <w:t>VNF Instantiation Failure with missing required virtual resources</w:t>
            </w:r>
            <w:r>
              <w:rPr>
                <w:webHidden/>
              </w:rPr>
              <w:tab/>
            </w:r>
            <w:r>
              <w:rPr>
                <w:webHidden/>
              </w:rPr>
              <w:fldChar w:fldCharType="begin"/>
            </w:r>
            <w:r>
              <w:rPr>
                <w:webHidden/>
              </w:rPr>
              <w:instrText xml:space="preserve"> PAGEREF _Toc477275588 \h </w:instrText>
            </w:r>
            <w:r>
              <w:rPr>
                <w:webHidden/>
              </w:rPr>
            </w:r>
          </w:ins>
          <w:r>
            <w:rPr>
              <w:webHidden/>
            </w:rPr>
            <w:fldChar w:fldCharType="separate"/>
          </w:r>
          <w:ins w:id="123" w:author="Seggelke, Klaus" w:date="2017-03-14T17:12:00Z">
            <w:r>
              <w:rPr>
                <w:webHidden/>
              </w:rPr>
              <w:t>48</w:t>
            </w:r>
            <w:r>
              <w:rPr>
                <w:webHidden/>
              </w:rPr>
              <w:fldChar w:fldCharType="end"/>
            </w:r>
            <w:r w:rsidRPr="002E6C51">
              <w:rPr>
                <w:rStyle w:val="Hyperlink"/>
              </w:rPr>
              <w:fldChar w:fldCharType="end"/>
            </w:r>
          </w:ins>
        </w:p>
        <w:p w:rsidR="00A57497" w:rsidRDefault="00A57497">
          <w:pPr>
            <w:pStyle w:val="TOC2"/>
            <w:tabs>
              <w:tab w:val="left" w:pos="800"/>
            </w:tabs>
            <w:rPr>
              <w:ins w:id="124" w:author="Seggelke, Klaus" w:date="2017-03-14T17:12:00Z"/>
              <w:rFonts w:asciiTheme="minorHAnsi" w:eastAsiaTheme="minorEastAsia" w:hAnsiTheme="minorHAnsi" w:cstheme="minorBidi"/>
              <w:color w:val="auto"/>
              <w:sz w:val="22"/>
              <w:szCs w:val="22"/>
            </w:rPr>
          </w:pPr>
          <w:ins w:id="125" w:author="Seggelke, Klaus" w:date="2017-03-14T17:12:00Z">
            <w:r w:rsidRPr="002E6C51">
              <w:rPr>
                <w:rStyle w:val="Hyperlink"/>
              </w:rPr>
              <w:fldChar w:fldCharType="begin"/>
            </w:r>
            <w:r w:rsidRPr="002E6C51">
              <w:rPr>
                <w:rStyle w:val="Hyperlink"/>
              </w:rPr>
              <w:instrText xml:space="preserve"> </w:instrText>
            </w:r>
            <w:r>
              <w:instrText>HYPERLINK \l "_Toc477275590"</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9.3</w:t>
            </w:r>
            <w:r>
              <w:rPr>
                <w:rFonts w:asciiTheme="minorHAnsi" w:eastAsiaTheme="minorEastAsia" w:hAnsiTheme="minorHAnsi" w:cstheme="minorBidi"/>
                <w:color w:val="auto"/>
                <w:sz w:val="22"/>
                <w:szCs w:val="22"/>
              </w:rPr>
              <w:tab/>
            </w:r>
            <w:r w:rsidRPr="002E6C51">
              <w:rPr>
                <w:rStyle w:val="Hyperlink"/>
              </w:rPr>
              <w:t>VNF State Management: Start</w:t>
            </w:r>
            <w:r>
              <w:rPr>
                <w:webHidden/>
              </w:rPr>
              <w:tab/>
            </w:r>
            <w:r>
              <w:rPr>
                <w:webHidden/>
              </w:rPr>
              <w:fldChar w:fldCharType="begin"/>
            </w:r>
            <w:r>
              <w:rPr>
                <w:webHidden/>
              </w:rPr>
              <w:instrText xml:space="preserve"> PAGEREF _Toc477275590 \h </w:instrText>
            </w:r>
            <w:r>
              <w:rPr>
                <w:webHidden/>
              </w:rPr>
            </w:r>
          </w:ins>
          <w:r>
            <w:rPr>
              <w:webHidden/>
            </w:rPr>
            <w:fldChar w:fldCharType="separate"/>
          </w:r>
          <w:ins w:id="126" w:author="Seggelke, Klaus" w:date="2017-03-14T17:12:00Z">
            <w:r>
              <w:rPr>
                <w:webHidden/>
              </w:rPr>
              <w:t>52</w:t>
            </w:r>
            <w:r>
              <w:rPr>
                <w:webHidden/>
              </w:rPr>
              <w:fldChar w:fldCharType="end"/>
            </w:r>
            <w:r w:rsidRPr="002E6C51">
              <w:rPr>
                <w:rStyle w:val="Hyperlink"/>
              </w:rPr>
              <w:fldChar w:fldCharType="end"/>
            </w:r>
          </w:ins>
        </w:p>
        <w:p w:rsidR="00A57497" w:rsidRDefault="00A57497">
          <w:pPr>
            <w:pStyle w:val="TOC2"/>
            <w:tabs>
              <w:tab w:val="left" w:pos="800"/>
            </w:tabs>
            <w:rPr>
              <w:ins w:id="127" w:author="Seggelke, Klaus" w:date="2017-03-14T17:12:00Z"/>
              <w:rFonts w:asciiTheme="minorHAnsi" w:eastAsiaTheme="minorEastAsia" w:hAnsiTheme="minorHAnsi" w:cstheme="minorBidi"/>
              <w:color w:val="auto"/>
              <w:sz w:val="22"/>
              <w:szCs w:val="22"/>
            </w:rPr>
          </w:pPr>
          <w:ins w:id="128" w:author="Seggelke, Klaus" w:date="2017-03-14T17:12:00Z">
            <w:r w:rsidRPr="002E6C51">
              <w:rPr>
                <w:rStyle w:val="Hyperlink"/>
              </w:rPr>
              <w:fldChar w:fldCharType="begin"/>
            </w:r>
            <w:r w:rsidRPr="002E6C51">
              <w:rPr>
                <w:rStyle w:val="Hyperlink"/>
              </w:rPr>
              <w:instrText xml:space="preserve"> </w:instrText>
            </w:r>
            <w:r>
              <w:instrText>HYPERLINK \l "_Toc477275591"</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9.4</w:t>
            </w:r>
            <w:r>
              <w:rPr>
                <w:rFonts w:asciiTheme="minorHAnsi" w:eastAsiaTheme="minorEastAsia" w:hAnsiTheme="minorHAnsi" w:cstheme="minorBidi"/>
                <w:color w:val="auto"/>
                <w:sz w:val="22"/>
                <w:szCs w:val="22"/>
              </w:rPr>
              <w:tab/>
            </w:r>
            <w:r w:rsidRPr="002E6C51">
              <w:rPr>
                <w:rStyle w:val="Hyperlink"/>
              </w:rPr>
              <w:t>VNF State Management: Stop</w:t>
            </w:r>
            <w:r>
              <w:rPr>
                <w:webHidden/>
              </w:rPr>
              <w:tab/>
            </w:r>
            <w:r>
              <w:rPr>
                <w:webHidden/>
              </w:rPr>
              <w:fldChar w:fldCharType="begin"/>
            </w:r>
            <w:r>
              <w:rPr>
                <w:webHidden/>
              </w:rPr>
              <w:instrText xml:space="preserve"> PAGEREF _Toc477275591 \h </w:instrText>
            </w:r>
            <w:r>
              <w:rPr>
                <w:webHidden/>
              </w:rPr>
            </w:r>
          </w:ins>
          <w:r>
            <w:rPr>
              <w:webHidden/>
            </w:rPr>
            <w:fldChar w:fldCharType="separate"/>
          </w:r>
          <w:ins w:id="129" w:author="Seggelke, Klaus" w:date="2017-03-14T17:12:00Z">
            <w:r>
              <w:rPr>
                <w:webHidden/>
              </w:rPr>
              <w:t>54</w:t>
            </w:r>
            <w:r>
              <w:rPr>
                <w:webHidden/>
              </w:rPr>
              <w:fldChar w:fldCharType="end"/>
            </w:r>
            <w:r w:rsidRPr="002E6C51">
              <w:rPr>
                <w:rStyle w:val="Hyperlink"/>
              </w:rPr>
              <w:fldChar w:fldCharType="end"/>
            </w:r>
          </w:ins>
        </w:p>
        <w:p w:rsidR="00A57497" w:rsidRDefault="00A57497">
          <w:pPr>
            <w:pStyle w:val="TOC2"/>
            <w:tabs>
              <w:tab w:val="left" w:pos="800"/>
            </w:tabs>
            <w:rPr>
              <w:ins w:id="130" w:author="Seggelke, Klaus" w:date="2017-03-14T17:12:00Z"/>
              <w:rFonts w:asciiTheme="minorHAnsi" w:eastAsiaTheme="minorEastAsia" w:hAnsiTheme="minorHAnsi" w:cstheme="minorBidi"/>
              <w:color w:val="auto"/>
              <w:sz w:val="22"/>
              <w:szCs w:val="22"/>
            </w:rPr>
          </w:pPr>
          <w:ins w:id="131" w:author="Seggelke, Klaus" w:date="2017-03-14T17:12:00Z">
            <w:r w:rsidRPr="002E6C51">
              <w:rPr>
                <w:rStyle w:val="Hyperlink"/>
              </w:rPr>
              <w:fldChar w:fldCharType="begin"/>
            </w:r>
            <w:r w:rsidRPr="002E6C51">
              <w:rPr>
                <w:rStyle w:val="Hyperlink"/>
              </w:rPr>
              <w:instrText xml:space="preserve"> </w:instrText>
            </w:r>
            <w:r>
              <w:instrText>HYPERLINK \l "_Toc477275592"</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9.5</w:t>
            </w:r>
            <w:r>
              <w:rPr>
                <w:rFonts w:asciiTheme="minorHAnsi" w:eastAsiaTheme="minorEastAsia" w:hAnsiTheme="minorHAnsi" w:cstheme="minorBidi"/>
                <w:color w:val="auto"/>
                <w:sz w:val="22"/>
                <w:szCs w:val="22"/>
              </w:rPr>
              <w:tab/>
            </w:r>
            <w:r w:rsidRPr="002E6C51">
              <w:rPr>
                <w:rStyle w:val="Hyperlink"/>
              </w:rPr>
              <w:t>VNF State Management: Termination</w:t>
            </w:r>
            <w:r>
              <w:rPr>
                <w:webHidden/>
              </w:rPr>
              <w:tab/>
            </w:r>
            <w:r>
              <w:rPr>
                <w:webHidden/>
              </w:rPr>
              <w:fldChar w:fldCharType="begin"/>
            </w:r>
            <w:r>
              <w:rPr>
                <w:webHidden/>
              </w:rPr>
              <w:instrText xml:space="preserve"> PAGEREF _Toc477275592 \h </w:instrText>
            </w:r>
            <w:r>
              <w:rPr>
                <w:webHidden/>
              </w:rPr>
            </w:r>
          </w:ins>
          <w:r>
            <w:rPr>
              <w:webHidden/>
            </w:rPr>
            <w:fldChar w:fldCharType="separate"/>
          </w:r>
          <w:ins w:id="132" w:author="Seggelke, Klaus" w:date="2017-03-14T17:12:00Z">
            <w:r>
              <w:rPr>
                <w:webHidden/>
              </w:rPr>
              <w:t>57</w:t>
            </w:r>
            <w:r>
              <w:rPr>
                <w:webHidden/>
              </w:rPr>
              <w:fldChar w:fldCharType="end"/>
            </w:r>
            <w:r w:rsidRPr="002E6C51">
              <w:rPr>
                <w:rStyle w:val="Hyperlink"/>
              </w:rPr>
              <w:fldChar w:fldCharType="end"/>
            </w:r>
          </w:ins>
        </w:p>
        <w:p w:rsidR="00A57497" w:rsidRDefault="00A57497">
          <w:pPr>
            <w:pStyle w:val="TOC2"/>
            <w:tabs>
              <w:tab w:val="left" w:pos="800"/>
            </w:tabs>
            <w:rPr>
              <w:ins w:id="133" w:author="Seggelke, Klaus" w:date="2017-03-14T17:12:00Z"/>
              <w:rFonts w:asciiTheme="minorHAnsi" w:eastAsiaTheme="minorEastAsia" w:hAnsiTheme="minorHAnsi" w:cstheme="minorBidi"/>
              <w:color w:val="auto"/>
              <w:sz w:val="22"/>
              <w:szCs w:val="22"/>
            </w:rPr>
          </w:pPr>
          <w:ins w:id="134" w:author="Seggelke, Klaus" w:date="2017-03-14T17:12:00Z">
            <w:r w:rsidRPr="002E6C51">
              <w:rPr>
                <w:rStyle w:val="Hyperlink"/>
              </w:rPr>
              <w:fldChar w:fldCharType="begin"/>
            </w:r>
            <w:r w:rsidRPr="002E6C51">
              <w:rPr>
                <w:rStyle w:val="Hyperlink"/>
              </w:rPr>
              <w:instrText xml:space="preserve"> </w:instrText>
            </w:r>
            <w:r>
              <w:instrText>HYPERLINK \l "_Toc477275593"</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9.6</w:t>
            </w:r>
            <w:r>
              <w:rPr>
                <w:rFonts w:asciiTheme="minorHAnsi" w:eastAsiaTheme="minorEastAsia" w:hAnsiTheme="minorHAnsi" w:cstheme="minorBidi"/>
                <w:color w:val="auto"/>
                <w:sz w:val="22"/>
                <w:szCs w:val="22"/>
              </w:rPr>
              <w:tab/>
            </w:r>
            <w:r w:rsidRPr="002E6C51">
              <w:rPr>
                <w:rStyle w:val="Hyperlink"/>
              </w:rPr>
              <w:t>VNF State Management: Upgrade, Update or Rollback</w:t>
            </w:r>
            <w:r>
              <w:rPr>
                <w:webHidden/>
              </w:rPr>
              <w:tab/>
            </w:r>
            <w:r>
              <w:rPr>
                <w:webHidden/>
              </w:rPr>
              <w:fldChar w:fldCharType="begin"/>
            </w:r>
            <w:r>
              <w:rPr>
                <w:webHidden/>
              </w:rPr>
              <w:instrText xml:space="preserve"> PAGEREF _Toc477275593 \h </w:instrText>
            </w:r>
            <w:r>
              <w:rPr>
                <w:webHidden/>
              </w:rPr>
            </w:r>
          </w:ins>
          <w:r>
            <w:rPr>
              <w:webHidden/>
            </w:rPr>
            <w:fldChar w:fldCharType="separate"/>
          </w:r>
          <w:ins w:id="135" w:author="Seggelke, Klaus" w:date="2017-03-14T17:12:00Z">
            <w:r>
              <w:rPr>
                <w:webHidden/>
              </w:rPr>
              <w:t>60</w:t>
            </w:r>
            <w:r>
              <w:rPr>
                <w:webHidden/>
              </w:rPr>
              <w:fldChar w:fldCharType="end"/>
            </w:r>
            <w:r w:rsidRPr="002E6C51">
              <w:rPr>
                <w:rStyle w:val="Hyperlink"/>
              </w:rPr>
              <w:fldChar w:fldCharType="end"/>
            </w:r>
          </w:ins>
        </w:p>
        <w:p w:rsidR="00A57497" w:rsidRDefault="00A57497">
          <w:pPr>
            <w:pStyle w:val="TOC1"/>
            <w:rPr>
              <w:ins w:id="136" w:author="Seggelke, Klaus" w:date="2017-03-14T17:12:00Z"/>
              <w:rFonts w:asciiTheme="minorHAnsi" w:eastAsiaTheme="minorEastAsia" w:hAnsiTheme="minorHAnsi" w:cstheme="minorBidi"/>
              <w:color w:val="auto"/>
              <w:sz w:val="22"/>
              <w:szCs w:val="22"/>
            </w:rPr>
          </w:pPr>
          <w:ins w:id="137" w:author="Seggelke, Klaus" w:date="2017-03-14T17:12:00Z">
            <w:r w:rsidRPr="002E6C51">
              <w:rPr>
                <w:rStyle w:val="Hyperlink"/>
              </w:rPr>
              <w:fldChar w:fldCharType="begin"/>
            </w:r>
            <w:r w:rsidRPr="002E6C51">
              <w:rPr>
                <w:rStyle w:val="Hyperlink"/>
              </w:rPr>
              <w:instrText xml:space="preserve"> </w:instrText>
            </w:r>
            <w:r>
              <w:instrText>HYPERLINK \l "_Toc477275594"</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10</w:t>
            </w:r>
            <w:r>
              <w:rPr>
                <w:rFonts w:asciiTheme="minorHAnsi" w:eastAsiaTheme="minorEastAsia" w:hAnsiTheme="minorHAnsi" w:cstheme="minorBidi"/>
                <w:color w:val="auto"/>
                <w:sz w:val="22"/>
                <w:szCs w:val="22"/>
              </w:rPr>
              <w:tab/>
            </w:r>
            <w:r w:rsidRPr="002E6C51">
              <w:rPr>
                <w:rStyle w:val="Hyperlink"/>
              </w:rPr>
              <w:t>Virtualized Resource Management</w:t>
            </w:r>
            <w:r>
              <w:rPr>
                <w:webHidden/>
              </w:rPr>
              <w:tab/>
            </w:r>
            <w:r>
              <w:rPr>
                <w:webHidden/>
              </w:rPr>
              <w:fldChar w:fldCharType="begin"/>
            </w:r>
            <w:r>
              <w:rPr>
                <w:webHidden/>
              </w:rPr>
              <w:instrText xml:space="preserve"> PAGEREF _Toc477275594 \h </w:instrText>
            </w:r>
            <w:r>
              <w:rPr>
                <w:webHidden/>
              </w:rPr>
            </w:r>
          </w:ins>
          <w:r>
            <w:rPr>
              <w:webHidden/>
            </w:rPr>
            <w:fldChar w:fldCharType="separate"/>
          </w:r>
          <w:ins w:id="138" w:author="Seggelke, Klaus" w:date="2017-03-14T17:12:00Z">
            <w:r>
              <w:rPr>
                <w:webHidden/>
              </w:rPr>
              <w:t>63</w:t>
            </w:r>
            <w:r>
              <w:rPr>
                <w:webHidden/>
              </w:rPr>
              <w:fldChar w:fldCharType="end"/>
            </w:r>
            <w:r w:rsidRPr="002E6C51">
              <w:rPr>
                <w:rStyle w:val="Hyperlink"/>
              </w:rPr>
              <w:fldChar w:fldCharType="end"/>
            </w:r>
          </w:ins>
        </w:p>
        <w:p w:rsidR="00A57497" w:rsidRDefault="00A57497">
          <w:pPr>
            <w:pStyle w:val="TOC2"/>
            <w:tabs>
              <w:tab w:val="left" w:pos="1000"/>
            </w:tabs>
            <w:rPr>
              <w:ins w:id="139" w:author="Seggelke, Klaus" w:date="2017-03-14T17:12:00Z"/>
              <w:rFonts w:asciiTheme="minorHAnsi" w:eastAsiaTheme="minorEastAsia" w:hAnsiTheme="minorHAnsi" w:cstheme="minorBidi"/>
              <w:color w:val="auto"/>
              <w:sz w:val="22"/>
              <w:szCs w:val="22"/>
            </w:rPr>
          </w:pPr>
          <w:ins w:id="140" w:author="Seggelke, Klaus" w:date="2017-03-14T17:12:00Z">
            <w:r w:rsidRPr="002E6C51">
              <w:rPr>
                <w:rStyle w:val="Hyperlink"/>
              </w:rPr>
              <w:fldChar w:fldCharType="begin"/>
            </w:r>
            <w:r w:rsidRPr="002E6C51">
              <w:rPr>
                <w:rStyle w:val="Hyperlink"/>
              </w:rPr>
              <w:instrText xml:space="preserve"> </w:instrText>
            </w:r>
            <w:r>
              <w:instrText>HYPERLINK \l "_Toc477275595"</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10.1</w:t>
            </w:r>
            <w:r>
              <w:rPr>
                <w:rFonts w:asciiTheme="minorHAnsi" w:eastAsiaTheme="minorEastAsia" w:hAnsiTheme="minorHAnsi" w:cstheme="minorBidi"/>
                <w:color w:val="auto"/>
                <w:sz w:val="22"/>
                <w:szCs w:val="22"/>
              </w:rPr>
              <w:tab/>
            </w:r>
            <w:r w:rsidRPr="002E6C51">
              <w:rPr>
                <w:rStyle w:val="Hyperlink"/>
              </w:rPr>
              <w:t>vResource Scaling Up/Down</w:t>
            </w:r>
            <w:r>
              <w:rPr>
                <w:webHidden/>
              </w:rPr>
              <w:tab/>
            </w:r>
            <w:r>
              <w:rPr>
                <w:webHidden/>
              </w:rPr>
              <w:fldChar w:fldCharType="begin"/>
            </w:r>
            <w:r>
              <w:rPr>
                <w:webHidden/>
              </w:rPr>
              <w:instrText xml:space="preserve"> PAGEREF _Toc477275595 \h </w:instrText>
            </w:r>
            <w:r>
              <w:rPr>
                <w:webHidden/>
              </w:rPr>
            </w:r>
          </w:ins>
          <w:r>
            <w:rPr>
              <w:webHidden/>
            </w:rPr>
            <w:fldChar w:fldCharType="separate"/>
          </w:r>
          <w:ins w:id="141" w:author="Seggelke, Klaus" w:date="2017-03-14T17:12:00Z">
            <w:r>
              <w:rPr>
                <w:webHidden/>
              </w:rPr>
              <w:t>64</w:t>
            </w:r>
            <w:r>
              <w:rPr>
                <w:webHidden/>
              </w:rPr>
              <w:fldChar w:fldCharType="end"/>
            </w:r>
            <w:r w:rsidRPr="002E6C51">
              <w:rPr>
                <w:rStyle w:val="Hyperlink"/>
              </w:rPr>
              <w:fldChar w:fldCharType="end"/>
            </w:r>
          </w:ins>
        </w:p>
        <w:p w:rsidR="00A57497" w:rsidRDefault="00A57497">
          <w:pPr>
            <w:pStyle w:val="TOC2"/>
            <w:tabs>
              <w:tab w:val="left" w:pos="1000"/>
            </w:tabs>
            <w:rPr>
              <w:ins w:id="142" w:author="Seggelke, Klaus" w:date="2017-03-14T17:12:00Z"/>
              <w:rFonts w:asciiTheme="minorHAnsi" w:eastAsiaTheme="minorEastAsia" w:hAnsiTheme="minorHAnsi" w:cstheme="minorBidi"/>
              <w:color w:val="auto"/>
              <w:sz w:val="22"/>
              <w:szCs w:val="22"/>
            </w:rPr>
          </w:pPr>
          <w:ins w:id="143" w:author="Seggelke, Klaus" w:date="2017-03-14T17:12:00Z">
            <w:r w:rsidRPr="002E6C51">
              <w:rPr>
                <w:rStyle w:val="Hyperlink"/>
              </w:rPr>
              <w:fldChar w:fldCharType="begin"/>
            </w:r>
            <w:r w:rsidRPr="002E6C51">
              <w:rPr>
                <w:rStyle w:val="Hyperlink"/>
              </w:rPr>
              <w:instrText xml:space="preserve"> </w:instrText>
            </w:r>
            <w:r>
              <w:instrText>HYPERLINK \l "_Toc477275596"</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10.2</w:t>
            </w:r>
            <w:r>
              <w:rPr>
                <w:rFonts w:asciiTheme="minorHAnsi" w:eastAsiaTheme="minorEastAsia" w:hAnsiTheme="minorHAnsi" w:cstheme="minorBidi"/>
                <w:color w:val="auto"/>
                <w:sz w:val="22"/>
                <w:szCs w:val="22"/>
              </w:rPr>
              <w:tab/>
            </w:r>
            <w:r w:rsidRPr="002E6C51">
              <w:rPr>
                <w:rStyle w:val="Hyperlink"/>
              </w:rPr>
              <w:t>vResource Scaling Out/In</w:t>
            </w:r>
            <w:r>
              <w:rPr>
                <w:webHidden/>
              </w:rPr>
              <w:tab/>
            </w:r>
            <w:r>
              <w:rPr>
                <w:webHidden/>
              </w:rPr>
              <w:fldChar w:fldCharType="begin"/>
            </w:r>
            <w:r>
              <w:rPr>
                <w:webHidden/>
              </w:rPr>
              <w:instrText xml:space="preserve"> PAGEREF _Toc477275596 \h </w:instrText>
            </w:r>
            <w:r>
              <w:rPr>
                <w:webHidden/>
              </w:rPr>
            </w:r>
          </w:ins>
          <w:r>
            <w:rPr>
              <w:webHidden/>
            </w:rPr>
            <w:fldChar w:fldCharType="separate"/>
          </w:r>
          <w:ins w:id="144" w:author="Seggelke, Klaus" w:date="2017-03-14T17:12:00Z">
            <w:r>
              <w:rPr>
                <w:webHidden/>
              </w:rPr>
              <w:t>71</w:t>
            </w:r>
            <w:r>
              <w:rPr>
                <w:webHidden/>
              </w:rPr>
              <w:fldChar w:fldCharType="end"/>
            </w:r>
            <w:r w:rsidRPr="002E6C51">
              <w:rPr>
                <w:rStyle w:val="Hyperlink"/>
              </w:rPr>
              <w:fldChar w:fldCharType="end"/>
            </w:r>
          </w:ins>
        </w:p>
        <w:p w:rsidR="00A57497" w:rsidRDefault="00A57497">
          <w:pPr>
            <w:pStyle w:val="TOC2"/>
            <w:tabs>
              <w:tab w:val="left" w:pos="1000"/>
            </w:tabs>
            <w:rPr>
              <w:ins w:id="145" w:author="Seggelke, Klaus" w:date="2017-03-14T17:12:00Z"/>
              <w:rFonts w:asciiTheme="minorHAnsi" w:eastAsiaTheme="minorEastAsia" w:hAnsiTheme="minorHAnsi" w:cstheme="minorBidi"/>
              <w:color w:val="auto"/>
              <w:sz w:val="22"/>
              <w:szCs w:val="22"/>
            </w:rPr>
          </w:pPr>
          <w:ins w:id="146" w:author="Seggelke, Klaus" w:date="2017-03-14T17:12:00Z">
            <w:r w:rsidRPr="002E6C51">
              <w:rPr>
                <w:rStyle w:val="Hyperlink"/>
              </w:rPr>
              <w:fldChar w:fldCharType="begin"/>
            </w:r>
            <w:r w:rsidRPr="002E6C51">
              <w:rPr>
                <w:rStyle w:val="Hyperlink"/>
              </w:rPr>
              <w:instrText xml:space="preserve"> </w:instrText>
            </w:r>
            <w:r>
              <w:instrText>HYPERLINK \l "_Toc477275597"</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10.3</w:t>
            </w:r>
            <w:r>
              <w:rPr>
                <w:rFonts w:asciiTheme="minorHAnsi" w:eastAsiaTheme="minorEastAsia" w:hAnsiTheme="minorHAnsi" w:cstheme="minorBidi"/>
                <w:color w:val="auto"/>
                <w:sz w:val="22"/>
                <w:szCs w:val="22"/>
              </w:rPr>
              <w:tab/>
            </w:r>
            <w:r w:rsidRPr="002E6C51">
              <w:rPr>
                <w:rStyle w:val="Hyperlink"/>
              </w:rPr>
              <w:t>vResource Migration</w:t>
            </w:r>
            <w:r>
              <w:rPr>
                <w:webHidden/>
              </w:rPr>
              <w:tab/>
            </w:r>
            <w:r>
              <w:rPr>
                <w:webHidden/>
              </w:rPr>
              <w:fldChar w:fldCharType="begin"/>
            </w:r>
            <w:r>
              <w:rPr>
                <w:webHidden/>
              </w:rPr>
              <w:instrText xml:space="preserve"> PAGEREF _Toc477275597 \h </w:instrText>
            </w:r>
            <w:r>
              <w:rPr>
                <w:webHidden/>
              </w:rPr>
            </w:r>
          </w:ins>
          <w:r>
            <w:rPr>
              <w:webHidden/>
            </w:rPr>
            <w:fldChar w:fldCharType="separate"/>
          </w:r>
          <w:ins w:id="147" w:author="Seggelke, Klaus" w:date="2017-03-14T17:12:00Z">
            <w:r>
              <w:rPr>
                <w:webHidden/>
              </w:rPr>
              <w:t>77</w:t>
            </w:r>
            <w:r>
              <w:rPr>
                <w:webHidden/>
              </w:rPr>
              <w:fldChar w:fldCharType="end"/>
            </w:r>
            <w:r w:rsidRPr="002E6C51">
              <w:rPr>
                <w:rStyle w:val="Hyperlink"/>
              </w:rPr>
              <w:fldChar w:fldCharType="end"/>
            </w:r>
          </w:ins>
        </w:p>
        <w:p w:rsidR="00A57497" w:rsidRDefault="00A57497">
          <w:pPr>
            <w:pStyle w:val="TOC2"/>
            <w:tabs>
              <w:tab w:val="left" w:pos="1000"/>
            </w:tabs>
            <w:rPr>
              <w:ins w:id="148" w:author="Seggelke, Klaus" w:date="2017-03-14T17:12:00Z"/>
              <w:rFonts w:asciiTheme="minorHAnsi" w:eastAsiaTheme="minorEastAsia" w:hAnsiTheme="minorHAnsi" w:cstheme="minorBidi"/>
              <w:color w:val="auto"/>
              <w:sz w:val="22"/>
              <w:szCs w:val="22"/>
            </w:rPr>
          </w:pPr>
          <w:ins w:id="149" w:author="Seggelke, Klaus" w:date="2017-03-14T17:12:00Z">
            <w:r w:rsidRPr="002E6C51">
              <w:rPr>
                <w:rStyle w:val="Hyperlink"/>
              </w:rPr>
              <w:fldChar w:fldCharType="begin"/>
            </w:r>
            <w:r w:rsidRPr="002E6C51">
              <w:rPr>
                <w:rStyle w:val="Hyperlink"/>
              </w:rPr>
              <w:instrText xml:space="preserve"> </w:instrText>
            </w:r>
            <w:r>
              <w:instrText>HYPERLINK \l "_Toc477275598"</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10.4</w:t>
            </w:r>
            <w:r>
              <w:rPr>
                <w:rFonts w:asciiTheme="minorHAnsi" w:eastAsiaTheme="minorEastAsia" w:hAnsiTheme="minorHAnsi" w:cstheme="minorBidi"/>
                <w:color w:val="auto"/>
                <w:sz w:val="22"/>
                <w:szCs w:val="22"/>
              </w:rPr>
              <w:tab/>
            </w:r>
            <w:r w:rsidRPr="002E6C51">
              <w:rPr>
                <w:rStyle w:val="Hyperlink"/>
              </w:rPr>
              <w:t>vResource Network</w:t>
            </w:r>
            <w:r>
              <w:rPr>
                <w:webHidden/>
              </w:rPr>
              <w:tab/>
            </w:r>
            <w:r>
              <w:rPr>
                <w:webHidden/>
              </w:rPr>
              <w:fldChar w:fldCharType="begin"/>
            </w:r>
            <w:r>
              <w:rPr>
                <w:webHidden/>
              </w:rPr>
              <w:instrText xml:space="preserve"> PAGEREF _Toc477275598 \h </w:instrText>
            </w:r>
            <w:r>
              <w:rPr>
                <w:webHidden/>
              </w:rPr>
            </w:r>
          </w:ins>
          <w:r>
            <w:rPr>
              <w:webHidden/>
            </w:rPr>
            <w:fldChar w:fldCharType="separate"/>
          </w:r>
          <w:ins w:id="150" w:author="Seggelke, Klaus" w:date="2017-03-14T17:12:00Z">
            <w:r>
              <w:rPr>
                <w:webHidden/>
              </w:rPr>
              <w:t>81</w:t>
            </w:r>
            <w:r>
              <w:rPr>
                <w:webHidden/>
              </w:rPr>
              <w:fldChar w:fldCharType="end"/>
            </w:r>
            <w:r w:rsidRPr="002E6C51">
              <w:rPr>
                <w:rStyle w:val="Hyperlink"/>
              </w:rPr>
              <w:fldChar w:fldCharType="end"/>
            </w:r>
          </w:ins>
        </w:p>
        <w:p w:rsidR="00A57497" w:rsidRDefault="00A57497">
          <w:pPr>
            <w:pStyle w:val="TOC2"/>
            <w:tabs>
              <w:tab w:val="left" w:pos="1000"/>
            </w:tabs>
            <w:rPr>
              <w:ins w:id="151" w:author="Seggelke, Klaus" w:date="2017-03-14T17:12:00Z"/>
              <w:rFonts w:asciiTheme="minorHAnsi" w:eastAsiaTheme="minorEastAsia" w:hAnsiTheme="minorHAnsi" w:cstheme="minorBidi"/>
              <w:color w:val="auto"/>
              <w:sz w:val="22"/>
              <w:szCs w:val="22"/>
            </w:rPr>
          </w:pPr>
          <w:ins w:id="152" w:author="Seggelke, Klaus" w:date="2017-03-14T17:12:00Z">
            <w:r w:rsidRPr="002E6C51">
              <w:rPr>
                <w:rStyle w:val="Hyperlink"/>
              </w:rPr>
              <w:fldChar w:fldCharType="begin"/>
            </w:r>
            <w:r w:rsidRPr="002E6C51">
              <w:rPr>
                <w:rStyle w:val="Hyperlink"/>
              </w:rPr>
              <w:instrText xml:space="preserve"> </w:instrText>
            </w:r>
            <w:r>
              <w:instrText>HYPERLINK \l "_Toc477275599"</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10.5</w:t>
            </w:r>
            <w:r>
              <w:rPr>
                <w:rFonts w:asciiTheme="minorHAnsi" w:eastAsiaTheme="minorEastAsia" w:hAnsiTheme="minorHAnsi" w:cstheme="minorBidi"/>
                <w:color w:val="auto"/>
                <w:sz w:val="22"/>
                <w:szCs w:val="22"/>
              </w:rPr>
              <w:tab/>
            </w:r>
            <w:r w:rsidRPr="002E6C51">
              <w:rPr>
                <w:rStyle w:val="Hyperlink"/>
              </w:rPr>
              <w:t>vResource Storage</w:t>
            </w:r>
            <w:r>
              <w:rPr>
                <w:webHidden/>
              </w:rPr>
              <w:tab/>
            </w:r>
            <w:r>
              <w:rPr>
                <w:webHidden/>
              </w:rPr>
              <w:fldChar w:fldCharType="begin"/>
            </w:r>
            <w:r>
              <w:rPr>
                <w:webHidden/>
              </w:rPr>
              <w:instrText xml:space="preserve"> PAGEREF _Toc477275599 \h </w:instrText>
            </w:r>
            <w:r>
              <w:rPr>
                <w:webHidden/>
              </w:rPr>
            </w:r>
          </w:ins>
          <w:r>
            <w:rPr>
              <w:webHidden/>
            </w:rPr>
            <w:fldChar w:fldCharType="separate"/>
          </w:r>
          <w:ins w:id="153" w:author="Seggelke, Klaus" w:date="2017-03-14T17:12:00Z">
            <w:r>
              <w:rPr>
                <w:webHidden/>
              </w:rPr>
              <w:t>84</w:t>
            </w:r>
            <w:r>
              <w:rPr>
                <w:webHidden/>
              </w:rPr>
              <w:fldChar w:fldCharType="end"/>
            </w:r>
            <w:r w:rsidRPr="002E6C51">
              <w:rPr>
                <w:rStyle w:val="Hyperlink"/>
              </w:rPr>
              <w:fldChar w:fldCharType="end"/>
            </w:r>
          </w:ins>
        </w:p>
        <w:p w:rsidR="00A57497" w:rsidRDefault="00A57497">
          <w:pPr>
            <w:pStyle w:val="TOC1"/>
            <w:rPr>
              <w:ins w:id="154" w:author="Seggelke, Klaus" w:date="2017-03-14T17:12:00Z"/>
              <w:rFonts w:asciiTheme="minorHAnsi" w:eastAsiaTheme="minorEastAsia" w:hAnsiTheme="minorHAnsi" w:cstheme="minorBidi"/>
              <w:color w:val="auto"/>
              <w:sz w:val="22"/>
              <w:szCs w:val="22"/>
            </w:rPr>
          </w:pPr>
          <w:ins w:id="155" w:author="Seggelke, Klaus" w:date="2017-03-14T17:12:00Z">
            <w:r w:rsidRPr="002E6C51">
              <w:rPr>
                <w:rStyle w:val="Hyperlink"/>
              </w:rPr>
              <w:fldChar w:fldCharType="begin"/>
            </w:r>
            <w:r w:rsidRPr="002E6C51">
              <w:rPr>
                <w:rStyle w:val="Hyperlink"/>
              </w:rPr>
              <w:instrText xml:space="preserve"> </w:instrText>
            </w:r>
            <w:r>
              <w:instrText>HYPERLINK \l "_Toc477275600"</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11</w:t>
            </w:r>
            <w:r>
              <w:rPr>
                <w:rFonts w:asciiTheme="minorHAnsi" w:eastAsiaTheme="minorEastAsia" w:hAnsiTheme="minorHAnsi" w:cstheme="minorBidi"/>
                <w:color w:val="auto"/>
                <w:sz w:val="22"/>
                <w:szCs w:val="22"/>
              </w:rPr>
              <w:tab/>
            </w:r>
            <w:r w:rsidRPr="002E6C51">
              <w:rPr>
                <w:rStyle w:val="Hyperlink"/>
              </w:rPr>
              <w:t>VNF Fault and Recovery Management</w:t>
            </w:r>
            <w:r>
              <w:rPr>
                <w:webHidden/>
              </w:rPr>
              <w:tab/>
            </w:r>
            <w:r>
              <w:rPr>
                <w:webHidden/>
              </w:rPr>
              <w:fldChar w:fldCharType="begin"/>
            </w:r>
            <w:r>
              <w:rPr>
                <w:webHidden/>
              </w:rPr>
              <w:instrText xml:space="preserve"> PAGEREF _Toc477275600 \h </w:instrText>
            </w:r>
            <w:r>
              <w:rPr>
                <w:webHidden/>
              </w:rPr>
            </w:r>
          </w:ins>
          <w:r>
            <w:rPr>
              <w:webHidden/>
            </w:rPr>
            <w:fldChar w:fldCharType="separate"/>
          </w:r>
          <w:ins w:id="156" w:author="Seggelke, Klaus" w:date="2017-03-14T17:12:00Z">
            <w:r>
              <w:rPr>
                <w:webHidden/>
              </w:rPr>
              <w:t>86</w:t>
            </w:r>
            <w:r>
              <w:rPr>
                <w:webHidden/>
              </w:rPr>
              <w:fldChar w:fldCharType="end"/>
            </w:r>
            <w:r w:rsidRPr="002E6C51">
              <w:rPr>
                <w:rStyle w:val="Hyperlink"/>
              </w:rPr>
              <w:fldChar w:fldCharType="end"/>
            </w:r>
          </w:ins>
        </w:p>
        <w:p w:rsidR="00A57497" w:rsidRDefault="00A57497">
          <w:pPr>
            <w:pStyle w:val="TOC2"/>
            <w:tabs>
              <w:tab w:val="left" w:pos="1000"/>
            </w:tabs>
            <w:rPr>
              <w:ins w:id="157" w:author="Seggelke, Klaus" w:date="2017-03-14T17:12:00Z"/>
              <w:rFonts w:asciiTheme="minorHAnsi" w:eastAsiaTheme="minorEastAsia" w:hAnsiTheme="minorHAnsi" w:cstheme="minorBidi"/>
              <w:color w:val="auto"/>
              <w:sz w:val="22"/>
              <w:szCs w:val="22"/>
            </w:rPr>
          </w:pPr>
          <w:ins w:id="158" w:author="Seggelke, Klaus" w:date="2017-03-14T17:12:00Z">
            <w:r w:rsidRPr="002E6C51">
              <w:rPr>
                <w:rStyle w:val="Hyperlink"/>
              </w:rPr>
              <w:fldChar w:fldCharType="begin"/>
            </w:r>
            <w:r w:rsidRPr="002E6C51">
              <w:rPr>
                <w:rStyle w:val="Hyperlink"/>
              </w:rPr>
              <w:instrText xml:space="preserve"> </w:instrText>
            </w:r>
            <w:r>
              <w:instrText>HYPERLINK \l "_Toc477275601"</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11.1</w:t>
            </w:r>
            <w:r>
              <w:rPr>
                <w:rFonts w:asciiTheme="minorHAnsi" w:eastAsiaTheme="minorEastAsia" w:hAnsiTheme="minorHAnsi" w:cstheme="minorBidi"/>
                <w:color w:val="auto"/>
                <w:sz w:val="22"/>
                <w:szCs w:val="22"/>
              </w:rPr>
              <w:tab/>
            </w:r>
            <w:r w:rsidRPr="002E6C51">
              <w:rPr>
                <w:rStyle w:val="Hyperlink"/>
              </w:rPr>
              <w:t>VNF Fault Management</w:t>
            </w:r>
            <w:r>
              <w:rPr>
                <w:webHidden/>
              </w:rPr>
              <w:tab/>
            </w:r>
            <w:r>
              <w:rPr>
                <w:webHidden/>
              </w:rPr>
              <w:fldChar w:fldCharType="begin"/>
            </w:r>
            <w:r>
              <w:rPr>
                <w:webHidden/>
              </w:rPr>
              <w:instrText xml:space="preserve"> PAGEREF _Toc477275601 \h </w:instrText>
            </w:r>
            <w:r>
              <w:rPr>
                <w:webHidden/>
              </w:rPr>
            </w:r>
          </w:ins>
          <w:r>
            <w:rPr>
              <w:webHidden/>
            </w:rPr>
            <w:fldChar w:fldCharType="separate"/>
          </w:r>
          <w:ins w:id="159" w:author="Seggelke, Klaus" w:date="2017-03-14T17:12:00Z">
            <w:r>
              <w:rPr>
                <w:webHidden/>
              </w:rPr>
              <w:t>87</w:t>
            </w:r>
            <w:r>
              <w:rPr>
                <w:webHidden/>
              </w:rPr>
              <w:fldChar w:fldCharType="end"/>
            </w:r>
            <w:r w:rsidRPr="002E6C51">
              <w:rPr>
                <w:rStyle w:val="Hyperlink"/>
              </w:rPr>
              <w:fldChar w:fldCharType="end"/>
            </w:r>
          </w:ins>
        </w:p>
        <w:p w:rsidR="00A57497" w:rsidRDefault="00A57497">
          <w:pPr>
            <w:pStyle w:val="TOC2"/>
            <w:tabs>
              <w:tab w:val="left" w:pos="1000"/>
            </w:tabs>
            <w:rPr>
              <w:ins w:id="160" w:author="Seggelke, Klaus" w:date="2017-03-14T17:12:00Z"/>
              <w:rFonts w:asciiTheme="minorHAnsi" w:eastAsiaTheme="minorEastAsia" w:hAnsiTheme="minorHAnsi" w:cstheme="minorBidi"/>
              <w:color w:val="auto"/>
              <w:sz w:val="22"/>
              <w:szCs w:val="22"/>
            </w:rPr>
          </w:pPr>
          <w:ins w:id="161" w:author="Seggelke, Klaus" w:date="2017-03-14T17:12:00Z">
            <w:r w:rsidRPr="002E6C51">
              <w:rPr>
                <w:rStyle w:val="Hyperlink"/>
              </w:rPr>
              <w:fldChar w:fldCharType="begin"/>
            </w:r>
            <w:r w:rsidRPr="002E6C51">
              <w:rPr>
                <w:rStyle w:val="Hyperlink"/>
              </w:rPr>
              <w:instrText xml:space="preserve"> </w:instrText>
            </w:r>
            <w:r>
              <w:instrText>HYPERLINK \l "_Toc477275602"</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11.2</w:t>
            </w:r>
            <w:r>
              <w:rPr>
                <w:rFonts w:asciiTheme="minorHAnsi" w:eastAsiaTheme="minorEastAsia" w:hAnsiTheme="minorHAnsi" w:cstheme="minorBidi"/>
                <w:color w:val="auto"/>
                <w:sz w:val="22"/>
                <w:szCs w:val="22"/>
              </w:rPr>
              <w:tab/>
            </w:r>
            <w:r w:rsidRPr="002E6C51">
              <w:rPr>
                <w:rStyle w:val="Hyperlink"/>
              </w:rPr>
              <w:t>VNF Recovery</w:t>
            </w:r>
            <w:r>
              <w:rPr>
                <w:webHidden/>
              </w:rPr>
              <w:tab/>
            </w:r>
            <w:r>
              <w:rPr>
                <w:webHidden/>
              </w:rPr>
              <w:fldChar w:fldCharType="begin"/>
            </w:r>
            <w:r>
              <w:rPr>
                <w:webHidden/>
              </w:rPr>
              <w:instrText xml:space="preserve"> PAGEREF _Toc477275602 \h </w:instrText>
            </w:r>
            <w:r>
              <w:rPr>
                <w:webHidden/>
              </w:rPr>
            </w:r>
          </w:ins>
          <w:r>
            <w:rPr>
              <w:webHidden/>
            </w:rPr>
            <w:fldChar w:fldCharType="separate"/>
          </w:r>
          <w:ins w:id="162" w:author="Seggelke, Klaus" w:date="2017-03-14T17:12:00Z">
            <w:r>
              <w:rPr>
                <w:webHidden/>
              </w:rPr>
              <w:t>92</w:t>
            </w:r>
            <w:r>
              <w:rPr>
                <w:webHidden/>
              </w:rPr>
              <w:fldChar w:fldCharType="end"/>
            </w:r>
            <w:r w:rsidRPr="002E6C51">
              <w:rPr>
                <w:rStyle w:val="Hyperlink"/>
              </w:rPr>
              <w:fldChar w:fldCharType="end"/>
            </w:r>
          </w:ins>
        </w:p>
        <w:p w:rsidR="00A57497" w:rsidRDefault="00A57497">
          <w:pPr>
            <w:pStyle w:val="TOC1"/>
            <w:rPr>
              <w:ins w:id="163" w:author="Seggelke, Klaus" w:date="2017-03-14T17:12:00Z"/>
              <w:rFonts w:asciiTheme="minorHAnsi" w:eastAsiaTheme="minorEastAsia" w:hAnsiTheme="minorHAnsi" w:cstheme="minorBidi"/>
              <w:color w:val="auto"/>
              <w:sz w:val="22"/>
              <w:szCs w:val="22"/>
            </w:rPr>
          </w:pPr>
          <w:ins w:id="164" w:author="Seggelke, Klaus" w:date="2017-03-14T17:12:00Z">
            <w:r w:rsidRPr="002E6C51">
              <w:rPr>
                <w:rStyle w:val="Hyperlink"/>
              </w:rPr>
              <w:fldChar w:fldCharType="begin"/>
            </w:r>
            <w:r w:rsidRPr="002E6C51">
              <w:rPr>
                <w:rStyle w:val="Hyperlink"/>
              </w:rPr>
              <w:instrText xml:space="preserve"> </w:instrText>
            </w:r>
            <w:r>
              <w:instrText>HYPERLINK \l "_Toc477275603"</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12</w:t>
            </w:r>
            <w:r>
              <w:rPr>
                <w:rFonts w:asciiTheme="minorHAnsi" w:eastAsiaTheme="minorEastAsia" w:hAnsiTheme="minorHAnsi" w:cstheme="minorBidi"/>
                <w:color w:val="auto"/>
                <w:sz w:val="22"/>
                <w:szCs w:val="22"/>
              </w:rPr>
              <w:tab/>
            </w:r>
            <w:r w:rsidRPr="002E6C51">
              <w:rPr>
                <w:rStyle w:val="Hyperlink"/>
              </w:rPr>
              <w:t>Performance Management</w:t>
            </w:r>
            <w:r>
              <w:rPr>
                <w:webHidden/>
              </w:rPr>
              <w:tab/>
            </w:r>
            <w:r>
              <w:rPr>
                <w:webHidden/>
              </w:rPr>
              <w:fldChar w:fldCharType="begin"/>
            </w:r>
            <w:r>
              <w:rPr>
                <w:webHidden/>
              </w:rPr>
              <w:instrText xml:space="preserve"> PAGEREF _Toc477275603 \h </w:instrText>
            </w:r>
            <w:r>
              <w:rPr>
                <w:webHidden/>
              </w:rPr>
            </w:r>
          </w:ins>
          <w:r>
            <w:rPr>
              <w:webHidden/>
            </w:rPr>
            <w:fldChar w:fldCharType="separate"/>
          </w:r>
          <w:ins w:id="165" w:author="Seggelke, Klaus" w:date="2017-03-14T17:12:00Z">
            <w:r>
              <w:rPr>
                <w:webHidden/>
              </w:rPr>
              <w:t>93</w:t>
            </w:r>
            <w:r>
              <w:rPr>
                <w:webHidden/>
              </w:rPr>
              <w:fldChar w:fldCharType="end"/>
            </w:r>
            <w:r w:rsidRPr="002E6C51">
              <w:rPr>
                <w:rStyle w:val="Hyperlink"/>
              </w:rPr>
              <w:fldChar w:fldCharType="end"/>
            </w:r>
          </w:ins>
        </w:p>
        <w:p w:rsidR="00A57497" w:rsidRDefault="00A57497">
          <w:pPr>
            <w:pStyle w:val="TOC1"/>
            <w:rPr>
              <w:ins w:id="166" w:author="Seggelke, Klaus" w:date="2017-03-14T17:12:00Z"/>
              <w:rFonts w:asciiTheme="minorHAnsi" w:eastAsiaTheme="minorEastAsia" w:hAnsiTheme="minorHAnsi" w:cstheme="minorBidi"/>
              <w:color w:val="auto"/>
              <w:sz w:val="22"/>
              <w:szCs w:val="22"/>
            </w:rPr>
          </w:pPr>
          <w:ins w:id="167" w:author="Seggelke, Klaus" w:date="2017-03-14T17:12:00Z">
            <w:r w:rsidRPr="002E6C51">
              <w:rPr>
                <w:rStyle w:val="Hyperlink"/>
              </w:rPr>
              <w:fldChar w:fldCharType="begin"/>
            </w:r>
            <w:r w:rsidRPr="002E6C51">
              <w:rPr>
                <w:rStyle w:val="Hyperlink"/>
              </w:rPr>
              <w:instrText xml:space="preserve"> </w:instrText>
            </w:r>
            <w:r>
              <w:instrText>HYPERLINK \l "_Toc477275604"</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13</w:t>
            </w:r>
            <w:r>
              <w:rPr>
                <w:rFonts w:asciiTheme="minorHAnsi" w:eastAsiaTheme="minorEastAsia" w:hAnsiTheme="minorHAnsi" w:cstheme="minorBidi"/>
                <w:color w:val="auto"/>
                <w:sz w:val="22"/>
                <w:szCs w:val="22"/>
              </w:rPr>
              <w:tab/>
            </w:r>
            <w:r w:rsidRPr="002E6C51">
              <w:rPr>
                <w:rStyle w:val="Hyperlink"/>
              </w:rPr>
              <w:t>Complex Use-cases</w:t>
            </w:r>
            <w:r>
              <w:rPr>
                <w:webHidden/>
              </w:rPr>
              <w:tab/>
            </w:r>
            <w:r>
              <w:rPr>
                <w:webHidden/>
              </w:rPr>
              <w:fldChar w:fldCharType="begin"/>
            </w:r>
            <w:r>
              <w:rPr>
                <w:webHidden/>
              </w:rPr>
              <w:instrText xml:space="preserve"> PAGEREF _Toc477275604 \h </w:instrText>
            </w:r>
            <w:r>
              <w:rPr>
                <w:webHidden/>
              </w:rPr>
            </w:r>
          </w:ins>
          <w:r>
            <w:rPr>
              <w:webHidden/>
            </w:rPr>
            <w:fldChar w:fldCharType="separate"/>
          </w:r>
          <w:ins w:id="168" w:author="Seggelke, Klaus" w:date="2017-03-14T17:12:00Z">
            <w:r>
              <w:rPr>
                <w:webHidden/>
              </w:rPr>
              <w:t>100</w:t>
            </w:r>
            <w:r>
              <w:rPr>
                <w:webHidden/>
              </w:rPr>
              <w:fldChar w:fldCharType="end"/>
            </w:r>
            <w:r w:rsidRPr="002E6C51">
              <w:rPr>
                <w:rStyle w:val="Hyperlink"/>
              </w:rPr>
              <w:fldChar w:fldCharType="end"/>
            </w:r>
          </w:ins>
        </w:p>
        <w:p w:rsidR="00A57497" w:rsidRDefault="00A57497">
          <w:pPr>
            <w:pStyle w:val="TOC1"/>
            <w:rPr>
              <w:ins w:id="169" w:author="Seggelke, Klaus" w:date="2017-03-14T17:12:00Z"/>
              <w:rFonts w:asciiTheme="minorHAnsi" w:eastAsiaTheme="minorEastAsia" w:hAnsiTheme="minorHAnsi" w:cstheme="minorBidi"/>
              <w:color w:val="auto"/>
              <w:sz w:val="22"/>
              <w:szCs w:val="22"/>
            </w:rPr>
          </w:pPr>
          <w:ins w:id="170" w:author="Seggelke, Klaus" w:date="2017-03-14T17:12:00Z">
            <w:r w:rsidRPr="002E6C51">
              <w:rPr>
                <w:rStyle w:val="Hyperlink"/>
              </w:rPr>
              <w:fldChar w:fldCharType="begin"/>
            </w:r>
            <w:r w:rsidRPr="002E6C51">
              <w:rPr>
                <w:rStyle w:val="Hyperlink"/>
              </w:rPr>
              <w:instrText xml:space="preserve"> </w:instrText>
            </w:r>
            <w:r>
              <w:instrText>HYPERLINK \l "_Toc477275605"</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14</w:t>
            </w:r>
            <w:r>
              <w:rPr>
                <w:rFonts w:asciiTheme="minorHAnsi" w:eastAsiaTheme="minorEastAsia" w:hAnsiTheme="minorHAnsi" w:cstheme="minorBidi"/>
                <w:color w:val="auto"/>
                <w:sz w:val="22"/>
                <w:szCs w:val="22"/>
              </w:rPr>
              <w:tab/>
            </w:r>
            <w:r w:rsidRPr="002E6C51">
              <w:rPr>
                <w:rStyle w:val="Hyperlink"/>
              </w:rPr>
              <w:t>Open Use Cases</w:t>
            </w:r>
            <w:r>
              <w:rPr>
                <w:webHidden/>
              </w:rPr>
              <w:tab/>
            </w:r>
            <w:r>
              <w:rPr>
                <w:webHidden/>
              </w:rPr>
              <w:fldChar w:fldCharType="begin"/>
            </w:r>
            <w:r>
              <w:rPr>
                <w:webHidden/>
              </w:rPr>
              <w:instrText xml:space="preserve"> PAGEREF _Toc477275605 \h </w:instrText>
            </w:r>
            <w:r>
              <w:rPr>
                <w:webHidden/>
              </w:rPr>
            </w:r>
          </w:ins>
          <w:r>
            <w:rPr>
              <w:webHidden/>
            </w:rPr>
            <w:fldChar w:fldCharType="separate"/>
          </w:r>
          <w:ins w:id="171" w:author="Seggelke, Klaus" w:date="2017-03-14T17:12:00Z">
            <w:r>
              <w:rPr>
                <w:webHidden/>
              </w:rPr>
              <w:t>106</w:t>
            </w:r>
            <w:r>
              <w:rPr>
                <w:webHidden/>
              </w:rPr>
              <w:fldChar w:fldCharType="end"/>
            </w:r>
            <w:r w:rsidRPr="002E6C51">
              <w:rPr>
                <w:rStyle w:val="Hyperlink"/>
              </w:rPr>
              <w:fldChar w:fldCharType="end"/>
            </w:r>
          </w:ins>
        </w:p>
        <w:p w:rsidR="00A57497" w:rsidRDefault="00A57497">
          <w:pPr>
            <w:pStyle w:val="TOC1"/>
            <w:rPr>
              <w:ins w:id="172" w:author="Seggelke, Klaus" w:date="2017-03-14T17:12:00Z"/>
              <w:rFonts w:asciiTheme="minorHAnsi" w:eastAsiaTheme="minorEastAsia" w:hAnsiTheme="minorHAnsi" w:cstheme="minorBidi"/>
              <w:color w:val="auto"/>
              <w:sz w:val="22"/>
              <w:szCs w:val="22"/>
            </w:rPr>
          </w:pPr>
          <w:ins w:id="173" w:author="Seggelke, Klaus" w:date="2017-03-14T17:12:00Z">
            <w:r w:rsidRPr="002E6C51">
              <w:rPr>
                <w:rStyle w:val="Hyperlink"/>
              </w:rPr>
              <w:fldChar w:fldCharType="begin"/>
            </w:r>
            <w:r w:rsidRPr="002E6C51">
              <w:rPr>
                <w:rStyle w:val="Hyperlink"/>
              </w:rPr>
              <w:instrText xml:space="preserve"> </w:instrText>
            </w:r>
            <w:r>
              <w:instrText>HYPERLINK \l "_Toc477275664"</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w:t>
            </w:r>
            <w:r>
              <w:rPr>
                <w:rFonts w:asciiTheme="minorHAnsi" w:eastAsiaTheme="minorEastAsia" w:hAnsiTheme="minorHAnsi" w:cstheme="minorBidi"/>
                <w:color w:val="auto"/>
                <w:sz w:val="22"/>
                <w:szCs w:val="22"/>
              </w:rPr>
              <w:tab/>
            </w:r>
            <w:r w:rsidRPr="002E6C51">
              <w:rPr>
                <w:rStyle w:val="Hyperlink"/>
              </w:rPr>
              <w:t>API Design and Architecture</w:t>
            </w:r>
            <w:r>
              <w:rPr>
                <w:webHidden/>
              </w:rPr>
              <w:tab/>
            </w:r>
            <w:r>
              <w:rPr>
                <w:webHidden/>
              </w:rPr>
              <w:fldChar w:fldCharType="begin"/>
            </w:r>
            <w:r>
              <w:rPr>
                <w:webHidden/>
              </w:rPr>
              <w:instrText xml:space="preserve"> PAGEREF _Toc477275664 \h </w:instrText>
            </w:r>
            <w:r>
              <w:rPr>
                <w:webHidden/>
              </w:rPr>
            </w:r>
          </w:ins>
          <w:r>
            <w:rPr>
              <w:webHidden/>
            </w:rPr>
            <w:fldChar w:fldCharType="separate"/>
          </w:r>
          <w:ins w:id="174" w:author="Seggelke, Klaus" w:date="2017-03-14T17:12:00Z">
            <w:r>
              <w:rPr>
                <w:webHidden/>
              </w:rPr>
              <w:t>106</w:t>
            </w:r>
            <w:r>
              <w:rPr>
                <w:webHidden/>
              </w:rPr>
              <w:fldChar w:fldCharType="end"/>
            </w:r>
            <w:r w:rsidRPr="002E6C51">
              <w:rPr>
                <w:rStyle w:val="Hyperlink"/>
              </w:rPr>
              <w:fldChar w:fldCharType="end"/>
            </w:r>
          </w:ins>
        </w:p>
        <w:p w:rsidR="00A57497" w:rsidRDefault="00A57497">
          <w:pPr>
            <w:pStyle w:val="TOC2"/>
            <w:tabs>
              <w:tab w:val="left" w:pos="1000"/>
            </w:tabs>
            <w:rPr>
              <w:ins w:id="175" w:author="Seggelke, Klaus" w:date="2017-03-14T17:12:00Z"/>
              <w:rFonts w:asciiTheme="minorHAnsi" w:eastAsiaTheme="minorEastAsia" w:hAnsiTheme="minorHAnsi" w:cstheme="minorBidi"/>
              <w:color w:val="auto"/>
              <w:sz w:val="22"/>
              <w:szCs w:val="22"/>
            </w:rPr>
          </w:pPr>
          <w:ins w:id="176" w:author="Seggelke, Klaus" w:date="2017-03-14T17:12:00Z">
            <w:r w:rsidRPr="002E6C51">
              <w:rPr>
                <w:rStyle w:val="Hyperlink"/>
              </w:rPr>
              <w:fldChar w:fldCharType="begin"/>
            </w:r>
            <w:r w:rsidRPr="002E6C51">
              <w:rPr>
                <w:rStyle w:val="Hyperlink"/>
              </w:rPr>
              <w:instrText xml:space="preserve"> </w:instrText>
            </w:r>
            <w:r>
              <w:instrText>HYPERLINK \l "_Toc477275665"</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15.1</w:t>
            </w:r>
            <w:r>
              <w:rPr>
                <w:rFonts w:asciiTheme="minorHAnsi" w:eastAsiaTheme="minorEastAsia" w:hAnsiTheme="minorHAnsi" w:cstheme="minorBidi"/>
                <w:color w:val="auto"/>
                <w:sz w:val="22"/>
                <w:szCs w:val="22"/>
              </w:rPr>
              <w:tab/>
            </w:r>
            <w:r w:rsidRPr="002E6C51">
              <w:rPr>
                <w:rStyle w:val="Hyperlink"/>
              </w:rPr>
              <w:t>VNF RECORD</w:t>
            </w:r>
            <w:r>
              <w:rPr>
                <w:webHidden/>
              </w:rPr>
              <w:tab/>
            </w:r>
            <w:r>
              <w:rPr>
                <w:webHidden/>
              </w:rPr>
              <w:fldChar w:fldCharType="begin"/>
            </w:r>
            <w:r>
              <w:rPr>
                <w:webHidden/>
              </w:rPr>
              <w:instrText xml:space="preserve"> PAGEREF _Toc477275665 \h </w:instrText>
            </w:r>
            <w:r>
              <w:rPr>
                <w:webHidden/>
              </w:rPr>
            </w:r>
          </w:ins>
          <w:r>
            <w:rPr>
              <w:webHidden/>
            </w:rPr>
            <w:fldChar w:fldCharType="separate"/>
          </w:r>
          <w:ins w:id="177" w:author="Seggelke, Klaus" w:date="2017-03-14T17:12:00Z">
            <w:r>
              <w:rPr>
                <w:webHidden/>
              </w:rPr>
              <w:t>107</w:t>
            </w:r>
            <w:r>
              <w:rPr>
                <w:webHidden/>
              </w:rPr>
              <w:fldChar w:fldCharType="end"/>
            </w:r>
            <w:r w:rsidRPr="002E6C51">
              <w:rPr>
                <w:rStyle w:val="Hyperlink"/>
              </w:rPr>
              <w:fldChar w:fldCharType="end"/>
            </w:r>
          </w:ins>
        </w:p>
        <w:p w:rsidR="00A57497" w:rsidRDefault="00A57497">
          <w:pPr>
            <w:pStyle w:val="TOC2"/>
            <w:tabs>
              <w:tab w:val="left" w:pos="1000"/>
            </w:tabs>
            <w:rPr>
              <w:ins w:id="178" w:author="Seggelke, Klaus" w:date="2017-03-14T17:12:00Z"/>
              <w:rFonts w:asciiTheme="minorHAnsi" w:eastAsiaTheme="minorEastAsia" w:hAnsiTheme="minorHAnsi" w:cstheme="minorBidi"/>
              <w:color w:val="auto"/>
              <w:sz w:val="22"/>
              <w:szCs w:val="22"/>
            </w:rPr>
          </w:pPr>
          <w:ins w:id="179" w:author="Seggelke, Klaus" w:date="2017-03-14T17:12:00Z">
            <w:r w:rsidRPr="002E6C51">
              <w:rPr>
                <w:rStyle w:val="Hyperlink"/>
              </w:rPr>
              <w:fldChar w:fldCharType="begin"/>
            </w:r>
            <w:r w:rsidRPr="002E6C51">
              <w:rPr>
                <w:rStyle w:val="Hyperlink"/>
              </w:rPr>
              <w:instrText xml:space="preserve"> </w:instrText>
            </w:r>
            <w:r>
              <w:instrText>HYPERLINK \l "_Toc477275666"</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15.2</w:t>
            </w:r>
            <w:r>
              <w:rPr>
                <w:rFonts w:asciiTheme="minorHAnsi" w:eastAsiaTheme="minorEastAsia" w:hAnsiTheme="minorHAnsi" w:cstheme="minorBidi"/>
                <w:color w:val="auto"/>
                <w:sz w:val="22"/>
                <w:szCs w:val="22"/>
              </w:rPr>
              <w:tab/>
            </w:r>
            <w:r w:rsidRPr="002E6C51">
              <w:rPr>
                <w:rStyle w:val="Hyperlink"/>
              </w:rPr>
              <w:t>EM API module</w:t>
            </w:r>
            <w:r>
              <w:rPr>
                <w:webHidden/>
              </w:rPr>
              <w:tab/>
            </w:r>
            <w:r>
              <w:rPr>
                <w:webHidden/>
              </w:rPr>
              <w:fldChar w:fldCharType="begin"/>
            </w:r>
            <w:r>
              <w:rPr>
                <w:webHidden/>
              </w:rPr>
              <w:instrText xml:space="preserve"> PAGEREF _Toc477275666 \h </w:instrText>
            </w:r>
            <w:r>
              <w:rPr>
                <w:webHidden/>
              </w:rPr>
            </w:r>
          </w:ins>
          <w:r>
            <w:rPr>
              <w:webHidden/>
            </w:rPr>
            <w:fldChar w:fldCharType="separate"/>
          </w:r>
          <w:ins w:id="180" w:author="Seggelke, Klaus" w:date="2017-03-14T17:12:00Z">
            <w:r>
              <w:rPr>
                <w:webHidden/>
              </w:rPr>
              <w:t>107</w:t>
            </w:r>
            <w:r>
              <w:rPr>
                <w:webHidden/>
              </w:rPr>
              <w:fldChar w:fldCharType="end"/>
            </w:r>
            <w:r w:rsidRPr="002E6C51">
              <w:rPr>
                <w:rStyle w:val="Hyperlink"/>
              </w:rPr>
              <w:fldChar w:fldCharType="end"/>
            </w:r>
          </w:ins>
        </w:p>
        <w:p w:rsidR="00A57497" w:rsidRDefault="00A57497">
          <w:pPr>
            <w:pStyle w:val="TOC2"/>
            <w:tabs>
              <w:tab w:val="left" w:pos="1000"/>
            </w:tabs>
            <w:rPr>
              <w:ins w:id="181" w:author="Seggelke, Klaus" w:date="2017-03-14T17:12:00Z"/>
              <w:rFonts w:asciiTheme="minorHAnsi" w:eastAsiaTheme="minorEastAsia" w:hAnsiTheme="minorHAnsi" w:cstheme="minorBidi"/>
              <w:color w:val="auto"/>
              <w:sz w:val="22"/>
              <w:szCs w:val="22"/>
            </w:rPr>
          </w:pPr>
          <w:ins w:id="182" w:author="Seggelke, Klaus" w:date="2017-03-14T17:12:00Z">
            <w:r w:rsidRPr="002E6C51">
              <w:rPr>
                <w:rStyle w:val="Hyperlink"/>
              </w:rPr>
              <w:fldChar w:fldCharType="begin"/>
            </w:r>
            <w:r w:rsidRPr="002E6C51">
              <w:rPr>
                <w:rStyle w:val="Hyperlink"/>
              </w:rPr>
              <w:instrText xml:space="preserve"> </w:instrText>
            </w:r>
            <w:r>
              <w:instrText>HYPERLINK \l "_Toc477275667"</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15.3</w:t>
            </w:r>
            <w:r>
              <w:rPr>
                <w:rFonts w:asciiTheme="minorHAnsi" w:eastAsiaTheme="minorEastAsia" w:hAnsiTheme="minorHAnsi" w:cstheme="minorBidi"/>
                <w:color w:val="auto"/>
                <w:sz w:val="22"/>
                <w:szCs w:val="22"/>
              </w:rPr>
              <w:tab/>
            </w:r>
            <w:r w:rsidRPr="002E6C51">
              <w:rPr>
                <w:rStyle w:val="Hyperlink"/>
              </w:rPr>
              <w:t>NFVO API Module</w:t>
            </w:r>
            <w:r>
              <w:rPr>
                <w:webHidden/>
              </w:rPr>
              <w:tab/>
            </w:r>
            <w:r>
              <w:rPr>
                <w:webHidden/>
              </w:rPr>
              <w:fldChar w:fldCharType="begin"/>
            </w:r>
            <w:r>
              <w:rPr>
                <w:webHidden/>
              </w:rPr>
              <w:instrText xml:space="preserve"> PAGEREF _Toc477275667 \h </w:instrText>
            </w:r>
            <w:r>
              <w:rPr>
                <w:webHidden/>
              </w:rPr>
            </w:r>
          </w:ins>
          <w:r>
            <w:rPr>
              <w:webHidden/>
            </w:rPr>
            <w:fldChar w:fldCharType="separate"/>
          </w:r>
          <w:ins w:id="183" w:author="Seggelke, Klaus" w:date="2017-03-14T17:12:00Z">
            <w:r>
              <w:rPr>
                <w:webHidden/>
              </w:rPr>
              <w:t>109</w:t>
            </w:r>
            <w:r>
              <w:rPr>
                <w:webHidden/>
              </w:rPr>
              <w:fldChar w:fldCharType="end"/>
            </w:r>
            <w:r w:rsidRPr="002E6C51">
              <w:rPr>
                <w:rStyle w:val="Hyperlink"/>
              </w:rPr>
              <w:fldChar w:fldCharType="end"/>
            </w:r>
          </w:ins>
        </w:p>
        <w:p w:rsidR="00A57497" w:rsidRDefault="00A57497">
          <w:pPr>
            <w:pStyle w:val="TOC2"/>
            <w:tabs>
              <w:tab w:val="left" w:pos="1000"/>
            </w:tabs>
            <w:rPr>
              <w:ins w:id="184" w:author="Seggelke, Klaus" w:date="2017-03-14T17:12:00Z"/>
              <w:rFonts w:asciiTheme="minorHAnsi" w:eastAsiaTheme="minorEastAsia" w:hAnsiTheme="minorHAnsi" w:cstheme="minorBidi"/>
              <w:color w:val="auto"/>
              <w:sz w:val="22"/>
              <w:szCs w:val="22"/>
            </w:rPr>
          </w:pPr>
          <w:ins w:id="185" w:author="Seggelke, Klaus" w:date="2017-03-14T17:12:00Z">
            <w:r w:rsidRPr="002E6C51">
              <w:rPr>
                <w:rStyle w:val="Hyperlink"/>
              </w:rPr>
              <w:fldChar w:fldCharType="begin"/>
            </w:r>
            <w:r w:rsidRPr="002E6C51">
              <w:rPr>
                <w:rStyle w:val="Hyperlink"/>
              </w:rPr>
              <w:instrText xml:space="preserve"> </w:instrText>
            </w:r>
            <w:r>
              <w:instrText>HYPERLINK \l "_Toc477275668"</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15.4</w:t>
            </w:r>
            <w:r>
              <w:rPr>
                <w:rFonts w:asciiTheme="minorHAnsi" w:eastAsiaTheme="minorEastAsia" w:hAnsiTheme="minorHAnsi" w:cstheme="minorBidi"/>
                <w:color w:val="auto"/>
                <w:sz w:val="22"/>
                <w:szCs w:val="22"/>
              </w:rPr>
              <w:tab/>
            </w:r>
            <w:r w:rsidRPr="002E6C51">
              <w:rPr>
                <w:rStyle w:val="Hyperlink"/>
              </w:rPr>
              <w:t>VNF API Module</w:t>
            </w:r>
            <w:r>
              <w:rPr>
                <w:webHidden/>
              </w:rPr>
              <w:tab/>
            </w:r>
            <w:r>
              <w:rPr>
                <w:webHidden/>
              </w:rPr>
              <w:fldChar w:fldCharType="begin"/>
            </w:r>
            <w:r>
              <w:rPr>
                <w:webHidden/>
              </w:rPr>
              <w:instrText xml:space="preserve"> PAGEREF _Toc477275668 \h </w:instrText>
            </w:r>
            <w:r>
              <w:rPr>
                <w:webHidden/>
              </w:rPr>
            </w:r>
          </w:ins>
          <w:r>
            <w:rPr>
              <w:webHidden/>
            </w:rPr>
            <w:fldChar w:fldCharType="separate"/>
          </w:r>
          <w:ins w:id="186" w:author="Seggelke, Klaus" w:date="2017-03-14T17:12:00Z">
            <w:r>
              <w:rPr>
                <w:webHidden/>
              </w:rPr>
              <w:t>109</w:t>
            </w:r>
            <w:r>
              <w:rPr>
                <w:webHidden/>
              </w:rPr>
              <w:fldChar w:fldCharType="end"/>
            </w:r>
            <w:r w:rsidRPr="002E6C51">
              <w:rPr>
                <w:rStyle w:val="Hyperlink"/>
              </w:rPr>
              <w:fldChar w:fldCharType="end"/>
            </w:r>
          </w:ins>
        </w:p>
        <w:p w:rsidR="00A57497" w:rsidRDefault="00A57497">
          <w:pPr>
            <w:pStyle w:val="TOC2"/>
            <w:tabs>
              <w:tab w:val="left" w:pos="1000"/>
            </w:tabs>
            <w:rPr>
              <w:ins w:id="187" w:author="Seggelke, Klaus" w:date="2017-03-14T17:12:00Z"/>
              <w:rFonts w:asciiTheme="minorHAnsi" w:eastAsiaTheme="minorEastAsia" w:hAnsiTheme="minorHAnsi" w:cstheme="minorBidi"/>
              <w:color w:val="auto"/>
              <w:sz w:val="22"/>
              <w:szCs w:val="22"/>
            </w:rPr>
          </w:pPr>
          <w:ins w:id="188" w:author="Seggelke, Klaus" w:date="2017-03-14T17:12:00Z">
            <w:r w:rsidRPr="002E6C51">
              <w:rPr>
                <w:rStyle w:val="Hyperlink"/>
              </w:rPr>
              <w:fldChar w:fldCharType="begin"/>
            </w:r>
            <w:r w:rsidRPr="002E6C51">
              <w:rPr>
                <w:rStyle w:val="Hyperlink"/>
              </w:rPr>
              <w:instrText xml:space="preserve"> </w:instrText>
            </w:r>
            <w:r>
              <w:instrText>HYPERLINK \l "_Toc477275669"</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w:t>
            </w:r>
            <w:r>
              <w:rPr>
                <w:rFonts w:asciiTheme="minorHAnsi" w:eastAsiaTheme="minorEastAsia" w:hAnsiTheme="minorHAnsi" w:cstheme="minorBidi"/>
                <w:color w:val="auto"/>
                <w:sz w:val="22"/>
                <w:szCs w:val="22"/>
              </w:rPr>
              <w:tab/>
            </w:r>
            <w:r w:rsidRPr="002E6C51">
              <w:rPr>
                <w:rStyle w:val="Hyperlink"/>
              </w:rPr>
              <w:t>VNFM API Module</w:t>
            </w:r>
            <w:r>
              <w:rPr>
                <w:webHidden/>
              </w:rPr>
              <w:tab/>
            </w:r>
            <w:r>
              <w:rPr>
                <w:webHidden/>
              </w:rPr>
              <w:fldChar w:fldCharType="begin"/>
            </w:r>
            <w:r>
              <w:rPr>
                <w:webHidden/>
              </w:rPr>
              <w:instrText xml:space="preserve"> PAGEREF _Toc477275669 \h </w:instrText>
            </w:r>
            <w:r>
              <w:rPr>
                <w:webHidden/>
              </w:rPr>
            </w:r>
          </w:ins>
          <w:r>
            <w:rPr>
              <w:webHidden/>
            </w:rPr>
            <w:fldChar w:fldCharType="separate"/>
          </w:r>
          <w:ins w:id="189" w:author="Seggelke, Klaus" w:date="2017-03-14T17:12:00Z">
            <w:r>
              <w:rPr>
                <w:webHidden/>
              </w:rPr>
              <w:t>110</w:t>
            </w:r>
            <w:r>
              <w:rPr>
                <w:webHidden/>
              </w:rPr>
              <w:fldChar w:fldCharType="end"/>
            </w:r>
            <w:r w:rsidRPr="002E6C51">
              <w:rPr>
                <w:rStyle w:val="Hyperlink"/>
              </w:rPr>
              <w:fldChar w:fldCharType="end"/>
            </w:r>
          </w:ins>
        </w:p>
        <w:p w:rsidR="00A57497" w:rsidRDefault="00A57497">
          <w:pPr>
            <w:pStyle w:val="TOC3"/>
            <w:rPr>
              <w:ins w:id="190" w:author="Seggelke, Klaus" w:date="2017-03-14T17:12:00Z"/>
              <w:rFonts w:asciiTheme="minorHAnsi" w:eastAsiaTheme="minorEastAsia" w:hAnsiTheme="minorHAnsi" w:cstheme="minorBidi"/>
              <w:noProof/>
              <w:color w:val="auto"/>
            </w:rPr>
          </w:pPr>
          <w:ins w:id="191" w:author="Seggelke, Klaus" w:date="2017-03-14T17:12:00Z">
            <w:r w:rsidRPr="002E6C51">
              <w:rPr>
                <w:rStyle w:val="Hyperlink"/>
              </w:rPr>
              <w:fldChar w:fldCharType="begin"/>
            </w:r>
            <w:r w:rsidRPr="002E6C51">
              <w:rPr>
                <w:rStyle w:val="Hyperlink"/>
              </w:rPr>
              <w:instrText xml:space="preserve"> </w:instrText>
            </w:r>
            <w:r>
              <w:rPr>
                <w:noProof/>
              </w:rPr>
              <w:instrText>HYPERLINK \l "_Toc477275670"</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15.5.1</w:t>
            </w:r>
            <w:r>
              <w:rPr>
                <w:rFonts w:asciiTheme="minorHAnsi" w:eastAsiaTheme="minorEastAsia" w:hAnsiTheme="minorHAnsi" w:cstheme="minorBidi"/>
                <w:noProof/>
                <w:color w:val="auto"/>
              </w:rPr>
              <w:tab/>
            </w:r>
            <w:r w:rsidRPr="002E6C51">
              <w:rPr>
                <w:rStyle w:val="Hyperlink"/>
              </w:rPr>
              <w:t>Software Image</w:t>
            </w:r>
            <w:r>
              <w:rPr>
                <w:noProof/>
                <w:webHidden/>
              </w:rPr>
              <w:tab/>
            </w:r>
            <w:r>
              <w:rPr>
                <w:noProof/>
                <w:webHidden/>
              </w:rPr>
              <w:fldChar w:fldCharType="begin"/>
            </w:r>
            <w:r>
              <w:rPr>
                <w:noProof/>
                <w:webHidden/>
              </w:rPr>
              <w:instrText xml:space="preserve"> PAGEREF _Toc477275670 \h </w:instrText>
            </w:r>
            <w:r>
              <w:rPr>
                <w:noProof/>
                <w:webHidden/>
              </w:rPr>
            </w:r>
          </w:ins>
          <w:r>
            <w:rPr>
              <w:noProof/>
              <w:webHidden/>
            </w:rPr>
            <w:fldChar w:fldCharType="separate"/>
          </w:r>
          <w:ins w:id="192" w:author="Seggelke, Klaus" w:date="2017-03-14T17:12:00Z">
            <w:r>
              <w:rPr>
                <w:noProof/>
                <w:webHidden/>
              </w:rPr>
              <w:t>111</w:t>
            </w:r>
            <w:r>
              <w:rPr>
                <w:noProof/>
                <w:webHidden/>
              </w:rPr>
              <w:fldChar w:fldCharType="end"/>
            </w:r>
            <w:r w:rsidRPr="002E6C51">
              <w:rPr>
                <w:rStyle w:val="Hyperlink"/>
              </w:rPr>
              <w:fldChar w:fldCharType="end"/>
            </w:r>
          </w:ins>
        </w:p>
        <w:p w:rsidR="00A57497" w:rsidRDefault="00A57497">
          <w:pPr>
            <w:pStyle w:val="TOC3"/>
            <w:rPr>
              <w:ins w:id="193" w:author="Seggelke, Klaus" w:date="2017-03-14T17:12:00Z"/>
              <w:rFonts w:asciiTheme="minorHAnsi" w:eastAsiaTheme="minorEastAsia" w:hAnsiTheme="minorHAnsi" w:cstheme="minorBidi"/>
              <w:noProof/>
              <w:color w:val="auto"/>
            </w:rPr>
          </w:pPr>
          <w:ins w:id="194" w:author="Seggelke, Klaus" w:date="2017-03-14T17:12:00Z">
            <w:r w:rsidRPr="002E6C51">
              <w:rPr>
                <w:rStyle w:val="Hyperlink"/>
              </w:rPr>
              <w:fldChar w:fldCharType="begin"/>
            </w:r>
            <w:r w:rsidRPr="002E6C51">
              <w:rPr>
                <w:rStyle w:val="Hyperlink"/>
              </w:rPr>
              <w:instrText xml:space="preserve"> </w:instrText>
            </w:r>
            <w:r>
              <w:rPr>
                <w:noProof/>
              </w:rPr>
              <w:instrText>HYPERLINK \l "_Toc477275671"</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15.5.2</w:t>
            </w:r>
            <w:r>
              <w:rPr>
                <w:rFonts w:asciiTheme="minorHAnsi" w:eastAsiaTheme="minorEastAsia" w:hAnsiTheme="minorHAnsi" w:cstheme="minorBidi"/>
                <w:noProof/>
                <w:color w:val="auto"/>
              </w:rPr>
              <w:tab/>
            </w:r>
            <w:r w:rsidRPr="002E6C51">
              <w:rPr>
                <w:rStyle w:val="Hyperlink"/>
              </w:rPr>
              <w:t>VNFD</w:t>
            </w:r>
            <w:r>
              <w:rPr>
                <w:noProof/>
                <w:webHidden/>
              </w:rPr>
              <w:tab/>
            </w:r>
            <w:r>
              <w:rPr>
                <w:noProof/>
                <w:webHidden/>
              </w:rPr>
              <w:fldChar w:fldCharType="begin"/>
            </w:r>
            <w:r>
              <w:rPr>
                <w:noProof/>
                <w:webHidden/>
              </w:rPr>
              <w:instrText xml:space="preserve"> PAGEREF _Toc477275671 \h </w:instrText>
            </w:r>
            <w:r>
              <w:rPr>
                <w:noProof/>
                <w:webHidden/>
              </w:rPr>
            </w:r>
          </w:ins>
          <w:r>
            <w:rPr>
              <w:noProof/>
              <w:webHidden/>
            </w:rPr>
            <w:fldChar w:fldCharType="separate"/>
          </w:r>
          <w:ins w:id="195" w:author="Seggelke, Klaus" w:date="2017-03-14T17:12:00Z">
            <w:r>
              <w:rPr>
                <w:noProof/>
                <w:webHidden/>
              </w:rPr>
              <w:t>112</w:t>
            </w:r>
            <w:r>
              <w:rPr>
                <w:noProof/>
                <w:webHidden/>
              </w:rPr>
              <w:fldChar w:fldCharType="end"/>
            </w:r>
            <w:r w:rsidRPr="002E6C51">
              <w:rPr>
                <w:rStyle w:val="Hyperlink"/>
              </w:rPr>
              <w:fldChar w:fldCharType="end"/>
            </w:r>
          </w:ins>
        </w:p>
        <w:p w:rsidR="00A57497" w:rsidRDefault="00A57497">
          <w:pPr>
            <w:pStyle w:val="TOC3"/>
            <w:rPr>
              <w:ins w:id="196" w:author="Seggelke, Klaus" w:date="2017-03-14T17:12:00Z"/>
              <w:rFonts w:asciiTheme="minorHAnsi" w:eastAsiaTheme="minorEastAsia" w:hAnsiTheme="minorHAnsi" w:cstheme="minorBidi"/>
              <w:noProof/>
              <w:color w:val="auto"/>
            </w:rPr>
          </w:pPr>
          <w:ins w:id="197" w:author="Seggelke, Klaus" w:date="2017-03-14T17:12:00Z">
            <w:r w:rsidRPr="002E6C51">
              <w:rPr>
                <w:rStyle w:val="Hyperlink"/>
              </w:rPr>
              <w:fldChar w:fldCharType="begin"/>
            </w:r>
            <w:r w:rsidRPr="002E6C51">
              <w:rPr>
                <w:rStyle w:val="Hyperlink"/>
              </w:rPr>
              <w:instrText xml:space="preserve"> </w:instrText>
            </w:r>
            <w:r>
              <w:rPr>
                <w:noProof/>
              </w:rPr>
              <w:instrText>HYPERLINK \l "_Toc477275672"</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15.5.3</w:t>
            </w:r>
            <w:r>
              <w:rPr>
                <w:rFonts w:asciiTheme="minorHAnsi" w:eastAsiaTheme="minorEastAsia" w:hAnsiTheme="minorHAnsi" w:cstheme="minorBidi"/>
                <w:noProof/>
                <w:color w:val="auto"/>
              </w:rPr>
              <w:tab/>
            </w:r>
            <w:r w:rsidRPr="002E6C51">
              <w:rPr>
                <w:rStyle w:val="Hyperlink"/>
              </w:rPr>
              <w:t>Snapshot</w:t>
            </w:r>
            <w:r>
              <w:rPr>
                <w:noProof/>
                <w:webHidden/>
              </w:rPr>
              <w:tab/>
            </w:r>
            <w:r>
              <w:rPr>
                <w:noProof/>
                <w:webHidden/>
              </w:rPr>
              <w:fldChar w:fldCharType="begin"/>
            </w:r>
            <w:r>
              <w:rPr>
                <w:noProof/>
                <w:webHidden/>
              </w:rPr>
              <w:instrText xml:space="preserve"> PAGEREF _Toc477275672 \h </w:instrText>
            </w:r>
            <w:r>
              <w:rPr>
                <w:noProof/>
                <w:webHidden/>
              </w:rPr>
            </w:r>
          </w:ins>
          <w:r>
            <w:rPr>
              <w:noProof/>
              <w:webHidden/>
            </w:rPr>
            <w:fldChar w:fldCharType="separate"/>
          </w:r>
          <w:ins w:id="198" w:author="Seggelke, Klaus" w:date="2017-03-14T17:12:00Z">
            <w:r>
              <w:rPr>
                <w:noProof/>
                <w:webHidden/>
              </w:rPr>
              <w:t>113</w:t>
            </w:r>
            <w:r>
              <w:rPr>
                <w:noProof/>
                <w:webHidden/>
              </w:rPr>
              <w:fldChar w:fldCharType="end"/>
            </w:r>
            <w:r w:rsidRPr="002E6C51">
              <w:rPr>
                <w:rStyle w:val="Hyperlink"/>
              </w:rPr>
              <w:fldChar w:fldCharType="end"/>
            </w:r>
          </w:ins>
        </w:p>
        <w:p w:rsidR="00A57497" w:rsidRDefault="00A57497">
          <w:pPr>
            <w:pStyle w:val="TOC3"/>
            <w:rPr>
              <w:ins w:id="199" w:author="Seggelke, Klaus" w:date="2017-03-14T17:12:00Z"/>
              <w:rFonts w:asciiTheme="minorHAnsi" w:eastAsiaTheme="minorEastAsia" w:hAnsiTheme="minorHAnsi" w:cstheme="minorBidi"/>
              <w:noProof/>
              <w:color w:val="auto"/>
            </w:rPr>
          </w:pPr>
          <w:ins w:id="200" w:author="Seggelke, Klaus" w:date="2017-03-14T17:12:00Z">
            <w:r w:rsidRPr="002E6C51">
              <w:rPr>
                <w:rStyle w:val="Hyperlink"/>
              </w:rPr>
              <w:fldChar w:fldCharType="begin"/>
            </w:r>
            <w:r w:rsidRPr="002E6C51">
              <w:rPr>
                <w:rStyle w:val="Hyperlink"/>
              </w:rPr>
              <w:instrText xml:space="preserve"> </w:instrText>
            </w:r>
            <w:r>
              <w:rPr>
                <w:noProof/>
              </w:rPr>
              <w:instrText>HYPERLINK \l "_Toc477275673"</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15.5.4</w:t>
            </w:r>
            <w:r>
              <w:rPr>
                <w:rFonts w:asciiTheme="minorHAnsi" w:eastAsiaTheme="minorEastAsia" w:hAnsiTheme="minorHAnsi" w:cstheme="minorBidi"/>
                <w:noProof/>
                <w:color w:val="auto"/>
              </w:rPr>
              <w:tab/>
            </w:r>
            <w:r w:rsidRPr="002E6C51">
              <w:rPr>
                <w:rStyle w:val="Hyperlink"/>
              </w:rPr>
              <w:t>VNF</w:t>
            </w:r>
            <w:r>
              <w:rPr>
                <w:noProof/>
                <w:webHidden/>
              </w:rPr>
              <w:tab/>
            </w:r>
            <w:r>
              <w:rPr>
                <w:noProof/>
                <w:webHidden/>
              </w:rPr>
              <w:fldChar w:fldCharType="begin"/>
            </w:r>
            <w:r>
              <w:rPr>
                <w:noProof/>
                <w:webHidden/>
              </w:rPr>
              <w:instrText xml:space="preserve"> PAGEREF _Toc477275673 \h </w:instrText>
            </w:r>
            <w:r>
              <w:rPr>
                <w:noProof/>
                <w:webHidden/>
              </w:rPr>
            </w:r>
          </w:ins>
          <w:r>
            <w:rPr>
              <w:noProof/>
              <w:webHidden/>
            </w:rPr>
            <w:fldChar w:fldCharType="separate"/>
          </w:r>
          <w:ins w:id="201" w:author="Seggelke, Klaus" w:date="2017-03-14T17:12:00Z">
            <w:r>
              <w:rPr>
                <w:noProof/>
                <w:webHidden/>
              </w:rPr>
              <w:t>117</w:t>
            </w:r>
            <w:r>
              <w:rPr>
                <w:noProof/>
                <w:webHidden/>
              </w:rPr>
              <w:fldChar w:fldCharType="end"/>
            </w:r>
            <w:r w:rsidRPr="002E6C51">
              <w:rPr>
                <w:rStyle w:val="Hyperlink"/>
              </w:rPr>
              <w:fldChar w:fldCharType="end"/>
            </w:r>
          </w:ins>
        </w:p>
        <w:p w:rsidR="00A57497" w:rsidRDefault="00A57497">
          <w:pPr>
            <w:pStyle w:val="TOC3"/>
            <w:rPr>
              <w:ins w:id="202" w:author="Seggelke, Klaus" w:date="2017-03-14T17:12:00Z"/>
              <w:rFonts w:asciiTheme="minorHAnsi" w:eastAsiaTheme="minorEastAsia" w:hAnsiTheme="minorHAnsi" w:cstheme="minorBidi"/>
              <w:noProof/>
              <w:color w:val="auto"/>
            </w:rPr>
          </w:pPr>
          <w:ins w:id="203" w:author="Seggelke, Klaus" w:date="2017-03-14T17:12:00Z">
            <w:r w:rsidRPr="002E6C51">
              <w:rPr>
                <w:rStyle w:val="Hyperlink"/>
              </w:rPr>
              <w:fldChar w:fldCharType="begin"/>
            </w:r>
            <w:r w:rsidRPr="002E6C51">
              <w:rPr>
                <w:rStyle w:val="Hyperlink"/>
              </w:rPr>
              <w:instrText xml:space="preserve"> </w:instrText>
            </w:r>
            <w:r>
              <w:rPr>
                <w:noProof/>
              </w:rPr>
              <w:instrText>HYPERLINK \l "_Toc477275674"</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15.5.5</w:t>
            </w:r>
            <w:r>
              <w:rPr>
                <w:rFonts w:asciiTheme="minorHAnsi" w:eastAsiaTheme="minorEastAsia" w:hAnsiTheme="minorHAnsi" w:cstheme="minorBidi"/>
                <w:noProof/>
                <w:color w:val="auto"/>
              </w:rPr>
              <w:tab/>
            </w:r>
            <w:r w:rsidRPr="002E6C51">
              <w:rPr>
                <w:rStyle w:val="Hyperlink"/>
              </w:rPr>
              <w:t>Migration</w:t>
            </w:r>
            <w:r>
              <w:rPr>
                <w:noProof/>
                <w:webHidden/>
              </w:rPr>
              <w:tab/>
            </w:r>
            <w:r>
              <w:rPr>
                <w:noProof/>
                <w:webHidden/>
              </w:rPr>
              <w:fldChar w:fldCharType="begin"/>
            </w:r>
            <w:r>
              <w:rPr>
                <w:noProof/>
                <w:webHidden/>
              </w:rPr>
              <w:instrText xml:space="preserve"> PAGEREF _Toc477275674 \h </w:instrText>
            </w:r>
            <w:r>
              <w:rPr>
                <w:noProof/>
                <w:webHidden/>
              </w:rPr>
            </w:r>
          </w:ins>
          <w:r>
            <w:rPr>
              <w:noProof/>
              <w:webHidden/>
            </w:rPr>
            <w:fldChar w:fldCharType="separate"/>
          </w:r>
          <w:ins w:id="204" w:author="Seggelke, Klaus" w:date="2017-03-14T17:12:00Z">
            <w:r>
              <w:rPr>
                <w:noProof/>
                <w:webHidden/>
              </w:rPr>
              <w:t>121</w:t>
            </w:r>
            <w:r>
              <w:rPr>
                <w:noProof/>
                <w:webHidden/>
              </w:rPr>
              <w:fldChar w:fldCharType="end"/>
            </w:r>
            <w:r w:rsidRPr="002E6C51">
              <w:rPr>
                <w:rStyle w:val="Hyperlink"/>
              </w:rPr>
              <w:fldChar w:fldCharType="end"/>
            </w:r>
          </w:ins>
        </w:p>
        <w:p w:rsidR="00A57497" w:rsidRDefault="00A57497">
          <w:pPr>
            <w:pStyle w:val="TOC3"/>
            <w:rPr>
              <w:ins w:id="205" w:author="Seggelke, Klaus" w:date="2017-03-14T17:12:00Z"/>
              <w:rFonts w:asciiTheme="minorHAnsi" w:eastAsiaTheme="minorEastAsia" w:hAnsiTheme="minorHAnsi" w:cstheme="minorBidi"/>
              <w:noProof/>
              <w:color w:val="auto"/>
            </w:rPr>
          </w:pPr>
          <w:ins w:id="206" w:author="Seggelke, Klaus" w:date="2017-03-14T17:12:00Z">
            <w:r w:rsidRPr="002E6C51">
              <w:rPr>
                <w:rStyle w:val="Hyperlink"/>
              </w:rPr>
              <w:lastRenderedPageBreak/>
              <w:fldChar w:fldCharType="begin"/>
            </w:r>
            <w:r w:rsidRPr="002E6C51">
              <w:rPr>
                <w:rStyle w:val="Hyperlink"/>
              </w:rPr>
              <w:instrText xml:space="preserve"> </w:instrText>
            </w:r>
            <w:r>
              <w:rPr>
                <w:noProof/>
              </w:rPr>
              <w:instrText>HYPERLINK \l "_Toc477275675"</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15.5.6</w:t>
            </w:r>
            <w:r>
              <w:rPr>
                <w:rFonts w:asciiTheme="minorHAnsi" w:eastAsiaTheme="minorEastAsia" w:hAnsiTheme="minorHAnsi" w:cstheme="minorBidi"/>
                <w:noProof/>
                <w:color w:val="auto"/>
              </w:rPr>
              <w:tab/>
            </w:r>
            <w:r w:rsidRPr="002E6C51">
              <w:rPr>
                <w:rStyle w:val="Hyperlink"/>
              </w:rPr>
              <w:t>vNetwork</w:t>
            </w:r>
            <w:r>
              <w:rPr>
                <w:noProof/>
                <w:webHidden/>
              </w:rPr>
              <w:tab/>
            </w:r>
            <w:r>
              <w:rPr>
                <w:noProof/>
                <w:webHidden/>
              </w:rPr>
              <w:fldChar w:fldCharType="begin"/>
            </w:r>
            <w:r>
              <w:rPr>
                <w:noProof/>
                <w:webHidden/>
              </w:rPr>
              <w:instrText xml:space="preserve"> PAGEREF _Toc477275675 \h </w:instrText>
            </w:r>
            <w:r>
              <w:rPr>
                <w:noProof/>
                <w:webHidden/>
              </w:rPr>
            </w:r>
          </w:ins>
          <w:r>
            <w:rPr>
              <w:noProof/>
              <w:webHidden/>
            </w:rPr>
            <w:fldChar w:fldCharType="separate"/>
          </w:r>
          <w:ins w:id="207" w:author="Seggelke, Klaus" w:date="2017-03-14T17:12:00Z">
            <w:r>
              <w:rPr>
                <w:noProof/>
                <w:webHidden/>
              </w:rPr>
              <w:t>122</w:t>
            </w:r>
            <w:r>
              <w:rPr>
                <w:noProof/>
                <w:webHidden/>
              </w:rPr>
              <w:fldChar w:fldCharType="end"/>
            </w:r>
            <w:r w:rsidRPr="002E6C51">
              <w:rPr>
                <w:rStyle w:val="Hyperlink"/>
              </w:rPr>
              <w:fldChar w:fldCharType="end"/>
            </w:r>
          </w:ins>
        </w:p>
        <w:p w:rsidR="00A57497" w:rsidRDefault="00A57497">
          <w:pPr>
            <w:pStyle w:val="TOC3"/>
            <w:rPr>
              <w:ins w:id="208" w:author="Seggelke, Klaus" w:date="2017-03-14T17:12:00Z"/>
              <w:rFonts w:asciiTheme="minorHAnsi" w:eastAsiaTheme="minorEastAsia" w:hAnsiTheme="minorHAnsi" w:cstheme="minorBidi"/>
              <w:noProof/>
              <w:color w:val="auto"/>
            </w:rPr>
          </w:pPr>
          <w:ins w:id="209" w:author="Seggelke, Klaus" w:date="2017-03-14T17:12:00Z">
            <w:r w:rsidRPr="002E6C51">
              <w:rPr>
                <w:rStyle w:val="Hyperlink"/>
              </w:rPr>
              <w:fldChar w:fldCharType="begin"/>
            </w:r>
            <w:r w:rsidRPr="002E6C51">
              <w:rPr>
                <w:rStyle w:val="Hyperlink"/>
              </w:rPr>
              <w:instrText xml:space="preserve"> </w:instrText>
            </w:r>
            <w:r>
              <w:rPr>
                <w:noProof/>
              </w:rPr>
              <w:instrText>HYPERLINK \l "_Toc477275676"</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15.5.7</w:t>
            </w:r>
            <w:r>
              <w:rPr>
                <w:rFonts w:asciiTheme="minorHAnsi" w:eastAsiaTheme="minorEastAsia" w:hAnsiTheme="minorHAnsi" w:cstheme="minorBidi"/>
                <w:noProof/>
                <w:color w:val="auto"/>
              </w:rPr>
              <w:tab/>
            </w:r>
            <w:r w:rsidRPr="002E6C51">
              <w:rPr>
                <w:rStyle w:val="Hyperlink"/>
              </w:rPr>
              <w:t>vStorage</w:t>
            </w:r>
            <w:r>
              <w:rPr>
                <w:noProof/>
                <w:webHidden/>
              </w:rPr>
              <w:tab/>
            </w:r>
            <w:r>
              <w:rPr>
                <w:noProof/>
                <w:webHidden/>
              </w:rPr>
              <w:fldChar w:fldCharType="begin"/>
            </w:r>
            <w:r>
              <w:rPr>
                <w:noProof/>
                <w:webHidden/>
              </w:rPr>
              <w:instrText xml:space="preserve"> PAGEREF _Toc477275676 \h </w:instrText>
            </w:r>
            <w:r>
              <w:rPr>
                <w:noProof/>
                <w:webHidden/>
              </w:rPr>
            </w:r>
          </w:ins>
          <w:r>
            <w:rPr>
              <w:noProof/>
              <w:webHidden/>
            </w:rPr>
            <w:fldChar w:fldCharType="separate"/>
          </w:r>
          <w:ins w:id="210" w:author="Seggelke, Klaus" w:date="2017-03-14T17:12:00Z">
            <w:r>
              <w:rPr>
                <w:noProof/>
                <w:webHidden/>
              </w:rPr>
              <w:t>123</w:t>
            </w:r>
            <w:r>
              <w:rPr>
                <w:noProof/>
                <w:webHidden/>
              </w:rPr>
              <w:fldChar w:fldCharType="end"/>
            </w:r>
            <w:r w:rsidRPr="002E6C51">
              <w:rPr>
                <w:rStyle w:val="Hyperlink"/>
              </w:rPr>
              <w:fldChar w:fldCharType="end"/>
            </w:r>
          </w:ins>
        </w:p>
        <w:p w:rsidR="00A57497" w:rsidRDefault="00A57497">
          <w:pPr>
            <w:pStyle w:val="TOC3"/>
            <w:rPr>
              <w:ins w:id="211" w:author="Seggelke, Klaus" w:date="2017-03-14T17:12:00Z"/>
              <w:rFonts w:asciiTheme="minorHAnsi" w:eastAsiaTheme="minorEastAsia" w:hAnsiTheme="minorHAnsi" w:cstheme="minorBidi"/>
              <w:noProof/>
              <w:color w:val="auto"/>
            </w:rPr>
          </w:pPr>
          <w:ins w:id="212" w:author="Seggelke, Klaus" w:date="2017-03-14T17:12:00Z">
            <w:r w:rsidRPr="002E6C51">
              <w:rPr>
                <w:rStyle w:val="Hyperlink"/>
              </w:rPr>
              <w:fldChar w:fldCharType="begin"/>
            </w:r>
            <w:r w:rsidRPr="002E6C51">
              <w:rPr>
                <w:rStyle w:val="Hyperlink"/>
              </w:rPr>
              <w:instrText xml:space="preserve"> </w:instrText>
            </w:r>
            <w:r>
              <w:rPr>
                <w:noProof/>
              </w:rPr>
              <w:instrText>HYPERLINK \l "_Toc477275677"</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15.5.8</w:t>
            </w:r>
            <w:r>
              <w:rPr>
                <w:rFonts w:asciiTheme="minorHAnsi" w:eastAsiaTheme="minorEastAsia" w:hAnsiTheme="minorHAnsi" w:cstheme="minorBidi"/>
                <w:noProof/>
                <w:color w:val="auto"/>
              </w:rPr>
              <w:tab/>
            </w:r>
            <w:r w:rsidRPr="002E6C51">
              <w:rPr>
                <w:rStyle w:val="Hyperlink"/>
              </w:rPr>
              <w:t>Fault</w:t>
            </w:r>
            <w:r>
              <w:rPr>
                <w:noProof/>
                <w:webHidden/>
              </w:rPr>
              <w:tab/>
            </w:r>
            <w:r>
              <w:rPr>
                <w:noProof/>
                <w:webHidden/>
              </w:rPr>
              <w:fldChar w:fldCharType="begin"/>
            </w:r>
            <w:r>
              <w:rPr>
                <w:noProof/>
                <w:webHidden/>
              </w:rPr>
              <w:instrText xml:space="preserve"> PAGEREF _Toc477275677 \h </w:instrText>
            </w:r>
            <w:r>
              <w:rPr>
                <w:noProof/>
                <w:webHidden/>
              </w:rPr>
            </w:r>
          </w:ins>
          <w:r>
            <w:rPr>
              <w:noProof/>
              <w:webHidden/>
            </w:rPr>
            <w:fldChar w:fldCharType="separate"/>
          </w:r>
          <w:ins w:id="213" w:author="Seggelke, Klaus" w:date="2017-03-14T17:12:00Z">
            <w:r>
              <w:rPr>
                <w:noProof/>
                <w:webHidden/>
              </w:rPr>
              <w:t>123</w:t>
            </w:r>
            <w:r>
              <w:rPr>
                <w:noProof/>
                <w:webHidden/>
              </w:rPr>
              <w:fldChar w:fldCharType="end"/>
            </w:r>
            <w:r w:rsidRPr="002E6C51">
              <w:rPr>
                <w:rStyle w:val="Hyperlink"/>
              </w:rPr>
              <w:fldChar w:fldCharType="end"/>
            </w:r>
          </w:ins>
        </w:p>
        <w:p w:rsidR="00A57497" w:rsidRDefault="00A57497">
          <w:pPr>
            <w:pStyle w:val="TOC3"/>
            <w:rPr>
              <w:ins w:id="214" w:author="Seggelke, Klaus" w:date="2017-03-14T17:12:00Z"/>
              <w:rFonts w:asciiTheme="minorHAnsi" w:eastAsiaTheme="minorEastAsia" w:hAnsiTheme="minorHAnsi" w:cstheme="minorBidi"/>
              <w:noProof/>
              <w:color w:val="auto"/>
            </w:rPr>
          </w:pPr>
          <w:ins w:id="215" w:author="Seggelke, Klaus" w:date="2017-03-14T17:12:00Z">
            <w:r w:rsidRPr="002E6C51">
              <w:rPr>
                <w:rStyle w:val="Hyperlink"/>
              </w:rPr>
              <w:fldChar w:fldCharType="begin"/>
            </w:r>
            <w:r w:rsidRPr="002E6C51">
              <w:rPr>
                <w:rStyle w:val="Hyperlink"/>
              </w:rPr>
              <w:instrText xml:space="preserve"> </w:instrText>
            </w:r>
            <w:r>
              <w:rPr>
                <w:noProof/>
              </w:rPr>
              <w:instrText>HYPERLINK \l "_Toc477275678"</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15.5.9</w:t>
            </w:r>
            <w:r>
              <w:rPr>
                <w:rFonts w:asciiTheme="minorHAnsi" w:eastAsiaTheme="minorEastAsia" w:hAnsiTheme="minorHAnsi" w:cstheme="minorBidi"/>
                <w:noProof/>
                <w:color w:val="auto"/>
              </w:rPr>
              <w:tab/>
            </w:r>
            <w:r w:rsidRPr="002E6C51">
              <w:rPr>
                <w:rStyle w:val="Hyperlink"/>
              </w:rPr>
              <w:t>Performance</w:t>
            </w:r>
            <w:r>
              <w:rPr>
                <w:noProof/>
                <w:webHidden/>
              </w:rPr>
              <w:tab/>
            </w:r>
            <w:r>
              <w:rPr>
                <w:noProof/>
                <w:webHidden/>
              </w:rPr>
              <w:fldChar w:fldCharType="begin"/>
            </w:r>
            <w:r>
              <w:rPr>
                <w:noProof/>
                <w:webHidden/>
              </w:rPr>
              <w:instrText xml:space="preserve"> PAGEREF _Toc477275678 \h </w:instrText>
            </w:r>
            <w:r>
              <w:rPr>
                <w:noProof/>
                <w:webHidden/>
              </w:rPr>
            </w:r>
          </w:ins>
          <w:r>
            <w:rPr>
              <w:noProof/>
              <w:webHidden/>
            </w:rPr>
            <w:fldChar w:fldCharType="separate"/>
          </w:r>
          <w:ins w:id="216" w:author="Seggelke, Klaus" w:date="2017-03-14T17:12:00Z">
            <w:r>
              <w:rPr>
                <w:noProof/>
                <w:webHidden/>
              </w:rPr>
              <w:t>126</w:t>
            </w:r>
            <w:r>
              <w:rPr>
                <w:noProof/>
                <w:webHidden/>
              </w:rPr>
              <w:fldChar w:fldCharType="end"/>
            </w:r>
            <w:r w:rsidRPr="002E6C51">
              <w:rPr>
                <w:rStyle w:val="Hyperlink"/>
              </w:rPr>
              <w:fldChar w:fldCharType="end"/>
            </w:r>
          </w:ins>
        </w:p>
        <w:p w:rsidR="00A57497" w:rsidRDefault="00A57497">
          <w:pPr>
            <w:pStyle w:val="TOC2"/>
            <w:tabs>
              <w:tab w:val="left" w:pos="1000"/>
            </w:tabs>
            <w:rPr>
              <w:ins w:id="217" w:author="Seggelke, Klaus" w:date="2017-03-14T17:12:00Z"/>
              <w:rFonts w:asciiTheme="minorHAnsi" w:eastAsiaTheme="minorEastAsia" w:hAnsiTheme="minorHAnsi" w:cstheme="minorBidi"/>
              <w:color w:val="auto"/>
              <w:sz w:val="22"/>
              <w:szCs w:val="22"/>
            </w:rPr>
          </w:pPr>
          <w:ins w:id="218" w:author="Seggelke, Klaus" w:date="2017-03-14T17:12:00Z">
            <w:r w:rsidRPr="002E6C51">
              <w:rPr>
                <w:rStyle w:val="Hyperlink"/>
              </w:rPr>
              <w:fldChar w:fldCharType="begin"/>
            </w:r>
            <w:r w:rsidRPr="002E6C51">
              <w:rPr>
                <w:rStyle w:val="Hyperlink"/>
              </w:rPr>
              <w:instrText xml:space="preserve"> </w:instrText>
            </w:r>
            <w:r>
              <w:instrText>HYPERLINK \l "_Toc477275679"</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15.6</w:t>
            </w:r>
            <w:r>
              <w:rPr>
                <w:rFonts w:asciiTheme="minorHAnsi" w:eastAsiaTheme="minorEastAsia" w:hAnsiTheme="minorHAnsi" w:cstheme="minorBidi"/>
                <w:color w:val="auto"/>
                <w:sz w:val="22"/>
                <w:szCs w:val="22"/>
              </w:rPr>
              <w:tab/>
            </w:r>
            <w:r w:rsidRPr="002E6C51">
              <w:rPr>
                <w:rStyle w:val="Hyperlink"/>
              </w:rPr>
              <w:t>VNFD API Module</w:t>
            </w:r>
            <w:r>
              <w:rPr>
                <w:webHidden/>
              </w:rPr>
              <w:tab/>
            </w:r>
            <w:r>
              <w:rPr>
                <w:webHidden/>
              </w:rPr>
              <w:fldChar w:fldCharType="begin"/>
            </w:r>
            <w:r>
              <w:rPr>
                <w:webHidden/>
              </w:rPr>
              <w:instrText xml:space="preserve"> PAGEREF _Toc477275679 \h </w:instrText>
            </w:r>
            <w:r>
              <w:rPr>
                <w:webHidden/>
              </w:rPr>
            </w:r>
          </w:ins>
          <w:r>
            <w:rPr>
              <w:webHidden/>
            </w:rPr>
            <w:fldChar w:fldCharType="separate"/>
          </w:r>
          <w:ins w:id="219" w:author="Seggelke, Klaus" w:date="2017-03-14T17:12:00Z">
            <w:r>
              <w:rPr>
                <w:webHidden/>
              </w:rPr>
              <w:t>129</w:t>
            </w:r>
            <w:r>
              <w:rPr>
                <w:webHidden/>
              </w:rPr>
              <w:fldChar w:fldCharType="end"/>
            </w:r>
            <w:r w:rsidRPr="002E6C51">
              <w:rPr>
                <w:rStyle w:val="Hyperlink"/>
              </w:rPr>
              <w:fldChar w:fldCharType="end"/>
            </w:r>
          </w:ins>
        </w:p>
        <w:p w:rsidR="00A57497" w:rsidRDefault="00A57497">
          <w:pPr>
            <w:pStyle w:val="TOC2"/>
            <w:tabs>
              <w:tab w:val="left" w:pos="1000"/>
            </w:tabs>
            <w:rPr>
              <w:ins w:id="220" w:author="Seggelke, Klaus" w:date="2017-03-14T17:12:00Z"/>
              <w:rFonts w:asciiTheme="minorHAnsi" w:eastAsiaTheme="minorEastAsia" w:hAnsiTheme="minorHAnsi" w:cstheme="minorBidi"/>
              <w:color w:val="auto"/>
              <w:sz w:val="22"/>
              <w:szCs w:val="22"/>
            </w:rPr>
          </w:pPr>
          <w:ins w:id="221" w:author="Seggelke, Klaus" w:date="2017-03-14T17:12:00Z">
            <w:r w:rsidRPr="002E6C51">
              <w:rPr>
                <w:rStyle w:val="Hyperlink"/>
              </w:rPr>
              <w:fldChar w:fldCharType="begin"/>
            </w:r>
            <w:r w:rsidRPr="002E6C51">
              <w:rPr>
                <w:rStyle w:val="Hyperlink"/>
              </w:rPr>
              <w:instrText xml:space="preserve"> </w:instrText>
            </w:r>
            <w:r>
              <w:instrText>HYPERLINK \l "_Toc477275680"</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15.7</w:t>
            </w:r>
            <w:r>
              <w:rPr>
                <w:rFonts w:asciiTheme="minorHAnsi" w:eastAsiaTheme="minorEastAsia" w:hAnsiTheme="minorHAnsi" w:cstheme="minorBidi"/>
                <w:color w:val="auto"/>
                <w:sz w:val="22"/>
                <w:szCs w:val="22"/>
              </w:rPr>
              <w:tab/>
            </w:r>
            <w:r w:rsidRPr="002E6C51">
              <w:rPr>
                <w:rStyle w:val="Hyperlink"/>
              </w:rPr>
              <w:t>VIM API Module</w:t>
            </w:r>
            <w:r>
              <w:rPr>
                <w:webHidden/>
              </w:rPr>
              <w:tab/>
            </w:r>
            <w:r>
              <w:rPr>
                <w:webHidden/>
              </w:rPr>
              <w:fldChar w:fldCharType="begin"/>
            </w:r>
            <w:r>
              <w:rPr>
                <w:webHidden/>
              </w:rPr>
              <w:instrText xml:space="preserve"> PAGEREF _Toc477275680 \h </w:instrText>
            </w:r>
            <w:r>
              <w:rPr>
                <w:webHidden/>
              </w:rPr>
            </w:r>
          </w:ins>
          <w:r>
            <w:rPr>
              <w:webHidden/>
            </w:rPr>
            <w:fldChar w:fldCharType="separate"/>
          </w:r>
          <w:ins w:id="222" w:author="Seggelke, Klaus" w:date="2017-03-14T17:12:00Z">
            <w:r>
              <w:rPr>
                <w:webHidden/>
              </w:rPr>
              <w:t>129</w:t>
            </w:r>
            <w:r>
              <w:rPr>
                <w:webHidden/>
              </w:rPr>
              <w:fldChar w:fldCharType="end"/>
            </w:r>
            <w:r w:rsidRPr="002E6C51">
              <w:rPr>
                <w:rStyle w:val="Hyperlink"/>
              </w:rPr>
              <w:fldChar w:fldCharType="end"/>
            </w:r>
          </w:ins>
        </w:p>
        <w:p w:rsidR="00A57497" w:rsidRDefault="00A57497">
          <w:pPr>
            <w:pStyle w:val="TOC2"/>
            <w:tabs>
              <w:tab w:val="left" w:pos="1000"/>
            </w:tabs>
            <w:rPr>
              <w:ins w:id="223" w:author="Seggelke, Klaus" w:date="2017-03-14T17:12:00Z"/>
              <w:rFonts w:asciiTheme="minorHAnsi" w:eastAsiaTheme="minorEastAsia" w:hAnsiTheme="minorHAnsi" w:cstheme="minorBidi"/>
              <w:color w:val="auto"/>
              <w:sz w:val="22"/>
              <w:szCs w:val="22"/>
            </w:rPr>
          </w:pPr>
          <w:ins w:id="224" w:author="Seggelke, Klaus" w:date="2017-03-14T17:12:00Z">
            <w:r w:rsidRPr="002E6C51">
              <w:rPr>
                <w:rStyle w:val="Hyperlink"/>
              </w:rPr>
              <w:fldChar w:fldCharType="begin"/>
            </w:r>
            <w:r w:rsidRPr="002E6C51">
              <w:rPr>
                <w:rStyle w:val="Hyperlink"/>
              </w:rPr>
              <w:instrText xml:space="preserve"> </w:instrText>
            </w:r>
            <w:r>
              <w:instrText>HYPERLINK \l "_Toc477275681"</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15.8</w:t>
            </w:r>
            <w:r>
              <w:rPr>
                <w:rFonts w:asciiTheme="minorHAnsi" w:eastAsiaTheme="minorEastAsia" w:hAnsiTheme="minorHAnsi" w:cstheme="minorBidi"/>
                <w:color w:val="auto"/>
                <w:sz w:val="22"/>
                <w:szCs w:val="22"/>
              </w:rPr>
              <w:tab/>
            </w:r>
            <w:r w:rsidRPr="002E6C51">
              <w:rPr>
                <w:rStyle w:val="Hyperlink"/>
              </w:rPr>
              <w:t>Traffic API Module</w:t>
            </w:r>
            <w:r>
              <w:rPr>
                <w:webHidden/>
              </w:rPr>
              <w:tab/>
            </w:r>
            <w:r>
              <w:rPr>
                <w:webHidden/>
              </w:rPr>
              <w:fldChar w:fldCharType="begin"/>
            </w:r>
            <w:r>
              <w:rPr>
                <w:webHidden/>
              </w:rPr>
              <w:instrText xml:space="preserve"> PAGEREF _Toc477275681 \h </w:instrText>
            </w:r>
            <w:r>
              <w:rPr>
                <w:webHidden/>
              </w:rPr>
            </w:r>
          </w:ins>
          <w:r>
            <w:rPr>
              <w:webHidden/>
            </w:rPr>
            <w:fldChar w:fldCharType="separate"/>
          </w:r>
          <w:ins w:id="225" w:author="Seggelke, Klaus" w:date="2017-03-14T17:12:00Z">
            <w:r>
              <w:rPr>
                <w:webHidden/>
              </w:rPr>
              <w:t>135</w:t>
            </w:r>
            <w:r>
              <w:rPr>
                <w:webHidden/>
              </w:rPr>
              <w:fldChar w:fldCharType="end"/>
            </w:r>
            <w:r w:rsidRPr="002E6C51">
              <w:rPr>
                <w:rStyle w:val="Hyperlink"/>
              </w:rPr>
              <w:fldChar w:fldCharType="end"/>
            </w:r>
          </w:ins>
        </w:p>
        <w:p w:rsidR="00A57497" w:rsidRDefault="00A57497">
          <w:pPr>
            <w:pStyle w:val="TOC1"/>
            <w:rPr>
              <w:ins w:id="226" w:author="Seggelke, Klaus" w:date="2017-03-14T17:12:00Z"/>
              <w:rFonts w:asciiTheme="minorHAnsi" w:eastAsiaTheme="minorEastAsia" w:hAnsiTheme="minorHAnsi" w:cstheme="minorBidi"/>
              <w:color w:val="auto"/>
              <w:sz w:val="22"/>
              <w:szCs w:val="22"/>
            </w:rPr>
          </w:pPr>
          <w:ins w:id="227" w:author="Seggelke, Klaus" w:date="2017-03-14T17:12:00Z">
            <w:r w:rsidRPr="002E6C51">
              <w:rPr>
                <w:rStyle w:val="Hyperlink"/>
              </w:rPr>
              <w:fldChar w:fldCharType="begin"/>
            </w:r>
            <w:r w:rsidRPr="002E6C51">
              <w:rPr>
                <w:rStyle w:val="Hyperlink"/>
              </w:rPr>
              <w:instrText xml:space="preserve"> </w:instrText>
            </w:r>
            <w:r>
              <w:instrText>HYPERLINK \l "_Toc477275682"</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16</w:t>
            </w:r>
            <w:r>
              <w:rPr>
                <w:rFonts w:asciiTheme="minorHAnsi" w:eastAsiaTheme="minorEastAsia" w:hAnsiTheme="minorHAnsi" w:cstheme="minorBidi"/>
                <w:color w:val="auto"/>
                <w:sz w:val="22"/>
                <w:szCs w:val="22"/>
              </w:rPr>
              <w:tab/>
            </w:r>
            <w:r w:rsidRPr="002E6C51">
              <w:rPr>
                <w:rStyle w:val="Hyperlink"/>
              </w:rPr>
              <w:t>Test Case Pseudo Code</w:t>
            </w:r>
            <w:r>
              <w:rPr>
                <w:webHidden/>
              </w:rPr>
              <w:tab/>
            </w:r>
            <w:r>
              <w:rPr>
                <w:webHidden/>
              </w:rPr>
              <w:fldChar w:fldCharType="begin"/>
            </w:r>
            <w:r>
              <w:rPr>
                <w:webHidden/>
              </w:rPr>
              <w:instrText xml:space="preserve"> PAGEREF _Toc477275682 \h </w:instrText>
            </w:r>
            <w:r>
              <w:rPr>
                <w:webHidden/>
              </w:rPr>
            </w:r>
          </w:ins>
          <w:r>
            <w:rPr>
              <w:webHidden/>
            </w:rPr>
            <w:fldChar w:fldCharType="separate"/>
          </w:r>
          <w:ins w:id="228" w:author="Seggelke, Klaus" w:date="2017-03-14T17:12:00Z">
            <w:r>
              <w:rPr>
                <w:webHidden/>
              </w:rPr>
              <w:t>138</w:t>
            </w:r>
            <w:r>
              <w:rPr>
                <w:webHidden/>
              </w:rPr>
              <w:fldChar w:fldCharType="end"/>
            </w:r>
            <w:r w:rsidRPr="002E6C51">
              <w:rPr>
                <w:rStyle w:val="Hyperlink"/>
              </w:rPr>
              <w:fldChar w:fldCharType="end"/>
            </w:r>
          </w:ins>
        </w:p>
        <w:p w:rsidR="00A57497" w:rsidRDefault="00A57497">
          <w:pPr>
            <w:pStyle w:val="TOC2"/>
            <w:tabs>
              <w:tab w:val="left" w:pos="1000"/>
            </w:tabs>
            <w:rPr>
              <w:ins w:id="229" w:author="Seggelke, Klaus" w:date="2017-03-14T17:12:00Z"/>
              <w:rFonts w:asciiTheme="minorHAnsi" w:eastAsiaTheme="minorEastAsia" w:hAnsiTheme="minorHAnsi" w:cstheme="minorBidi"/>
              <w:color w:val="auto"/>
              <w:sz w:val="22"/>
              <w:szCs w:val="22"/>
            </w:rPr>
          </w:pPr>
          <w:ins w:id="230" w:author="Seggelke, Klaus" w:date="2017-03-14T17:12:00Z">
            <w:r w:rsidRPr="002E6C51">
              <w:rPr>
                <w:rStyle w:val="Hyperlink"/>
              </w:rPr>
              <w:fldChar w:fldCharType="begin"/>
            </w:r>
            <w:r w:rsidRPr="002E6C51">
              <w:rPr>
                <w:rStyle w:val="Hyperlink"/>
              </w:rPr>
              <w:instrText xml:space="preserve"> </w:instrText>
            </w:r>
            <w:r>
              <w:instrText>HYPERLINK \l "_Toc477275683"</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16.1</w:t>
            </w:r>
            <w:r>
              <w:rPr>
                <w:rFonts w:asciiTheme="minorHAnsi" w:eastAsiaTheme="minorEastAsia" w:hAnsiTheme="minorHAnsi" w:cstheme="minorBidi"/>
                <w:color w:val="auto"/>
                <w:sz w:val="22"/>
                <w:szCs w:val="22"/>
              </w:rPr>
              <w:tab/>
            </w:r>
            <w:r w:rsidRPr="002E6C51">
              <w:rPr>
                <w:rStyle w:val="Hyperlink"/>
              </w:rPr>
              <w:t>TC.81 Stop a max scale-up/scaled-out VNF instance in state Active under max traffic load</w:t>
            </w:r>
            <w:r>
              <w:rPr>
                <w:webHidden/>
              </w:rPr>
              <w:tab/>
            </w:r>
            <w:r>
              <w:rPr>
                <w:webHidden/>
              </w:rPr>
              <w:fldChar w:fldCharType="begin"/>
            </w:r>
            <w:r>
              <w:rPr>
                <w:webHidden/>
              </w:rPr>
              <w:instrText xml:space="preserve"> PAGEREF _Toc477275683 \h </w:instrText>
            </w:r>
            <w:r>
              <w:rPr>
                <w:webHidden/>
              </w:rPr>
            </w:r>
          </w:ins>
          <w:r>
            <w:rPr>
              <w:webHidden/>
            </w:rPr>
            <w:fldChar w:fldCharType="separate"/>
          </w:r>
          <w:ins w:id="231" w:author="Seggelke, Klaus" w:date="2017-03-14T17:12:00Z">
            <w:r>
              <w:rPr>
                <w:webHidden/>
              </w:rPr>
              <w:t>138</w:t>
            </w:r>
            <w:r>
              <w:rPr>
                <w:webHidden/>
              </w:rPr>
              <w:fldChar w:fldCharType="end"/>
            </w:r>
            <w:r w:rsidRPr="002E6C51">
              <w:rPr>
                <w:rStyle w:val="Hyperlink"/>
              </w:rPr>
              <w:fldChar w:fldCharType="end"/>
            </w:r>
          </w:ins>
        </w:p>
        <w:p w:rsidR="00A57497" w:rsidRDefault="00A57497">
          <w:pPr>
            <w:pStyle w:val="TOC1"/>
            <w:rPr>
              <w:ins w:id="232" w:author="Seggelke, Klaus" w:date="2017-03-14T17:12:00Z"/>
              <w:rFonts w:asciiTheme="minorHAnsi" w:eastAsiaTheme="minorEastAsia" w:hAnsiTheme="minorHAnsi" w:cstheme="minorBidi"/>
              <w:color w:val="auto"/>
              <w:sz w:val="22"/>
              <w:szCs w:val="22"/>
            </w:rPr>
          </w:pPr>
          <w:ins w:id="233" w:author="Seggelke, Klaus" w:date="2017-03-14T17:12:00Z">
            <w:r w:rsidRPr="002E6C51">
              <w:rPr>
                <w:rStyle w:val="Hyperlink"/>
              </w:rPr>
              <w:fldChar w:fldCharType="begin"/>
            </w:r>
            <w:r w:rsidRPr="002E6C51">
              <w:rPr>
                <w:rStyle w:val="Hyperlink"/>
              </w:rPr>
              <w:instrText xml:space="preserve"> </w:instrText>
            </w:r>
            <w:r>
              <w:instrText>HYPERLINK \l "_Toc477275684"</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17</w:t>
            </w:r>
            <w:r>
              <w:rPr>
                <w:rFonts w:asciiTheme="minorHAnsi" w:eastAsiaTheme="minorEastAsia" w:hAnsiTheme="minorHAnsi" w:cstheme="minorBidi"/>
                <w:color w:val="auto"/>
                <w:sz w:val="22"/>
                <w:szCs w:val="22"/>
              </w:rPr>
              <w:tab/>
            </w:r>
            <w:r w:rsidRPr="002E6C51">
              <w:rPr>
                <w:rStyle w:val="Hyperlink"/>
              </w:rPr>
              <w:t>List of all Functions</w:t>
            </w:r>
            <w:r>
              <w:rPr>
                <w:webHidden/>
              </w:rPr>
              <w:tab/>
            </w:r>
            <w:r>
              <w:rPr>
                <w:webHidden/>
              </w:rPr>
              <w:fldChar w:fldCharType="begin"/>
            </w:r>
            <w:r>
              <w:rPr>
                <w:webHidden/>
              </w:rPr>
              <w:instrText xml:space="preserve"> PAGEREF _Toc477275684 \h </w:instrText>
            </w:r>
            <w:r>
              <w:rPr>
                <w:webHidden/>
              </w:rPr>
            </w:r>
          </w:ins>
          <w:r>
            <w:rPr>
              <w:webHidden/>
            </w:rPr>
            <w:fldChar w:fldCharType="separate"/>
          </w:r>
          <w:ins w:id="234" w:author="Seggelke, Klaus" w:date="2017-03-14T17:12:00Z">
            <w:r>
              <w:rPr>
                <w:webHidden/>
              </w:rPr>
              <w:t>143</w:t>
            </w:r>
            <w:r>
              <w:rPr>
                <w:webHidden/>
              </w:rPr>
              <w:fldChar w:fldCharType="end"/>
            </w:r>
            <w:r w:rsidRPr="002E6C51">
              <w:rPr>
                <w:rStyle w:val="Hyperlink"/>
              </w:rPr>
              <w:fldChar w:fldCharType="end"/>
            </w:r>
          </w:ins>
        </w:p>
        <w:p w:rsidR="00A57497" w:rsidRDefault="00A57497">
          <w:pPr>
            <w:pStyle w:val="TOC1"/>
            <w:rPr>
              <w:ins w:id="235" w:author="Seggelke, Klaus" w:date="2017-03-14T17:12:00Z"/>
              <w:rFonts w:asciiTheme="minorHAnsi" w:eastAsiaTheme="minorEastAsia" w:hAnsiTheme="minorHAnsi" w:cstheme="minorBidi"/>
              <w:color w:val="auto"/>
              <w:sz w:val="22"/>
              <w:szCs w:val="22"/>
            </w:rPr>
          </w:pPr>
          <w:ins w:id="236" w:author="Seggelke, Klaus" w:date="2017-03-14T17:12:00Z">
            <w:r w:rsidRPr="002E6C51">
              <w:rPr>
                <w:rStyle w:val="Hyperlink"/>
              </w:rPr>
              <w:fldChar w:fldCharType="begin"/>
            </w:r>
            <w:r w:rsidRPr="002E6C51">
              <w:rPr>
                <w:rStyle w:val="Hyperlink"/>
              </w:rPr>
              <w:instrText xml:space="preserve"> </w:instrText>
            </w:r>
            <w:r>
              <w:instrText>HYPERLINK \l "_Toc477275685"</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18</w:t>
            </w:r>
            <w:r>
              <w:rPr>
                <w:rFonts w:asciiTheme="minorHAnsi" w:eastAsiaTheme="minorEastAsia" w:hAnsiTheme="minorHAnsi" w:cstheme="minorBidi"/>
                <w:color w:val="auto"/>
                <w:sz w:val="22"/>
                <w:szCs w:val="22"/>
              </w:rPr>
              <w:tab/>
            </w:r>
            <w:r w:rsidRPr="002E6C51">
              <w:rPr>
                <w:rStyle w:val="Hyperlink"/>
              </w:rPr>
              <w:t>References</w:t>
            </w:r>
            <w:r>
              <w:rPr>
                <w:webHidden/>
              </w:rPr>
              <w:tab/>
            </w:r>
            <w:r>
              <w:rPr>
                <w:webHidden/>
              </w:rPr>
              <w:fldChar w:fldCharType="begin"/>
            </w:r>
            <w:r>
              <w:rPr>
                <w:webHidden/>
              </w:rPr>
              <w:instrText xml:space="preserve"> PAGEREF _Toc477275685 \h </w:instrText>
            </w:r>
            <w:r>
              <w:rPr>
                <w:webHidden/>
              </w:rPr>
            </w:r>
          </w:ins>
          <w:r>
            <w:rPr>
              <w:webHidden/>
            </w:rPr>
            <w:fldChar w:fldCharType="separate"/>
          </w:r>
          <w:ins w:id="237" w:author="Seggelke, Klaus" w:date="2017-03-14T17:12:00Z">
            <w:r>
              <w:rPr>
                <w:webHidden/>
              </w:rPr>
              <w:t>145</w:t>
            </w:r>
            <w:r>
              <w:rPr>
                <w:webHidden/>
              </w:rPr>
              <w:fldChar w:fldCharType="end"/>
            </w:r>
            <w:r w:rsidRPr="002E6C51">
              <w:rPr>
                <w:rStyle w:val="Hyperlink"/>
              </w:rPr>
              <w:fldChar w:fldCharType="end"/>
            </w:r>
          </w:ins>
        </w:p>
        <w:p w:rsidR="00A57497" w:rsidRDefault="00A57497">
          <w:pPr>
            <w:pStyle w:val="TOC1"/>
            <w:rPr>
              <w:ins w:id="238" w:author="Seggelke, Klaus" w:date="2017-03-14T17:12:00Z"/>
              <w:rFonts w:asciiTheme="minorHAnsi" w:eastAsiaTheme="minorEastAsia" w:hAnsiTheme="minorHAnsi" w:cstheme="minorBidi"/>
              <w:color w:val="auto"/>
              <w:sz w:val="22"/>
              <w:szCs w:val="22"/>
            </w:rPr>
          </w:pPr>
          <w:ins w:id="239" w:author="Seggelke, Klaus" w:date="2017-03-14T17:12:00Z">
            <w:r w:rsidRPr="002E6C51">
              <w:rPr>
                <w:rStyle w:val="Hyperlink"/>
              </w:rPr>
              <w:fldChar w:fldCharType="begin"/>
            </w:r>
            <w:r w:rsidRPr="002E6C51">
              <w:rPr>
                <w:rStyle w:val="Hyperlink"/>
              </w:rPr>
              <w:instrText xml:space="preserve"> </w:instrText>
            </w:r>
            <w:r>
              <w:instrText>HYPERLINK \l "_Toc477275686"</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19</w:t>
            </w:r>
            <w:r>
              <w:rPr>
                <w:rFonts w:asciiTheme="minorHAnsi" w:eastAsiaTheme="minorEastAsia" w:hAnsiTheme="minorHAnsi" w:cstheme="minorBidi"/>
                <w:color w:val="auto"/>
                <w:sz w:val="22"/>
                <w:szCs w:val="22"/>
              </w:rPr>
              <w:tab/>
            </w:r>
            <w:r w:rsidRPr="002E6C51">
              <w:rPr>
                <w:rStyle w:val="Hyperlink"/>
              </w:rPr>
              <w:t>DESIGN CONSIDERATIONS</w:t>
            </w:r>
            <w:r>
              <w:rPr>
                <w:webHidden/>
              </w:rPr>
              <w:tab/>
            </w:r>
            <w:r>
              <w:rPr>
                <w:webHidden/>
              </w:rPr>
              <w:fldChar w:fldCharType="begin"/>
            </w:r>
            <w:r>
              <w:rPr>
                <w:webHidden/>
              </w:rPr>
              <w:instrText xml:space="preserve"> PAGEREF _Toc477275686 \h </w:instrText>
            </w:r>
            <w:r>
              <w:rPr>
                <w:webHidden/>
              </w:rPr>
            </w:r>
          </w:ins>
          <w:r>
            <w:rPr>
              <w:webHidden/>
            </w:rPr>
            <w:fldChar w:fldCharType="separate"/>
          </w:r>
          <w:ins w:id="240" w:author="Seggelke, Klaus" w:date="2017-03-14T17:12:00Z">
            <w:r>
              <w:rPr>
                <w:webHidden/>
              </w:rPr>
              <w:t>146</w:t>
            </w:r>
            <w:r>
              <w:rPr>
                <w:webHidden/>
              </w:rPr>
              <w:fldChar w:fldCharType="end"/>
            </w:r>
            <w:r w:rsidRPr="002E6C51">
              <w:rPr>
                <w:rStyle w:val="Hyperlink"/>
              </w:rPr>
              <w:fldChar w:fldCharType="end"/>
            </w:r>
          </w:ins>
        </w:p>
        <w:p w:rsidR="00A57497" w:rsidRDefault="00A57497">
          <w:pPr>
            <w:pStyle w:val="TOC2"/>
            <w:tabs>
              <w:tab w:val="left" w:pos="1000"/>
            </w:tabs>
            <w:rPr>
              <w:ins w:id="241" w:author="Seggelke, Klaus" w:date="2017-03-14T17:12:00Z"/>
              <w:rFonts w:asciiTheme="minorHAnsi" w:eastAsiaTheme="minorEastAsia" w:hAnsiTheme="minorHAnsi" w:cstheme="minorBidi"/>
              <w:color w:val="auto"/>
              <w:sz w:val="22"/>
              <w:szCs w:val="22"/>
            </w:rPr>
          </w:pPr>
          <w:ins w:id="242" w:author="Seggelke, Klaus" w:date="2017-03-14T17:12:00Z">
            <w:r w:rsidRPr="002E6C51">
              <w:rPr>
                <w:rStyle w:val="Hyperlink"/>
              </w:rPr>
              <w:fldChar w:fldCharType="begin"/>
            </w:r>
            <w:r w:rsidRPr="002E6C51">
              <w:rPr>
                <w:rStyle w:val="Hyperlink"/>
              </w:rPr>
              <w:instrText xml:space="preserve"> </w:instrText>
            </w:r>
            <w:r>
              <w:instrText>HYPERLINK \l "_Toc477275687"</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19.1</w:t>
            </w:r>
            <w:r>
              <w:rPr>
                <w:rFonts w:asciiTheme="minorHAnsi" w:eastAsiaTheme="minorEastAsia" w:hAnsiTheme="minorHAnsi" w:cstheme="minorBidi"/>
                <w:color w:val="auto"/>
                <w:sz w:val="22"/>
                <w:szCs w:val="22"/>
              </w:rPr>
              <w:tab/>
            </w:r>
            <w:r w:rsidRPr="002E6C51">
              <w:rPr>
                <w:rStyle w:val="Hyperlink"/>
              </w:rPr>
              <w:t>Troubleshooting Aids</w:t>
            </w:r>
            <w:r>
              <w:rPr>
                <w:webHidden/>
              </w:rPr>
              <w:tab/>
            </w:r>
            <w:r>
              <w:rPr>
                <w:webHidden/>
              </w:rPr>
              <w:fldChar w:fldCharType="begin"/>
            </w:r>
            <w:r>
              <w:rPr>
                <w:webHidden/>
              </w:rPr>
              <w:instrText xml:space="preserve"> PAGEREF _Toc477275687 \h </w:instrText>
            </w:r>
            <w:r>
              <w:rPr>
                <w:webHidden/>
              </w:rPr>
            </w:r>
          </w:ins>
          <w:r>
            <w:rPr>
              <w:webHidden/>
            </w:rPr>
            <w:fldChar w:fldCharType="separate"/>
          </w:r>
          <w:ins w:id="243" w:author="Seggelke, Klaus" w:date="2017-03-14T17:12:00Z">
            <w:r>
              <w:rPr>
                <w:webHidden/>
              </w:rPr>
              <w:t>146</w:t>
            </w:r>
            <w:r>
              <w:rPr>
                <w:webHidden/>
              </w:rPr>
              <w:fldChar w:fldCharType="end"/>
            </w:r>
            <w:r w:rsidRPr="002E6C51">
              <w:rPr>
                <w:rStyle w:val="Hyperlink"/>
              </w:rPr>
              <w:fldChar w:fldCharType="end"/>
            </w:r>
          </w:ins>
        </w:p>
        <w:p w:rsidR="00A57497" w:rsidRDefault="00A57497">
          <w:pPr>
            <w:pStyle w:val="TOC1"/>
            <w:rPr>
              <w:ins w:id="244" w:author="Seggelke, Klaus" w:date="2017-03-14T17:12:00Z"/>
              <w:rFonts w:asciiTheme="minorHAnsi" w:eastAsiaTheme="minorEastAsia" w:hAnsiTheme="minorHAnsi" w:cstheme="minorBidi"/>
              <w:color w:val="auto"/>
              <w:sz w:val="22"/>
              <w:szCs w:val="22"/>
            </w:rPr>
          </w:pPr>
          <w:ins w:id="245" w:author="Seggelke, Klaus" w:date="2017-03-14T17:12:00Z">
            <w:r w:rsidRPr="002E6C51">
              <w:rPr>
                <w:rStyle w:val="Hyperlink"/>
              </w:rPr>
              <w:fldChar w:fldCharType="begin"/>
            </w:r>
            <w:r w:rsidRPr="002E6C51">
              <w:rPr>
                <w:rStyle w:val="Hyperlink"/>
              </w:rPr>
              <w:instrText xml:space="preserve"> </w:instrText>
            </w:r>
            <w:r>
              <w:instrText>HYPERLINK \l "_Toc477275688"</w:instrText>
            </w:r>
            <w:r w:rsidRPr="002E6C51">
              <w:rPr>
                <w:rStyle w:val="Hyperlink"/>
              </w:rPr>
              <w:instrText xml:space="preserve"> </w:instrText>
            </w:r>
            <w:r w:rsidRPr="002E6C51">
              <w:rPr>
                <w:rStyle w:val="Hyperlink"/>
              </w:rPr>
            </w:r>
            <w:r w:rsidRPr="002E6C51">
              <w:rPr>
                <w:rStyle w:val="Hyperlink"/>
              </w:rPr>
              <w:fldChar w:fldCharType="separate"/>
            </w:r>
            <w:r w:rsidRPr="002E6C51">
              <w:rPr>
                <w:rStyle w:val="Hyperlink"/>
              </w:rPr>
              <w:t>20</w:t>
            </w:r>
            <w:r>
              <w:rPr>
                <w:rFonts w:asciiTheme="minorHAnsi" w:eastAsiaTheme="minorEastAsia" w:hAnsiTheme="minorHAnsi" w:cstheme="minorBidi"/>
                <w:color w:val="auto"/>
                <w:sz w:val="22"/>
                <w:szCs w:val="22"/>
              </w:rPr>
              <w:tab/>
            </w:r>
            <w:r w:rsidRPr="002E6C51">
              <w:rPr>
                <w:rStyle w:val="Hyperlink"/>
              </w:rPr>
              <w:t>Revision history</w:t>
            </w:r>
            <w:r>
              <w:rPr>
                <w:webHidden/>
              </w:rPr>
              <w:tab/>
            </w:r>
            <w:r>
              <w:rPr>
                <w:webHidden/>
              </w:rPr>
              <w:fldChar w:fldCharType="begin"/>
            </w:r>
            <w:r>
              <w:rPr>
                <w:webHidden/>
              </w:rPr>
              <w:instrText xml:space="preserve"> PAGEREF _Toc477275688 \h </w:instrText>
            </w:r>
            <w:r>
              <w:rPr>
                <w:webHidden/>
              </w:rPr>
            </w:r>
          </w:ins>
          <w:r>
            <w:rPr>
              <w:webHidden/>
            </w:rPr>
            <w:fldChar w:fldCharType="separate"/>
          </w:r>
          <w:ins w:id="246" w:author="Seggelke, Klaus" w:date="2017-03-14T17:12:00Z">
            <w:r>
              <w:rPr>
                <w:webHidden/>
              </w:rPr>
              <w:t>147</w:t>
            </w:r>
            <w:r>
              <w:rPr>
                <w:webHidden/>
              </w:rPr>
              <w:fldChar w:fldCharType="end"/>
            </w:r>
            <w:r w:rsidRPr="002E6C51">
              <w:rPr>
                <w:rStyle w:val="Hyperlink"/>
              </w:rPr>
              <w:fldChar w:fldCharType="end"/>
            </w:r>
          </w:ins>
        </w:p>
        <w:p w:rsidR="000206EB" w:rsidDel="00A57497" w:rsidRDefault="000206EB">
          <w:pPr>
            <w:pStyle w:val="TOC1"/>
            <w:rPr>
              <w:del w:id="247" w:author="Seggelke, Klaus" w:date="2017-03-14T17:12:00Z"/>
              <w:rFonts w:asciiTheme="minorHAnsi" w:eastAsiaTheme="minorEastAsia" w:hAnsiTheme="minorHAnsi" w:cstheme="minorBidi"/>
              <w:color w:val="auto"/>
              <w:sz w:val="22"/>
              <w:szCs w:val="22"/>
            </w:rPr>
          </w:pPr>
          <w:del w:id="248" w:author="Seggelke, Klaus" w:date="2017-03-14T17:12:00Z">
            <w:r w:rsidRPr="00A57497" w:rsidDel="00A57497">
              <w:rPr>
                <w:rFonts w:cs="Arial"/>
                <w:sz w:val="22"/>
                <w:rPrChange w:id="249" w:author="Seggelke, Klaus" w:date="2017-03-14T17:12:00Z">
                  <w:rPr>
                    <w:rStyle w:val="Hyperlink"/>
                  </w:rPr>
                </w:rPrChange>
              </w:rPr>
              <w:delText>1</w:delText>
            </w:r>
            <w:r w:rsidDel="00A57497">
              <w:rPr>
                <w:rFonts w:asciiTheme="minorHAnsi" w:eastAsiaTheme="minorEastAsia" w:hAnsiTheme="minorHAnsi" w:cstheme="minorBidi"/>
                <w:color w:val="auto"/>
                <w:sz w:val="22"/>
                <w:szCs w:val="22"/>
              </w:rPr>
              <w:tab/>
            </w:r>
            <w:r w:rsidRPr="00A57497" w:rsidDel="00A57497">
              <w:rPr>
                <w:rFonts w:cs="Arial"/>
                <w:sz w:val="22"/>
                <w:rPrChange w:id="250" w:author="Seggelke, Klaus" w:date="2017-03-14T17:12:00Z">
                  <w:rPr>
                    <w:rStyle w:val="Hyperlink"/>
                  </w:rPr>
                </w:rPrChange>
              </w:rPr>
              <w:delText>Table of Contents</w:delText>
            </w:r>
            <w:r w:rsidDel="00A57497">
              <w:rPr>
                <w:webHidden/>
              </w:rPr>
              <w:tab/>
              <w:delText>i</w:delText>
            </w:r>
          </w:del>
        </w:p>
        <w:p w:rsidR="000206EB" w:rsidDel="00A57497" w:rsidRDefault="000206EB">
          <w:pPr>
            <w:pStyle w:val="TOC1"/>
            <w:rPr>
              <w:del w:id="251" w:author="Seggelke, Klaus" w:date="2017-03-14T17:12:00Z"/>
              <w:rFonts w:asciiTheme="minorHAnsi" w:eastAsiaTheme="minorEastAsia" w:hAnsiTheme="minorHAnsi" w:cstheme="minorBidi"/>
              <w:color w:val="auto"/>
              <w:sz w:val="22"/>
              <w:szCs w:val="22"/>
            </w:rPr>
          </w:pPr>
          <w:del w:id="252" w:author="Seggelke, Klaus" w:date="2017-03-14T17:12:00Z">
            <w:r w:rsidRPr="00A57497" w:rsidDel="00A57497">
              <w:rPr>
                <w:rFonts w:cs="Arial"/>
                <w:sz w:val="22"/>
                <w:rPrChange w:id="253" w:author="Seggelke, Klaus" w:date="2017-03-14T17:12:00Z">
                  <w:rPr>
                    <w:rStyle w:val="Hyperlink"/>
                  </w:rPr>
                </w:rPrChange>
              </w:rPr>
              <w:delText>2</w:delText>
            </w:r>
            <w:r w:rsidDel="00A57497">
              <w:rPr>
                <w:rFonts w:asciiTheme="minorHAnsi" w:eastAsiaTheme="minorEastAsia" w:hAnsiTheme="minorHAnsi" w:cstheme="minorBidi"/>
                <w:color w:val="auto"/>
                <w:sz w:val="22"/>
                <w:szCs w:val="22"/>
              </w:rPr>
              <w:tab/>
            </w:r>
            <w:r w:rsidRPr="00A57497" w:rsidDel="00A57497">
              <w:rPr>
                <w:rFonts w:cs="Arial"/>
                <w:sz w:val="22"/>
                <w:rPrChange w:id="254" w:author="Seggelke, Klaus" w:date="2017-03-14T17:12:00Z">
                  <w:rPr>
                    <w:rStyle w:val="Hyperlink"/>
                  </w:rPr>
                </w:rPrChange>
              </w:rPr>
              <w:delText>Introduction</w:delText>
            </w:r>
            <w:r w:rsidDel="00A57497">
              <w:rPr>
                <w:webHidden/>
              </w:rPr>
              <w:tab/>
              <w:delText>4</w:delText>
            </w:r>
          </w:del>
        </w:p>
        <w:p w:rsidR="000206EB" w:rsidDel="00A57497" w:rsidRDefault="000206EB">
          <w:pPr>
            <w:pStyle w:val="TOC2"/>
            <w:tabs>
              <w:tab w:val="left" w:pos="800"/>
            </w:tabs>
            <w:rPr>
              <w:del w:id="255" w:author="Seggelke, Klaus" w:date="2017-03-14T17:12:00Z"/>
              <w:rFonts w:asciiTheme="minorHAnsi" w:eastAsiaTheme="minorEastAsia" w:hAnsiTheme="minorHAnsi" w:cstheme="minorBidi"/>
              <w:color w:val="auto"/>
              <w:sz w:val="22"/>
              <w:szCs w:val="22"/>
            </w:rPr>
          </w:pPr>
          <w:del w:id="256" w:author="Seggelke, Klaus" w:date="2017-03-14T17:12:00Z">
            <w:r w:rsidRPr="00A57497" w:rsidDel="00A57497">
              <w:rPr>
                <w:rFonts w:cs="Arial"/>
                <w:sz w:val="22"/>
                <w:rPrChange w:id="257" w:author="Seggelke, Klaus" w:date="2017-03-14T17:12:00Z">
                  <w:rPr>
                    <w:rStyle w:val="Hyperlink"/>
                  </w:rPr>
                </w:rPrChange>
              </w:rPr>
              <w:delText>2.1</w:delText>
            </w:r>
            <w:r w:rsidDel="00A57497">
              <w:rPr>
                <w:rFonts w:asciiTheme="minorHAnsi" w:eastAsiaTheme="minorEastAsia" w:hAnsiTheme="minorHAnsi" w:cstheme="minorBidi"/>
                <w:color w:val="auto"/>
                <w:sz w:val="22"/>
                <w:szCs w:val="22"/>
              </w:rPr>
              <w:tab/>
            </w:r>
            <w:r w:rsidRPr="00A57497" w:rsidDel="00A57497">
              <w:rPr>
                <w:rFonts w:cs="Arial"/>
                <w:sz w:val="22"/>
                <w:rPrChange w:id="258" w:author="Seggelke, Klaus" w:date="2017-03-14T17:12:00Z">
                  <w:rPr>
                    <w:rStyle w:val="Hyperlink"/>
                  </w:rPr>
                </w:rPrChange>
              </w:rPr>
              <w:delText>Overview</w:delText>
            </w:r>
            <w:r w:rsidDel="00A57497">
              <w:rPr>
                <w:webHidden/>
              </w:rPr>
              <w:tab/>
              <w:delText>4</w:delText>
            </w:r>
          </w:del>
        </w:p>
        <w:p w:rsidR="000206EB" w:rsidDel="00A57497" w:rsidRDefault="000206EB">
          <w:pPr>
            <w:pStyle w:val="TOC2"/>
            <w:tabs>
              <w:tab w:val="left" w:pos="800"/>
            </w:tabs>
            <w:rPr>
              <w:del w:id="259" w:author="Seggelke, Klaus" w:date="2017-03-14T17:12:00Z"/>
              <w:rFonts w:asciiTheme="minorHAnsi" w:eastAsiaTheme="minorEastAsia" w:hAnsiTheme="minorHAnsi" w:cstheme="minorBidi"/>
              <w:color w:val="auto"/>
              <w:sz w:val="22"/>
              <w:szCs w:val="22"/>
            </w:rPr>
          </w:pPr>
          <w:del w:id="260" w:author="Seggelke, Klaus" w:date="2017-03-14T17:12:00Z">
            <w:r w:rsidRPr="00A57497" w:rsidDel="00A57497">
              <w:rPr>
                <w:rFonts w:cs="Arial"/>
                <w:sz w:val="22"/>
                <w:rPrChange w:id="261" w:author="Seggelke, Klaus" w:date="2017-03-14T17:12:00Z">
                  <w:rPr>
                    <w:rStyle w:val="Hyperlink"/>
                  </w:rPr>
                </w:rPrChange>
              </w:rPr>
              <w:delText>2.2</w:delText>
            </w:r>
            <w:r w:rsidDel="00A57497">
              <w:rPr>
                <w:rFonts w:asciiTheme="minorHAnsi" w:eastAsiaTheme="minorEastAsia" w:hAnsiTheme="minorHAnsi" w:cstheme="minorBidi"/>
                <w:color w:val="auto"/>
                <w:sz w:val="22"/>
                <w:szCs w:val="22"/>
              </w:rPr>
              <w:tab/>
            </w:r>
            <w:r w:rsidRPr="00A57497" w:rsidDel="00A57497">
              <w:rPr>
                <w:rFonts w:cs="Arial"/>
                <w:sz w:val="22"/>
                <w:rPrChange w:id="262" w:author="Seggelke, Klaus" w:date="2017-03-14T17:12:00Z">
                  <w:rPr>
                    <w:rStyle w:val="Hyperlink"/>
                  </w:rPr>
                </w:rPrChange>
              </w:rPr>
              <w:delText>Objectives</w:delText>
            </w:r>
            <w:r w:rsidDel="00A57497">
              <w:rPr>
                <w:webHidden/>
              </w:rPr>
              <w:tab/>
              <w:delText>6</w:delText>
            </w:r>
          </w:del>
        </w:p>
        <w:p w:rsidR="000206EB" w:rsidDel="00A57497" w:rsidRDefault="000206EB">
          <w:pPr>
            <w:pStyle w:val="TOC2"/>
            <w:tabs>
              <w:tab w:val="left" w:pos="800"/>
            </w:tabs>
            <w:rPr>
              <w:del w:id="263" w:author="Seggelke, Klaus" w:date="2017-03-14T17:12:00Z"/>
              <w:rFonts w:asciiTheme="minorHAnsi" w:eastAsiaTheme="minorEastAsia" w:hAnsiTheme="minorHAnsi" w:cstheme="minorBidi"/>
              <w:color w:val="auto"/>
              <w:sz w:val="22"/>
              <w:szCs w:val="22"/>
            </w:rPr>
          </w:pPr>
          <w:del w:id="264" w:author="Seggelke, Klaus" w:date="2017-03-14T17:12:00Z">
            <w:r w:rsidRPr="00A57497" w:rsidDel="00A57497">
              <w:rPr>
                <w:rFonts w:cs="Arial"/>
                <w:sz w:val="22"/>
                <w:rPrChange w:id="265" w:author="Seggelke, Klaus" w:date="2017-03-14T17:12:00Z">
                  <w:rPr>
                    <w:rStyle w:val="Hyperlink"/>
                  </w:rPr>
                </w:rPrChange>
              </w:rPr>
              <w:delText>2.3</w:delText>
            </w:r>
            <w:r w:rsidDel="00A57497">
              <w:rPr>
                <w:rFonts w:asciiTheme="minorHAnsi" w:eastAsiaTheme="minorEastAsia" w:hAnsiTheme="minorHAnsi" w:cstheme="minorBidi"/>
                <w:color w:val="auto"/>
                <w:sz w:val="22"/>
                <w:szCs w:val="22"/>
              </w:rPr>
              <w:tab/>
            </w:r>
            <w:r w:rsidRPr="00A57497" w:rsidDel="00A57497">
              <w:rPr>
                <w:rFonts w:cs="Arial"/>
                <w:sz w:val="22"/>
                <w:rPrChange w:id="266" w:author="Seggelke, Klaus" w:date="2017-03-14T17:12:00Z">
                  <w:rPr>
                    <w:rStyle w:val="Hyperlink"/>
                  </w:rPr>
                </w:rPrChange>
              </w:rPr>
              <w:delText>Test bed setup</w:delText>
            </w:r>
            <w:r w:rsidDel="00A57497">
              <w:rPr>
                <w:webHidden/>
              </w:rPr>
              <w:tab/>
              <w:delText>7</w:delText>
            </w:r>
          </w:del>
        </w:p>
        <w:p w:rsidR="000206EB" w:rsidDel="00A57497" w:rsidRDefault="000206EB">
          <w:pPr>
            <w:pStyle w:val="TOC3"/>
            <w:rPr>
              <w:del w:id="267" w:author="Seggelke, Klaus" w:date="2017-03-14T17:12:00Z"/>
              <w:rFonts w:asciiTheme="minorHAnsi" w:eastAsiaTheme="minorEastAsia" w:hAnsiTheme="minorHAnsi" w:cstheme="minorBidi"/>
              <w:noProof/>
              <w:color w:val="auto"/>
            </w:rPr>
          </w:pPr>
          <w:del w:id="268" w:author="Seggelke, Klaus" w:date="2017-03-14T17:12:00Z">
            <w:r w:rsidRPr="00A57497" w:rsidDel="00A57497">
              <w:rPr>
                <w:noProof/>
                <w:rPrChange w:id="269" w:author="Seggelke, Klaus" w:date="2017-03-14T17:12:00Z">
                  <w:rPr>
                    <w:rStyle w:val="Hyperlink"/>
                  </w:rPr>
                </w:rPrChange>
              </w:rPr>
              <w:delText>2.3.1</w:delText>
            </w:r>
            <w:r w:rsidDel="00A57497">
              <w:rPr>
                <w:rFonts w:asciiTheme="minorHAnsi" w:eastAsiaTheme="minorEastAsia" w:hAnsiTheme="minorHAnsi" w:cstheme="minorBidi"/>
                <w:noProof/>
                <w:color w:val="auto"/>
              </w:rPr>
              <w:tab/>
            </w:r>
            <w:r w:rsidRPr="00A57497" w:rsidDel="00A57497">
              <w:rPr>
                <w:noProof/>
                <w:rPrChange w:id="270" w:author="Seggelke, Klaus" w:date="2017-03-14T17:12:00Z">
                  <w:rPr>
                    <w:rStyle w:val="Hyperlink"/>
                  </w:rPr>
                </w:rPrChange>
              </w:rPr>
              <w:delText>Single Transient VNF</w:delText>
            </w:r>
            <w:r w:rsidDel="00A57497">
              <w:rPr>
                <w:noProof/>
                <w:webHidden/>
              </w:rPr>
              <w:tab/>
              <w:delText>7</w:delText>
            </w:r>
          </w:del>
        </w:p>
        <w:p w:rsidR="000206EB" w:rsidDel="00A57497" w:rsidRDefault="000206EB">
          <w:pPr>
            <w:pStyle w:val="TOC3"/>
            <w:rPr>
              <w:del w:id="271" w:author="Seggelke, Klaus" w:date="2017-03-14T17:12:00Z"/>
              <w:rFonts w:asciiTheme="minorHAnsi" w:eastAsiaTheme="minorEastAsia" w:hAnsiTheme="minorHAnsi" w:cstheme="minorBidi"/>
              <w:noProof/>
              <w:color w:val="auto"/>
            </w:rPr>
          </w:pPr>
          <w:del w:id="272" w:author="Seggelke, Klaus" w:date="2017-03-14T17:12:00Z">
            <w:r w:rsidRPr="00A57497" w:rsidDel="00A57497">
              <w:rPr>
                <w:noProof/>
                <w:rPrChange w:id="273" w:author="Seggelke, Klaus" w:date="2017-03-14T17:12:00Z">
                  <w:rPr>
                    <w:rStyle w:val="Hyperlink"/>
                  </w:rPr>
                </w:rPrChange>
              </w:rPr>
              <w:delText>2.3.2</w:delText>
            </w:r>
            <w:r w:rsidDel="00A57497">
              <w:rPr>
                <w:rFonts w:asciiTheme="minorHAnsi" w:eastAsiaTheme="minorEastAsia" w:hAnsiTheme="minorHAnsi" w:cstheme="minorBidi"/>
                <w:noProof/>
                <w:color w:val="auto"/>
              </w:rPr>
              <w:tab/>
            </w:r>
            <w:r w:rsidRPr="00A57497" w:rsidDel="00A57497">
              <w:rPr>
                <w:noProof/>
                <w:rPrChange w:id="274" w:author="Seggelke, Klaus" w:date="2017-03-14T17:12:00Z">
                  <w:rPr>
                    <w:rStyle w:val="Hyperlink"/>
                  </w:rPr>
                </w:rPrChange>
              </w:rPr>
              <w:delText>Multi Transient VNF</w:delText>
            </w:r>
            <w:r w:rsidDel="00A57497">
              <w:rPr>
                <w:noProof/>
                <w:webHidden/>
              </w:rPr>
              <w:tab/>
              <w:delText>8</w:delText>
            </w:r>
          </w:del>
        </w:p>
        <w:p w:rsidR="000206EB" w:rsidDel="00A57497" w:rsidRDefault="000206EB">
          <w:pPr>
            <w:pStyle w:val="TOC3"/>
            <w:rPr>
              <w:del w:id="275" w:author="Seggelke, Klaus" w:date="2017-03-14T17:12:00Z"/>
              <w:rFonts w:asciiTheme="minorHAnsi" w:eastAsiaTheme="minorEastAsia" w:hAnsiTheme="minorHAnsi" w:cstheme="minorBidi"/>
              <w:noProof/>
              <w:color w:val="auto"/>
            </w:rPr>
          </w:pPr>
          <w:del w:id="276" w:author="Seggelke, Klaus" w:date="2017-03-14T17:12:00Z">
            <w:r w:rsidRPr="00A57497" w:rsidDel="00A57497">
              <w:rPr>
                <w:noProof/>
                <w:rPrChange w:id="277" w:author="Seggelke, Klaus" w:date="2017-03-14T17:12:00Z">
                  <w:rPr>
                    <w:rStyle w:val="Hyperlink"/>
                  </w:rPr>
                </w:rPrChange>
              </w:rPr>
              <w:delText>2.3.3</w:delText>
            </w:r>
            <w:r w:rsidDel="00A57497">
              <w:rPr>
                <w:rFonts w:asciiTheme="minorHAnsi" w:eastAsiaTheme="minorEastAsia" w:hAnsiTheme="minorHAnsi" w:cstheme="minorBidi"/>
                <w:noProof/>
                <w:color w:val="auto"/>
              </w:rPr>
              <w:tab/>
            </w:r>
            <w:r w:rsidRPr="00A57497" w:rsidDel="00A57497">
              <w:rPr>
                <w:noProof/>
                <w:rPrChange w:id="278" w:author="Seggelke, Klaus" w:date="2017-03-14T17:12:00Z">
                  <w:rPr>
                    <w:rStyle w:val="Hyperlink"/>
                  </w:rPr>
                </w:rPrChange>
              </w:rPr>
              <w:delText>Server based VNF</w:delText>
            </w:r>
            <w:r w:rsidDel="00A57497">
              <w:rPr>
                <w:noProof/>
                <w:webHidden/>
              </w:rPr>
              <w:tab/>
              <w:delText>9</w:delText>
            </w:r>
          </w:del>
        </w:p>
        <w:p w:rsidR="000206EB" w:rsidDel="00A57497" w:rsidRDefault="000206EB">
          <w:pPr>
            <w:pStyle w:val="TOC3"/>
            <w:rPr>
              <w:del w:id="279" w:author="Seggelke, Klaus" w:date="2017-03-14T17:12:00Z"/>
              <w:rFonts w:asciiTheme="minorHAnsi" w:eastAsiaTheme="minorEastAsia" w:hAnsiTheme="minorHAnsi" w:cstheme="minorBidi"/>
              <w:noProof/>
              <w:color w:val="auto"/>
            </w:rPr>
          </w:pPr>
          <w:del w:id="280" w:author="Seggelke, Klaus" w:date="2017-03-14T17:12:00Z">
            <w:r w:rsidRPr="00A57497" w:rsidDel="00A57497">
              <w:rPr>
                <w:noProof/>
                <w:rPrChange w:id="281" w:author="Seggelke, Klaus" w:date="2017-03-14T17:12:00Z">
                  <w:rPr>
                    <w:rStyle w:val="Hyperlink"/>
                  </w:rPr>
                </w:rPrChange>
              </w:rPr>
              <w:delText>2.3.4</w:delText>
            </w:r>
            <w:r w:rsidDel="00A57497">
              <w:rPr>
                <w:rFonts w:asciiTheme="minorHAnsi" w:eastAsiaTheme="minorEastAsia" w:hAnsiTheme="minorHAnsi" w:cstheme="minorBidi"/>
                <w:noProof/>
                <w:color w:val="auto"/>
              </w:rPr>
              <w:tab/>
            </w:r>
            <w:r w:rsidRPr="00A57497" w:rsidDel="00A57497">
              <w:rPr>
                <w:noProof/>
                <w:rPrChange w:id="282" w:author="Seggelke, Klaus" w:date="2017-03-14T17:12:00Z">
                  <w:rPr>
                    <w:rStyle w:val="Hyperlink"/>
                  </w:rPr>
                </w:rPrChange>
              </w:rPr>
              <w:delText>VNF Lifecycle Verification Architecture</w:delText>
            </w:r>
            <w:r w:rsidDel="00A57497">
              <w:rPr>
                <w:noProof/>
                <w:webHidden/>
              </w:rPr>
              <w:tab/>
              <w:delText>9</w:delText>
            </w:r>
          </w:del>
        </w:p>
        <w:p w:rsidR="000206EB" w:rsidDel="00A57497" w:rsidRDefault="000206EB">
          <w:pPr>
            <w:pStyle w:val="TOC1"/>
            <w:rPr>
              <w:del w:id="283" w:author="Seggelke, Klaus" w:date="2017-03-14T17:12:00Z"/>
              <w:rFonts w:asciiTheme="minorHAnsi" w:eastAsiaTheme="minorEastAsia" w:hAnsiTheme="minorHAnsi" w:cstheme="minorBidi"/>
              <w:color w:val="auto"/>
              <w:sz w:val="22"/>
              <w:szCs w:val="22"/>
            </w:rPr>
          </w:pPr>
          <w:del w:id="284" w:author="Seggelke, Klaus" w:date="2017-03-14T17:12:00Z">
            <w:r w:rsidRPr="00A57497" w:rsidDel="00A57497">
              <w:rPr>
                <w:rFonts w:cs="Arial"/>
                <w:sz w:val="22"/>
                <w:rPrChange w:id="285" w:author="Seggelke, Klaus" w:date="2017-03-14T17:12:00Z">
                  <w:rPr>
                    <w:rStyle w:val="Hyperlink"/>
                  </w:rPr>
                </w:rPrChange>
              </w:rPr>
              <w:delText>3</w:delText>
            </w:r>
            <w:r w:rsidDel="00A57497">
              <w:rPr>
                <w:rFonts w:asciiTheme="minorHAnsi" w:eastAsiaTheme="minorEastAsia" w:hAnsiTheme="minorHAnsi" w:cstheme="minorBidi"/>
                <w:color w:val="auto"/>
                <w:sz w:val="22"/>
                <w:szCs w:val="22"/>
              </w:rPr>
              <w:tab/>
            </w:r>
            <w:r w:rsidRPr="00A57497" w:rsidDel="00A57497">
              <w:rPr>
                <w:rFonts w:cs="Arial"/>
                <w:sz w:val="22"/>
                <w:rPrChange w:id="286" w:author="Seggelke, Klaus" w:date="2017-03-14T17:12:00Z">
                  <w:rPr>
                    <w:rStyle w:val="Hyperlink"/>
                  </w:rPr>
                </w:rPrChange>
              </w:rPr>
              <w:delText>VNF Descriptor</w:delText>
            </w:r>
            <w:r w:rsidDel="00A57497">
              <w:rPr>
                <w:webHidden/>
              </w:rPr>
              <w:tab/>
              <w:delText>11</w:delText>
            </w:r>
          </w:del>
        </w:p>
        <w:p w:rsidR="000206EB" w:rsidDel="00A57497" w:rsidRDefault="000206EB">
          <w:pPr>
            <w:pStyle w:val="TOC2"/>
            <w:tabs>
              <w:tab w:val="left" w:pos="800"/>
            </w:tabs>
            <w:rPr>
              <w:del w:id="287" w:author="Seggelke, Klaus" w:date="2017-03-14T17:12:00Z"/>
              <w:rFonts w:asciiTheme="minorHAnsi" w:eastAsiaTheme="minorEastAsia" w:hAnsiTheme="minorHAnsi" w:cstheme="minorBidi"/>
              <w:color w:val="auto"/>
              <w:sz w:val="22"/>
              <w:szCs w:val="22"/>
            </w:rPr>
          </w:pPr>
          <w:del w:id="288" w:author="Seggelke, Klaus" w:date="2017-03-14T17:12:00Z">
            <w:r w:rsidRPr="00A57497" w:rsidDel="00A57497">
              <w:rPr>
                <w:rFonts w:cs="Arial"/>
                <w:sz w:val="22"/>
                <w:rPrChange w:id="289" w:author="Seggelke, Klaus" w:date="2017-03-14T17:12:00Z">
                  <w:rPr>
                    <w:rStyle w:val="Hyperlink"/>
                  </w:rPr>
                </w:rPrChange>
              </w:rPr>
              <w:delText>3.1</w:delText>
            </w:r>
            <w:r w:rsidDel="00A57497">
              <w:rPr>
                <w:rFonts w:asciiTheme="minorHAnsi" w:eastAsiaTheme="minorEastAsia" w:hAnsiTheme="minorHAnsi" w:cstheme="minorBidi"/>
                <w:color w:val="auto"/>
                <w:sz w:val="22"/>
                <w:szCs w:val="22"/>
              </w:rPr>
              <w:tab/>
            </w:r>
            <w:r w:rsidRPr="00A57497" w:rsidDel="00A57497">
              <w:rPr>
                <w:rFonts w:cs="Arial"/>
                <w:sz w:val="22"/>
                <w:rPrChange w:id="290" w:author="Seggelke, Klaus" w:date="2017-03-14T17:12:00Z">
                  <w:rPr>
                    <w:rStyle w:val="Hyperlink"/>
                  </w:rPr>
                </w:rPrChange>
              </w:rPr>
              <w:delText>VNFD Base Unit</w:delText>
            </w:r>
            <w:r w:rsidDel="00A57497">
              <w:rPr>
                <w:webHidden/>
              </w:rPr>
              <w:tab/>
              <w:delText>14</w:delText>
            </w:r>
          </w:del>
        </w:p>
        <w:p w:rsidR="000206EB" w:rsidDel="00A57497" w:rsidRDefault="000206EB">
          <w:pPr>
            <w:pStyle w:val="TOC2"/>
            <w:tabs>
              <w:tab w:val="left" w:pos="800"/>
            </w:tabs>
            <w:rPr>
              <w:del w:id="291" w:author="Seggelke, Klaus" w:date="2017-03-14T17:12:00Z"/>
              <w:rFonts w:asciiTheme="minorHAnsi" w:eastAsiaTheme="minorEastAsia" w:hAnsiTheme="minorHAnsi" w:cstheme="minorBidi"/>
              <w:color w:val="auto"/>
              <w:sz w:val="22"/>
              <w:szCs w:val="22"/>
            </w:rPr>
          </w:pPr>
          <w:del w:id="292" w:author="Seggelke, Klaus" w:date="2017-03-14T17:12:00Z">
            <w:r w:rsidRPr="00A57497" w:rsidDel="00A57497">
              <w:rPr>
                <w:rFonts w:cs="Arial"/>
                <w:sz w:val="22"/>
                <w:rPrChange w:id="293" w:author="Seggelke, Klaus" w:date="2017-03-14T17:12:00Z">
                  <w:rPr>
                    <w:rStyle w:val="Hyperlink"/>
                  </w:rPr>
                </w:rPrChange>
              </w:rPr>
              <w:delText>3.2</w:delText>
            </w:r>
            <w:r w:rsidDel="00A57497">
              <w:rPr>
                <w:rFonts w:asciiTheme="minorHAnsi" w:eastAsiaTheme="minorEastAsia" w:hAnsiTheme="minorHAnsi" w:cstheme="minorBidi"/>
                <w:color w:val="auto"/>
                <w:sz w:val="22"/>
                <w:szCs w:val="22"/>
              </w:rPr>
              <w:tab/>
            </w:r>
            <w:r w:rsidRPr="00A57497" w:rsidDel="00A57497">
              <w:rPr>
                <w:rFonts w:cs="Arial"/>
                <w:sz w:val="22"/>
                <w:rPrChange w:id="294" w:author="Seggelke, Klaus" w:date="2017-03-14T17:12:00Z">
                  <w:rPr>
                    <w:rStyle w:val="Hyperlink"/>
                  </w:rPr>
                </w:rPrChange>
              </w:rPr>
              <w:delText>VNFD Virtual Deployment Unit (VDU)</w:delText>
            </w:r>
            <w:r w:rsidDel="00A57497">
              <w:rPr>
                <w:webHidden/>
              </w:rPr>
              <w:tab/>
              <w:delText>15</w:delText>
            </w:r>
          </w:del>
        </w:p>
        <w:p w:rsidR="000206EB" w:rsidDel="00A57497" w:rsidRDefault="000206EB">
          <w:pPr>
            <w:pStyle w:val="TOC3"/>
            <w:rPr>
              <w:del w:id="295" w:author="Seggelke, Klaus" w:date="2017-03-14T17:12:00Z"/>
              <w:rFonts w:asciiTheme="minorHAnsi" w:eastAsiaTheme="minorEastAsia" w:hAnsiTheme="minorHAnsi" w:cstheme="minorBidi"/>
              <w:noProof/>
              <w:color w:val="auto"/>
            </w:rPr>
          </w:pPr>
          <w:del w:id="296" w:author="Seggelke, Klaus" w:date="2017-03-14T17:12:00Z">
            <w:r w:rsidRPr="00A57497" w:rsidDel="00A57497">
              <w:rPr>
                <w:noProof/>
                <w:rPrChange w:id="297" w:author="Seggelke, Klaus" w:date="2017-03-14T17:12:00Z">
                  <w:rPr>
                    <w:rStyle w:val="Hyperlink"/>
                  </w:rPr>
                </w:rPrChange>
              </w:rPr>
              <w:delText>3.2.1</w:delText>
            </w:r>
            <w:r w:rsidDel="00A57497">
              <w:rPr>
                <w:rFonts w:asciiTheme="minorHAnsi" w:eastAsiaTheme="minorEastAsia" w:hAnsiTheme="minorHAnsi" w:cstheme="minorBidi"/>
                <w:noProof/>
                <w:color w:val="auto"/>
              </w:rPr>
              <w:tab/>
            </w:r>
            <w:r w:rsidRPr="00A57497" w:rsidDel="00A57497">
              <w:rPr>
                <w:noProof/>
                <w:rPrChange w:id="298" w:author="Seggelke, Klaus" w:date="2017-03-14T17:12:00Z">
                  <w:rPr>
                    <w:rStyle w:val="Hyperlink"/>
                  </w:rPr>
                </w:rPrChange>
              </w:rPr>
              <w:delText>VNFD:VDU Base Unit</w:delText>
            </w:r>
            <w:r w:rsidDel="00A57497">
              <w:rPr>
                <w:noProof/>
                <w:webHidden/>
              </w:rPr>
              <w:tab/>
              <w:delText>16</w:delText>
            </w:r>
          </w:del>
        </w:p>
        <w:p w:rsidR="000206EB" w:rsidDel="00A57497" w:rsidRDefault="000206EB">
          <w:pPr>
            <w:pStyle w:val="TOC3"/>
            <w:rPr>
              <w:del w:id="299" w:author="Seggelke, Klaus" w:date="2017-03-14T17:12:00Z"/>
              <w:rFonts w:asciiTheme="minorHAnsi" w:eastAsiaTheme="minorEastAsia" w:hAnsiTheme="minorHAnsi" w:cstheme="minorBidi"/>
              <w:noProof/>
              <w:color w:val="auto"/>
            </w:rPr>
          </w:pPr>
          <w:del w:id="300" w:author="Seggelke, Klaus" w:date="2017-03-14T17:12:00Z">
            <w:r w:rsidRPr="00A57497" w:rsidDel="00A57497">
              <w:rPr>
                <w:noProof/>
                <w:rPrChange w:id="301" w:author="Seggelke, Klaus" w:date="2017-03-14T17:12:00Z">
                  <w:rPr>
                    <w:rStyle w:val="Hyperlink"/>
                  </w:rPr>
                </w:rPrChange>
              </w:rPr>
              <w:delText>3.2.2</w:delText>
            </w:r>
            <w:r w:rsidDel="00A57497">
              <w:rPr>
                <w:rFonts w:asciiTheme="minorHAnsi" w:eastAsiaTheme="minorEastAsia" w:hAnsiTheme="minorHAnsi" w:cstheme="minorBidi"/>
                <w:noProof/>
                <w:color w:val="auto"/>
              </w:rPr>
              <w:tab/>
            </w:r>
            <w:r w:rsidRPr="00A57497" w:rsidDel="00A57497">
              <w:rPr>
                <w:noProof/>
                <w:rPrChange w:id="302" w:author="Seggelke, Klaus" w:date="2017-03-14T17:12:00Z">
                  <w:rPr>
                    <w:rStyle w:val="Hyperlink"/>
                  </w:rPr>
                </w:rPrChange>
              </w:rPr>
              <w:delText>VNFD:VDU VNFC Elements</w:delText>
            </w:r>
            <w:r w:rsidDel="00A57497">
              <w:rPr>
                <w:noProof/>
                <w:webHidden/>
              </w:rPr>
              <w:tab/>
              <w:delText>16</w:delText>
            </w:r>
          </w:del>
        </w:p>
        <w:p w:rsidR="000206EB" w:rsidDel="00A57497" w:rsidRDefault="000206EB">
          <w:pPr>
            <w:pStyle w:val="TOC3"/>
            <w:rPr>
              <w:del w:id="303" w:author="Seggelke, Klaus" w:date="2017-03-14T17:12:00Z"/>
              <w:rFonts w:asciiTheme="minorHAnsi" w:eastAsiaTheme="minorEastAsia" w:hAnsiTheme="minorHAnsi" w:cstheme="minorBidi"/>
              <w:noProof/>
              <w:color w:val="auto"/>
            </w:rPr>
          </w:pPr>
          <w:del w:id="304" w:author="Seggelke, Klaus" w:date="2017-03-14T17:12:00Z">
            <w:r w:rsidRPr="00A57497" w:rsidDel="00A57497">
              <w:rPr>
                <w:noProof/>
                <w:rPrChange w:id="305" w:author="Seggelke, Klaus" w:date="2017-03-14T17:12:00Z">
                  <w:rPr>
                    <w:rStyle w:val="Hyperlink"/>
                  </w:rPr>
                </w:rPrChange>
              </w:rPr>
              <w:delText>3.2.3</w:delText>
            </w:r>
            <w:r w:rsidDel="00A57497">
              <w:rPr>
                <w:rFonts w:asciiTheme="minorHAnsi" w:eastAsiaTheme="minorEastAsia" w:hAnsiTheme="minorHAnsi" w:cstheme="minorBidi"/>
                <w:noProof/>
                <w:color w:val="auto"/>
              </w:rPr>
              <w:tab/>
            </w:r>
            <w:r w:rsidRPr="00A57497" w:rsidDel="00A57497">
              <w:rPr>
                <w:noProof/>
                <w:rPrChange w:id="306" w:author="Seggelke, Klaus" w:date="2017-03-14T17:12:00Z">
                  <w:rPr>
                    <w:rStyle w:val="Hyperlink"/>
                  </w:rPr>
                </w:rPrChange>
              </w:rPr>
              <w:delText>VNFD:VDU CPU</w:delText>
            </w:r>
            <w:r w:rsidDel="00A57497">
              <w:rPr>
                <w:noProof/>
                <w:webHidden/>
              </w:rPr>
              <w:tab/>
              <w:delText>17</w:delText>
            </w:r>
          </w:del>
        </w:p>
        <w:p w:rsidR="000206EB" w:rsidDel="00A57497" w:rsidRDefault="000206EB">
          <w:pPr>
            <w:pStyle w:val="TOC3"/>
            <w:rPr>
              <w:del w:id="307" w:author="Seggelke, Klaus" w:date="2017-03-14T17:12:00Z"/>
              <w:rFonts w:asciiTheme="minorHAnsi" w:eastAsiaTheme="minorEastAsia" w:hAnsiTheme="minorHAnsi" w:cstheme="minorBidi"/>
              <w:noProof/>
              <w:color w:val="auto"/>
            </w:rPr>
          </w:pPr>
          <w:del w:id="308" w:author="Seggelke, Klaus" w:date="2017-03-14T17:12:00Z">
            <w:r w:rsidRPr="00A57497" w:rsidDel="00A57497">
              <w:rPr>
                <w:noProof/>
                <w:rPrChange w:id="309" w:author="Seggelke, Klaus" w:date="2017-03-14T17:12:00Z">
                  <w:rPr>
                    <w:rStyle w:val="Hyperlink"/>
                  </w:rPr>
                </w:rPrChange>
              </w:rPr>
              <w:delText>3.2.4</w:delText>
            </w:r>
            <w:r w:rsidDel="00A57497">
              <w:rPr>
                <w:rFonts w:asciiTheme="minorHAnsi" w:eastAsiaTheme="minorEastAsia" w:hAnsiTheme="minorHAnsi" w:cstheme="minorBidi"/>
                <w:noProof/>
                <w:color w:val="auto"/>
              </w:rPr>
              <w:tab/>
            </w:r>
            <w:r w:rsidRPr="00A57497" w:rsidDel="00A57497">
              <w:rPr>
                <w:noProof/>
                <w:rPrChange w:id="310" w:author="Seggelke, Klaus" w:date="2017-03-14T17:12:00Z">
                  <w:rPr>
                    <w:rStyle w:val="Hyperlink"/>
                  </w:rPr>
                </w:rPrChange>
              </w:rPr>
              <w:delText>VNFD:VDU Memory</w:delText>
            </w:r>
            <w:r w:rsidDel="00A57497">
              <w:rPr>
                <w:noProof/>
                <w:webHidden/>
              </w:rPr>
              <w:tab/>
              <w:delText>17</w:delText>
            </w:r>
          </w:del>
        </w:p>
        <w:p w:rsidR="000206EB" w:rsidDel="00A57497" w:rsidRDefault="000206EB">
          <w:pPr>
            <w:pStyle w:val="TOC3"/>
            <w:rPr>
              <w:del w:id="311" w:author="Seggelke, Klaus" w:date="2017-03-14T17:12:00Z"/>
              <w:rFonts w:asciiTheme="minorHAnsi" w:eastAsiaTheme="minorEastAsia" w:hAnsiTheme="minorHAnsi" w:cstheme="minorBidi"/>
              <w:noProof/>
              <w:color w:val="auto"/>
            </w:rPr>
          </w:pPr>
          <w:del w:id="312" w:author="Seggelke, Klaus" w:date="2017-03-14T17:12:00Z">
            <w:r w:rsidRPr="00A57497" w:rsidDel="00A57497">
              <w:rPr>
                <w:noProof/>
                <w:rPrChange w:id="313" w:author="Seggelke, Klaus" w:date="2017-03-14T17:12:00Z">
                  <w:rPr>
                    <w:rStyle w:val="Hyperlink"/>
                  </w:rPr>
                </w:rPrChange>
              </w:rPr>
              <w:delText>3.2.5</w:delText>
            </w:r>
            <w:r w:rsidDel="00A57497">
              <w:rPr>
                <w:rFonts w:asciiTheme="minorHAnsi" w:eastAsiaTheme="minorEastAsia" w:hAnsiTheme="minorHAnsi" w:cstheme="minorBidi"/>
                <w:noProof/>
                <w:color w:val="auto"/>
              </w:rPr>
              <w:tab/>
            </w:r>
            <w:r w:rsidRPr="00A57497" w:rsidDel="00A57497">
              <w:rPr>
                <w:noProof/>
                <w:rPrChange w:id="314" w:author="Seggelke, Klaus" w:date="2017-03-14T17:12:00Z">
                  <w:rPr>
                    <w:rStyle w:val="Hyperlink"/>
                  </w:rPr>
                </w:rPrChange>
              </w:rPr>
              <w:delText>VNFD:VDU Security</w:delText>
            </w:r>
            <w:r w:rsidDel="00A57497">
              <w:rPr>
                <w:noProof/>
                <w:webHidden/>
              </w:rPr>
              <w:tab/>
              <w:delText>18</w:delText>
            </w:r>
          </w:del>
        </w:p>
        <w:p w:rsidR="000206EB" w:rsidDel="00A57497" w:rsidRDefault="000206EB">
          <w:pPr>
            <w:pStyle w:val="TOC3"/>
            <w:rPr>
              <w:del w:id="315" w:author="Seggelke, Klaus" w:date="2017-03-14T17:12:00Z"/>
              <w:rFonts w:asciiTheme="minorHAnsi" w:eastAsiaTheme="minorEastAsia" w:hAnsiTheme="minorHAnsi" w:cstheme="minorBidi"/>
              <w:noProof/>
              <w:color w:val="auto"/>
            </w:rPr>
          </w:pPr>
          <w:del w:id="316" w:author="Seggelke, Klaus" w:date="2017-03-14T17:12:00Z">
            <w:r w:rsidRPr="00A57497" w:rsidDel="00A57497">
              <w:rPr>
                <w:noProof/>
                <w:rPrChange w:id="317" w:author="Seggelke, Klaus" w:date="2017-03-14T17:12:00Z">
                  <w:rPr>
                    <w:rStyle w:val="Hyperlink"/>
                  </w:rPr>
                </w:rPrChange>
              </w:rPr>
              <w:delText>3.2.6</w:delText>
            </w:r>
            <w:r w:rsidDel="00A57497">
              <w:rPr>
                <w:rFonts w:asciiTheme="minorHAnsi" w:eastAsiaTheme="minorEastAsia" w:hAnsiTheme="minorHAnsi" w:cstheme="minorBidi"/>
                <w:noProof/>
                <w:color w:val="auto"/>
              </w:rPr>
              <w:tab/>
            </w:r>
            <w:r w:rsidRPr="00A57497" w:rsidDel="00A57497">
              <w:rPr>
                <w:noProof/>
                <w:rPrChange w:id="318" w:author="Seggelke, Klaus" w:date="2017-03-14T17:12:00Z">
                  <w:rPr>
                    <w:rStyle w:val="Hyperlink"/>
                  </w:rPr>
                </w:rPrChange>
              </w:rPr>
              <w:delText>VNFD:VDU HyperVisor</w:delText>
            </w:r>
            <w:r w:rsidDel="00A57497">
              <w:rPr>
                <w:noProof/>
                <w:webHidden/>
              </w:rPr>
              <w:tab/>
              <w:delText>18</w:delText>
            </w:r>
          </w:del>
        </w:p>
        <w:p w:rsidR="000206EB" w:rsidDel="00A57497" w:rsidRDefault="000206EB">
          <w:pPr>
            <w:pStyle w:val="TOC3"/>
            <w:rPr>
              <w:del w:id="319" w:author="Seggelke, Klaus" w:date="2017-03-14T17:12:00Z"/>
              <w:rFonts w:asciiTheme="minorHAnsi" w:eastAsiaTheme="minorEastAsia" w:hAnsiTheme="minorHAnsi" w:cstheme="minorBidi"/>
              <w:noProof/>
              <w:color w:val="auto"/>
            </w:rPr>
          </w:pPr>
          <w:del w:id="320" w:author="Seggelke, Klaus" w:date="2017-03-14T17:12:00Z">
            <w:r w:rsidRPr="00A57497" w:rsidDel="00A57497">
              <w:rPr>
                <w:noProof/>
                <w:rPrChange w:id="321" w:author="Seggelke, Klaus" w:date="2017-03-14T17:12:00Z">
                  <w:rPr>
                    <w:rStyle w:val="Hyperlink"/>
                  </w:rPr>
                </w:rPrChange>
              </w:rPr>
              <w:delText>3.2.7</w:delText>
            </w:r>
            <w:r w:rsidDel="00A57497">
              <w:rPr>
                <w:rFonts w:asciiTheme="minorHAnsi" w:eastAsiaTheme="minorEastAsia" w:hAnsiTheme="minorHAnsi" w:cstheme="minorBidi"/>
                <w:noProof/>
                <w:color w:val="auto"/>
              </w:rPr>
              <w:tab/>
            </w:r>
            <w:r w:rsidRPr="00A57497" w:rsidDel="00A57497">
              <w:rPr>
                <w:noProof/>
                <w:rPrChange w:id="322" w:author="Seggelke, Klaus" w:date="2017-03-14T17:12:00Z">
                  <w:rPr>
                    <w:rStyle w:val="Hyperlink"/>
                  </w:rPr>
                </w:rPrChange>
              </w:rPr>
              <w:delText>VNFD:VDU Network Elements</w:delText>
            </w:r>
            <w:r w:rsidDel="00A57497">
              <w:rPr>
                <w:noProof/>
                <w:webHidden/>
              </w:rPr>
              <w:tab/>
              <w:delText>19</w:delText>
            </w:r>
          </w:del>
        </w:p>
        <w:p w:rsidR="000206EB" w:rsidDel="00A57497" w:rsidRDefault="000206EB">
          <w:pPr>
            <w:pStyle w:val="TOC3"/>
            <w:rPr>
              <w:del w:id="323" w:author="Seggelke, Klaus" w:date="2017-03-14T17:12:00Z"/>
              <w:rFonts w:asciiTheme="minorHAnsi" w:eastAsiaTheme="minorEastAsia" w:hAnsiTheme="minorHAnsi" w:cstheme="minorBidi"/>
              <w:noProof/>
              <w:color w:val="auto"/>
            </w:rPr>
          </w:pPr>
          <w:del w:id="324" w:author="Seggelke, Klaus" w:date="2017-03-14T17:12:00Z">
            <w:r w:rsidRPr="00A57497" w:rsidDel="00A57497">
              <w:rPr>
                <w:noProof/>
                <w:rPrChange w:id="325" w:author="Seggelke, Klaus" w:date="2017-03-14T17:12:00Z">
                  <w:rPr>
                    <w:rStyle w:val="Hyperlink"/>
                  </w:rPr>
                </w:rPrChange>
              </w:rPr>
              <w:delText>3.2.8</w:delText>
            </w:r>
            <w:r w:rsidDel="00A57497">
              <w:rPr>
                <w:rFonts w:asciiTheme="minorHAnsi" w:eastAsiaTheme="minorEastAsia" w:hAnsiTheme="minorHAnsi" w:cstheme="minorBidi"/>
                <w:noProof/>
                <w:color w:val="auto"/>
              </w:rPr>
              <w:tab/>
            </w:r>
            <w:r w:rsidRPr="00A57497" w:rsidDel="00A57497">
              <w:rPr>
                <w:noProof/>
                <w:rPrChange w:id="326" w:author="Seggelke, Klaus" w:date="2017-03-14T17:12:00Z">
                  <w:rPr>
                    <w:rStyle w:val="Hyperlink"/>
                  </w:rPr>
                </w:rPrChange>
              </w:rPr>
              <w:delText>VNFD:VDU Virtual Switches</w:delText>
            </w:r>
            <w:r w:rsidDel="00A57497">
              <w:rPr>
                <w:noProof/>
                <w:webHidden/>
              </w:rPr>
              <w:tab/>
              <w:delText>19</w:delText>
            </w:r>
          </w:del>
        </w:p>
        <w:p w:rsidR="000206EB" w:rsidDel="00A57497" w:rsidRDefault="000206EB">
          <w:pPr>
            <w:pStyle w:val="TOC3"/>
            <w:rPr>
              <w:del w:id="327" w:author="Seggelke, Klaus" w:date="2017-03-14T17:12:00Z"/>
              <w:rFonts w:asciiTheme="minorHAnsi" w:eastAsiaTheme="minorEastAsia" w:hAnsiTheme="minorHAnsi" w:cstheme="minorBidi"/>
              <w:noProof/>
              <w:color w:val="auto"/>
            </w:rPr>
          </w:pPr>
          <w:del w:id="328" w:author="Seggelke, Klaus" w:date="2017-03-14T17:12:00Z">
            <w:r w:rsidRPr="00A57497" w:rsidDel="00A57497">
              <w:rPr>
                <w:noProof/>
                <w:rPrChange w:id="329" w:author="Seggelke, Klaus" w:date="2017-03-14T17:12:00Z">
                  <w:rPr>
                    <w:rStyle w:val="Hyperlink"/>
                  </w:rPr>
                </w:rPrChange>
              </w:rPr>
              <w:delText>3.2.9</w:delText>
            </w:r>
            <w:r w:rsidDel="00A57497">
              <w:rPr>
                <w:rFonts w:asciiTheme="minorHAnsi" w:eastAsiaTheme="minorEastAsia" w:hAnsiTheme="minorHAnsi" w:cstheme="minorBidi"/>
                <w:noProof/>
                <w:color w:val="auto"/>
              </w:rPr>
              <w:tab/>
            </w:r>
            <w:r w:rsidRPr="00A57497" w:rsidDel="00A57497">
              <w:rPr>
                <w:noProof/>
                <w:rPrChange w:id="330" w:author="Seggelke, Klaus" w:date="2017-03-14T17:12:00Z">
                  <w:rPr>
                    <w:rStyle w:val="Hyperlink"/>
                  </w:rPr>
                </w:rPrChange>
              </w:rPr>
              <w:delText>VNFD:VDU General Reliability and Availability</w:delText>
            </w:r>
            <w:r w:rsidDel="00A57497">
              <w:rPr>
                <w:noProof/>
                <w:webHidden/>
              </w:rPr>
              <w:tab/>
              <w:delText>20</w:delText>
            </w:r>
          </w:del>
        </w:p>
        <w:p w:rsidR="000206EB" w:rsidDel="00A57497" w:rsidRDefault="000206EB">
          <w:pPr>
            <w:pStyle w:val="TOC3"/>
            <w:rPr>
              <w:del w:id="331" w:author="Seggelke, Klaus" w:date="2017-03-14T17:12:00Z"/>
              <w:rFonts w:asciiTheme="minorHAnsi" w:eastAsiaTheme="minorEastAsia" w:hAnsiTheme="minorHAnsi" w:cstheme="minorBidi"/>
              <w:noProof/>
              <w:color w:val="auto"/>
            </w:rPr>
          </w:pPr>
          <w:del w:id="332" w:author="Seggelke, Klaus" w:date="2017-03-14T17:12:00Z">
            <w:r w:rsidRPr="00A57497" w:rsidDel="00A57497">
              <w:rPr>
                <w:noProof/>
                <w:rPrChange w:id="333" w:author="Seggelke, Klaus" w:date="2017-03-14T17:12:00Z">
                  <w:rPr>
                    <w:rStyle w:val="Hyperlink"/>
                  </w:rPr>
                </w:rPrChange>
              </w:rPr>
              <w:delText>3.2.10</w:delText>
            </w:r>
            <w:r w:rsidDel="00A57497">
              <w:rPr>
                <w:rFonts w:asciiTheme="minorHAnsi" w:eastAsiaTheme="minorEastAsia" w:hAnsiTheme="minorHAnsi" w:cstheme="minorBidi"/>
                <w:noProof/>
                <w:color w:val="auto"/>
              </w:rPr>
              <w:tab/>
            </w:r>
            <w:r w:rsidRPr="00A57497" w:rsidDel="00A57497">
              <w:rPr>
                <w:noProof/>
                <w:rPrChange w:id="334" w:author="Seggelke, Klaus" w:date="2017-03-14T17:12:00Z">
                  <w:rPr>
                    <w:rStyle w:val="Hyperlink"/>
                  </w:rPr>
                </w:rPrChange>
              </w:rPr>
              <w:delText>VNFD:VDU Storage</w:delText>
            </w:r>
            <w:r w:rsidDel="00A57497">
              <w:rPr>
                <w:noProof/>
                <w:webHidden/>
              </w:rPr>
              <w:tab/>
              <w:delText>20</w:delText>
            </w:r>
          </w:del>
        </w:p>
        <w:p w:rsidR="000206EB" w:rsidDel="00A57497" w:rsidRDefault="000206EB">
          <w:pPr>
            <w:pStyle w:val="TOC2"/>
            <w:tabs>
              <w:tab w:val="left" w:pos="800"/>
            </w:tabs>
            <w:rPr>
              <w:del w:id="335" w:author="Seggelke, Klaus" w:date="2017-03-14T17:12:00Z"/>
              <w:rFonts w:asciiTheme="minorHAnsi" w:eastAsiaTheme="minorEastAsia" w:hAnsiTheme="minorHAnsi" w:cstheme="minorBidi"/>
              <w:color w:val="auto"/>
              <w:sz w:val="22"/>
              <w:szCs w:val="22"/>
            </w:rPr>
          </w:pPr>
          <w:del w:id="336" w:author="Seggelke, Klaus" w:date="2017-03-14T17:12:00Z">
            <w:r w:rsidRPr="00A57497" w:rsidDel="00A57497">
              <w:rPr>
                <w:rFonts w:cs="Arial"/>
                <w:sz w:val="22"/>
                <w:rPrChange w:id="337" w:author="Seggelke, Klaus" w:date="2017-03-14T17:12:00Z">
                  <w:rPr>
                    <w:rStyle w:val="Hyperlink"/>
                  </w:rPr>
                </w:rPrChange>
              </w:rPr>
              <w:delText>3.3</w:delText>
            </w:r>
            <w:r w:rsidDel="00A57497">
              <w:rPr>
                <w:rFonts w:asciiTheme="minorHAnsi" w:eastAsiaTheme="minorEastAsia" w:hAnsiTheme="minorHAnsi" w:cstheme="minorBidi"/>
                <w:color w:val="auto"/>
                <w:sz w:val="22"/>
                <w:szCs w:val="22"/>
              </w:rPr>
              <w:tab/>
            </w:r>
            <w:r w:rsidRPr="00A57497" w:rsidDel="00A57497">
              <w:rPr>
                <w:rFonts w:cs="Arial"/>
                <w:sz w:val="22"/>
                <w:rPrChange w:id="338" w:author="Seggelke, Klaus" w:date="2017-03-14T17:12:00Z">
                  <w:rPr>
                    <w:rStyle w:val="Hyperlink"/>
                  </w:rPr>
                </w:rPrChange>
              </w:rPr>
              <w:delText>VNFD Virtual Link</w:delText>
            </w:r>
            <w:r w:rsidDel="00A57497">
              <w:rPr>
                <w:webHidden/>
              </w:rPr>
              <w:tab/>
              <w:delText>21</w:delText>
            </w:r>
          </w:del>
        </w:p>
        <w:p w:rsidR="000206EB" w:rsidDel="00A57497" w:rsidRDefault="000206EB">
          <w:pPr>
            <w:pStyle w:val="TOC2"/>
            <w:tabs>
              <w:tab w:val="left" w:pos="800"/>
            </w:tabs>
            <w:rPr>
              <w:del w:id="339" w:author="Seggelke, Klaus" w:date="2017-03-14T17:12:00Z"/>
              <w:rFonts w:asciiTheme="minorHAnsi" w:eastAsiaTheme="minorEastAsia" w:hAnsiTheme="minorHAnsi" w:cstheme="minorBidi"/>
              <w:color w:val="auto"/>
              <w:sz w:val="22"/>
              <w:szCs w:val="22"/>
            </w:rPr>
          </w:pPr>
          <w:del w:id="340" w:author="Seggelke, Klaus" w:date="2017-03-14T17:12:00Z">
            <w:r w:rsidRPr="00A57497" w:rsidDel="00A57497">
              <w:rPr>
                <w:rFonts w:cs="Arial"/>
                <w:sz w:val="22"/>
                <w:rPrChange w:id="341" w:author="Seggelke, Klaus" w:date="2017-03-14T17:12:00Z">
                  <w:rPr>
                    <w:rStyle w:val="Hyperlink"/>
                  </w:rPr>
                </w:rPrChange>
              </w:rPr>
              <w:delText>3.4</w:delText>
            </w:r>
            <w:r w:rsidDel="00A57497">
              <w:rPr>
                <w:rFonts w:asciiTheme="minorHAnsi" w:eastAsiaTheme="minorEastAsia" w:hAnsiTheme="minorHAnsi" w:cstheme="minorBidi"/>
                <w:color w:val="auto"/>
                <w:sz w:val="22"/>
                <w:szCs w:val="22"/>
              </w:rPr>
              <w:tab/>
            </w:r>
            <w:r w:rsidRPr="00A57497" w:rsidDel="00A57497">
              <w:rPr>
                <w:rFonts w:cs="Arial"/>
                <w:sz w:val="22"/>
                <w:rPrChange w:id="342" w:author="Seggelke, Klaus" w:date="2017-03-14T17:12:00Z">
                  <w:rPr>
                    <w:rStyle w:val="Hyperlink"/>
                  </w:rPr>
                </w:rPrChange>
              </w:rPr>
              <w:delText>VNFD Connection Points</w:delText>
            </w:r>
            <w:r w:rsidDel="00A57497">
              <w:rPr>
                <w:webHidden/>
              </w:rPr>
              <w:tab/>
              <w:delText>21</w:delText>
            </w:r>
          </w:del>
        </w:p>
        <w:p w:rsidR="000206EB" w:rsidDel="00A57497" w:rsidRDefault="000206EB">
          <w:pPr>
            <w:pStyle w:val="TOC2"/>
            <w:tabs>
              <w:tab w:val="left" w:pos="800"/>
            </w:tabs>
            <w:rPr>
              <w:del w:id="343" w:author="Seggelke, Klaus" w:date="2017-03-14T17:12:00Z"/>
              <w:rFonts w:asciiTheme="minorHAnsi" w:eastAsiaTheme="minorEastAsia" w:hAnsiTheme="minorHAnsi" w:cstheme="minorBidi"/>
              <w:color w:val="auto"/>
              <w:sz w:val="22"/>
              <w:szCs w:val="22"/>
            </w:rPr>
          </w:pPr>
          <w:del w:id="344" w:author="Seggelke, Klaus" w:date="2017-03-14T17:12:00Z">
            <w:r w:rsidRPr="00A57497" w:rsidDel="00A57497">
              <w:rPr>
                <w:rFonts w:cs="Arial"/>
                <w:sz w:val="22"/>
                <w:rPrChange w:id="345" w:author="Seggelke, Klaus" w:date="2017-03-14T17:12:00Z">
                  <w:rPr>
                    <w:rStyle w:val="Hyperlink"/>
                  </w:rPr>
                </w:rPrChange>
              </w:rPr>
              <w:delText>3.5</w:delText>
            </w:r>
            <w:r w:rsidDel="00A57497">
              <w:rPr>
                <w:rFonts w:asciiTheme="minorHAnsi" w:eastAsiaTheme="minorEastAsia" w:hAnsiTheme="minorHAnsi" w:cstheme="minorBidi"/>
                <w:color w:val="auto"/>
                <w:sz w:val="22"/>
                <w:szCs w:val="22"/>
              </w:rPr>
              <w:tab/>
            </w:r>
            <w:r w:rsidRPr="00A57497" w:rsidDel="00A57497">
              <w:rPr>
                <w:rFonts w:cs="Arial"/>
                <w:sz w:val="22"/>
                <w:rPrChange w:id="346" w:author="Seggelke, Klaus" w:date="2017-03-14T17:12:00Z">
                  <w:rPr>
                    <w:rStyle w:val="Hyperlink"/>
                  </w:rPr>
                </w:rPrChange>
              </w:rPr>
              <w:delText>VNFD Deployment Flavors</w:delText>
            </w:r>
            <w:r w:rsidDel="00A57497">
              <w:rPr>
                <w:webHidden/>
              </w:rPr>
              <w:tab/>
              <w:delText>21</w:delText>
            </w:r>
          </w:del>
        </w:p>
        <w:p w:rsidR="000206EB" w:rsidDel="00A57497" w:rsidRDefault="000206EB">
          <w:pPr>
            <w:pStyle w:val="TOC1"/>
            <w:rPr>
              <w:del w:id="347" w:author="Seggelke, Klaus" w:date="2017-03-14T17:12:00Z"/>
              <w:rFonts w:asciiTheme="minorHAnsi" w:eastAsiaTheme="minorEastAsia" w:hAnsiTheme="minorHAnsi" w:cstheme="minorBidi"/>
              <w:color w:val="auto"/>
              <w:sz w:val="22"/>
              <w:szCs w:val="22"/>
            </w:rPr>
          </w:pPr>
          <w:del w:id="348" w:author="Seggelke, Klaus" w:date="2017-03-14T17:12:00Z">
            <w:r w:rsidRPr="00A57497" w:rsidDel="00A57497">
              <w:rPr>
                <w:rFonts w:cs="Arial"/>
                <w:sz w:val="22"/>
                <w:rPrChange w:id="349" w:author="Seggelke, Klaus" w:date="2017-03-14T17:12:00Z">
                  <w:rPr>
                    <w:rStyle w:val="Hyperlink"/>
                  </w:rPr>
                </w:rPrChange>
              </w:rPr>
              <w:delText>4</w:delText>
            </w:r>
            <w:r w:rsidDel="00A57497">
              <w:rPr>
                <w:rFonts w:asciiTheme="minorHAnsi" w:eastAsiaTheme="minorEastAsia" w:hAnsiTheme="minorHAnsi" w:cstheme="minorBidi"/>
                <w:color w:val="auto"/>
                <w:sz w:val="22"/>
                <w:szCs w:val="22"/>
              </w:rPr>
              <w:tab/>
            </w:r>
            <w:r w:rsidRPr="00A57497" w:rsidDel="00A57497">
              <w:rPr>
                <w:rFonts w:cs="Arial"/>
                <w:sz w:val="22"/>
                <w:rPrChange w:id="350" w:author="Seggelke, Klaus" w:date="2017-03-14T17:12:00Z">
                  <w:rPr>
                    <w:rStyle w:val="Hyperlink"/>
                  </w:rPr>
                </w:rPrChange>
              </w:rPr>
              <w:delText>Software Image Management</w:delText>
            </w:r>
            <w:r w:rsidDel="00A57497">
              <w:rPr>
                <w:webHidden/>
              </w:rPr>
              <w:tab/>
              <w:delText>22</w:delText>
            </w:r>
          </w:del>
        </w:p>
        <w:p w:rsidR="000206EB" w:rsidDel="00A57497" w:rsidRDefault="000206EB">
          <w:pPr>
            <w:pStyle w:val="TOC1"/>
            <w:rPr>
              <w:del w:id="351" w:author="Seggelke, Klaus" w:date="2017-03-14T17:12:00Z"/>
              <w:rFonts w:asciiTheme="minorHAnsi" w:eastAsiaTheme="minorEastAsia" w:hAnsiTheme="minorHAnsi" w:cstheme="minorBidi"/>
              <w:color w:val="auto"/>
              <w:sz w:val="22"/>
              <w:szCs w:val="22"/>
            </w:rPr>
          </w:pPr>
          <w:del w:id="352" w:author="Seggelke, Klaus" w:date="2017-03-14T17:12:00Z">
            <w:r w:rsidRPr="00A57497" w:rsidDel="00A57497">
              <w:rPr>
                <w:rFonts w:cs="Arial"/>
                <w:sz w:val="22"/>
                <w:rPrChange w:id="353" w:author="Seggelke, Klaus" w:date="2017-03-14T17:12:00Z">
                  <w:rPr>
                    <w:rStyle w:val="Hyperlink"/>
                  </w:rPr>
                </w:rPrChange>
              </w:rPr>
              <w:delText>5</w:delText>
            </w:r>
            <w:r w:rsidDel="00A57497">
              <w:rPr>
                <w:rFonts w:asciiTheme="minorHAnsi" w:eastAsiaTheme="minorEastAsia" w:hAnsiTheme="minorHAnsi" w:cstheme="minorBidi"/>
                <w:color w:val="auto"/>
                <w:sz w:val="22"/>
                <w:szCs w:val="22"/>
              </w:rPr>
              <w:tab/>
            </w:r>
            <w:r w:rsidRPr="00A57497" w:rsidDel="00A57497">
              <w:rPr>
                <w:rFonts w:cs="Arial"/>
                <w:sz w:val="22"/>
                <w:rPrChange w:id="354" w:author="Seggelke, Klaus" w:date="2017-03-14T17:12:00Z">
                  <w:rPr>
                    <w:rStyle w:val="Hyperlink"/>
                  </w:rPr>
                </w:rPrChange>
              </w:rPr>
              <w:delText>Life-Cycle Management Overview</w:delText>
            </w:r>
            <w:r w:rsidDel="00A57497">
              <w:rPr>
                <w:webHidden/>
              </w:rPr>
              <w:tab/>
              <w:delText>24</w:delText>
            </w:r>
          </w:del>
        </w:p>
        <w:p w:rsidR="000206EB" w:rsidDel="00A57497" w:rsidRDefault="000206EB">
          <w:pPr>
            <w:pStyle w:val="TOC1"/>
            <w:rPr>
              <w:del w:id="355" w:author="Seggelke, Klaus" w:date="2017-03-14T17:12:00Z"/>
              <w:rFonts w:asciiTheme="minorHAnsi" w:eastAsiaTheme="minorEastAsia" w:hAnsiTheme="minorHAnsi" w:cstheme="minorBidi"/>
              <w:color w:val="auto"/>
              <w:sz w:val="22"/>
              <w:szCs w:val="22"/>
            </w:rPr>
          </w:pPr>
          <w:del w:id="356" w:author="Seggelke, Klaus" w:date="2017-03-14T17:12:00Z">
            <w:r w:rsidRPr="00A57497" w:rsidDel="00A57497">
              <w:rPr>
                <w:rFonts w:cs="Arial"/>
                <w:sz w:val="22"/>
                <w:rPrChange w:id="357" w:author="Seggelke, Klaus" w:date="2017-03-14T17:12:00Z">
                  <w:rPr>
                    <w:rStyle w:val="Hyperlink"/>
                  </w:rPr>
                </w:rPrChange>
              </w:rPr>
              <w:delText>6</w:delText>
            </w:r>
            <w:r w:rsidDel="00A57497">
              <w:rPr>
                <w:rFonts w:asciiTheme="minorHAnsi" w:eastAsiaTheme="minorEastAsia" w:hAnsiTheme="minorHAnsi" w:cstheme="minorBidi"/>
                <w:color w:val="auto"/>
                <w:sz w:val="22"/>
                <w:szCs w:val="22"/>
              </w:rPr>
              <w:tab/>
            </w:r>
            <w:r w:rsidRPr="00A57497" w:rsidDel="00A57497">
              <w:rPr>
                <w:rFonts w:cs="Arial"/>
                <w:sz w:val="22"/>
                <w:rPrChange w:id="358" w:author="Seggelke, Klaus" w:date="2017-03-14T17:12:00Z">
                  <w:rPr>
                    <w:rStyle w:val="Hyperlink"/>
                  </w:rPr>
                </w:rPrChange>
              </w:rPr>
              <w:delText>Life-Cycle Management Information Retrieval</w:delText>
            </w:r>
            <w:r w:rsidDel="00A57497">
              <w:rPr>
                <w:webHidden/>
              </w:rPr>
              <w:tab/>
              <w:delText>26</w:delText>
            </w:r>
          </w:del>
        </w:p>
        <w:p w:rsidR="000206EB" w:rsidDel="00A57497" w:rsidRDefault="000206EB">
          <w:pPr>
            <w:pStyle w:val="TOC1"/>
            <w:rPr>
              <w:del w:id="359" w:author="Seggelke, Klaus" w:date="2017-03-14T17:12:00Z"/>
              <w:rFonts w:asciiTheme="minorHAnsi" w:eastAsiaTheme="minorEastAsia" w:hAnsiTheme="minorHAnsi" w:cstheme="minorBidi"/>
              <w:color w:val="auto"/>
              <w:sz w:val="22"/>
              <w:szCs w:val="22"/>
            </w:rPr>
          </w:pPr>
          <w:del w:id="360" w:author="Seggelke, Klaus" w:date="2017-03-14T17:12:00Z">
            <w:r w:rsidRPr="00A57497" w:rsidDel="00A57497">
              <w:rPr>
                <w:rFonts w:cs="Arial"/>
                <w:sz w:val="22"/>
                <w:rPrChange w:id="361" w:author="Seggelke, Klaus" w:date="2017-03-14T17:12:00Z">
                  <w:rPr>
                    <w:rStyle w:val="Hyperlink"/>
                  </w:rPr>
                </w:rPrChange>
              </w:rPr>
              <w:delText>7</w:delText>
            </w:r>
            <w:r w:rsidDel="00A57497">
              <w:rPr>
                <w:rFonts w:asciiTheme="minorHAnsi" w:eastAsiaTheme="minorEastAsia" w:hAnsiTheme="minorHAnsi" w:cstheme="minorBidi"/>
                <w:color w:val="auto"/>
                <w:sz w:val="22"/>
                <w:szCs w:val="22"/>
              </w:rPr>
              <w:tab/>
            </w:r>
            <w:r w:rsidRPr="00A57497" w:rsidDel="00A57497">
              <w:rPr>
                <w:rFonts w:cs="Arial"/>
                <w:sz w:val="22"/>
                <w:rPrChange w:id="362" w:author="Seggelke, Klaus" w:date="2017-03-14T17:12:00Z">
                  <w:rPr>
                    <w:rStyle w:val="Hyperlink"/>
                  </w:rPr>
                </w:rPrChange>
              </w:rPr>
              <w:delText>VNF State Management</w:delText>
            </w:r>
            <w:r w:rsidDel="00A57497">
              <w:rPr>
                <w:webHidden/>
              </w:rPr>
              <w:tab/>
              <w:delText>27</w:delText>
            </w:r>
          </w:del>
        </w:p>
        <w:p w:rsidR="000206EB" w:rsidDel="00A57497" w:rsidRDefault="000206EB">
          <w:pPr>
            <w:pStyle w:val="TOC2"/>
            <w:tabs>
              <w:tab w:val="left" w:pos="800"/>
            </w:tabs>
            <w:rPr>
              <w:del w:id="363" w:author="Seggelke, Klaus" w:date="2017-03-14T17:12:00Z"/>
              <w:rFonts w:asciiTheme="minorHAnsi" w:eastAsiaTheme="minorEastAsia" w:hAnsiTheme="minorHAnsi" w:cstheme="minorBidi"/>
              <w:color w:val="auto"/>
              <w:sz w:val="22"/>
              <w:szCs w:val="22"/>
            </w:rPr>
          </w:pPr>
          <w:del w:id="364" w:author="Seggelke, Klaus" w:date="2017-03-14T17:12:00Z">
            <w:r w:rsidRPr="00A57497" w:rsidDel="00A57497">
              <w:rPr>
                <w:rFonts w:cs="Arial"/>
                <w:sz w:val="22"/>
                <w:rPrChange w:id="365" w:author="Seggelke, Klaus" w:date="2017-03-14T17:12:00Z">
                  <w:rPr>
                    <w:rStyle w:val="Hyperlink"/>
                  </w:rPr>
                </w:rPrChange>
              </w:rPr>
              <w:delText>7.1</w:delText>
            </w:r>
            <w:r w:rsidDel="00A57497">
              <w:rPr>
                <w:rFonts w:asciiTheme="minorHAnsi" w:eastAsiaTheme="minorEastAsia" w:hAnsiTheme="minorHAnsi" w:cstheme="minorBidi"/>
                <w:color w:val="auto"/>
                <w:sz w:val="22"/>
                <w:szCs w:val="22"/>
              </w:rPr>
              <w:tab/>
            </w:r>
            <w:r w:rsidRPr="00A57497" w:rsidDel="00A57497">
              <w:rPr>
                <w:rFonts w:cs="Arial"/>
                <w:sz w:val="22"/>
                <w:rPrChange w:id="366" w:author="Seggelke, Klaus" w:date="2017-03-14T17:12:00Z">
                  <w:rPr>
                    <w:rStyle w:val="Hyperlink"/>
                  </w:rPr>
                </w:rPrChange>
              </w:rPr>
              <w:delText>VNF State Management: Instantiation</w:delText>
            </w:r>
            <w:r w:rsidDel="00A57497">
              <w:rPr>
                <w:webHidden/>
              </w:rPr>
              <w:tab/>
              <w:delText>27</w:delText>
            </w:r>
          </w:del>
        </w:p>
        <w:p w:rsidR="000206EB" w:rsidDel="00A57497" w:rsidRDefault="000206EB">
          <w:pPr>
            <w:pStyle w:val="TOC2"/>
            <w:tabs>
              <w:tab w:val="left" w:pos="800"/>
            </w:tabs>
            <w:rPr>
              <w:del w:id="367" w:author="Seggelke, Klaus" w:date="2017-03-14T17:12:00Z"/>
              <w:rFonts w:asciiTheme="minorHAnsi" w:eastAsiaTheme="minorEastAsia" w:hAnsiTheme="minorHAnsi" w:cstheme="minorBidi"/>
              <w:color w:val="auto"/>
              <w:sz w:val="22"/>
              <w:szCs w:val="22"/>
            </w:rPr>
          </w:pPr>
          <w:del w:id="368" w:author="Seggelke, Klaus" w:date="2017-03-14T17:12:00Z">
            <w:r w:rsidRPr="00A57497" w:rsidDel="00A57497">
              <w:rPr>
                <w:rFonts w:cs="Arial"/>
                <w:sz w:val="22"/>
                <w:rPrChange w:id="369" w:author="Seggelke, Klaus" w:date="2017-03-14T17:12:00Z">
                  <w:rPr>
                    <w:rStyle w:val="Hyperlink"/>
                  </w:rPr>
                </w:rPrChange>
              </w:rPr>
              <w:delText>7.2</w:delText>
            </w:r>
            <w:r w:rsidDel="00A57497">
              <w:rPr>
                <w:rFonts w:asciiTheme="minorHAnsi" w:eastAsiaTheme="minorEastAsia" w:hAnsiTheme="minorHAnsi" w:cstheme="minorBidi"/>
                <w:color w:val="auto"/>
                <w:sz w:val="22"/>
                <w:szCs w:val="22"/>
              </w:rPr>
              <w:tab/>
            </w:r>
            <w:r w:rsidRPr="00A57497" w:rsidDel="00A57497">
              <w:rPr>
                <w:rFonts w:cs="Arial"/>
                <w:sz w:val="22"/>
                <w:rPrChange w:id="370" w:author="Seggelke, Klaus" w:date="2017-03-14T17:12:00Z">
                  <w:rPr>
                    <w:rStyle w:val="Hyperlink"/>
                  </w:rPr>
                </w:rPrChange>
              </w:rPr>
              <w:delText>VNF State Management: Start</w:delText>
            </w:r>
            <w:r w:rsidDel="00A57497">
              <w:rPr>
                <w:webHidden/>
              </w:rPr>
              <w:tab/>
              <w:delText>33</w:delText>
            </w:r>
          </w:del>
        </w:p>
        <w:p w:rsidR="000206EB" w:rsidDel="00A57497" w:rsidRDefault="000206EB">
          <w:pPr>
            <w:pStyle w:val="TOC2"/>
            <w:tabs>
              <w:tab w:val="left" w:pos="800"/>
            </w:tabs>
            <w:rPr>
              <w:del w:id="371" w:author="Seggelke, Klaus" w:date="2017-03-14T17:12:00Z"/>
              <w:rFonts w:asciiTheme="minorHAnsi" w:eastAsiaTheme="minorEastAsia" w:hAnsiTheme="minorHAnsi" w:cstheme="minorBidi"/>
              <w:color w:val="auto"/>
              <w:sz w:val="22"/>
              <w:szCs w:val="22"/>
            </w:rPr>
          </w:pPr>
          <w:del w:id="372" w:author="Seggelke, Klaus" w:date="2017-03-14T17:12:00Z">
            <w:r w:rsidRPr="00A57497" w:rsidDel="00A57497">
              <w:rPr>
                <w:rFonts w:cs="Arial"/>
                <w:sz w:val="22"/>
                <w:rPrChange w:id="373" w:author="Seggelke, Klaus" w:date="2017-03-14T17:12:00Z">
                  <w:rPr>
                    <w:rStyle w:val="Hyperlink"/>
                  </w:rPr>
                </w:rPrChange>
              </w:rPr>
              <w:delText>7.3</w:delText>
            </w:r>
            <w:r w:rsidDel="00A57497">
              <w:rPr>
                <w:rFonts w:asciiTheme="minorHAnsi" w:eastAsiaTheme="minorEastAsia" w:hAnsiTheme="minorHAnsi" w:cstheme="minorBidi"/>
                <w:color w:val="auto"/>
                <w:sz w:val="22"/>
                <w:szCs w:val="22"/>
              </w:rPr>
              <w:tab/>
            </w:r>
            <w:r w:rsidRPr="00A57497" w:rsidDel="00A57497">
              <w:rPr>
                <w:rFonts w:cs="Arial"/>
                <w:sz w:val="22"/>
                <w:rPrChange w:id="374" w:author="Seggelke, Klaus" w:date="2017-03-14T17:12:00Z">
                  <w:rPr>
                    <w:rStyle w:val="Hyperlink"/>
                  </w:rPr>
                </w:rPrChange>
              </w:rPr>
              <w:delText>VNF State Management: Stop</w:delText>
            </w:r>
            <w:r w:rsidDel="00A57497">
              <w:rPr>
                <w:webHidden/>
              </w:rPr>
              <w:tab/>
              <w:delText>36</w:delText>
            </w:r>
          </w:del>
        </w:p>
        <w:p w:rsidR="000206EB" w:rsidDel="00A57497" w:rsidRDefault="000206EB">
          <w:pPr>
            <w:pStyle w:val="TOC2"/>
            <w:tabs>
              <w:tab w:val="left" w:pos="800"/>
            </w:tabs>
            <w:rPr>
              <w:del w:id="375" w:author="Seggelke, Klaus" w:date="2017-03-14T17:12:00Z"/>
              <w:rFonts w:asciiTheme="minorHAnsi" w:eastAsiaTheme="minorEastAsia" w:hAnsiTheme="minorHAnsi" w:cstheme="minorBidi"/>
              <w:color w:val="auto"/>
              <w:sz w:val="22"/>
              <w:szCs w:val="22"/>
            </w:rPr>
          </w:pPr>
          <w:del w:id="376" w:author="Seggelke, Klaus" w:date="2017-03-14T17:12:00Z">
            <w:r w:rsidRPr="00A57497" w:rsidDel="00A57497">
              <w:rPr>
                <w:rFonts w:cs="Arial"/>
                <w:sz w:val="22"/>
                <w:rPrChange w:id="377" w:author="Seggelke, Klaus" w:date="2017-03-14T17:12:00Z">
                  <w:rPr>
                    <w:rStyle w:val="Hyperlink"/>
                  </w:rPr>
                </w:rPrChange>
              </w:rPr>
              <w:delText>7.4</w:delText>
            </w:r>
            <w:r w:rsidDel="00A57497">
              <w:rPr>
                <w:rFonts w:asciiTheme="minorHAnsi" w:eastAsiaTheme="minorEastAsia" w:hAnsiTheme="minorHAnsi" w:cstheme="minorBidi"/>
                <w:color w:val="auto"/>
                <w:sz w:val="22"/>
                <w:szCs w:val="22"/>
              </w:rPr>
              <w:tab/>
            </w:r>
            <w:r w:rsidRPr="00A57497" w:rsidDel="00A57497">
              <w:rPr>
                <w:rFonts w:cs="Arial"/>
                <w:sz w:val="22"/>
                <w:rPrChange w:id="378" w:author="Seggelke, Klaus" w:date="2017-03-14T17:12:00Z">
                  <w:rPr>
                    <w:rStyle w:val="Hyperlink"/>
                  </w:rPr>
                </w:rPrChange>
              </w:rPr>
              <w:delText>VNF State Management: Termination</w:delText>
            </w:r>
            <w:r w:rsidDel="00A57497">
              <w:rPr>
                <w:webHidden/>
              </w:rPr>
              <w:tab/>
              <w:delText>39</w:delText>
            </w:r>
          </w:del>
        </w:p>
        <w:p w:rsidR="000206EB" w:rsidDel="00A57497" w:rsidRDefault="000206EB">
          <w:pPr>
            <w:pStyle w:val="TOC2"/>
            <w:tabs>
              <w:tab w:val="left" w:pos="800"/>
            </w:tabs>
            <w:rPr>
              <w:del w:id="379" w:author="Seggelke, Klaus" w:date="2017-03-14T17:12:00Z"/>
              <w:rFonts w:asciiTheme="minorHAnsi" w:eastAsiaTheme="minorEastAsia" w:hAnsiTheme="minorHAnsi" w:cstheme="minorBidi"/>
              <w:color w:val="auto"/>
              <w:sz w:val="22"/>
              <w:szCs w:val="22"/>
            </w:rPr>
          </w:pPr>
          <w:del w:id="380" w:author="Seggelke, Klaus" w:date="2017-03-14T17:12:00Z">
            <w:r w:rsidRPr="00A57497" w:rsidDel="00A57497">
              <w:rPr>
                <w:rFonts w:cs="Arial"/>
                <w:sz w:val="22"/>
                <w:rPrChange w:id="381" w:author="Seggelke, Klaus" w:date="2017-03-14T17:12:00Z">
                  <w:rPr>
                    <w:rStyle w:val="Hyperlink"/>
                  </w:rPr>
                </w:rPrChange>
              </w:rPr>
              <w:delText>7.5</w:delText>
            </w:r>
            <w:r w:rsidDel="00A57497">
              <w:rPr>
                <w:rFonts w:asciiTheme="minorHAnsi" w:eastAsiaTheme="minorEastAsia" w:hAnsiTheme="minorHAnsi" w:cstheme="minorBidi"/>
                <w:color w:val="auto"/>
                <w:sz w:val="22"/>
                <w:szCs w:val="22"/>
              </w:rPr>
              <w:tab/>
            </w:r>
            <w:r w:rsidRPr="00A57497" w:rsidDel="00A57497">
              <w:rPr>
                <w:rFonts w:cs="Arial"/>
                <w:sz w:val="22"/>
                <w:rPrChange w:id="382" w:author="Seggelke, Klaus" w:date="2017-03-14T17:12:00Z">
                  <w:rPr>
                    <w:rStyle w:val="Hyperlink"/>
                  </w:rPr>
                </w:rPrChange>
              </w:rPr>
              <w:delText>VNF State Management: Upgrade, Update or Rollback</w:delText>
            </w:r>
            <w:r w:rsidDel="00A57497">
              <w:rPr>
                <w:webHidden/>
              </w:rPr>
              <w:tab/>
              <w:delText>43</w:delText>
            </w:r>
          </w:del>
        </w:p>
        <w:p w:rsidR="000206EB" w:rsidDel="00A57497" w:rsidRDefault="000206EB">
          <w:pPr>
            <w:pStyle w:val="TOC1"/>
            <w:rPr>
              <w:del w:id="383" w:author="Seggelke, Klaus" w:date="2017-03-14T17:12:00Z"/>
              <w:rFonts w:asciiTheme="minorHAnsi" w:eastAsiaTheme="minorEastAsia" w:hAnsiTheme="minorHAnsi" w:cstheme="minorBidi"/>
              <w:color w:val="auto"/>
              <w:sz w:val="22"/>
              <w:szCs w:val="22"/>
            </w:rPr>
          </w:pPr>
          <w:del w:id="384" w:author="Seggelke, Klaus" w:date="2017-03-14T17:12:00Z">
            <w:r w:rsidRPr="00A57497" w:rsidDel="00A57497">
              <w:rPr>
                <w:rFonts w:cs="Arial"/>
                <w:sz w:val="22"/>
                <w:rPrChange w:id="385" w:author="Seggelke, Klaus" w:date="2017-03-14T17:12:00Z">
                  <w:rPr>
                    <w:rStyle w:val="Hyperlink"/>
                  </w:rPr>
                </w:rPrChange>
              </w:rPr>
              <w:delText>8</w:delText>
            </w:r>
            <w:r w:rsidDel="00A57497">
              <w:rPr>
                <w:rFonts w:asciiTheme="minorHAnsi" w:eastAsiaTheme="minorEastAsia" w:hAnsiTheme="minorHAnsi" w:cstheme="minorBidi"/>
                <w:color w:val="auto"/>
                <w:sz w:val="22"/>
                <w:szCs w:val="22"/>
              </w:rPr>
              <w:tab/>
            </w:r>
            <w:r w:rsidRPr="00A57497" w:rsidDel="00A57497">
              <w:rPr>
                <w:rFonts w:cs="Arial"/>
                <w:sz w:val="22"/>
                <w:rPrChange w:id="386" w:author="Seggelke, Klaus" w:date="2017-03-14T17:12:00Z">
                  <w:rPr>
                    <w:rStyle w:val="Hyperlink"/>
                  </w:rPr>
                </w:rPrChange>
              </w:rPr>
              <w:delText>Virtualized Resource Management</w:delText>
            </w:r>
            <w:r w:rsidDel="00A57497">
              <w:rPr>
                <w:webHidden/>
              </w:rPr>
              <w:tab/>
              <w:delText>47</w:delText>
            </w:r>
          </w:del>
        </w:p>
        <w:p w:rsidR="000206EB" w:rsidDel="00A57497" w:rsidRDefault="000206EB">
          <w:pPr>
            <w:pStyle w:val="TOC2"/>
            <w:tabs>
              <w:tab w:val="left" w:pos="800"/>
            </w:tabs>
            <w:rPr>
              <w:del w:id="387" w:author="Seggelke, Klaus" w:date="2017-03-14T17:12:00Z"/>
              <w:rFonts w:asciiTheme="minorHAnsi" w:eastAsiaTheme="minorEastAsia" w:hAnsiTheme="minorHAnsi" w:cstheme="minorBidi"/>
              <w:color w:val="auto"/>
              <w:sz w:val="22"/>
              <w:szCs w:val="22"/>
            </w:rPr>
          </w:pPr>
          <w:del w:id="388" w:author="Seggelke, Klaus" w:date="2017-03-14T17:12:00Z">
            <w:r w:rsidRPr="00A57497" w:rsidDel="00A57497">
              <w:rPr>
                <w:rFonts w:cs="Arial"/>
                <w:sz w:val="22"/>
                <w:rPrChange w:id="389" w:author="Seggelke, Klaus" w:date="2017-03-14T17:12:00Z">
                  <w:rPr>
                    <w:rStyle w:val="Hyperlink"/>
                  </w:rPr>
                </w:rPrChange>
              </w:rPr>
              <w:delText>8.1</w:delText>
            </w:r>
            <w:r w:rsidDel="00A57497">
              <w:rPr>
                <w:rFonts w:asciiTheme="minorHAnsi" w:eastAsiaTheme="minorEastAsia" w:hAnsiTheme="minorHAnsi" w:cstheme="minorBidi"/>
                <w:color w:val="auto"/>
                <w:sz w:val="22"/>
                <w:szCs w:val="22"/>
              </w:rPr>
              <w:tab/>
            </w:r>
            <w:r w:rsidRPr="00A57497" w:rsidDel="00A57497">
              <w:rPr>
                <w:rFonts w:cs="Arial"/>
                <w:sz w:val="22"/>
                <w:rPrChange w:id="390" w:author="Seggelke, Klaus" w:date="2017-03-14T17:12:00Z">
                  <w:rPr>
                    <w:rStyle w:val="Hyperlink"/>
                  </w:rPr>
                </w:rPrChange>
              </w:rPr>
              <w:delText>vSnapshot Management</w:delText>
            </w:r>
            <w:r w:rsidDel="00A57497">
              <w:rPr>
                <w:webHidden/>
              </w:rPr>
              <w:tab/>
              <w:delText>47</w:delText>
            </w:r>
          </w:del>
        </w:p>
        <w:p w:rsidR="000206EB" w:rsidDel="00A57497" w:rsidRDefault="000206EB">
          <w:pPr>
            <w:pStyle w:val="TOC2"/>
            <w:tabs>
              <w:tab w:val="left" w:pos="800"/>
            </w:tabs>
            <w:rPr>
              <w:del w:id="391" w:author="Seggelke, Klaus" w:date="2017-03-14T17:12:00Z"/>
              <w:rFonts w:asciiTheme="minorHAnsi" w:eastAsiaTheme="minorEastAsia" w:hAnsiTheme="minorHAnsi" w:cstheme="minorBidi"/>
              <w:color w:val="auto"/>
              <w:sz w:val="22"/>
              <w:szCs w:val="22"/>
            </w:rPr>
          </w:pPr>
          <w:del w:id="392" w:author="Seggelke, Klaus" w:date="2017-03-14T17:12:00Z">
            <w:r w:rsidRPr="00A57497" w:rsidDel="00A57497">
              <w:rPr>
                <w:rFonts w:cs="Arial"/>
                <w:sz w:val="22"/>
                <w:rPrChange w:id="393" w:author="Seggelke, Klaus" w:date="2017-03-14T17:12:00Z">
                  <w:rPr>
                    <w:rStyle w:val="Hyperlink"/>
                  </w:rPr>
                </w:rPrChange>
              </w:rPr>
              <w:delText>8.2</w:delText>
            </w:r>
            <w:r w:rsidDel="00A57497">
              <w:rPr>
                <w:rFonts w:asciiTheme="minorHAnsi" w:eastAsiaTheme="minorEastAsia" w:hAnsiTheme="minorHAnsi" w:cstheme="minorBidi"/>
                <w:color w:val="auto"/>
                <w:sz w:val="22"/>
                <w:szCs w:val="22"/>
              </w:rPr>
              <w:tab/>
            </w:r>
            <w:r w:rsidRPr="00A57497" w:rsidDel="00A57497">
              <w:rPr>
                <w:rFonts w:cs="Arial"/>
                <w:sz w:val="22"/>
                <w:rPrChange w:id="394" w:author="Seggelke, Klaus" w:date="2017-03-14T17:12:00Z">
                  <w:rPr>
                    <w:rStyle w:val="Hyperlink"/>
                  </w:rPr>
                </w:rPrChange>
              </w:rPr>
              <w:delText>vResource Scaling Up/Down</w:delText>
            </w:r>
            <w:r w:rsidDel="00A57497">
              <w:rPr>
                <w:webHidden/>
              </w:rPr>
              <w:tab/>
              <w:delText>50</w:delText>
            </w:r>
          </w:del>
        </w:p>
        <w:p w:rsidR="000206EB" w:rsidDel="00A57497" w:rsidRDefault="000206EB">
          <w:pPr>
            <w:pStyle w:val="TOC2"/>
            <w:tabs>
              <w:tab w:val="left" w:pos="800"/>
            </w:tabs>
            <w:rPr>
              <w:del w:id="395" w:author="Seggelke, Klaus" w:date="2017-03-14T17:12:00Z"/>
              <w:rFonts w:asciiTheme="minorHAnsi" w:eastAsiaTheme="minorEastAsia" w:hAnsiTheme="minorHAnsi" w:cstheme="minorBidi"/>
              <w:color w:val="auto"/>
              <w:sz w:val="22"/>
              <w:szCs w:val="22"/>
            </w:rPr>
          </w:pPr>
          <w:del w:id="396" w:author="Seggelke, Klaus" w:date="2017-03-14T17:12:00Z">
            <w:r w:rsidRPr="00A57497" w:rsidDel="00A57497">
              <w:rPr>
                <w:rFonts w:cs="Arial"/>
                <w:sz w:val="22"/>
                <w:rPrChange w:id="397" w:author="Seggelke, Klaus" w:date="2017-03-14T17:12:00Z">
                  <w:rPr>
                    <w:rStyle w:val="Hyperlink"/>
                  </w:rPr>
                </w:rPrChange>
              </w:rPr>
              <w:delText>8.3</w:delText>
            </w:r>
            <w:r w:rsidDel="00A57497">
              <w:rPr>
                <w:rFonts w:asciiTheme="minorHAnsi" w:eastAsiaTheme="minorEastAsia" w:hAnsiTheme="minorHAnsi" w:cstheme="minorBidi"/>
                <w:color w:val="auto"/>
                <w:sz w:val="22"/>
                <w:szCs w:val="22"/>
              </w:rPr>
              <w:tab/>
            </w:r>
            <w:r w:rsidRPr="00A57497" w:rsidDel="00A57497">
              <w:rPr>
                <w:rFonts w:cs="Arial"/>
                <w:sz w:val="22"/>
                <w:rPrChange w:id="398" w:author="Seggelke, Klaus" w:date="2017-03-14T17:12:00Z">
                  <w:rPr>
                    <w:rStyle w:val="Hyperlink"/>
                  </w:rPr>
                </w:rPrChange>
              </w:rPr>
              <w:delText>vResource Scaling Out/In</w:delText>
            </w:r>
            <w:r w:rsidDel="00A57497">
              <w:rPr>
                <w:webHidden/>
              </w:rPr>
              <w:tab/>
              <w:delText>56</w:delText>
            </w:r>
          </w:del>
        </w:p>
        <w:p w:rsidR="000206EB" w:rsidDel="00A57497" w:rsidRDefault="000206EB">
          <w:pPr>
            <w:pStyle w:val="TOC2"/>
            <w:tabs>
              <w:tab w:val="left" w:pos="800"/>
            </w:tabs>
            <w:rPr>
              <w:del w:id="399" w:author="Seggelke, Klaus" w:date="2017-03-14T17:12:00Z"/>
              <w:rFonts w:asciiTheme="minorHAnsi" w:eastAsiaTheme="minorEastAsia" w:hAnsiTheme="minorHAnsi" w:cstheme="minorBidi"/>
              <w:color w:val="auto"/>
              <w:sz w:val="22"/>
              <w:szCs w:val="22"/>
            </w:rPr>
          </w:pPr>
          <w:del w:id="400" w:author="Seggelke, Klaus" w:date="2017-03-14T17:12:00Z">
            <w:r w:rsidRPr="00A57497" w:rsidDel="00A57497">
              <w:rPr>
                <w:rFonts w:cs="Arial"/>
                <w:sz w:val="22"/>
                <w:rPrChange w:id="401" w:author="Seggelke, Klaus" w:date="2017-03-14T17:12:00Z">
                  <w:rPr>
                    <w:rStyle w:val="Hyperlink"/>
                  </w:rPr>
                </w:rPrChange>
              </w:rPr>
              <w:delText>8.4</w:delText>
            </w:r>
            <w:r w:rsidDel="00A57497">
              <w:rPr>
                <w:rFonts w:asciiTheme="minorHAnsi" w:eastAsiaTheme="minorEastAsia" w:hAnsiTheme="minorHAnsi" w:cstheme="minorBidi"/>
                <w:color w:val="auto"/>
                <w:sz w:val="22"/>
                <w:szCs w:val="22"/>
              </w:rPr>
              <w:tab/>
            </w:r>
            <w:r w:rsidRPr="00A57497" w:rsidDel="00A57497">
              <w:rPr>
                <w:rFonts w:cs="Arial"/>
                <w:sz w:val="22"/>
                <w:rPrChange w:id="402" w:author="Seggelke, Klaus" w:date="2017-03-14T17:12:00Z">
                  <w:rPr>
                    <w:rStyle w:val="Hyperlink"/>
                  </w:rPr>
                </w:rPrChange>
              </w:rPr>
              <w:delText>vResource Migration</w:delText>
            </w:r>
            <w:r w:rsidDel="00A57497">
              <w:rPr>
                <w:webHidden/>
              </w:rPr>
              <w:tab/>
              <w:delText>61</w:delText>
            </w:r>
          </w:del>
        </w:p>
        <w:p w:rsidR="000206EB" w:rsidDel="00A57497" w:rsidRDefault="000206EB">
          <w:pPr>
            <w:pStyle w:val="TOC2"/>
            <w:tabs>
              <w:tab w:val="left" w:pos="800"/>
            </w:tabs>
            <w:rPr>
              <w:del w:id="403" w:author="Seggelke, Klaus" w:date="2017-03-14T17:12:00Z"/>
              <w:rFonts w:asciiTheme="minorHAnsi" w:eastAsiaTheme="minorEastAsia" w:hAnsiTheme="minorHAnsi" w:cstheme="minorBidi"/>
              <w:color w:val="auto"/>
              <w:sz w:val="22"/>
              <w:szCs w:val="22"/>
            </w:rPr>
          </w:pPr>
          <w:del w:id="404" w:author="Seggelke, Klaus" w:date="2017-03-14T17:12:00Z">
            <w:r w:rsidRPr="00A57497" w:rsidDel="00A57497">
              <w:rPr>
                <w:rFonts w:cs="Arial"/>
                <w:sz w:val="22"/>
                <w:rPrChange w:id="405" w:author="Seggelke, Klaus" w:date="2017-03-14T17:12:00Z">
                  <w:rPr>
                    <w:rStyle w:val="Hyperlink"/>
                  </w:rPr>
                </w:rPrChange>
              </w:rPr>
              <w:delText>8.5</w:delText>
            </w:r>
            <w:r w:rsidDel="00A57497">
              <w:rPr>
                <w:rFonts w:asciiTheme="minorHAnsi" w:eastAsiaTheme="minorEastAsia" w:hAnsiTheme="minorHAnsi" w:cstheme="minorBidi"/>
                <w:color w:val="auto"/>
                <w:sz w:val="22"/>
                <w:szCs w:val="22"/>
              </w:rPr>
              <w:tab/>
            </w:r>
            <w:r w:rsidRPr="00A57497" w:rsidDel="00A57497">
              <w:rPr>
                <w:rFonts w:cs="Arial"/>
                <w:sz w:val="22"/>
                <w:rPrChange w:id="406" w:author="Seggelke, Klaus" w:date="2017-03-14T17:12:00Z">
                  <w:rPr>
                    <w:rStyle w:val="Hyperlink"/>
                  </w:rPr>
                </w:rPrChange>
              </w:rPr>
              <w:delText>vResource Network</w:delText>
            </w:r>
            <w:r w:rsidDel="00A57497">
              <w:rPr>
                <w:webHidden/>
              </w:rPr>
              <w:tab/>
              <w:delText>65</w:delText>
            </w:r>
          </w:del>
        </w:p>
        <w:p w:rsidR="000206EB" w:rsidDel="00A57497" w:rsidRDefault="000206EB">
          <w:pPr>
            <w:pStyle w:val="TOC2"/>
            <w:tabs>
              <w:tab w:val="left" w:pos="800"/>
            </w:tabs>
            <w:rPr>
              <w:del w:id="407" w:author="Seggelke, Klaus" w:date="2017-03-14T17:12:00Z"/>
              <w:rFonts w:asciiTheme="minorHAnsi" w:eastAsiaTheme="minorEastAsia" w:hAnsiTheme="minorHAnsi" w:cstheme="minorBidi"/>
              <w:color w:val="auto"/>
              <w:sz w:val="22"/>
              <w:szCs w:val="22"/>
            </w:rPr>
          </w:pPr>
          <w:del w:id="408" w:author="Seggelke, Klaus" w:date="2017-03-14T17:12:00Z">
            <w:r w:rsidRPr="00A57497" w:rsidDel="00A57497">
              <w:rPr>
                <w:rFonts w:cs="Arial"/>
                <w:sz w:val="22"/>
                <w:rPrChange w:id="409" w:author="Seggelke, Klaus" w:date="2017-03-14T17:12:00Z">
                  <w:rPr>
                    <w:rStyle w:val="Hyperlink"/>
                  </w:rPr>
                </w:rPrChange>
              </w:rPr>
              <w:delText>8.6</w:delText>
            </w:r>
            <w:r w:rsidDel="00A57497">
              <w:rPr>
                <w:rFonts w:asciiTheme="minorHAnsi" w:eastAsiaTheme="minorEastAsia" w:hAnsiTheme="minorHAnsi" w:cstheme="minorBidi"/>
                <w:color w:val="auto"/>
                <w:sz w:val="22"/>
                <w:szCs w:val="22"/>
              </w:rPr>
              <w:tab/>
            </w:r>
            <w:r w:rsidRPr="00A57497" w:rsidDel="00A57497">
              <w:rPr>
                <w:rFonts w:cs="Arial"/>
                <w:sz w:val="22"/>
                <w:rPrChange w:id="410" w:author="Seggelke, Klaus" w:date="2017-03-14T17:12:00Z">
                  <w:rPr>
                    <w:rStyle w:val="Hyperlink"/>
                  </w:rPr>
                </w:rPrChange>
              </w:rPr>
              <w:delText>vResource Storage</w:delText>
            </w:r>
            <w:r w:rsidDel="00A57497">
              <w:rPr>
                <w:webHidden/>
              </w:rPr>
              <w:tab/>
              <w:delText>68</w:delText>
            </w:r>
          </w:del>
        </w:p>
        <w:p w:rsidR="000206EB" w:rsidDel="00A57497" w:rsidRDefault="000206EB">
          <w:pPr>
            <w:pStyle w:val="TOC1"/>
            <w:rPr>
              <w:del w:id="411" w:author="Seggelke, Klaus" w:date="2017-03-14T17:12:00Z"/>
              <w:rFonts w:asciiTheme="minorHAnsi" w:eastAsiaTheme="minorEastAsia" w:hAnsiTheme="minorHAnsi" w:cstheme="minorBidi"/>
              <w:color w:val="auto"/>
              <w:sz w:val="22"/>
              <w:szCs w:val="22"/>
            </w:rPr>
          </w:pPr>
          <w:del w:id="412" w:author="Seggelke, Klaus" w:date="2017-03-14T17:12:00Z">
            <w:r w:rsidRPr="00A57497" w:rsidDel="00A57497">
              <w:rPr>
                <w:rFonts w:cs="Arial"/>
                <w:sz w:val="22"/>
                <w:rPrChange w:id="413" w:author="Seggelke, Klaus" w:date="2017-03-14T17:12:00Z">
                  <w:rPr>
                    <w:rStyle w:val="Hyperlink"/>
                  </w:rPr>
                </w:rPrChange>
              </w:rPr>
              <w:delText>9</w:delText>
            </w:r>
            <w:r w:rsidDel="00A57497">
              <w:rPr>
                <w:rFonts w:asciiTheme="minorHAnsi" w:eastAsiaTheme="minorEastAsia" w:hAnsiTheme="minorHAnsi" w:cstheme="minorBidi"/>
                <w:color w:val="auto"/>
                <w:sz w:val="22"/>
                <w:szCs w:val="22"/>
              </w:rPr>
              <w:tab/>
            </w:r>
            <w:r w:rsidRPr="00A57497" w:rsidDel="00A57497">
              <w:rPr>
                <w:rFonts w:cs="Arial"/>
                <w:sz w:val="22"/>
                <w:rPrChange w:id="414" w:author="Seggelke, Klaus" w:date="2017-03-14T17:12:00Z">
                  <w:rPr>
                    <w:rStyle w:val="Hyperlink"/>
                  </w:rPr>
                </w:rPrChange>
              </w:rPr>
              <w:delText>VNF Fault and Recovery Management</w:delText>
            </w:r>
            <w:r w:rsidDel="00A57497">
              <w:rPr>
                <w:webHidden/>
              </w:rPr>
              <w:tab/>
              <w:delText>70</w:delText>
            </w:r>
          </w:del>
        </w:p>
        <w:p w:rsidR="000206EB" w:rsidDel="00A57497" w:rsidRDefault="000206EB">
          <w:pPr>
            <w:pStyle w:val="TOC2"/>
            <w:tabs>
              <w:tab w:val="left" w:pos="800"/>
            </w:tabs>
            <w:rPr>
              <w:del w:id="415" w:author="Seggelke, Klaus" w:date="2017-03-14T17:12:00Z"/>
              <w:rFonts w:asciiTheme="minorHAnsi" w:eastAsiaTheme="minorEastAsia" w:hAnsiTheme="minorHAnsi" w:cstheme="minorBidi"/>
              <w:color w:val="auto"/>
              <w:sz w:val="22"/>
              <w:szCs w:val="22"/>
            </w:rPr>
          </w:pPr>
          <w:del w:id="416" w:author="Seggelke, Klaus" w:date="2017-03-14T17:12:00Z">
            <w:r w:rsidRPr="00A57497" w:rsidDel="00A57497">
              <w:rPr>
                <w:rFonts w:cs="Arial"/>
                <w:sz w:val="22"/>
                <w:rPrChange w:id="417" w:author="Seggelke, Klaus" w:date="2017-03-14T17:12:00Z">
                  <w:rPr>
                    <w:rStyle w:val="Hyperlink"/>
                  </w:rPr>
                </w:rPrChange>
              </w:rPr>
              <w:delText>9.1</w:delText>
            </w:r>
            <w:r w:rsidDel="00A57497">
              <w:rPr>
                <w:rFonts w:asciiTheme="minorHAnsi" w:eastAsiaTheme="minorEastAsia" w:hAnsiTheme="minorHAnsi" w:cstheme="minorBidi"/>
                <w:color w:val="auto"/>
                <w:sz w:val="22"/>
                <w:szCs w:val="22"/>
              </w:rPr>
              <w:tab/>
            </w:r>
            <w:r w:rsidRPr="00A57497" w:rsidDel="00A57497">
              <w:rPr>
                <w:rFonts w:cs="Arial"/>
                <w:sz w:val="22"/>
                <w:rPrChange w:id="418" w:author="Seggelke, Klaus" w:date="2017-03-14T17:12:00Z">
                  <w:rPr>
                    <w:rStyle w:val="Hyperlink"/>
                  </w:rPr>
                </w:rPrChange>
              </w:rPr>
              <w:delText>VNF Fault Management</w:delText>
            </w:r>
            <w:r w:rsidDel="00A57497">
              <w:rPr>
                <w:webHidden/>
              </w:rPr>
              <w:tab/>
              <w:delText>71</w:delText>
            </w:r>
          </w:del>
        </w:p>
        <w:p w:rsidR="000206EB" w:rsidDel="00A57497" w:rsidRDefault="000206EB">
          <w:pPr>
            <w:pStyle w:val="TOC2"/>
            <w:tabs>
              <w:tab w:val="left" w:pos="800"/>
            </w:tabs>
            <w:rPr>
              <w:del w:id="419" w:author="Seggelke, Klaus" w:date="2017-03-14T17:12:00Z"/>
              <w:rFonts w:asciiTheme="minorHAnsi" w:eastAsiaTheme="minorEastAsia" w:hAnsiTheme="minorHAnsi" w:cstheme="minorBidi"/>
              <w:color w:val="auto"/>
              <w:sz w:val="22"/>
              <w:szCs w:val="22"/>
            </w:rPr>
          </w:pPr>
          <w:del w:id="420" w:author="Seggelke, Klaus" w:date="2017-03-14T17:12:00Z">
            <w:r w:rsidRPr="00A57497" w:rsidDel="00A57497">
              <w:rPr>
                <w:rFonts w:cs="Arial"/>
                <w:sz w:val="22"/>
                <w:rPrChange w:id="421" w:author="Seggelke, Klaus" w:date="2017-03-14T17:12:00Z">
                  <w:rPr>
                    <w:rStyle w:val="Hyperlink"/>
                  </w:rPr>
                </w:rPrChange>
              </w:rPr>
              <w:delText>9.2</w:delText>
            </w:r>
            <w:r w:rsidDel="00A57497">
              <w:rPr>
                <w:rFonts w:asciiTheme="minorHAnsi" w:eastAsiaTheme="minorEastAsia" w:hAnsiTheme="minorHAnsi" w:cstheme="minorBidi"/>
                <w:color w:val="auto"/>
                <w:sz w:val="22"/>
                <w:szCs w:val="22"/>
              </w:rPr>
              <w:tab/>
            </w:r>
            <w:r w:rsidRPr="00A57497" w:rsidDel="00A57497">
              <w:rPr>
                <w:rFonts w:cs="Arial"/>
                <w:sz w:val="22"/>
                <w:rPrChange w:id="422" w:author="Seggelke, Klaus" w:date="2017-03-14T17:12:00Z">
                  <w:rPr>
                    <w:rStyle w:val="Hyperlink"/>
                  </w:rPr>
                </w:rPrChange>
              </w:rPr>
              <w:delText>VNF Recovery</w:delText>
            </w:r>
            <w:r w:rsidDel="00A57497">
              <w:rPr>
                <w:webHidden/>
              </w:rPr>
              <w:tab/>
              <w:delText>76</w:delText>
            </w:r>
          </w:del>
        </w:p>
        <w:p w:rsidR="000206EB" w:rsidDel="00A57497" w:rsidRDefault="000206EB">
          <w:pPr>
            <w:pStyle w:val="TOC1"/>
            <w:rPr>
              <w:del w:id="423" w:author="Seggelke, Klaus" w:date="2017-03-14T17:12:00Z"/>
              <w:rFonts w:asciiTheme="minorHAnsi" w:eastAsiaTheme="minorEastAsia" w:hAnsiTheme="minorHAnsi" w:cstheme="minorBidi"/>
              <w:color w:val="auto"/>
              <w:sz w:val="22"/>
              <w:szCs w:val="22"/>
            </w:rPr>
          </w:pPr>
          <w:del w:id="424" w:author="Seggelke, Klaus" w:date="2017-03-14T17:12:00Z">
            <w:r w:rsidRPr="00A57497" w:rsidDel="00A57497">
              <w:rPr>
                <w:rFonts w:cs="Arial"/>
                <w:sz w:val="22"/>
                <w:rPrChange w:id="425" w:author="Seggelke, Klaus" w:date="2017-03-14T17:12:00Z">
                  <w:rPr>
                    <w:rStyle w:val="Hyperlink"/>
                  </w:rPr>
                </w:rPrChange>
              </w:rPr>
              <w:delText>10</w:delText>
            </w:r>
            <w:r w:rsidDel="00A57497">
              <w:rPr>
                <w:rFonts w:asciiTheme="minorHAnsi" w:eastAsiaTheme="minorEastAsia" w:hAnsiTheme="minorHAnsi" w:cstheme="minorBidi"/>
                <w:color w:val="auto"/>
                <w:sz w:val="22"/>
                <w:szCs w:val="22"/>
              </w:rPr>
              <w:tab/>
            </w:r>
            <w:r w:rsidRPr="00A57497" w:rsidDel="00A57497">
              <w:rPr>
                <w:rFonts w:cs="Arial"/>
                <w:sz w:val="22"/>
                <w:rPrChange w:id="426" w:author="Seggelke, Klaus" w:date="2017-03-14T17:12:00Z">
                  <w:rPr>
                    <w:rStyle w:val="Hyperlink"/>
                  </w:rPr>
                </w:rPrChange>
              </w:rPr>
              <w:delText>Performance Management</w:delText>
            </w:r>
            <w:r w:rsidDel="00A57497">
              <w:rPr>
                <w:webHidden/>
              </w:rPr>
              <w:tab/>
              <w:delText>77</w:delText>
            </w:r>
          </w:del>
        </w:p>
        <w:p w:rsidR="000206EB" w:rsidDel="00A57497" w:rsidRDefault="000206EB">
          <w:pPr>
            <w:pStyle w:val="TOC1"/>
            <w:rPr>
              <w:del w:id="427" w:author="Seggelke, Klaus" w:date="2017-03-14T17:12:00Z"/>
              <w:rFonts w:asciiTheme="minorHAnsi" w:eastAsiaTheme="minorEastAsia" w:hAnsiTheme="minorHAnsi" w:cstheme="minorBidi"/>
              <w:color w:val="auto"/>
              <w:sz w:val="22"/>
              <w:szCs w:val="22"/>
            </w:rPr>
          </w:pPr>
          <w:del w:id="428" w:author="Seggelke, Klaus" w:date="2017-03-14T17:12:00Z">
            <w:r w:rsidRPr="00A57497" w:rsidDel="00A57497">
              <w:rPr>
                <w:rFonts w:cs="Arial"/>
                <w:sz w:val="22"/>
                <w:rPrChange w:id="429" w:author="Seggelke, Klaus" w:date="2017-03-14T17:12:00Z">
                  <w:rPr>
                    <w:rStyle w:val="Hyperlink"/>
                  </w:rPr>
                </w:rPrChange>
              </w:rPr>
              <w:delText>11</w:delText>
            </w:r>
            <w:r w:rsidDel="00A57497">
              <w:rPr>
                <w:rFonts w:asciiTheme="minorHAnsi" w:eastAsiaTheme="minorEastAsia" w:hAnsiTheme="minorHAnsi" w:cstheme="minorBidi"/>
                <w:color w:val="auto"/>
                <w:sz w:val="22"/>
                <w:szCs w:val="22"/>
              </w:rPr>
              <w:tab/>
            </w:r>
            <w:r w:rsidRPr="00A57497" w:rsidDel="00A57497">
              <w:rPr>
                <w:rFonts w:cs="Arial"/>
                <w:sz w:val="22"/>
                <w:rPrChange w:id="430" w:author="Seggelke, Klaus" w:date="2017-03-14T17:12:00Z">
                  <w:rPr>
                    <w:rStyle w:val="Hyperlink"/>
                  </w:rPr>
                </w:rPrChange>
              </w:rPr>
              <w:delText>Complex Use-cases</w:delText>
            </w:r>
            <w:r w:rsidDel="00A57497">
              <w:rPr>
                <w:webHidden/>
              </w:rPr>
              <w:tab/>
              <w:delText>84</w:delText>
            </w:r>
          </w:del>
        </w:p>
        <w:p w:rsidR="000206EB" w:rsidDel="00A57497" w:rsidRDefault="000206EB">
          <w:pPr>
            <w:pStyle w:val="TOC1"/>
            <w:rPr>
              <w:del w:id="431" w:author="Seggelke, Klaus" w:date="2017-03-14T17:12:00Z"/>
              <w:rFonts w:asciiTheme="minorHAnsi" w:eastAsiaTheme="minorEastAsia" w:hAnsiTheme="minorHAnsi" w:cstheme="minorBidi"/>
              <w:color w:val="auto"/>
              <w:sz w:val="22"/>
              <w:szCs w:val="22"/>
            </w:rPr>
          </w:pPr>
          <w:del w:id="432" w:author="Seggelke, Klaus" w:date="2017-03-14T17:12:00Z">
            <w:r w:rsidRPr="00A57497" w:rsidDel="00A57497">
              <w:rPr>
                <w:rFonts w:cs="Arial"/>
                <w:sz w:val="22"/>
                <w:rPrChange w:id="433" w:author="Seggelke, Klaus" w:date="2017-03-14T17:12:00Z">
                  <w:rPr>
                    <w:rStyle w:val="Hyperlink"/>
                  </w:rPr>
                </w:rPrChange>
              </w:rPr>
              <w:delText>12</w:delText>
            </w:r>
            <w:r w:rsidDel="00A57497">
              <w:rPr>
                <w:rFonts w:asciiTheme="minorHAnsi" w:eastAsiaTheme="minorEastAsia" w:hAnsiTheme="minorHAnsi" w:cstheme="minorBidi"/>
                <w:color w:val="auto"/>
                <w:sz w:val="22"/>
                <w:szCs w:val="22"/>
              </w:rPr>
              <w:tab/>
            </w:r>
            <w:r w:rsidRPr="00A57497" w:rsidDel="00A57497">
              <w:rPr>
                <w:rFonts w:cs="Arial"/>
                <w:sz w:val="22"/>
                <w:rPrChange w:id="434" w:author="Seggelke, Klaus" w:date="2017-03-14T17:12:00Z">
                  <w:rPr>
                    <w:rStyle w:val="Hyperlink"/>
                  </w:rPr>
                </w:rPrChange>
              </w:rPr>
              <w:delText>VNF Packaging</w:delText>
            </w:r>
            <w:r w:rsidDel="00A57497">
              <w:rPr>
                <w:webHidden/>
              </w:rPr>
              <w:tab/>
              <w:delText>89</w:delText>
            </w:r>
          </w:del>
        </w:p>
        <w:p w:rsidR="000206EB" w:rsidDel="00A57497" w:rsidRDefault="000206EB">
          <w:pPr>
            <w:pStyle w:val="TOC2"/>
            <w:tabs>
              <w:tab w:val="left" w:pos="1000"/>
            </w:tabs>
            <w:rPr>
              <w:del w:id="435" w:author="Seggelke, Klaus" w:date="2017-03-14T17:12:00Z"/>
              <w:rFonts w:asciiTheme="minorHAnsi" w:eastAsiaTheme="minorEastAsia" w:hAnsiTheme="minorHAnsi" w:cstheme="minorBidi"/>
              <w:color w:val="auto"/>
              <w:sz w:val="22"/>
              <w:szCs w:val="22"/>
            </w:rPr>
          </w:pPr>
          <w:del w:id="436" w:author="Seggelke, Klaus" w:date="2017-03-14T17:12:00Z">
            <w:r w:rsidRPr="00A57497" w:rsidDel="00A57497">
              <w:rPr>
                <w:rFonts w:cs="Arial"/>
                <w:sz w:val="22"/>
                <w:rPrChange w:id="437" w:author="Seggelke, Klaus" w:date="2017-03-14T17:12:00Z">
                  <w:rPr>
                    <w:rStyle w:val="Hyperlink"/>
                  </w:rPr>
                </w:rPrChange>
              </w:rPr>
              <w:delText>12.1</w:delText>
            </w:r>
            <w:r w:rsidDel="00A57497">
              <w:rPr>
                <w:rFonts w:asciiTheme="minorHAnsi" w:eastAsiaTheme="minorEastAsia" w:hAnsiTheme="minorHAnsi" w:cstheme="minorBidi"/>
                <w:color w:val="auto"/>
                <w:sz w:val="22"/>
                <w:szCs w:val="22"/>
              </w:rPr>
              <w:tab/>
            </w:r>
            <w:r w:rsidRPr="00A57497" w:rsidDel="00A57497">
              <w:rPr>
                <w:rFonts w:cs="Arial"/>
                <w:sz w:val="22"/>
                <w:rPrChange w:id="438" w:author="Seggelke, Klaus" w:date="2017-03-14T17:12:00Z">
                  <w:rPr>
                    <w:rStyle w:val="Hyperlink"/>
                  </w:rPr>
                </w:rPrChange>
              </w:rPr>
              <w:delText>VNF Packaging Overview</w:delText>
            </w:r>
            <w:r w:rsidDel="00A57497">
              <w:rPr>
                <w:webHidden/>
              </w:rPr>
              <w:tab/>
              <w:delText>89</w:delText>
            </w:r>
          </w:del>
        </w:p>
        <w:p w:rsidR="000206EB" w:rsidDel="00A57497" w:rsidRDefault="000206EB">
          <w:pPr>
            <w:pStyle w:val="TOC2"/>
            <w:tabs>
              <w:tab w:val="left" w:pos="1000"/>
            </w:tabs>
            <w:rPr>
              <w:del w:id="439" w:author="Seggelke, Klaus" w:date="2017-03-14T17:12:00Z"/>
              <w:rFonts w:asciiTheme="minorHAnsi" w:eastAsiaTheme="minorEastAsia" w:hAnsiTheme="minorHAnsi" w:cstheme="minorBidi"/>
              <w:color w:val="auto"/>
              <w:sz w:val="22"/>
              <w:szCs w:val="22"/>
            </w:rPr>
          </w:pPr>
          <w:del w:id="440" w:author="Seggelke, Klaus" w:date="2017-03-14T17:12:00Z">
            <w:r w:rsidRPr="00A57497" w:rsidDel="00A57497">
              <w:rPr>
                <w:rFonts w:cs="Arial"/>
                <w:sz w:val="22"/>
                <w:rPrChange w:id="441" w:author="Seggelke, Klaus" w:date="2017-03-14T17:12:00Z">
                  <w:rPr>
                    <w:rStyle w:val="Hyperlink"/>
                  </w:rPr>
                </w:rPrChange>
              </w:rPr>
              <w:delText>12.2</w:delText>
            </w:r>
            <w:r w:rsidDel="00A57497">
              <w:rPr>
                <w:rFonts w:asciiTheme="minorHAnsi" w:eastAsiaTheme="minorEastAsia" w:hAnsiTheme="minorHAnsi" w:cstheme="minorBidi"/>
                <w:color w:val="auto"/>
                <w:sz w:val="22"/>
                <w:szCs w:val="22"/>
              </w:rPr>
              <w:tab/>
            </w:r>
            <w:r w:rsidRPr="00A57497" w:rsidDel="00A57497">
              <w:rPr>
                <w:rFonts w:cs="Arial"/>
                <w:sz w:val="22"/>
                <w:rPrChange w:id="442" w:author="Seggelke, Klaus" w:date="2017-03-14T17:12:00Z">
                  <w:rPr>
                    <w:rStyle w:val="Hyperlink"/>
                  </w:rPr>
                </w:rPrChange>
              </w:rPr>
              <w:delText>Levels of NFV Entities</w:delText>
            </w:r>
            <w:r w:rsidDel="00A57497">
              <w:rPr>
                <w:webHidden/>
              </w:rPr>
              <w:tab/>
              <w:delText>89</w:delText>
            </w:r>
          </w:del>
        </w:p>
        <w:p w:rsidR="000206EB" w:rsidDel="00A57497" w:rsidRDefault="000206EB">
          <w:pPr>
            <w:pStyle w:val="TOC2"/>
            <w:tabs>
              <w:tab w:val="left" w:pos="1000"/>
            </w:tabs>
            <w:rPr>
              <w:del w:id="443" w:author="Seggelke, Klaus" w:date="2017-03-14T17:12:00Z"/>
              <w:rFonts w:asciiTheme="minorHAnsi" w:eastAsiaTheme="minorEastAsia" w:hAnsiTheme="minorHAnsi" w:cstheme="minorBidi"/>
              <w:color w:val="auto"/>
              <w:sz w:val="22"/>
              <w:szCs w:val="22"/>
            </w:rPr>
          </w:pPr>
          <w:del w:id="444" w:author="Seggelke, Klaus" w:date="2017-03-14T17:12:00Z">
            <w:r w:rsidRPr="00A57497" w:rsidDel="00A57497">
              <w:rPr>
                <w:rFonts w:cs="Arial"/>
                <w:sz w:val="22"/>
                <w:rPrChange w:id="445" w:author="Seggelke, Klaus" w:date="2017-03-14T17:12:00Z">
                  <w:rPr>
                    <w:rStyle w:val="Hyperlink"/>
                  </w:rPr>
                </w:rPrChange>
              </w:rPr>
              <w:delText>12.3</w:delText>
            </w:r>
            <w:r w:rsidDel="00A57497">
              <w:rPr>
                <w:rFonts w:asciiTheme="minorHAnsi" w:eastAsiaTheme="minorEastAsia" w:hAnsiTheme="minorHAnsi" w:cstheme="minorBidi"/>
                <w:color w:val="auto"/>
                <w:sz w:val="22"/>
                <w:szCs w:val="22"/>
              </w:rPr>
              <w:tab/>
            </w:r>
            <w:r w:rsidRPr="00A57497" w:rsidDel="00A57497">
              <w:rPr>
                <w:rFonts w:cs="Arial"/>
                <w:sz w:val="22"/>
                <w:rPrChange w:id="446" w:author="Seggelke, Klaus" w:date="2017-03-14T17:12:00Z">
                  <w:rPr>
                    <w:rStyle w:val="Hyperlink"/>
                  </w:rPr>
                </w:rPrChange>
              </w:rPr>
              <w:delText>VNF Package Lifecycle</w:delText>
            </w:r>
            <w:r w:rsidDel="00A57497">
              <w:rPr>
                <w:webHidden/>
              </w:rPr>
              <w:tab/>
              <w:delText>90</w:delText>
            </w:r>
          </w:del>
        </w:p>
        <w:p w:rsidR="000206EB" w:rsidDel="00A57497" w:rsidRDefault="000206EB">
          <w:pPr>
            <w:pStyle w:val="TOC3"/>
            <w:rPr>
              <w:del w:id="447" w:author="Seggelke, Klaus" w:date="2017-03-14T17:12:00Z"/>
              <w:rFonts w:asciiTheme="minorHAnsi" w:eastAsiaTheme="minorEastAsia" w:hAnsiTheme="minorHAnsi" w:cstheme="minorBidi"/>
              <w:noProof/>
              <w:color w:val="auto"/>
            </w:rPr>
          </w:pPr>
          <w:del w:id="448" w:author="Seggelke, Klaus" w:date="2017-03-14T17:12:00Z">
            <w:r w:rsidRPr="00A57497" w:rsidDel="00A57497">
              <w:rPr>
                <w:noProof/>
                <w:rPrChange w:id="449" w:author="Seggelke, Klaus" w:date="2017-03-14T17:12:00Z">
                  <w:rPr>
                    <w:rStyle w:val="Hyperlink"/>
                  </w:rPr>
                </w:rPrChange>
              </w:rPr>
              <w:delText>12.3.1</w:delText>
            </w:r>
            <w:r w:rsidDel="00A57497">
              <w:rPr>
                <w:rFonts w:asciiTheme="minorHAnsi" w:eastAsiaTheme="minorEastAsia" w:hAnsiTheme="minorHAnsi" w:cstheme="minorBidi"/>
                <w:noProof/>
                <w:color w:val="auto"/>
              </w:rPr>
              <w:tab/>
            </w:r>
            <w:r w:rsidRPr="00A57497" w:rsidDel="00A57497">
              <w:rPr>
                <w:noProof/>
                <w:rPrChange w:id="450" w:author="Seggelke, Klaus" w:date="2017-03-14T17:12:00Z">
                  <w:rPr>
                    <w:rStyle w:val="Hyperlink"/>
                  </w:rPr>
                </w:rPrChange>
              </w:rPr>
              <w:delText>VNF Package bundling for distribution by VNF Provider</w:delText>
            </w:r>
            <w:r w:rsidDel="00A57497">
              <w:rPr>
                <w:noProof/>
                <w:webHidden/>
              </w:rPr>
              <w:tab/>
              <w:delText>90</w:delText>
            </w:r>
          </w:del>
        </w:p>
        <w:p w:rsidR="000206EB" w:rsidDel="00A57497" w:rsidRDefault="000206EB">
          <w:pPr>
            <w:pStyle w:val="TOC3"/>
            <w:rPr>
              <w:del w:id="451" w:author="Seggelke, Klaus" w:date="2017-03-14T17:12:00Z"/>
              <w:rFonts w:asciiTheme="minorHAnsi" w:eastAsiaTheme="minorEastAsia" w:hAnsiTheme="minorHAnsi" w:cstheme="minorBidi"/>
              <w:noProof/>
              <w:color w:val="auto"/>
            </w:rPr>
          </w:pPr>
          <w:del w:id="452" w:author="Seggelke, Klaus" w:date="2017-03-14T17:12:00Z">
            <w:r w:rsidRPr="00A57497" w:rsidDel="00A57497">
              <w:rPr>
                <w:noProof/>
                <w:rPrChange w:id="453" w:author="Seggelke, Klaus" w:date="2017-03-14T17:12:00Z">
                  <w:rPr>
                    <w:rStyle w:val="Hyperlink"/>
                  </w:rPr>
                </w:rPrChange>
              </w:rPr>
              <w:delText>12.3.2</w:delText>
            </w:r>
            <w:r w:rsidDel="00A57497">
              <w:rPr>
                <w:rFonts w:asciiTheme="minorHAnsi" w:eastAsiaTheme="minorEastAsia" w:hAnsiTheme="minorHAnsi" w:cstheme="minorBidi"/>
                <w:noProof/>
                <w:color w:val="auto"/>
              </w:rPr>
              <w:tab/>
            </w:r>
            <w:r w:rsidRPr="00A57497" w:rsidDel="00A57497">
              <w:rPr>
                <w:noProof/>
                <w:rPrChange w:id="454" w:author="Seggelke, Klaus" w:date="2017-03-14T17:12:00Z">
                  <w:rPr>
                    <w:rStyle w:val="Hyperlink"/>
                  </w:rPr>
                </w:rPrChange>
              </w:rPr>
              <w:delText>VNF Package testing by VNF Provider</w:delText>
            </w:r>
            <w:r w:rsidDel="00A57497">
              <w:rPr>
                <w:noProof/>
                <w:webHidden/>
              </w:rPr>
              <w:tab/>
              <w:delText>90</w:delText>
            </w:r>
          </w:del>
        </w:p>
        <w:p w:rsidR="000206EB" w:rsidDel="00A57497" w:rsidRDefault="000206EB">
          <w:pPr>
            <w:pStyle w:val="TOC3"/>
            <w:rPr>
              <w:del w:id="455" w:author="Seggelke, Klaus" w:date="2017-03-14T17:12:00Z"/>
              <w:rFonts w:asciiTheme="minorHAnsi" w:eastAsiaTheme="minorEastAsia" w:hAnsiTheme="minorHAnsi" w:cstheme="minorBidi"/>
              <w:noProof/>
              <w:color w:val="auto"/>
            </w:rPr>
          </w:pPr>
          <w:del w:id="456" w:author="Seggelke, Klaus" w:date="2017-03-14T17:12:00Z">
            <w:r w:rsidRPr="00A57497" w:rsidDel="00A57497">
              <w:rPr>
                <w:noProof/>
                <w:rPrChange w:id="457" w:author="Seggelke, Klaus" w:date="2017-03-14T17:12:00Z">
                  <w:rPr>
                    <w:rStyle w:val="Hyperlink"/>
                  </w:rPr>
                </w:rPrChange>
              </w:rPr>
              <w:delText>12.3.3</w:delText>
            </w:r>
            <w:r w:rsidDel="00A57497">
              <w:rPr>
                <w:rFonts w:asciiTheme="minorHAnsi" w:eastAsiaTheme="minorEastAsia" w:hAnsiTheme="minorHAnsi" w:cstheme="minorBidi"/>
                <w:noProof/>
                <w:color w:val="auto"/>
              </w:rPr>
              <w:tab/>
            </w:r>
            <w:r w:rsidRPr="00A57497" w:rsidDel="00A57497">
              <w:rPr>
                <w:noProof/>
                <w:rPrChange w:id="458" w:author="Seggelke, Klaus" w:date="2017-03-14T17:12:00Z">
                  <w:rPr>
                    <w:rStyle w:val="Hyperlink"/>
                  </w:rPr>
                </w:rPrChange>
              </w:rPr>
              <w:delText>VNF pre procurement by Service Provider</w:delText>
            </w:r>
            <w:r w:rsidDel="00A57497">
              <w:rPr>
                <w:noProof/>
                <w:webHidden/>
              </w:rPr>
              <w:tab/>
              <w:delText>90</w:delText>
            </w:r>
          </w:del>
        </w:p>
        <w:p w:rsidR="000206EB" w:rsidDel="00A57497" w:rsidRDefault="000206EB">
          <w:pPr>
            <w:pStyle w:val="TOC3"/>
            <w:rPr>
              <w:del w:id="459" w:author="Seggelke, Klaus" w:date="2017-03-14T17:12:00Z"/>
              <w:rFonts w:asciiTheme="minorHAnsi" w:eastAsiaTheme="minorEastAsia" w:hAnsiTheme="minorHAnsi" w:cstheme="minorBidi"/>
              <w:noProof/>
              <w:color w:val="auto"/>
            </w:rPr>
          </w:pPr>
          <w:del w:id="460" w:author="Seggelke, Klaus" w:date="2017-03-14T17:12:00Z">
            <w:r w:rsidRPr="00A57497" w:rsidDel="00A57497">
              <w:rPr>
                <w:noProof/>
                <w:rPrChange w:id="461" w:author="Seggelke, Klaus" w:date="2017-03-14T17:12:00Z">
                  <w:rPr>
                    <w:rStyle w:val="Hyperlink"/>
                  </w:rPr>
                </w:rPrChange>
              </w:rPr>
              <w:delText>12.3.4</w:delText>
            </w:r>
            <w:r w:rsidDel="00A57497">
              <w:rPr>
                <w:rFonts w:asciiTheme="minorHAnsi" w:eastAsiaTheme="minorEastAsia" w:hAnsiTheme="minorHAnsi" w:cstheme="minorBidi"/>
                <w:noProof/>
                <w:color w:val="auto"/>
              </w:rPr>
              <w:tab/>
            </w:r>
            <w:r w:rsidRPr="00A57497" w:rsidDel="00A57497">
              <w:rPr>
                <w:noProof/>
                <w:rPrChange w:id="462" w:author="Seggelke, Klaus" w:date="2017-03-14T17:12:00Z">
                  <w:rPr>
                    <w:rStyle w:val="Hyperlink"/>
                  </w:rPr>
                </w:rPrChange>
              </w:rPr>
              <w:delText>VNF Package validation and certification by Service Provider</w:delText>
            </w:r>
            <w:r w:rsidDel="00A57497">
              <w:rPr>
                <w:noProof/>
                <w:webHidden/>
              </w:rPr>
              <w:tab/>
              <w:delText>90</w:delText>
            </w:r>
          </w:del>
        </w:p>
        <w:p w:rsidR="000206EB" w:rsidDel="00A57497" w:rsidRDefault="000206EB">
          <w:pPr>
            <w:pStyle w:val="TOC3"/>
            <w:rPr>
              <w:del w:id="463" w:author="Seggelke, Klaus" w:date="2017-03-14T17:12:00Z"/>
              <w:rFonts w:asciiTheme="minorHAnsi" w:eastAsiaTheme="minorEastAsia" w:hAnsiTheme="minorHAnsi" w:cstheme="minorBidi"/>
              <w:noProof/>
              <w:color w:val="auto"/>
            </w:rPr>
          </w:pPr>
          <w:del w:id="464" w:author="Seggelke, Klaus" w:date="2017-03-14T17:12:00Z">
            <w:r w:rsidRPr="00A57497" w:rsidDel="00A57497">
              <w:rPr>
                <w:noProof/>
                <w:rPrChange w:id="465" w:author="Seggelke, Klaus" w:date="2017-03-14T17:12:00Z">
                  <w:rPr>
                    <w:rStyle w:val="Hyperlink"/>
                  </w:rPr>
                </w:rPrChange>
              </w:rPr>
              <w:delText>12.3.5</w:delText>
            </w:r>
            <w:r w:rsidDel="00A57497">
              <w:rPr>
                <w:rFonts w:asciiTheme="minorHAnsi" w:eastAsiaTheme="minorEastAsia" w:hAnsiTheme="minorHAnsi" w:cstheme="minorBidi"/>
                <w:noProof/>
                <w:color w:val="auto"/>
              </w:rPr>
              <w:tab/>
            </w:r>
            <w:r w:rsidRPr="00A57497" w:rsidDel="00A57497">
              <w:rPr>
                <w:noProof/>
                <w:rPrChange w:id="466" w:author="Seggelke, Klaus" w:date="2017-03-14T17:12:00Z">
                  <w:rPr>
                    <w:rStyle w:val="Hyperlink"/>
                  </w:rPr>
                </w:rPrChange>
              </w:rPr>
              <w:delText>VNF Install or Deployment</w:delText>
            </w:r>
            <w:r w:rsidDel="00A57497">
              <w:rPr>
                <w:noProof/>
                <w:webHidden/>
              </w:rPr>
              <w:tab/>
              <w:delText>91</w:delText>
            </w:r>
          </w:del>
        </w:p>
        <w:p w:rsidR="000206EB" w:rsidDel="00A57497" w:rsidRDefault="000206EB">
          <w:pPr>
            <w:pStyle w:val="TOC1"/>
            <w:rPr>
              <w:del w:id="467" w:author="Seggelke, Klaus" w:date="2017-03-14T17:12:00Z"/>
              <w:rFonts w:asciiTheme="minorHAnsi" w:eastAsiaTheme="minorEastAsia" w:hAnsiTheme="minorHAnsi" w:cstheme="minorBidi"/>
              <w:color w:val="auto"/>
              <w:sz w:val="22"/>
              <w:szCs w:val="22"/>
            </w:rPr>
          </w:pPr>
          <w:del w:id="468" w:author="Seggelke, Klaus" w:date="2017-03-14T17:12:00Z">
            <w:r w:rsidRPr="00A57497" w:rsidDel="00A57497">
              <w:rPr>
                <w:rFonts w:cs="Arial"/>
                <w:sz w:val="22"/>
                <w:rPrChange w:id="469" w:author="Seggelke, Klaus" w:date="2017-03-14T17:12:00Z">
                  <w:rPr>
                    <w:rStyle w:val="Hyperlink"/>
                  </w:rPr>
                </w:rPrChange>
              </w:rPr>
              <w:delText>13</w:delText>
            </w:r>
            <w:r w:rsidDel="00A57497">
              <w:rPr>
                <w:rFonts w:asciiTheme="minorHAnsi" w:eastAsiaTheme="minorEastAsia" w:hAnsiTheme="minorHAnsi" w:cstheme="minorBidi"/>
                <w:color w:val="auto"/>
                <w:sz w:val="22"/>
                <w:szCs w:val="22"/>
              </w:rPr>
              <w:tab/>
            </w:r>
            <w:r w:rsidRPr="00A57497" w:rsidDel="00A57497">
              <w:rPr>
                <w:rFonts w:cs="Arial"/>
                <w:sz w:val="22"/>
                <w:rPrChange w:id="470" w:author="Seggelke, Klaus" w:date="2017-03-14T17:12:00Z">
                  <w:rPr>
                    <w:rStyle w:val="Hyperlink"/>
                  </w:rPr>
                </w:rPrChange>
              </w:rPr>
              <w:delText>API Design and Architecture</w:delText>
            </w:r>
            <w:r w:rsidDel="00A57497">
              <w:rPr>
                <w:webHidden/>
              </w:rPr>
              <w:tab/>
              <w:delText>91</w:delText>
            </w:r>
          </w:del>
        </w:p>
        <w:p w:rsidR="000206EB" w:rsidDel="00A57497" w:rsidRDefault="000206EB">
          <w:pPr>
            <w:pStyle w:val="TOC2"/>
            <w:tabs>
              <w:tab w:val="left" w:pos="1000"/>
            </w:tabs>
            <w:rPr>
              <w:del w:id="471" w:author="Seggelke, Klaus" w:date="2017-03-14T17:12:00Z"/>
              <w:rFonts w:asciiTheme="minorHAnsi" w:eastAsiaTheme="minorEastAsia" w:hAnsiTheme="minorHAnsi" w:cstheme="minorBidi"/>
              <w:color w:val="auto"/>
              <w:sz w:val="22"/>
              <w:szCs w:val="22"/>
            </w:rPr>
          </w:pPr>
          <w:del w:id="472" w:author="Seggelke, Klaus" w:date="2017-03-14T17:12:00Z">
            <w:r w:rsidRPr="00A57497" w:rsidDel="00A57497">
              <w:rPr>
                <w:rFonts w:cs="Arial"/>
                <w:sz w:val="22"/>
                <w:rPrChange w:id="473" w:author="Seggelke, Klaus" w:date="2017-03-14T17:12:00Z">
                  <w:rPr>
                    <w:rStyle w:val="Hyperlink"/>
                  </w:rPr>
                </w:rPrChange>
              </w:rPr>
              <w:delText>13.1</w:delText>
            </w:r>
            <w:r w:rsidDel="00A57497">
              <w:rPr>
                <w:rFonts w:asciiTheme="minorHAnsi" w:eastAsiaTheme="minorEastAsia" w:hAnsiTheme="minorHAnsi" w:cstheme="minorBidi"/>
                <w:color w:val="auto"/>
                <w:sz w:val="22"/>
                <w:szCs w:val="22"/>
              </w:rPr>
              <w:tab/>
            </w:r>
            <w:r w:rsidRPr="00A57497" w:rsidDel="00A57497">
              <w:rPr>
                <w:rFonts w:cs="Arial"/>
                <w:sz w:val="22"/>
                <w:rPrChange w:id="474" w:author="Seggelke, Klaus" w:date="2017-03-14T17:12:00Z">
                  <w:rPr>
                    <w:rStyle w:val="Hyperlink"/>
                  </w:rPr>
                </w:rPrChange>
              </w:rPr>
              <w:delText>VNF RECORD</w:delText>
            </w:r>
            <w:r w:rsidDel="00A57497">
              <w:rPr>
                <w:webHidden/>
              </w:rPr>
              <w:tab/>
              <w:delText>92</w:delText>
            </w:r>
          </w:del>
        </w:p>
        <w:p w:rsidR="000206EB" w:rsidDel="00A57497" w:rsidRDefault="000206EB">
          <w:pPr>
            <w:pStyle w:val="TOC2"/>
            <w:tabs>
              <w:tab w:val="left" w:pos="1000"/>
            </w:tabs>
            <w:rPr>
              <w:del w:id="475" w:author="Seggelke, Klaus" w:date="2017-03-14T17:12:00Z"/>
              <w:rFonts w:asciiTheme="minorHAnsi" w:eastAsiaTheme="minorEastAsia" w:hAnsiTheme="minorHAnsi" w:cstheme="minorBidi"/>
              <w:color w:val="auto"/>
              <w:sz w:val="22"/>
              <w:szCs w:val="22"/>
            </w:rPr>
          </w:pPr>
          <w:del w:id="476" w:author="Seggelke, Klaus" w:date="2017-03-14T17:12:00Z">
            <w:r w:rsidRPr="00A57497" w:rsidDel="00A57497">
              <w:rPr>
                <w:rFonts w:cs="Arial"/>
                <w:sz w:val="22"/>
                <w:rPrChange w:id="477" w:author="Seggelke, Klaus" w:date="2017-03-14T17:12:00Z">
                  <w:rPr>
                    <w:rStyle w:val="Hyperlink"/>
                  </w:rPr>
                </w:rPrChange>
              </w:rPr>
              <w:delText>13.2</w:delText>
            </w:r>
            <w:r w:rsidDel="00A57497">
              <w:rPr>
                <w:rFonts w:asciiTheme="minorHAnsi" w:eastAsiaTheme="minorEastAsia" w:hAnsiTheme="minorHAnsi" w:cstheme="minorBidi"/>
                <w:color w:val="auto"/>
                <w:sz w:val="22"/>
                <w:szCs w:val="22"/>
              </w:rPr>
              <w:tab/>
            </w:r>
            <w:r w:rsidRPr="00A57497" w:rsidDel="00A57497">
              <w:rPr>
                <w:rFonts w:cs="Arial"/>
                <w:sz w:val="22"/>
                <w:rPrChange w:id="478" w:author="Seggelke, Klaus" w:date="2017-03-14T17:12:00Z">
                  <w:rPr>
                    <w:rStyle w:val="Hyperlink"/>
                  </w:rPr>
                </w:rPrChange>
              </w:rPr>
              <w:delText>EM API module</w:delText>
            </w:r>
            <w:r w:rsidDel="00A57497">
              <w:rPr>
                <w:webHidden/>
              </w:rPr>
              <w:tab/>
              <w:delText>93</w:delText>
            </w:r>
          </w:del>
        </w:p>
        <w:p w:rsidR="000206EB" w:rsidDel="00A57497" w:rsidRDefault="000206EB">
          <w:pPr>
            <w:pStyle w:val="TOC2"/>
            <w:tabs>
              <w:tab w:val="left" w:pos="1000"/>
            </w:tabs>
            <w:rPr>
              <w:del w:id="479" w:author="Seggelke, Klaus" w:date="2017-03-14T17:12:00Z"/>
              <w:rFonts w:asciiTheme="minorHAnsi" w:eastAsiaTheme="minorEastAsia" w:hAnsiTheme="minorHAnsi" w:cstheme="minorBidi"/>
              <w:color w:val="auto"/>
              <w:sz w:val="22"/>
              <w:szCs w:val="22"/>
            </w:rPr>
          </w:pPr>
          <w:del w:id="480" w:author="Seggelke, Klaus" w:date="2017-03-14T17:12:00Z">
            <w:r w:rsidRPr="00A57497" w:rsidDel="00A57497">
              <w:rPr>
                <w:rFonts w:cs="Arial"/>
                <w:sz w:val="22"/>
                <w:rPrChange w:id="481" w:author="Seggelke, Klaus" w:date="2017-03-14T17:12:00Z">
                  <w:rPr>
                    <w:rStyle w:val="Hyperlink"/>
                  </w:rPr>
                </w:rPrChange>
              </w:rPr>
              <w:delText>13.3</w:delText>
            </w:r>
            <w:r w:rsidDel="00A57497">
              <w:rPr>
                <w:rFonts w:asciiTheme="minorHAnsi" w:eastAsiaTheme="minorEastAsia" w:hAnsiTheme="minorHAnsi" w:cstheme="minorBidi"/>
                <w:color w:val="auto"/>
                <w:sz w:val="22"/>
                <w:szCs w:val="22"/>
              </w:rPr>
              <w:tab/>
            </w:r>
            <w:r w:rsidRPr="00A57497" w:rsidDel="00A57497">
              <w:rPr>
                <w:rFonts w:cs="Arial"/>
                <w:sz w:val="22"/>
                <w:rPrChange w:id="482" w:author="Seggelke, Klaus" w:date="2017-03-14T17:12:00Z">
                  <w:rPr>
                    <w:rStyle w:val="Hyperlink"/>
                  </w:rPr>
                </w:rPrChange>
              </w:rPr>
              <w:delText>NFVO API Module</w:delText>
            </w:r>
            <w:r w:rsidDel="00A57497">
              <w:rPr>
                <w:webHidden/>
              </w:rPr>
              <w:tab/>
              <w:delText>94</w:delText>
            </w:r>
          </w:del>
        </w:p>
        <w:p w:rsidR="000206EB" w:rsidDel="00A57497" w:rsidRDefault="000206EB">
          <w:pPr>
            <w:pStyle w:val="TOC2"/>
            <w:tabs>
              <w:tab w:val="left" w:pos="1000"/>
            </w:tabs>
            <w:rPr>
              <w:del w:id="483" w:author="Seggelke, Klaus" w:date="2017-03-14T17:12:00Z"/>
              <w:rFonts w:asciiTheme="minorHAnsi" w:eastAsiaTheme="minorEastAsia" w:hAnsiTheme="minorHAnsi" w:cstheme="minorBidi"/>
              <w:color w:val="auto"/>
              <w:sz w:val="22"/>
              <w:szCs w:val="22"/>
            </w:rPr>
          </w:pPr>
          <w:del w:id="484" w:author="Seggelke, Klaus" w:date="2017-03-14T17:12:00Z">
            <w:r w:rsidRPr="00A57497" w:rsidDel="00A57497">
              <w:rPr>
                <w:rFonts w:cs="Arial"/>
                <w:sz w:val="22"/>
                <w:rPrChange w:id="485" w:author="Seggelke, Klaus" w:date="2017-03-14T17:12:00Z">
                  <w:rPr>
                    <w:rStyle w:val="Hyperlink"/>
                  </w:rPr>
                </w:rPrChange>
              </w:rPr>
              <w:delText>13.4</w:delText>
            </w:r>
            <w:r w:rsidDel="00A57497">
              <w:rPr>
                <w:rFonts w:asciiTheme="minorHAnsi" w:eastAsiaTheme="minorEastAsia" w:hAnsiTheme="minorHAnsi" w:cstheme="minorBidi"/>
                <w:color w:val="auto"/>
                <w:sz w:val="22"/>
                <w:szCs w:val="22"/>
              </w:rPr>
              <w:tab/>
            </w:r>
            <w:r w:rsidRPr="00A57497" w:rsidDel="00A57497">
              <w:rPr>
                <w:rFonts w:cs="Arial"/>
                <w:sz w:val="22"/>
                <w:rPrChange w:id="486" w:author="Seggelke, Klaus" w:date="2017-03-14T17:12:00Z">
                  <w:rPr>
                    <w:rStyle w:val="Hyperlink"/>
                  </w:rPr>
                </w:rPrChange>
              </w:rPr>
              <w:delText>VNF API Module</w:delText>
            </w:r>
            <w:r w:rsidDel="00A57497">
              <w:rPr>
                <w:webHidden/>
              </w:rPr>
              <w:tab/>
              <w:delText>94</w:delText>
            </w:r>
          </w:del>
        </w:p>
        <w:p w:rsidR="000206EB" w:rsidDel="00A57497" w:rsidRDefault="000206EB">
          <w:pPr>
            <w:pStyle w:val="TOC2"/>
            <w:tabs>
              <w:tab w:val="left" w:pos="1000"/>
            </w:tabs>
            <w:rPr>
              <w:del w:id="487" w:author="Seggelke, Klaus" w:date="2017-03-14T17:12:00Z"/>
              <w:rFonts w:asciiTheme="minorHAnsi" w:eastAsiaTheme="minorEastAsia" w:hAnsiTheme="minorHAnsi" w:cstheme="minorBidi"/>
              <w:color w:val="auto"/>
              <w:sz w:val="22"/>
              <w:szCs w:val="22"/>
            </w:rPr>
          </w:pPr>
          <w:del w:id="488" w:author="Seggelke, Klaus" w:date="2017-03-14T17:12:00Z">
            <w:r w:rsidRPr="00A57497" w:rsidDel="00A57497">
              <w:rPr>
                <w:rFonts w:cs="Arial"/>
                <w:sz w:val="22"/>
                <w:rPrChange w:id="489" w:author="Seggelke, Klaus" w:date="2017-03-14T17:12:00Z">
                  <w:rPr>
                    <w:rStyle w:val="Hyperlink"/>
                  </w:rPr>
                </w:rPrChange>
              </w:rPr>
              <w:delText>13.5</w:delText>
            </w:r>
            <w:r w:rsidDel="00A57497">
              <w:rPr>
                <w:rFonts w:asciiTheme="minorHAnsi" w:eastAsiaTheme="minorEastAsia" w:hAnsiTheme="minorHAnsi" w:cstheme="minorBidi"/>
                <w:color w:val="auto"/>
                <w:sz w:val="22"/>
                <w:szCs w:val="22"/>
              </w:rPr>
              <w:tab/>
            </w:r>
            <w:r w:rsidRPr="00A57497" w:rsidDel="00A57497">
              <w:rPr>
                <w:rFonts w:cs="Arial"/>
                <w:sz w:val="22"/>
                <w:rPrChange w:id="490" w:author="Seggelke, Klaus" w:date="2017-03-14T17:12:00Z">
                  <w:rPr>
                    <w:rStyle w:val="Hyperlink"/>
                  </w:rPr>
                </w:rPrChange>
              </w:rPr>
              <w:delText>VNFM API Module</w:delText>
            </w:r>
            <w:r w:rsidDel="00A57497">
              <w:rPr>
                <w:webHidden/>
              </w:rPr>
              <w:tab/>
              <w:delText>95</w:delText>
            </w:r>
          </w:del>
        </w:p>
        <w:p w:rsidR="000206EB" w:rsidDel="00A57497" w:rsidRDefault="000206EB">
          <w:pPr>
            <w:pStyle w:val="TOC3"/>
            <w:rPr>
              <w:del w:id="491" w:author="Seggelke, Klaus" w:date="2017-03-14T17:12:00Z"/>
              <w:rFonts w:asciiTheme="minorHAnsi" w:eastAsiaTheme="minorEastAsia" w:hAnsiTheme="minorHAnsi" w:cstheme="minorBidi"/>
              <w:noProof/>
              <w:color w:val="auto"/>
            </w:rPr>
          </w:pPr>
          <w:del w:id="492" w:author="Seggelke, Klaus" w:date="2017-03-14T17:12:00Z">
            <w:r w:rsidRPr="00A57497" w:rsidDel="00A57497">
              <w:rPr>
                <w:noProof/>
                <w:rPrChange w:id="493" w:author="Seggelke, Klaus" w:date="2017-03-14T17:12:00Z">
                  <w:rPr>
                    <w:rStyle w:val="Hyperlink"/>
                  </w:rPr>
                </w:rPrChange>
              </w:rPr>
              <w:delText>13.5.1</w:delText>
            </w:r>
            <w:r w:rsidDel="00A57497">
              <w:rPr>
                <w:rFonts w:asciiTheme="minorHAnsi" w:eastAsiaTheme="minorEastAsia" w:hAnsiTheme="minorHAnsi" w:cstheme="minorBidi"/>
                <w:noProof/>
                <w:color w:val="auto"/>
              </w:rPr>
              <w:tab/>
            </w:r>
            <w:r w:rsidRPr="00A57497" w:rsidDel="00A57497">
              <w:rPr>
                <w:noProof/>
                <w:rPrChange w:id="494" w:author="Seggelke, Klaus" w:date="2017-03-14T17:12:00Z">
                  <w:rPr>
                    <w:rStyle w:val="Hyperlink"/>
                  </w:rPr>
                </w:rPrChange>
              </w:rPr>
              <w:delText>Software Image</w:delText>
            </w:r>
            <w:r w:rsidDel="00A57497">
              <w:rPr>
                <w:noProof/>
                <w:webHidden/>
              </w:rPr>
              <w:tab/>
              <w:delText>97</w:delText>
            </w:r>
          </w:del>
        </w:p>
        <w:p w:rsidR="000206EB" w:rsidDel="00A57497" w:rsidRDefault="000206EB">
          <w:pPr>
            <w:pStyle w:val="TOC3"/>
            <w:rPr>
              <w:del w:id="495" w:author="Seggelke, Klaus" w:date="2017-03-14T17:12:00Z"/>
              <w:rFonts w:asciiTheme="minorHAnsi" w:eastAsiaTheme="minorEastAsia" w:hAnsiTheme="minorHAnsi" w:cstheme="minorBidi"/>
              <w:noProof/>
              <w:color w:val="auto"/>
            </w:rPr>
          </w:pPr>
          <w:del w:id="496" w:author="Seggelke, Klaus" w:date="2017-03-14T17:12:00Z">
            <w:r w:rsidRPr="00A57497" w:rsidDel="00A57497">
              <w:rPr>
                <w:noProof/>
                <w:rPrChange w:id="497" w:author="Seggelke, Klaus" w:date="2017-03-14T17:12:00Z">
                  <w:rPr>
                    <w:rStyle w:val="Hyperlink"/>
                  </w:rPr>
                </w:rPrChange>
              </w:rPr>
              <w:delText>13.5.2</w:delText>
            </w:r>
            <w:r w:rsidDel="00A57497">
              <w:rPr>
                <w:rFonts w:asciiTheme="minorHAnsi" w:eastAsiaTheme="minorEastAsia" w:hAnsiTheme="minorHAnsi" w:cstheme="minorBidi"/>
                <w:noProof/>
                <w:color w:val="auto"/>
              </w:rPr>
              <w:tab/>
            </w:r>
            <w:r w:rsidRPr="00A57497" w:rsidDel="00A57497">
              <w:rPr>
                <w:noProof/>
                <w:rPrChange w:id="498" w:author="Seggelke, Klaus" w:date="2017-03-14T17:12:00Z">
                  <w:rPr>
                    <w:rStyle w:val="Hyperlink"/>
                  </w:rPr>
                </w:rPrChange>
              </w:rPr>
              <w:delText>VNFD</w:delText>
            </w:r>
            <w:r w:rsidDel="00A57497">
              <w:rPr>
                <w:noProof/>
                <w:webHidden/>
              </w:rPr>
              <w:tab/>
              <w:delText>97</w:delText>
            </w:r>
          </w:del>
        </w:p>
        <w:p w:rsidR="000206EB" w:rsidDel="00A57497" w:rsidRDefault="000206EB">
          <w:pPr>
            <w:pStyle w:val="TOC3"/>
            <w:rPr>
              <w:del w:id="499" w:author="Seggelke, Klaus" w:date="2017-03-14T17:12:00Z"/>
              <w:rFonts w:asciiTheme="minorHAnsi" w:eastAsiaTheme="minorEastAsia" w:hAnsiTheme="minorHAnsi" w:cstheme="minorBidi"/>
              <w:noProof/>
              <w:color w:val="auto"/>
            </w:rPr>
          </w:pPr>
          <w:del w:id="500" w:author="Seggelke, Klaus" w:date="2017-03-14T17:12:00Z">
            <w:r w:rsidRPr="00A57497" w:rsidDel="00A57497">
              <w:rPr>
                <w:noProof/>
                <w:rPrChange w:id="501" w:author="Seggelke, Klaus" w:date="2017-03-14T17:12:00Z">
                  <w:rPr>
                    <w:rStyle w:val="Hyperlink"/>
                  </w:rPr>
                </w:rPrChange>
              </w:rPr>
              <w:delText>13.5.3</w:delText>
            </w:r>
            <w:r w:rsidDel="00A57497">
              <w:rPr>
                <w:rFonts w:asciiTheme="minorHAnsi" w:eastAsiaTheme="minorEastAsia" w:hAnsiTheme="minorHAnsi" w:cstheme="minorBidi"/>
                <w:noProof/>
                <w:color w:val="auto"/>
              </w:rPr>
              <w:tab/>
            </w:r>
            <w:r w:rsidRPr="00A57497" w:rsidDel="00A57497">
              <w:rPr>
                <w:noProof/>
                <w:rPrChange w:id="502" w:author="Seggelke, Klaus" w:date="2017-03-14T17:12:00Z">
                  <w:rPr>
                    <w:rStyle w:val="Hyperlink"/>
                  </w:rPr>
                </w:rPrChange>
              </w:rPr>
              <w:delText>Snapshot</w:delText>
            </w:r>
            <w:r w:rsidDel="00A57497">
              <w:rPr>
                <w:noProof/>
                <w:webHidden/>
              </w:rPr>
              <w:tab/>
              <w:delText>98</w:delText>
            </w:r>
          </w:del>
        </w:p>
        <w:p w:rsidR="000206EB" w:rsidDel="00A57497" w:rsidRDefault="000206EB">
          <w:pPr>
            <w:pStyle w:val="TOC3"/>
            <w:rPr>
              <w:del w:id="503" w:author="Seggelke, Klaus" w:date="2017-03-14T17:12:00Z"/>
              <w:rFonts w:asciiTheme="minorHAnsi" w:eastAsiaTheme="minorEastAsia" w:hAnsiTheme="minorHAnsi" w:cstheme="minorBidi"/>
              <w:noProof/>
              <w:color w:val="auto"/>
            </w:rPr>
          </w:pPr>
          <w:del w:id="504" w:author="Seggelke, Klaus" w:date="2017-03-14T17:12:00Z">
            <w:r w:rsidRPr="00A57497" w:rsidDel="00A57497">
              <w:rPr>
                <w:noProof/>
                <w:rPrChange w:id="505" w:author="Seggelke, Klaus" w:date="2017-03-14T17:12:00Z">
                  <w:rPr>
                    <w:rStyle w:val="Hyperlink"/>
                  </w:rPr>
                </w:rPrChange>
              </w:rPr>
              <w:delText>13.5.4</w:delText>
            </w:r>
            <w:r w:rsidDel="00A57497">
              <w:rPr>
                <w:rFonts w:asciiTheme="minorHAnsi" w:eastAsiaTheme="minorEastAsia" w:hAnsiTheme="minorHAnsi" w:cstheme="minorBidi"/>
                <w:noProof/>
                <w:color w:val="auto"/>
              </w:rPr>
              <w:tab/>
            </w:r>
            <w:r w:rsidRPr="00A57497" w:rsidDel="00A57497">
              <w:rPr>
                <w:noProof/>
                <w:rPrChange w:id="506" w:author="Seggelke, Klaus" w:date="2017-03-14T17:12:00Z">
                  <w:rPr>
                    <w:rStyle w:val="Hyperlink"/>
                  </w:rPr>
                </w:rPrChange>
              </w:rPr>
              <w:delText>VNF</w:delText>
            </w:r>
            <w:r w:rsidDel="00A57497">
              <w:rPr>
                <w:noProof/>
                <w:webHidden/>
              </w:rPr>
              <w:tab/>
              <w:delText>103</w:delText>
            </w:r>
          </w:del>
        </w:p>
        <w:p w:rsidR="000206EB" w:rsidDel="00A57497" w:rsidRDefault="000206EB">
          <w:pPr>
            <w:pStyle w:val="TOC3"/>
            <w:rPr>
              <w:del w:id="507" w:author="Seggelke, Klaus" w:date="2017-03-14T17:12:00Z"/>
              <w:rFonts w:asciiTheme="minorHAnsi" w:eastAsiaTheme="minorEastAsia" w:hAnsiTheme="minorHAnsi" w:cstheme="minorBidi"/>
              <w:noProof/>
              <w:color w:val="auto"/>
            </w:rPr>
          </w:pPr>
          <w:del w:id="508" w:author="Seggelke, Klaus" w:date="2017-03-14T17:12:00Z">
            <w:r w:rsidRPr="00A57497" w:rsidDel="00A57497">
              <w:rPr>
                <w:noProof/>
                <w:rPrChange w:id="509" w:author="Seggelke, Klaus" w:date="2017-03-14T17:12:00Z">
                  <w:rPr>
                    <w:rStyle w:val="Hyperlink"/>
                  </w:rPr>
                </w:rPrChange>
              </w:rPr>
              <w:delText>13.5.5</w:delText>
            </w:r>
            <w:r w:rsidDel="00A57497">
              <w:rPr>
                <w:rFonts w:asciiTheme="minorHAnsi" w:eastAsiaTheme="minorEastAsia" w:hAnsiTheme="minorHAnsi" w:cstheme="minorBidi"/>
                <w:noProof/>
                <w:color w:val="auto"/>
              </w:rPr>
              <w:tab/>
            </w:r>
            <w:r w:rsidRPr="00A57497" w:rsidDel="00A57497">
              <w:rPr>
                <w:noProof/>
                <w:rPrChange w:id="510" w:author="Seggelke, Klaus" w:date="2017-03-14T17:12:00Z">
                  <w:rPr>
                    <w:rStyle w:val="Hyperlink"/>
                  </w:rPr>
                </w:rPrChange>
              </w:rPr>
              <w:delText>Migration</w:delText>
            </w:r>
            <w:r w:rsidDel="00A57497">
              <w:rPr>
                <w:noProof/>
                <w:webHidden/>
              </w:rPr>
              <w:tab/>
              <w:delText>106</w:delText>
            </w:r>
          </w:del>
        </w:p>
        <w:p w:rsidR="000206EB" w:rsidDel="00A57497" w:rsidRDefault="000206EB">
          <w:pPr>
            <w:pStyle w:val="TOC3"/>
            <w:rPr>
              <w:del w:id="511" w:author="Seggelke, Klaus" w:date="2017-03-14T17:12:00Z"/>
              <w:rFonts w:asciiTheme="minorHAnsi" w:eastAsiaTheme="minorEastAsia" w:hAnsiTheme="minorHAnsi" w:cstheme="minorBidi"/>
              <w:noProof/>
              <w:color w:val="auto"/>
            </w:rPr>
          </w:pPr>
          <w:del w:id="512" w:author="Seggelke, Klaus" w:date="2017-03-14T17:12:00Z">
            <w:r w:rsidRPr="00A57497" w:rsidDel="00A57497">
              <w:rPr>
                <w:noProof/>
                <w:rPrChange w:id="513" w:author="Seggelke, Klaus" w:date="2017-03-14T17:12:00Z">
                  <w:rPr>
                    <w:rStyle w:val="Hyperlink"/>
                  </w:rPr>
                </w:rPrChange>
              </w:rPr>
              <w:delText>13.5.6</w:delText>
            </w:r>
            <w:r w:rsidDel="00A57497">
              <w:rPr>
                <w:rFonts w:asciiTheme="minorHAnsi" w:eastAsiaTheme="minorEastAsia" w:hAnsiTheme="minorHAnsi" w:cstheme="minorBidi"/>
                <w:noProof/>
                <w:color w:val="auto"/>
              </w:rPr>
              <w:tab/>
            </w:r>
            <w:r w:rsidRPr="00A57497" w:rsidDel="00A57497">
              <w:rPr>
                <w:noProof/>
                <w:rPrChange w:id="514" w:author="Seggelke, Klaus" w:date="2017-03-14T17:12:00Z">
                  <w:rPr>
                    <w:rStyle w:val="Hyperlink"/>
                  </w:rPr>
                </w:rPrChange>
              </w:rPr>
              <w:delText>vNetwork</w:delText>
            </w:r>
            <w:r w:rsidDel="00A57497">
              <w:rPr>
                <w:noProof/>
                <w:webHidden/>
              </w:rPr>
              <w:tab/>
              <w:delText>107</w:delText>
            </w:r>
          </w:del>
        </w:p>
        <w:p w:rsidR="000206EB" w:rsidDel="00A57497" w:rsidRDefault="000206EB">
          <w:pPr>
            <w:pStyle w:val="TOC3"/>
            <w:rPr>
              <w:del w:id="515" w:author="Seggelke, Klaus" w:date="2017-03-14T17:12:00Z"/>
              <w:rFonts w:asciiTheme="minorHAnsi" w:eastAsiaTheme="minorEastAsia" w:hAnsiTheme="minorHAnsi" w:cstheme="minorBidi"/>
              <w:noProof/>
              <w:color w:val="auto"/>
            </w:rPr>
          </w:pPr>
          <w:del w:id="516" w:author="Seggelke, Klaus" w:date="2017-03-14T17:12:00Z">
            <w:r w:rsidRPr="00A57497" w:rsidDel="00A57497">
              <w:rPr>
                <w:noProof/>
                <w:rPrChange w:id="517" w:author="Seggelke, Klaus" w:date="2017-03-14T17:12:00Z">
                  <w:rPr>
                    <w:rStyle w:val="Hyperlink"/>
                  </w:rPr>
                </w:rPrChange>
              </w:rPr>
              <w:delText>13.5.7</w:delText>
            </w:r>
            <w:r w:rsidDel="00A57497">
              <w:rPr>
                <w:rFonts w:asciiTheme="minorHAnsi" w:eastAsiaTheme="minorEastAsia" w:hAnsiTheme="minorHAnsi" w:cstheme="minorBidi"/>
                <w:noProof/>
                <w:color w:val="auto"/>
              </w:rPr>
              <w:tab/>
            </w:r>
            <w:r w:rsidRPr="00A57497" w:rsidDel="00A57497">
              <w:rPr>
                <w:noProof/>
                <w:rPrChange w:id="518" w:author="Seggelke, Klaus" w:date="2017-03-14T17:12:00Z">
                  <w:rPr>
                    <w:rStyle w:val="Hyperlink"/>
                  </w:rPr>
                </w:rPrChange>
              </w:rPr>
              <w:delText>vStorage</w:delText>
            </w:r>
            <w:r w:rsidDel="00A57497">
              <w:rPr>
                <w:noProof/>
                <w:webHidden/>
              </w:rPr>
              <w:tab/>
              <w:delText>108</w:delText>
            </w:r>
          </w:del>
        </w:p>
        <w:p w:rsidR="000206EB" w:rsidDel="00A57497" w:rsidRDefault="000206EB">
          <w:pPr>
            <w:pStyle w:val="TOC3"/>
            <w:rPr>
              <w:del w:id="519" w:author="Seggelke, Klaus" w:date="2017-03-14T17:12:00Z"/>
              <w:rFonts w:asciiTheme="minorHAnsi" w:eastAsiaTheme="minorEastAsia" w:hAnsiTheme="minorHAnsi" w:cstheme="minorBidi"/>
              <w:noProof/>
              <w:color w:val="auto"/>
            </w:rPr>
          </w:pPr>
          <w:del w:id="520" w:author="Seggelke, Klaus" w:date="2017-03-14T17:12:00Z">
            <w:r w:rsidRPr="00A57497" w:rsidDel="00A57497">
              <w:rPr>
                <w:noProof/>
                <w:rPrChange w:id="521" w:author="Seggelke, Klaus" w:date="2017-03-14T17:12:00Z">
                  <w:rPr>
                    <w:rStyle w:val="Hyperlink"/>
                  </w:rPr>
                </w:rPrChange>
              </w:rPr>
              <w:delText>13.5.8</w:delText>
            </w:r>
            <w:r w:rsidDel="00A57497">
              <w:rPr>
                <w:rFonts w:asciiTheme="minorHAnsi" w:eastAsiaTheme="minorEastAsia" w:hAnsiTheme="minorHAnsi" w:cstheme="minorBidi"/>
                <w:noProof/>
                <w:color w:val="auto"/>
              </w:rPr>
              <w:tab/>
            </w:r>
            <w:r w:rsidRPr="00A57497" w:rsidDel="00A57497">
              <w:rPr>
                <w:noProof/>
                <w:rPrChange w:id="522" w:author="Seggelke, Klaus" w:date="2017-03-14T17:12:00Z">
                  <w:rPr>
                    <w:rStyle w:val="Hyperlink"/>
                  </w:rPr>
                </w:rPrChange>
              </w:rPr>
              <w:delText>Fault</w:delText>
            </w:r>
            <w:r w:rsidDel="00A57497">
              <w:rPr>
                <w:noProof/>
                <w:webHidden/>
              </w:rPr>
              <w:tab/>
              <w:delText>109</w:delText>
            </w:r>
          </w:del>
        </w:p>
        <w:p w:rsidR="000206EB" w:rsidDel="00A57497" w:rsidRDefault="000206EB">
          <w:pPr>
            <w:pStyle w:val="TOC3"/>
            <w:rPr>
              <w:del w:id="523" w:author="Seggelke, Klaus" w:date="2017-03-14T17:12:00Z"/>
              <w:rFonts w:asciiTheme="minorHAnsi" w:eastAsiaTheme="minorEastAsia" w:hAnsiTheme="minorHAnsi" w:cstheme="minorBidi"/>
              <w:noProof/>
              <w:color w:val="auto"/>
            </w:rPr>
          </w:pPr>
          <w:del w:id="524" w:author="Seggelke, Klaus" w:date="2017-03-14T17:12:00Z">
            <w:r w:rsidRPr="00A57497" w:rsidDel="00A57497">
              <w:rPr>
                <w:noProof/>
                <w:rPrChange w:id="525" w:author="Seggelke, Klaus" w:date="2017-03-14T17:12:00Z">
                  <w:rPr>
                    <w:rStyle w:val="Hyperlink"/>
                  </w:rPr>
                </w:rPrChange>
              </w:rPr>
              <w:delText>13.5.9</w:delText>
            </w:r>
            <w:r w:rsidDel="00A57497">
              <w:rPr>
                <w:rFonts w:asciiTheme="minorHAnsi" w:eastAsiaTheme="minorEastAsia" w:hAnsiTheme="minorHAnsi" w:cstheme="minorBidi"/>
                <w:noProof/>
                <w:color w:val="auto"/>
              </w:rPr>
              <w:tab/>
            </w:r>
            <w:r w:rsidRPr="00A57497" w:rsidDel="00A57497">
              <w:rPr>
                <w:noProof/>
                <w:rPrChange w:id="526" w:author="Seggelke, Klaus" w:date="2017-03-14T17:12:00Z">
                  <w:rPr>
                    <w:rStyle w:val="Hyperlink"/>
                  </w:rPr>
                </w:rPrChange>
              </w:rPr>
              <w:delText>Performance</w:delText>
            </w:r>
            <w:r w:rsidDel="00A57497">
              <w:rPr>
                <w:noProof/>
                <w:webHidden/>
              </w:rPr>
              <w:tab/>
              <w:delText>111</w:delText>
            </w:r>
          </w:del>
        </w:p>
        <w:p w:rsidR="000206EB" w:rsidDel="00A57497" w:rsidRDefault="000206EB">
          <w:pPr>
            <w:pStyle w:val="TOC2"/>
            <w:tabs>
              <w:tab w:val="left" w:pos="1000"/>
            </w:tabs>
            <w:rPr>
              <w:del w:id="527" w:author="Seggelke, Klaus" w:date="2017-03-14T17:12:00Z"/>
              <w:rFonts w:asciiTheme="minorHAnsi" w:eastAsiaTheme="minorEastAsia" w:hAnsiTheme="minorHAnsi" w:cstheme="minorBidi"/>
              <w:color w:val="auto"/>
              <w:sz w:val="22"/>
              <w:szCs w:val="22"/>
            </w:rPr>
          </w:pPr>
          <w:del w:id="528" w:author="Seggelke, Klaus" w:date="2017-03-14T17:12:00Z">
            <w:r w:rsidRPr="00A57497" w:rsidDel="00A57497">
              <w:rPr>
                <w:rFonts w:cs="Arial"/>
                <w:sz w:val="22"/>
                <w:rPrChange w:id="529" w:author="Seggelke, Klaus" w:date="2017-03-14T17:12:00Z">
                  <w:rPr>
                    <w:rStyle w:val="Hyperlink"/>
                  </w:rPr>
                </w:rPrChange>
              </w:rPr>
              <w:delText>13.6</w:delText>
            </w:r>
            <w:r w:rsidDel="00A57497">
              <w:rPr>
                <w:rFonts w:asciiTheme="minorHAnsi" w:eastAsiaTheme="minorEastAsia" w:hAnsiTheme="minorHAnsi" w:cstheme="minorBidi"/>
                <w:color w:val="auto"/>
                <w:sz w:val="22"/>
                <w:szCs w:val="22"/>
              </w:rPr>
              <w:tab/>
            </w:r>
            <w:r w:rsidRPr="00A57497" w:rsidDel="00A57497">
              <w:rPr>
                <w:rFonts w:cs="Arial"/>
                <w:sz w:val="22"/>
                <w:rPrChange w:id="530" w:author="Seggelke, Klaus" w:date="2017-03-14T17:12:00Z">
                  <w:rPr>
                    <w:rStyle w:val="Hyperlink"/>
                  </w:rPr>
                </w:rPrChange>
              </w:rPr>
              <w:delText>VNFD API Module</w:delText>
            </w:r>
            <w:r w:rsidDel="00A57497">
              <w:rPr>
                <w:webHidden/>
              </w:rPr>
              <w:tab/>
              <w:delText>112</w:delText>
            </w:r>
          </w:del>
        </w:p>
        <w:p w:rsidR="000206EB" w:rsidDel="00A57497" w:rsidRDefault="000206EB">
          <w:pPr>
            <w:pStyle w:val="TOC2"/>
            <w:tabs>
              <w:tab w:val="left" w:pos="1000"/>
            </w:tabs>
            <w:rPr>
              <w:del w:id="531" w:author="Seggelke, Klaus" w:date="2017-03-14T17:12:00Z"/>
              <w:rFonts w:asciiTheme="minorHAnsi" w:eastAsiaTheme="minorEastAsia" w:hAnsiTheme="minorHAnsi" w:cstheme="minorBidi"/>
              <w:color w:val="auto"/>
              <w:sz w:val="22"/>
              <w:szCs w:val="22"/>
            </w:rPr>
          </w:pPr>
          <w:del w:id="532" w:author="Seggelke, Klaus" w:date="2017-03-14T17:12:00Z">
            <w:r w:rsidRPr="00A57497" w:rsidDel="00A57497">
              <w:rPr>
                <w:rFonts w:cs="Arial"/>
                <w:sz w:val="22"/>
                <w:rPrChange w:id="533" w:author="Seggelke, Klaus" w:date="2017-03-14T17:12:00Z">
                  <w:rPr>
                    <w:rStyle w:val="Hyperlink"/>
                  </w:rPr>
                </w:rPrChange>
              </w:rPr>
              <w:delText>13.7</w:delText>
            </w:r>
            <w:r w:rsidDel="00A57497">
              <w:rPr>
                <w:rFonts w:asciiTheme="minorHAnsi" w:eastAsiaTheme="minorEastAsia" w:hAnsiTheme="minorHAnsi" w:cstheme="minorBidi"/>
                <w:color w:val="auto"/>
                <w:sz w:val="22"/>
                <w:szCs w:val="22"/>
              </w:rPr>
              <w:tab/>
            </w:r>
            <w:r w:rsidRPr="00A57497" w:rsidDel="00A57497">
              <w:rPr>
                <w:rFonts w:cs="Arial"/>
                <w:sz w:val="22"/>
                <w:rPrChange w:id="534" w:author="Seggelke, Klaus" w:date="2017-03-14T17:12:00Z">
                  <w:rPr>
                    <w:rStyle w:val="Hyperlink"/>
                  </w:rPr>
                </w:rPrChange>
              </w:rPr>
              <w:delText>VIM API Module</w:delText>
            </w:r>
            <w:r w:rsidDel="00A57497">
              <w:rPr>
                <w:webHidden/>
              </w:rPr>
              <w:tab/>
              <w:delText>112</w:delText>
            </w:r>
          </w:del>
        </w:p>
        <w:p w:rsidR="000206EB" w:rsidDel="00A57497" w:rsidRDefault="000206EB">
          <w:pPr>
            <w:pStyle w:val="TOC2"/>
            <w:tabs>
              <w:tab w:val="left" w:pos="1000"/>
            </w:tabs>
            <w:rPr>
              <w:del w:id="535" w:author="Seggelke, Klaus" w:date="2017-03-14T17:12:00Z"/>
              <w:rFonts w:asciiTheme="minorHAnsi" w:eastAsiaTheme="minorEastAsia" w:hAnsiTheme="minorHAnsi" w:cstheme="minorBidi"/>
              <w:color w:val="auto"/>
              <w:sz w:val="22"/>
              <w:szCs w:val="22"/>
            </w:rPr>
          </w:pPr>
          <w:del w:id="536" w:author="Seggelke, Klaus" w:date="2017-03-14T17:12:00Z">
            <w:r w:rsidRPr="00A57497" w:rsidDel="00A57497">
              <w:rPr>
                <w:rFonts w:cs="Arial"/>
                <w:sz w:val="22"/>
                <w:rPrChange w:id="537" w:author="Seggelke, Klaus" w:date="2017-03-14T17:12:00Z">
                  <w:rPr>
                    <w:rStyle w:val="Hyperlink"/>
                  </w:rPr>
                </w:rPrChange>
              </w:rPr>
              <w:delText>13.8</w:delText>
            </w:r>
            <w:r w:rsidDel="00A57497">
              <w:rPr>
                <w:rFonts w:asciiTheme="minorHAnsi" w:eastAsiaTheme="minorEastAsia" w:hAnsiTheme="minorHAnsi" w:cstheme="minorBidi"/>
                <w:color w:val="auto"/>
                <w:sz w:val="22"/>
                <w:szCs w:val="22"/>
              </w:rPr>
              <w:tab/>
            </w:r>
            <w:r w:rsidRPr="00A57497" w:rsidDel="00A57497">
              <w:rPr>
                <w:rFonts w:cs="Arial"/>
                <w:sz w:val="22"/>
                <w:rPrChange w:id="538" w:author="Seggelke, Klaus" w:date="2017-03-14T17:12:00Z">
                  <w:rPr>
                    <w:rStyle w:val="Hyperlink"/>
                  </w:rPr>
                </w:rPrChange>
              </w:rPr>
              <w:delText>Traffic API Module</w:delText>
            </w:r>
            <w:r w:rsidDel="00A57497">
              <w:rPr>
                <w:webHidden/>
              </w:rPr>
              <w:tab/>
              <w:delText>118</w:delText>
            </w:r>
          </w:del>
        </w:p>
        <w:p w:rsidR="000206EB" w:rsidDel="00A57497" w:rsidRDefault="000206EB">
          <w:pPr>
            <w:pStyle w:val="TOC1"/>
            <w:rPr>
              <w:del w:id="539" w:author="Seggelke, Klaus" w:date="2017-03-14T17:12:00Z"/>
              <w:rFonts w:asciiTheme="minorHAnsi" w:eastAsiaTheme="minorEastAsia" w:hAnsiTheme="minorHAnsi" w:cstheme="minorBidi"/>
              <w:color w:val="auto"/>
              <w:sz w:val="22"/>
              <w:szCs w:val="22"/>
            </w:rPr>
          </w:pPr>
          <w:del w:id="540" w:author="Seggelke, Klaus" w:date="2017-03-14T17:12:00Z">
            <w:r w:rsidRPr="00A57497" w:rsidDel="00A57497">
              <w:rPr>
                <w:rFonts w:cs="Arial"/>
                <w:sz w:val="22"/>
                <w:rPrChange w:id="541" w:author="Seggelke, Klaus" w:date="2017-03-14T17:12:00Z">
                  <w:rPr>
                    <w:rStyle w:val="Hyperlink"/>
                  </w:rPr>
                </w:rPrChange>
              </w:rPr>
              <w:delText>14</w:delText>
            </w:r>
            <w:r w:rsidDel="00A57497">
              <w:rPr>
                <w:rFonts w:asciiTheme="minorHAnsi" w:eastAsiaTheme="minorEastAsia" w:hAnsiTheme="minorHAnsi" w:cstheme="minorBidi"/>
                <w:color w:val="auto"/>
                <w:sz w:val="22"/>
                <w:szCs w:val="22"/>
              </w:rPr>
              <w:tab/>
            </w:r>
            <w:r w:rsidRPr="00A57497" w:rsidDel="00A57497">
              <w:rPr>
                <w:rFonts w:cs="Arial"/>
                <w:sz w:val="22"/>
                <w:rPrChange w:id="542" w:author="Seggelke, Klaus" w:date="2017-03-14T17:12:00Z">
                  <w:rPr>
                    <w:rStyle w:val="Hyperlink"/>
                  </w:rPr>
                </w:rPrChange>
              </w:rPr>
              <w:delText>Test Case Pseudo Code</w:delText>
            </w:r>
            <w:r w:rsidDel="00A57497">
              <w:rPr>
                <w:webHidden/>
              </w:rPr>
              <w:tab/>
              <w:delText>120</w:delText>
            </w:r>
          </w:del>
        </w:p>
        <w:p w:rsidR="000206EB" w:rsidDel="00A57497" w:rsidRDefault="000206EB">
          <w:pPr>
            <w:pStyle w:val="TOC2"/>
            <w:tabs>
              <w:tab w:val="left" w:pos="1000"/>
            </w:tabs>
            <w:rPr>
              <w:del w:id="543" w:author="Seggelke, Klaus" w:date="2017-03-14T17:12:00Z"/>
              <w:rFonts w:asciiTheme="minorHAnsi" w:eastAsiaTheme="minorEastAsia" w:hAnsiTheme="minorHAnsi" w:cstheme="minorBidi"/>
              <w:color w:val="auto"/>
              <w:sz w:val="22"/>
              <w:szCs w:val="22"/>
            </w:rPr>
          </w:pPr>
          <w:del w:id="544" w:author="Seggelke, Klaus" w:date="2017-03-14T17:12:00Z">
            <w:r w:rsidRPr="00A57497" w:rsidDel="00A57497">
              <w:rPr>
                <w:rFonts w:cs="Arial"/>
                <w:sz w:val="22"/>
                <w:rPrChange w:id="545" w:author="Seggelke, Klaus" w:date="2017-03-14T17:12:00Z">
                  <w:rPr>
                    <w:rStyle w:val="Hyperlink"/>
                  </w:rPr>
                </w:rPrChange>
              </w:rPr>
              <w:delText>14.1</w:delText>
            </w:r>
            <w:r w:rsidDel="00A57497">
              <w:rPr>
                <w:rFonts w:asciiTheme="minorHAnsi" w:eastAsiaTheme="minorEastAsia" w:hAnsiTheme="minorHAnsi" w:cstheme="minorBidi"/>
                <w:color w:val="auto"/>
                <w:sz w:val="22"/>
                <w:szCs w:val="22"/>
              </w:rPr>
              <w:tab/>
            </w:r>
            <w:r w:rsidRPr="00A57497" w:rsidDel="00A57497">
              <w:rPr>
                <w:rFonts w:cs="Arial"/>
                <w:sz w:val="22"/>
                <w:rPrChange w:id="546" w:author="Seggelke, Klaus" w:date="2017-03-14T17:12:00Z">
                  <w:rPr>
                    <w:rStyle w:val="Hyperlink"/>
                  </w:rPr>
                </w:rPrChange>
              </w:rPr>
              <w:delText>TC.81 Stop a max scale-up/scaled-out VNF instance in state Active under max traffic load</w:delText>
            </w:r>
            <w:r w:rsidDel="00A57497">
              <w:rPr>
                <w:webHidden/>
              </w:rPr>
              <w:tab/>
              <w:delText>120</w:delText>
            </w:r>
          </w:del>
        </w:p>
        <w:p w:rsidR="000206EB" w:rsidDel="00A57497" w:rsidRDefault="000206EB">
          <w:pPr>
            <w:pStyle w:val="TOC1"/>
            <w:rPr>
              <w:del w:id="547" w:author="Seggelke, Klaus" w:date="2017-03-14T17:12:00Z"/>
              <w:rFonts w:asciiTheme="minorHAnsi" w:eastAsiaTheme="minorEastAsia" w:hAnsiTheme="minorHAnsi" w:cstheme="minorBidi"/>
              <w:color w:val="auto"/>
              <w:sz w:val="22"/>
              <w:szCs w:val="22"/>
            </w:rPr>
          </w:pPr>
          <w:del w:id="548" w:author="Seggelke, Klaus" w:date="2017-03-14T17:12:00Z">
            <w:r w:rsidRPr="00A57497" w:rsidDel="00A57497">
              <w:rPr>
                <w:rFonts w:cs="Arial"/>
                <w:sz w:val="22"/>
                <w:rPrChange w:id="549" w:author="Seggelke, Klaus" w:date="2017-03-14T17:12:00Z">
                  <w:rPr>
                    <w:rStyle w:val="Hyperlink"/>
                  </w:rPr>
                </w:rPrChange>
              </w:rPr>
              <w:delText>15</w:delText>
            </w:r>
            <w:r w:rsidDel="00A57497">
              <w:rPr>
                <w:rFonts w:asciiTheme="minorHAnsi" w:eastAsiaTheme="minorEastAsia" w:hAnsiTheme="minorHAnsi" w:cstheme="minorBidi"/>
                <w:color w:val="auto"/>
                <w:sz w:val="22"/>
                <w:szCs w:val="22"/>
              </w:rPr>
              <w:tab/>
            </w:r>
            <w:r w:rsidRPr="00A57497" w:rsidDel="00A57497">
              <w:rPr>
                <w:rFonts w:cs="Arial"/>
                <w:sz w:val="22"/>
                <w:rPrChange w:id="550" w:author="Seggelke, Klaus" w:date="2017-03-14T17:12:00Z">
                  <w:rPr>
                    <w:rStyle w:val="Hyperlink"/>
                  </w:rPr>
                </w:rPrChange>
              </w:rPr>
              <w:delText>List of all Functions</w:delText>
            </w:r>
            <w:r w:rsidDel="00A57497">
              <w:rPr>
                <w:webHidden/>
              </w:rPr>
              <w:tab/>
              <w:delText>126</w:delText>
            </w:r>
          </w:del>
        </w:p>
        <w:p w:rsidR="000206EB" w:rsidDel="00A57497" w:rsidRDefault="000206EB">
          <w:pPr>
            <w:pStyle w:val="TOC1"/>
            <w:rPr>
              <w:del w:id="551" w:author="Seggelke, Klaus" w:date="2017-03-14T17:12:00Z"/>
              <w:rFonts w:asciiTheme="minorHAnsi" w:eastAsiaTheme="minorEastAsia" w:hAnsiTheme="minorHAnsi" w:cstheme="minorBidi"/>
              <w:color w:val="auto"/>
              <w:sz w:val="22"/>
              <w:szCs w:val="22"/>
            </w:rPr>
          </w:pPr>
          <w:del w:id="552" w:author="Seggelke, Klaus" w:date="2017-03-14T17:12:00Z">
            <w:r w:rsidRPr="00A57497" w:rsidDel="00A57497">
              <w:rPr>
                <w:rFonts w:cs="Arial"/>
                <w:sz w:val="22"/>
                <w:rPrChange w:id="553" w:author="Seggelke, Klaus" w:date="2017-03-14T17:12:00Z">
                  <w:rPr>
                    <w:rStyle w:val="Hyperlink"/>
                  </w:rPr>
                </w:rPrChange>
              </w:rPr>
              <w:delText>16</w:delText>
            </w:r>
            <w:r w:rsidDel="00A57497">
              <w:rPr>
                <w:rFonts w:asciiTheme="minorHAnsi" w:eastAsiaTheme="minorEastAsia" w:hAnsiTheme="minorHAnsi" w:cstheme="minorBidi"/>
                <w:color w:val="auto"/>
                <w:sz w:val="22"/>
                <w:szCs w:val="22"/>
              </w:rPr>
              <w:tab/>
            </w:r>
            <w:r w:rsidRPr="00A57497" w:rsidDel="00A57497">
              <w:rPr>
                <w:rFonts w:cs="Arial"/>
                <w:sz w:val="22"/>
                <w:rPrChange w:id="554" w:author="Seggelke, Klaus" w:date="2017-03-14T17:12:00Z">
                  <w:rPr>
                    <w:rStyle w:val="Hyperlink"/>
                  </w:rPr>
                </w:rPrChange>
              </w:rPr>
              <w:delText>References</w:delText>
            </w:r>
            <w:r w:rsidDel="00A57497">
              <w:rPr>
                <w:webHidden/>
              </w:rPr>
              <w:tab/>
              <w:delText>128</w:delText>
            </w:r>
          </w:del>
        </w:p>
        <w:p w:rsidR="000206EB" w:rsidDel="00A57497" w:rsidRDefault="000206EB">
          <w:pPr>
            <w:pStyle w:val="TOC1"/>
            <w:rPr>
              <w:del w:id="555" w:author="Seggelke, Klaus" w:date="2017-03-14T17:12:00Z"/>
              <w:rFonts w:asciiTheme="minorHAnsi" w:eastAsiaTheme="minorEastAsia" w:hAnsiTheme="minorHAnsi" w:cstheme="minorBidi"/>
              <w:color w:val="auto"/>
              <w:sz w:val="22"/>
              <w:szCs w:val="22"/>
            </w:rPr>
          </w:pPr>
          <w:del w:id="556" w:author="Seggelke, Klaus" w:date="2017-03-14T17:12:00Z">
            <w:r w:rsidRPr="00A57497" w:rsidDel="00A57497">
              <w:rPr>
                <w:rFonts w:cs="Arial"/>
                <w:sz w:val="22"/>
                <w:rPrChange w:id="557" w:author="Seggelke, Klaus" w:date="2017-03-14T17:12:00Z">
                  <w:rPr>
                    <w:rStyle w:val="Hyperlink"/>
                  </w:rPr>
                </w:rPrChange>
              </w:rPr>
              <w:delText>17</w:delText>
            </w:r>
            <w:r w:rsidDel="00A57497">
              <w:rPr>
                <w:rFonts w:asciiTheme="minorHAnsi" w:eastAsiaTheme="minorEastAsia" w:hAnsiTheme="minorHAnsi" w:cstheme="minorBidi"/>
                <w:color w:val="auto"/>
                <w:sz w:val="22"/>
                <w:szCs w:val="22"/>
              </w:rPr>
              <w:tab/>
            </w:r>
            <w:r w:rsidRPr="00A57497" w:rsidDel="00A57497">
              <w:rPr>
                <w:rFonts w:cs="Arial"/>
                <w:sz w:val="22"/>
                <w:rPrChange w:id="558" w:author="Seggelke, Klaus" w:date="2017-03-14T17:12:00Z">
                  <w:rPr>
                    <w:rStyle w:val="Hyperlink"/>
                  </w:rPr>
                </w:rPrChange>
              </w:rPr>
              <w:delText>DESIGN CONSIDERATIONS</w:delText>
            </w:r>
            <w:r w:rsidDel="00A57497">
              <w:rPr>
                <w:webHidden/>
              </w:rPr>
              <w:tab/>
              <w:delText>128</w:delText>
            </w:r>
          </w:del>
        </w:p>
        <w:p w:rsidR="000206EB" w:rsidDel="00A57497" w:rsidRDefault="000206EB">
          <w:pPr>
            <w:pStyle w:val="TOC2"/>
            <w:tabs>
              <w:tab w:val="left" w:pos="1000"/>
            </w:tabs>
            <w:rPr>
              <w:del w:id="559" w:author="Seggelke, Klaus" w:date="2017-03-14T17:12:00Z"/>
              <w:rFonts w:asciiTheme="minorHAnsi" w:eastAsiaTheme="minorEastAsia" w:hAnsiTheme="minorHAnsi" w:cstheme="minorBidi"/>
              <w:color w:val="auto"/>
              <w:sz w:val="22"/>
              <w:szCs w:val="22"/>
            </w:rPr>
          </w:pPr>
          <w:del w:id="560" w:author="Seggelke, Klaus" w:date="2017-03-14T17:12:00Z">
            <w:r w:rsidRPr="00A57497" w:rsidDel="00A57497">
              <w:rPr>
                <w:rFonts w:cs="Arial"/>
                <w:sz w:val="22"/>
                <w:rPrChange w:id="561" w:author="Seggelke, Klaus" w:date="2017-03-14T17:12:00Z">
                  <w:rPr>
                    <w:rStyle w:val="Hyperlink"/>
                  </w:rPr>
                </w:rPrChange>
              </w:rPr>
              <w:delText>17.1</w:delText>
            </w:r>
            <w:r w:rsidDel="00A57497">
              <w:rPr>
                <w:rFonts w:asciiTheme="minorHAnsi" w:eastAsiaTheme="minorEastAsia" w:hAnsiTheme="minorHAnsi" w:cstheme="minorBidi"/>
                <w:color w:val="auto"/>
                <w:sz w:val="22"/>
                <w:szCs w:val="22"/>
              </w:rPr>
              <w:tab/>
            </w:r>
            <w:r w:rsidRPr="00A57497" w:rsidDel="00A57497">
              <w:rPr>
                <w:rFonts w:cs="Arial"/>
                <w:sz w:val="22"/>
                <w:rPrChange w:id="562" w:author="Seggelke, Klaus" w:date="2017-03-14T17:12:00Z">
                  <w:rPr>
                    <w:rStyle w:val="Hyperlink"/>
                  </w:rPr>
                </w:rPrChange>
              </w:rPr>
              <w:delText>Troubleshooting Aids</w:delText>
            </w:r>
            <w:r w:rsidDel="00A57497">
              <w:rPr>
                <w:webHidden/>
              </w:rPr>
              <w:tab/>
              <w:delText>128</w:delText>
            </w:r>
          </w:del>
        </w:p>
        <w:p w:rsidR="000206EB" w:rsidDel="00A57497" w:rsidRDefault="000206EB">
          <w:pPr>
            <w:pStyle w:val="TOC1"/>
            <w:rPr>
              <w:del w:id="563" w:author="Seggelke, Klaus" w:date="2017-03-14T17:12:00Z"/>
              <w:rFonts w:asciiTheme="minorHAnsi" w:eastAsiaTheme="minorEastAsia" w:hAnsiTheme="minorHAnsi" w:cstheme="minorBidi"/>
              <w:color w:val="auto"/>
              <w:sz w:val="22"/>
              <w:szCs w:val="22"/>
            </w:rPr>
          </w:pPr>
          <w:del w:id="564" w:author="Seggelke, Klaus" w:date="2017-03-14T17:12:00Z">
            <w:r w:rsidRPr="00A57497" w:rsidDel="00A57497">
              <w:rPr>
                <w:rFonts w:cs="Arial"/>
                <w:sz w:val="22"/>
                <w:rPrChange w:id="565" w:author="Seggelke, Klaus" w:date="2017-03-14T17:12:00Z">
                  <w:rPr>
                    <w:rStyle w:val="Hyperlink"/>
                  </w:rPr>
                </w:rPrChange>
              </w:rPr>
              <w:delText>18</w:delText>
            </w:r>
            <w:r w:rsidDel="00A57497">
              <w:rPr>
                <w:rFonts w:asciiTheme="minorHAnsi" w:eastAsiaTheme="minorEastAsia" w:hAnsiTheme="minorHAnsi" w:cstheme="minorBidi"/>
                <w:color w:val="auto"/>
                <w:sz w:val="22"/>
                <w:szCs w:val="22"/>
              </w:rPr>
              <w:tab/>
            </w:r>
            <w:r w:rsidRPr="00A57497" w:rsidDel="00A57497">
              <w:rPr>
                <w:rFonts w:cs="Arial"/>
                <w:sz w:val="22"/>
                <w:rPrChange w:id="566" w:author="Seggelke, Klaus" w:date="2017-03-14T17:12:00Z">
                  <w:rPr>
                    <w:rStyle w:val="Hyperlink"/>
                  </w:rPr>
                </w:rPrChange>
              </w:rPr>
              <w:delText>Revision history</w:delText>
            </w:r>
            <w:r w:rsidDel="00A57497">
              <w:rPr>
                <w:webHidden/>
              </w:rPr>
              <w:tab/>
              <w:delText>129</w:delText>
            </w:r>
          </w:del>
        </w:p>
        <w:p w:rsidR="00F61FCD" w:rsidRDefault="00F61FCD">
          <w:r>
            <w:rPr>
              <w:b/>
              <w:bCs/>
              <w:noProof/>
            </w:rPr>
            <w:fldChar w:fldCharType="end"/>
          </w:r>
        </w:p>
      </w:sdtContent>
    </w:sdt>
    <w:p w:rsidR="00CC7FCD" w:rsidRDefault="00CC7FCD" w:rsidP="002B66BF">
      <w:pPr>
        <w:pStyle w:val="Header"/>
        <w:tabs>
          <w:tab w:val="clear" w:pos="4680"/>
          <w:tab w:val="clear" w:pos="9360"/>
        </w:tabs>
        <w:sectPr w:rsidR="00CC7FCD" w:rsidSect="00F50A76">
          <w:headerReference w:type="even" r:id="rId15"/>
          <w:headerReference w:type="default" r:id="rId16"/>
          <w:footerReference w:type="default" r:id="rId17"/>
          <w:pgSz w:w="12240" w:h="15840" w:code="1"/>
          <w:pgMar w:top="2304" w:right="1080" w:bottom="720" w:left="1440" w:header="720" w:footer="432" w:gutter="0"/>
          <w:pgNumType w:fmt="lowerRoman" w:start="1"/>
          <w:cols w:space="720"/>
          <w:docGrid w:linePitch="360"/>
        </w:sectPr>
      </w:pPr>
    </w:p>
    <w:p w:rsidR="005A676A" w:rsidRDefault="005A676A" w:rsidP="005A676A">
      <w:pPr>
        <w:pStyle w:val="TitleStyle1"/>
        <w:pBdr>
          <w:bottom w:val="single" w:sz="4" w:space="1" w:color="auto"/>
        </w:pBdr>
        <w:jc w:val="center"/>
      </w:pPr>
      <w:bookmarkStart w:id="574" w:name="_Toc454184329"/>
      <w:r>
        <w:lastRenderedPageBreak/>
        <w:t>TABLE OF Test Cases</w:t>
      </w:r>
    </w:p>
    <w:p w:rsidR="00A57497" w:rsidRDefault="005A676A">
      <w:pPr>
        <w:pStyle w:val="TOC1"/>
        <w:rPr>
          <w:ins w:id="575" w:author="Seggelke, Klaus" w:date="2017-03-14T17:12:00Z"/>
          <w:rFonts w:asciiTheme="minorHAnsi" w:eastAsiaTheme="minorEastAsia" w:hAnsiTheme="minorHAnsi" w:cstheme="minorBidi"/>
          <w:color w:val="auto"/>
          <w:sz w:val="22"/>
          <w:szCs w:val="22"/>
        </w:rPr>
      </w:pPr>
      <w:r>
        <w:fldChar w:fldCharType="begin"/>
      </w:r>
      <w:r>
        <w:instrText xml:space="preserve"> TOC \h \z \t "TestCase,1" </w:instrText>
      </w:r>
      <w:r>
        <w:fldChar w:fldCharType="separate"/>
      </w:r>
      <w:ins w:id="576" w:author="Seggelke, Klaus" w:date="2017-03-14T17:12:00Z">
        <w:r w:rsidR="00A57497" w:rsidRPr="0006032F">
          <w:rPr>
            <w:rStyle w:val="Hyperlink"/>
          </w:rPr>
          <w:fldChar w:fldCharType="begin"/>
        </w:r>
        <w:r w:rsidR="00A57497" w:rsidRPr="0006032F">
          <w:rPr>
            <w:rStyle w:val="Hyperlink"/>
          </w:rPr>
          <w:instrText xml:space="preserve"> </w:instrText>
        </w:r>
        <w:r w:rsidR="00A57497">
          <w:instrText>HYPERLINK \l "_Toc477275228"</w:instrText>
        </w:r>
        <w:r w:rsidR="00A57497" w:rsidRPr="0006032F">
          <w:rPr>
            <w:rStyle w:val="Hyperlink"/>
          </w:rPr>
          <w:instrText xml:space="preserve"> </w:instrText>
        </w:r>
        <w:r w:rsidR="00A57497" w:rsidRPr="0006032F">
          <w:rPr>
            <w:rStyle w:val="Hyperlink"/>
          </w:rPr>
        </w:r>
        <w:r w:rsidR="00A57497" w:rsidRPr="0006032F">
          <w:rPr>
            <w:rStyle w:val="Hyperlink"/>
          </w:rPr>
          <w:fldChar w:fldCharType="separate"/>
        </w:r>
        <w:r w:rsidR="00A57497" w:rsidRPr="0006032F">
          <w:rPr>
            <w:rStyle w:val="Hyperlink"/>
          </w:rPr>
          <w:t>TC.VNF.PKG.001</w:t>
        </w:r>
        <w:r w:rsidR="00A57497">
          <w:rPr>
            <w:rFonts w:asciiTheme="minorHAnsi" w:eastAsiaTheme="minorEastAsia" w:hAnsiTheme="minorHAnsi" w:cstheme="minorBidi"/>
            <w:color w:val="auto"/>
            <w:sz w:val="22"/>
            <w:szCs w:val="22"/>
          </w:rPr>
          <w:tab/>
        </w:r>
        <w:r w:rsidR="00A57497" w:rsidRPr="0006032F">
          <w:rPr>
            <w:rStyle w:val="Hyperlink"/>
          </w:rPr>
          <w:t>VNF Package Content Validation</w:t>
        </w:r>
        <w:r w:rsidR="00A57497">
          <w:rPr>
            <w:webHidden/>
          </w:rPr>
          <w:tab/>
        </w:r>
        <w:r w:rsidR="00A57497">
          <w:rPr>
            <w:webHidden/>
          </w:rPr>
          <w:fldChar w:fldCharType="begin"/>
        </w:r>
        <w:r w:rsidR="00A57497">
          <w:rPr>
            <w:webHidden/>
          </w:rPr>
          <w:instrText xml:space="preserve"> PAGEREF _Toc477275228 \h </w:instrText>
        </w:r>
        <w:r w:rsidR="00A57497">
          <w:rPr>
            <w:webHidden/>
          </w:rPr>
        </w:r>
      </w:ins>
      <w:r w:rsidR="00A57497">
        <w:rPr>
          <w:webHidden/>
        </w:rPr>
        <w:fldChar w:fldCharType="separate"/>
      </w:r>
      <w:ins w:id="577" w:author="Seggelke, Klaus" w:date="2017-03-14T17:12:00Z">
        <w:r w:rsidR="00A57497">
          <w:rPr>
            <w:webHidden/>
          </w:rPr>
          <w:t>17</w:t>
        </w:r>
        <w:r w:rsidR="00A57497">
          <w:rPr>
            <w:webHidden/>
          </w:rPr>
          <w:fldChar w:fldCharType="end"/>
        </w:r>
        <w:r w:rsidR="00A57497" w:rsidRPr="0006032F">
          <w:rPr>
            <w:rStyle w:val="Hyperlink"/>
          </w:rPr>
          <w:fldChar w:fldCharType="end"/>
        </w:r>
      </w:ins>
    </w:p>
    <w:p w:rsidR="00A57497" w:rsidRDefault="00A57497">
      <w:pPr>
        <w:pStyle w:val="TOC1"/>
        <w:rPr>
          <w:ins w:id="578" w:author="Seggelke, Klaus" w:date="2017-03-14T17:12:00Z"/>
          <w:rFonts w:asciiTheme="minorHAnsi" w:eastAsiaTheme="minorEastAsia" w:hAnsiTheme="minorHAnsi" w:cstheme="minorBidi"/>
          <w:color w:val="auto"/>
          <w:sz w:val="22"/>
          <w:szCs w:val="22"/>
        </w:rPr>
      </w:pPr>
      <w:ins w:id="579" w:author="Seggelke, Klaus" w:date="2017-03-14T17:12:00Z">
        <w:r w:rsidRPr="0006032F">
          <w:rPr>
            <w:rStyle w:val="Hyperlink"/>
          </w:rPr>
          <w:fldChar w:fldCharType="begin"/>
        </w:r>
        <w:r w:rsidRPr="0006032F">
          <w:rPr>
            <w:rStyle w:val="Hyperlink"/>
          </w:rPr>
          <w:instrText xml:space="preserve"> </w:instrText>
        </w:r>
        <w:r>
          <w:instrText>HYPERLINK \l "_Toc477275229"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TC.VNF.PKG.002</w:t>
        </w:r>
        <w:r>
          <w:rPr>
            <w:rFonts w:asciiTheme="minorHAnsi" w:eastAsiaTheme="minorEastAsia" w:hAnsiTheme="minorHAnsi" w:cstheme="minorBidi"/>
            <w:color w:val="auto"/>
            <w:sz w:val="22"/>
            <w:szCs w:val="22"/>
          </w:rPr>
          <w:tab/>
        </w:r>
        <w:r w:rsidRPr="0006032F">
          <w:rPr>
            <w:rStyle w:val="Hyperlink"/>
          </w:rPr>
          <w:t>VNF Package Onboarding</w:t>
        </w:r>
        <w:r>
          <w:rPr>
            <w:webHidden/>
          </w:rPr>
          <w:tab/>
        </w:r>
        <w:r>
          <w:rPr>
            <w:webHidden/>
          </w:rPr>
          <w:fldChar w:fldCharType="begin"/>
        </w:r>
        <w:r>
          <w:rPr>
            <w:webHidden/>
          </w:rPr>
          <w:instrText xml:space="preserve"> PAGEREF _Toc477275229 \h </w:instrText>
        </w:r>
        <w:r>
          <w:rPr>
            <w:webHidden/>
          </w:rPr>
        </w:r>
      </w:ins>
      <w:r>
        <w:rPr>
          <w:webHidden/>
        </w:rPr>
        <w:fldChar w:fldCharType="separate"/>
      </w:r>
      <w:ins w:id="580" w:author="Seggelke, Klaus" w:date="2017-03-14T17:12:00Z">
        <w:r>
          <w:rPr>
            <w:webHidden/>
          </w:rPr>
          <w:t>18</w:t>
        </w:r>
        <w:r>
          <w:rPr>
            <w:webHidden/>
          </w:rPr>
          <w:fldChar w:fldCharType="end"/>
        </w:r>
        <w:r w:rsidRPr="0006032F">
          <w:rPr>
            <w:rStyle w:val="Hyperlink"/>
          </w:rPr>
          <w:fldChar w:fldCharType="end"/>
        </w:r>
      </w:ins>
    </w:p>
    <w:p w:rsidR="00A57497" w:rsidRDefault="00A57497">
      <w:pPr>
        <w:pStyle w:val="TOC1"/>
        <w:rPr>
          <w:ins w:id="581" w:author="Seggelke, Klaus" w:date="2017-03-14T17:12:00Z"/>
          <w:rFonts w:asciiTheme="minorHAnsi" w:eastAsiaTheme="minorEastAsia" w:hAnsiTheme="minorHAnsi" w:cstheme="minorBidi"/>
          <w:color w:val="auto"/>
          <w:sz w:val="22"/>
          <w:szCs w:val="22"/>
        </w:rPr>
      </w:pPr>
      <w:ins w:id="582" w:author="Seggelke, Klaus" w:date="2017-03-14T17:12:00Z">
        <w:r w:rsidRPr="0006032F">
          <w:rPr>
            <w:rStyle w:val="Hyperlink"/>
          </w:rPr>
          <w:fldChar w:fldCharType="begin"/>
        </w:r>
        <w:r w:rsidRPr="0006032F">
          <w:rPr>
            <w:rStyle w:val="Hyperlink"/>
          </w:rPr>
          <w:instrText xml:space="preserve"> </w:instrText>
        </w:r>
        <w:r>
          <w:instrText>HYPERLINK \l "_Toc477275230"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TC.VNF.IMAGE.001</w:t>
        </w:r>
        <w:r>
          <w:rPr>
            <w:rFonts w:asciiTheme="minorHAnsi" w:eastAsiaTheme="minorEastAsia" w:hAnsiTheme="minorHAnsi" w:cstheme="minorBidi"/>
            <w:color w:val="auto"/>
            <w:sz w:val="22"/>
            <w:szCs w:val="22"/>
          </w:rPr>
          <w:tab/>
        </w:r>
        <w:r w:rsidRPr="0006032F">
          <w:rPr>
            <w:rStyle w:val="Hyperlink"/>
          </w:rPr>
          <w:t>Software Image Retrieval with single vendor release without filter</w:t>
        </w:r>
        <w:r>
          <w:rPr>
            <w:webHidden/>
          </w:rPr>
          <w:tab/>
        </w:r>
        <w:r>
          <w:rPr>
            <w:webHidden/>
          </w:rPr>
          <w:fldChar w:fldCharType="begin"/>
        </w:r>
        <w:r>
          <w:rPr>
            <w:webHidden/>
          </w:rPr>
          <w:instrText xml:space="preserve"> PAGEREF _Toc477275230 \h </w:instrText>
        </w:r>
        <w:r>
          <w:rPr>
            <w:webHidden/>
          </w:rPr>
        </w:r>
      </w:ins>
      <w:r>
        <w:rPr>
          <w:webHidden/>
        </w:rPr>
        <w:fldChar w:fldCharType="separate"/>
      </w:r>
      <w:ins w:id="583" w:author="Seggelke, Klaus" w:date="2017-03-14T17:12:00Z">
        <w:r>
          <w:rPr>
            <w:webHidden/>
          </w:rPr>
          <w:t>19</w:t>
        </w:r>
        <w:r>
          <w:rPr>
            <w:webHidden/>
          </w:rPr>
          <w:fldChar w:fldCharType="end"/>
        </w:r>
        <w:r w:rsidRPr="0006032F">
          <w:rPr>
            <w:rStyle w:val="Hyperlink"/>
          </w:rPr>
          <w:fldChar w:fldCharType="end"/>
        </w:r>
      </w:ins>
    </w:p>
    <w:p w:rsidR="00A57497" w:rsidRDefault="00A57497">
      <w:pPr>
        <w:pStyle w:val="TOC1"/>
        <w:rPr>
          <w:ins w:id="584" w:author="Seggelke, Klaus" w:date="2017-03-14T17:12:00Z"/>
          <w:rFonts w:asciiTheme="minorHAnsi" w:eastAsiaTheme="minorEastAsia" w:hAnsiTheme="minorHAnsi" w:cstheme="minorBidi"/>
          <w:color w:val="auto"/>
          <w:sz w:val="22"/>
          <w:szCs w:val="22"/>
        </w:rPr>
      </w:pPr>
      <w:ins w:id="585" w:author="Seggelke, Klaus" w:date="2017-03-14T17:12:00Z">
        <w:r w:rsidRPr="0006032F">
          <w:rPr>
            <w:rStyle w:val="Hyperlink"/>
          </w:rPr>
          <w:fldChar w:fldCharType="begin"/>
        </w:r>
        <w:r w:rsidRPr="0006032F">
          <w:rPr>
            <w:rStyle w:val="Hyperlink"/>
          </w:rPr>
          <w:instrText xml:space="preserve"> </w:instrText>
        </w:r>
        <w:r>
          <w:instrText>HYPERLINK \l "_Toc477275231"</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TC.VNF.IMAGE.002</w:t>
        </w:r>
        <w:r>
          <w:rPr>
            <w:rFonts w:asciiTheme="minorHAnsi" w:eastAsiaTheme="minorEastAsia" w:hAnsiTheme="minorHAnsi" w:cstheme="minorBidi"/>
            <w:color w:val="auto"/>
            <w:sz w:val="22"/>
            <w:szCs w:val="22"/>
          </w:rPr>
          <w:tab/>
        </w:r>
        <w:r w:rsidRPr="0006032F">
          <w:rPr>
            <w:rStyle w:val="Hyperlink"/>
          </w:rPr>
          <w:t>Software Image Retrieval with single vendor release with filters</w:t>
        </w:r>
        <w:r>
          <w:rPr>
            <w:webHidden/>
          </w:rPr>
          <w:tab/>
        </w:r>
        <w:r>
          <w:rPr>
            <w:webHidden/>
          </w:rPr>
          <w:fldChar w:fldCharType="begin"/>
        </w:r>
        <w:r>
          <w:rPr>
            <w:webHidden/>
          </w:rPr>
          <w:instrText xml:space="preserve"> PAGEREF _Toc477275231 \h </w:instrText>
        </w:r>
        <w:r>
          <w:rPr>
            <w:webHidden/>
          </w:rPr>
        </w:r>
      </w:ins>
      <w:r>
        <w:rPr>
          <w:webHidden/>
        </w:rPr>
        <w:fldChar w:fldCharType="separate"/>
      </w:r>
      <w:ins w:id="586" w:author="Seggelke, Klaus" w:date="2017-03-14T17:12:00Z">
        <w:r>
          <w:rPr>
            <w:webHidden/>
          </w:rPr>
          <w:t>19</w:t>
        </w:r>
        <w:r>
          <w:rPr>
            <w:webHidden/>
          </w:rPr>
          <w:fldChar w:fldCharType="end"/>
        </w:r>
        <w:r w:rsidRPr="0006032F">
          <w:rPr>
            <w:rStyle w:val="Hyperlink"/>
          </w:rPr>
          <w:fldChar w:fldCharType="end"/>
        </w:r>
      </w:ins>
    </w:p>
    <w:p w:rsidR="00A57497" w:rsidRDefault="00A57497">
      <w:pPr>
        <w:pStyle w:val="TOC1"/>
        <w:rPr>
          <w:ins w:id="587" w:author="Seggelke, Klaus" w:date="2017-03-14T17:12:00Z"/>
          <w:rFonts w:asciiTheme="minorHAnsi" w:eastAsiaTheme="minorEastAsia" w:hAnsiTheme="minorHAnsi" w:cstheme="minorBidi"/>
          <w:color w:val="auto"/>
          <w:sz w:val="22"/>
          <w:szCs w:val="22"/>
        </w:rPr>
      </w:pPr>
      <w:ins w:id="588" w:author="Seggelke, Klaus" w:date="2017-03-14T17:12:00Z">
        <w:r w:rsidRPr="0006032F">
          <w:rPr>
            <w:rStyle w:val="Hyperlink"/>
          </w:rPr>
          <w:fldChar w:fldCharType="begin"/>
        </w:r>
        <w:r w:rsidRPr="0006032F">
          <w:rPr>
            <w:rStyle w:val="Hyperlink"/>
          </w:rPr>
          <w:instrText xml:space="preserve"> </w:instrText>
        </w:r>
        <w:r>
          <w:instrText>HYPERLINK \l "_Toc477275232"</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TC.VNF.IMAGE.003</w:t>
        </w:r>
        <w:r>
          <w:rPr>
            <w:rFonts w:asciiTheme="minorHAnsi" w:eastAsiaTheme="minorEastAsia" w:hAnsiTheme="minorHAnsi" w:cstheme="minorBidi"/>
            <w:color w:val="auto"/>
            <w:sz w:val="22"/>
            <w:szCs w:val="22"/>
          </w:rPr>
          <w:tab/>
        </w:r>
        <w:r w:rsidRPr="0006032F">
          <w:rPr>
            <w:rStyle w:val="Hyperlink"/>
          </w:rPr>
          <w:t>Software Image Retrieval with multi vendor release</w:t>
        </w:r>
        <w:r>
          <w:rPr>
            <w:webHidden/>
          </w:rPr>
          <w:tab/>
        </w:r>
        <w:r>
          <w:rPr>
            <w:webHidden/>
          </w:rPr>
          <w:fldChar w:fldCharType="begin"/>
        </w:r>
        <w:r>
          <w:rPr>
            <w:webHidden/>
          </w:rPr>
          <w:instrText xml:space="preserve"> PAGEREF _Toc477275232 \h </w:instrText>
        </w:r>
        <w:r>
          <w:rPr>
            <w:webHidden/>
          </w:rPr>
        </w:r>
      </w:ins>
      <w:r>
        <w:rPr>
          <w:webHidden/>
        </w:rPr>
        <w:fldChar w:fldCharType="separate"/>
      </w:r>
      <w:ins w:id="589" w:author="Seggelke, Klaus" w:date="2017-03-14T17:12:00Z">
        <w:r>
          <w:rPr>
            <w:webHidden/>
          </w:rPr>
          <w:t>20</w:t>
        </w:r>
        <w:r>
          <w:rPr>
            <w:webHidden/>
          </w:rPr>
          <w:fldChar w:fldCharType="end"/>
        </w:r>
        <w:r w:rsidRPr="0006032F">
          <w:rPr>
            <w:rStyle w:val="Hyperlink"/>
          </w:rPr>
          <w:fldChar w:fldCharType="end"/>
        </w:r>
      </w:ins>
    </w:p>
    <w:p w:rsidR="00A57497" w:rsidRDefault="00A57497">
      <w:pPr>
        <w:pStyle w:val="TOC1"/>
        <w:rPr>
          <w:ins w:id="590" w:author="Seggelke, Klaus" w:date="2017-03-14T17:12:00Z"/>
          <w:rFonts w:asciiTheme="minorHAnsi" w:eastAsiaTheme="minorEastAsia" w:hAnsiTheme="minorHAnsi" w:cstheme="minorBidi"/>
          <w:color w:val="auto"/>
          <w:sz w:val="22"/>
          <w:szCs w:val="22"/>
        </w:rPr>
      </w:pPr>
      <w:ins w:id="591" w:author="Seggelke, Klaus" w:date="2017-03-14T17:12:00Z">
        <w:r w:rsidRPr="0006032F">
          <w:rPr>
            <w:rStyle w:val="Hyperlink"/>
          </w:rPr>
          <w:fldChar w:fldCharType="begin"/>
        </w:r>
        <w:r w:rsidRPr="0006032F">
          <w:rPr>
            <w:rStyle w:val="Hyperlink"/>
          </w:rPr>
          <w:instrText xml:space="preserve"> </w:instrText>
        </w:r>
        <w:r>
          <w:instrText>HYPERLINK \l "_Toc477275233"</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TC.VNF.IMAGE.004</w:t>
        </w:r>
        <w:r>
          <w:rPr>
            <w:rFonts w:asciiTheme="minorHAnsi" w:eastAsiaTheme="minorEastAsia" w:hAnsiTheme="minorHAnsi" w:cstheme="minorBidi"/>
            <w:color w:val="auto"/>
            <w:sz w:val="22"/>
            <w:szCs w:val="22"/>
          </w:rPr>
          <w:tab/>
        </w:r>
        <w:r w:rsidRPr="0006032F">
          <w:rPr>
            <w:rStyle w:val="Hyperlink"/>
          </w:rPr>
          <w:t>Life-Cycle management information</w:t>
        </w:r>
        <w:r>
          <w:rPr>
            <w:webHidden/>
          </w:rPr>
          <w:tab/>
        </w:r>
        <w:r>
          <w:rPr>
            <w:webHidden/>
          </w:rPr>
          <w:fldChar w:fldCharType="begin"/>
        </w:r>
        <w:r>
          <w:rPr>
            <w:webHidden/>
          </w:rPr>
          <w:instrText xml:space="preserve"> PAGEREF _Toc477275233 \h </w:instrText>
        </w:r>
        <w:r>
          <w:rPr>
            <w:webHidden/>
          </w:rPr>
        </w:r>
      </w:ins>
      <w:r>
        <w:rPr>
          <w:webHidden/>
        </w:rPr>
        <w:fldChar w:fldCharType="separate"/>
      </w:r>
      <w:ins w:id="592" w:author="Seggelke, Klaus" w:date="2017-03-14T17:12:00Z">
        <w:r>
          <w:rPr>
            <w:webHidden/>
          </w:rPr>
          <w:t>21</w:t>
        </w:r>
        <w:r>
          <w:rPr>
            <w:webHidden/>
          </w:rPr>
          <w:fldChar w:fldCharType="end"/>
        </w:r>
        <w:r w:rsidRPr="0006032F">
          <w:rPr>
            <w:rStyle w:val="Hyperlink"/>
          </w:rPr>
          <w:fldChar w:fldCharType="end"/>
        </w:r>
      </w:ins>
    </w:p>
    <w:p w:rsidR="00A57497" w:rsidRDefault="00A57497">
      <w:pPr>
        <w:pStyle w:val="TOC1"/>
        <w:rPr>
          <w:ins w:id="593" w:author="Seggelke, Klaus" w:date="2017-03-14T17:12:00Z"/>
          <w:rFonts w:asciiTheme="minorHAnsi" w:eastAsiaTheme="minorEastAsia" w:hAnsiTheme="minorHAnsi" w:cstheme="minorBidi"/>
          <w:color w:val="auto"/>
          <w:sz w:val="22"/>
          <w:szCs w:val="22"/>
        </w:rPr>
      </w:pPr>
      <w:ins w:id="594" w:author="Seggelke, Klaus" w:date="2017-03-14T17:12:00Z">
        <w:r w:rsidRPr="0006032F">
          <w:rPr>
            <w:rStyle w:val="Hyperlink"/>
          </w:rPr>
          <w:fldChar w:fldCharType="begin"/>
        </w:r>
        <w:r w:rsidRPr="0006032F">
          <w:rPr>
            <w:rStyle w:val="Hyperlink"/>
          </w:rPr>
          <w:instrText xml:space="preserve"> </w:instrText>
        </w:r>
        <w:r>
          <w:instrText>HYPERLINK \l "_Toc477275234"</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TC.VNF.SNAPSHOT.001</w:t>
        </w:r>
        <w:r>
          <w:rPr>
            <w:rFonts w:asciiTheme="minorHAnsi" w:eastAsiaTheme="minorEastAsia" w:hAnsiTheme="minorHAnsi" w:cstheme="minorBidi"/>
            <w:color w:val="auto"/>
            <w:sz w:val="22"/>
            <w:szCs w:val="22"/>
          </w:rPr>
          <w:tab/>
        </w:r>
        <w:r w:rsidRPr="0006032F">
          <w:rPr>
            <w:rStyle w:val="Hyperlink"/>
          </w:rPr>
          <w:t>Compute Snapshot Creation and Deletion without traffic load</w:t>
        </w:r>
        <w:r>
          <w:rPr>
            <w:webHidden/>
          </w:rPr>
          <w:tab/>
        </w:r>
        <w:r>
          <w:rPr>
            <w:webHidden/>
          </w:rPr>
          <w:fldChar w:fldCharType="begin"/>
        </w:r>
        <w:r>
          <w:rPr>
            <w:webHidden/>
          </w:rPr>
          <w:instrText xml:space="preserve"> PAGEREF _Toc477275234 \h </w:instrText>
        </w:r>
        <w:r>
          <w:rPr>
            <w:webHidden/>
          </w:rPr>
        </w:r>
      </w:ins>
      <w:r>
        <w:rPr>
          <w:webHidden/>
        </w:rPr>
        <w:fldChar w:fldCharType="separate"/>
      </w:r>
      <w:ins w:id="595" w:author="Seggelke, Klaus" w:date="2017-03-14T17:12:00Z">
        <w:r>
          <w:rPr>
            <w:webHidden/>
          </w:rPr>
          <w:t>22</w:t>
        </w:r>
        <w:r>
          <w:rPr>
            <w:webHidden/>
          </w:rPr>
          <w:fldChar w:fldCharType="end"/>
        </w:r>
        <w:r w:rsidRPr="0006032F">
          <w:rPr>
            <w:rStyle w:val="Hyperlink"/>
          </w:rPr>
          <w:fldChar w:fldCharType="end"/>
        </w:r>
      </w:ins>
    </w:p>
    <w:p w:rsidR="00A57497" w:rsidRDefault="00A57497">
      <w:pPr>
        <w:pStyle w:val="TOC1"/>
        <w:rPr>
          <w:ins w:id="596" w:author="Seggelke, Klaus" w:date="2017-03-14T17:12:00Z"/>
          <w:rFonts w:asciiTheme="minorHAnsi" w:eastAsiaTheme="minorEastAsia" w:hAnsiTheme="minorHAnsi" w:cstheme="minorBidi"/>
          <w:color w:val="auto"/>
          <w:sz w:val="22"/>
          <w:szCs w:val="22"/>
        </w:rPr>
      </w:pPr>
      <w:ins w:id="597" w:author="Seggelke, Klaus" w:date="2017-03-14T17:12:00Z">
        <w:r w:rsidRPr="0006032F">
          <w:rPr>
            <w:rStyle w:val="Hyperlink"/>
          </w:rPr>
          <w:fldChar w:fldCharType="begin"/>
        </w:r>
        <w:r w:rsidRPr="0006032F">
          <w:rPr>
            <w:rStyle w:val="Hyperlink"/>
          </w:rPr>
          <w:instrText xml:space="preserve"> </w:instrText>
        </w:r>
        <w:r>
          <w:instrText>HYPERLINK \l "_Toc477275235"</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TC.VNF.SNAPSHOT.002</w:t>
        </w:r>
        <w:r>
          <w:rPr>
            <w:rFonts w:asciiTheme="minorHAnsi" w:eastAsiaTheme="minorEastAsia" w:hAnsiTheme="minorHAnsi" w:cstheme="minorBidi"/>
            <w:color w:val="auto"/>
            <w:sz w:val="22"/>
            <w:szCs w:val="22"/>
          </w:rPr>
          <w:tab/>
        </w:r>
        <w:r w:rsidRPr="0006032F">
          <w:rPr>
            <w:rStyle w:val="Hyperlink"/>
          </w:rPr>
          <w:t>Compute Snapshot Creation and Deletion under normal traffic load</w:t>
        </w:r>
        <w:r>
          <w:rPr>
            <w:webHidden/>
          </w:rPr>
          <w:tab/>
        </w:r>
        <w:r>
          <w:rPr>
            <w:webHidden/>
          </w:rPr>
          <w:fldChar w:fldCharType="begin"/>
        </w:r>
        <w:r>
          <w:rPr>
            <w:webHidden/>
          </w:rPr>
          <w:instrText xml:space="preserve"> PAGEREF _Toc477275235 \h </w:instrText>
        </w:r>
        <w:r>
          <w:rPr>
            <w:webHidden/>
          </w:rPr>
        </w:r>
      </w:ins>
      <w:r>
        <w:rPr>
          <w:webHidden/>
        </w:rPr>
        <w:fldChar w:fldCharType="separate"/>
      </w:r>
      <w:ins w:id="598" w:author="Seggelke, Klaus" w:date="2017-03-14T17:12:00Z">
        <w:r>
          <w:rPr>
            <w:webHidden/>
          </w:rPr>
          <w:t>22</w:t>
        </w:r>
        <w:r>
          <w:rPr>
            <w:webHidden/>
          </w:rPr>
          <w:fldChar w:fldCharType="end"/>
        </w:r>
        <w:r w:rsidRPr="0006032F">
          <w:rPr>
            <w:rStyle w:val="Hyperlink"/>
          </w:rPr>
          <w:fldChar w:fldCharType="end"/>
        </w:r>
      </w:ins>
    </w:p>
    <w:p w:rsidR="00A57497" w:rsidRDefault="00A57497">
      <w:pPr>
        <w:pStyle w:val="TOC1"/>
        <w:rPr>
          <w:ins w:id="599" w:author="Seggelke, Klaus" w:date="2017-03-14T17:12:00Z"/>
          <w:rFonts w:asciiTheme="minorHAnsi" w:eastAsiaTheme="minorEastAsia" w:hAnsiTheme="minorHAnsi" w:cstheme="minorBidi"/>
          <w:color w:val="auto"/>
          <w:sz w:val="22"/>
          <w:szCs w:val="22"/>
        </w:rPr>
      </w:pPr>
      <w:ins w:id="600" w:author="Seggelke, Klaus" w:date="2017-03-14T17:12:00Z">
        <w:r w:rsidRPr="0006032F">
          <w:rPr>
            <w:rStyle w:val="Hyperlink"/>
          </w:rPr>
          <w:fldChar w:fldCharType="begin"/>
        </w:r>
        <w:r w:rsidRPr="0006032F">
          <w:rPr>
            <w:rStyle w:val="Hyperlink"/>
          </w:rPr>
          <w:instrText xml:space="preserve"> </w:instrText>
        </w:r>
        <w:r>
          <w:instrText>HYPERLINK \l "_Toc477275236"</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TC.VNF.SNAPSHOT.003</w:t>
        </w:r>
        <w:r>
          <w:rPr>
            <w:rFonts w:asciiTheme="minorHAnsi" w:eastAsiaTheme="minorEastAsia" w:hAnsiTheme="minorHAnsi" w:cstheme="minorBidi"/>
            <w:color w:val="auto"/>
            <w:sz w:val="22"/>
            <w:szCs w:val="22"/>
          </w:rPr>
          <w:tab/>
        </w:r>
        <w:r w:rsidRPr="0006032F">
          <w:rPr>
            <w:rStyle w:val="Hyperlink"/>
          </w:rPr>
          <w:t>Compute Snapshot Instantiation</w:t>
        </w:r>
        <w:r>
          <w:rPr>
            <w:webHidden/>
          </w:rPr>
          <w:tab/>
        </w:r>
        <w:r>
          <w:rPr>
            <w:webHidden/>
          </w:rPr>
          <w:fldChar w:fldCharType="begin"/>
        </w:r>
        <w:r>
          <w:rPr>
            <w:webHidden/>
          </w:rPr>
          <w:instrText xml:space="preserve"> PAGEREF _Toc477275236 \h </w:instrText>
        </w:r>
        <w:r>
          <w:rPr>
            <w:webHidden/>
          </w:rPr>
        </w:r>
      </w:ins>
      <w:r>
        <w:rPr>
          <w:webHidden/>
        </w:rPr>
        <w:fldChar w:fldCharType="separate"/>
      </w:r>
      <w:ins w:id="601" w:author="Seggelke, Klaus" w:date="2017-03-14T17:12:00Z">
        <w:r>
          <w:rPr>
            <w:webHidden/>
          </w:rPr>
          <w:t>23</w:t>
        </w:r>
        <w:r>
          <w:rPr>
            <w:webHidden/>
          </w:rPr>
          <w:fldChar w:fldCharType="end"/>
        </w:r>
        <w:r w:rsidRPr="0006032F">
          <w:rPr>
            <w:rStyle w:val="Hyperlink"/>
          </w:rPr>
          <w:fldChar w:fldCharType="end"/>
        </w:r>
      </w:ins>
    </w:p>
    <w:p w:rsidR="00A57497" w:rsidRDefault="00A57497">
      <w:pPr>
        <w:pStyle w:val="TOC1"/>
        <w:rPr>
          <w:ins w:id="602" w:author="Seggelke, Klaus" w:date="2017-03-14T17:12:00Z"/>
          <w:rFonts w:asciiTheme="minorHAnsi" w:eastAsiaTheme="minorEastAsia" w:hAnsiTheme="minorHAnsi" w:cstheme="minorBidi"/>
          <w:color w:val="auto"/>
          <w:sz w:val="22"/>
          <w:szCs w:val="22"/>
        </w:rPr>
      </w:pPr>
      <w:ins w:id="603" w:author="Seggelke, Klaus" w:date="2017-03-14T17:12:00Z">
        <w:r w:rsidRPr="0006032F">
          <w:rPr>
            <w:rStyle w:val="Hyperlink"/>
          </w:rPr>
          <w:fldChar w:fldCharType="begin"/>
        </w:r>
        <w:r w:rsidRPr="0006032F">
          <w:rPr>
            <w:rStyle w:val="Hyperlink"/>
          </w:rPr>
          <w:instrText xml:space="preserve"> </w:instrText>
        </w:r>
        <w:r>
          <w:instrText>HYPERLINK \l "_Toc477275237"</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TC.VNF.SNAPSHOT.004</w:t>
        </w:r>
        <w:r>
          <w:rPr>
            <w:rFonts w:asciiTheme="minorHAnsi" w:eastAsiaTheme="minorEastAsia" w:hAnsiTheme="minorHAnsi" w:cstheme="minorBidi"/>
            <w:color w:val="auto"/>
            <w:sz w:val="22"/>
            <w:szCs w:val="22"/>
          </w:rPr>
          <w:tab/>
        </w:r>
        <w:r w:rsidRPr="0006032F">
          <w:rPr>
            <w:rStyle w:val="Hyperlink"/>
          </w:rPr>
          <w:t>Storage Snapshot Creation and Deletion</w:t>
        </w:r>
        <w:r>
          <w:rPr>
            <w:webHidden/>
          </w:rPr>
          <w:tab/>
        </w:r>
        <w:r>
          <w:rPr>
            <w:webHidden/>
          </w:rPr>
          <w:fldChar w:fldCharType="begin"/>
        </w:r>
        <w:r>
          <w:rPr>
            <w:webHidden/>
          </w:rPr>
          <w:instrText xml:space="preserve"> PAGEREF _Toc477275237 \h </w:instrText>
        </w:r>
        <w:r>
          <w:rPr>
            <w:webHidden/>
          </w:rPr>
        </w:r>
      </w:ins>
      <w:r>
        <w:rPr>
          <w:webHidden/>
        </w:rPr>
        <w:fldChar w:fldCharType="separate"/>
      </w:r>
      <w:ins w:id="604" w:author="Seggelke, Klaus" w:date="2017-03-14T17:12:00Z">
        <w:r>
          <w:rPr>
            <w:webHidden/>
          </w:rPr>
          <w:t>24</w:t>
        </w:r>
        <w:r>
          <w:rPr>
            <w:webHidden/>
          </w:rPr>
          <w:fldChar w:fldCharType="end"/>
        </w:r>
        <w:r w:rsidRPr="0006032F">
          <w:rPr>
            <w:rStyle w:val="Hyperlink"/>
          </w:rPr>
          <w:fldChar w:fldCharType="end"/>
        </w:r>
      </w:ins>
    </w:p>
    <w:p w:rsidR="00A57497" w:rsidRDefault="00A57497">
      <w:pPr>
        <w:pStyle w:val="TOC1"/>
        <w:rPr>
          <w:ins w:id="605" w:author="Seggelke, Klaus" w:date="2017-03-14T17:12:00Z"/>
          <w:rFonts w:asciiTheme="minorHAnsi" w:eastAsiaTheme="minorEastAsia" w:hAnsiTheme="minorHAnsi" w:cstheme="minorBidi"/>
          <w:color w:val="auto"/>
          <w:sz w:val="22"/>
          <w:szCs w:val="22"/>
        </w:rPr>
      </w:pPr>
      <w:ins w:id="606" w:author="Seggelke, Klaus" w:date="2017-03-14T17:12:00Z">
        <w:r w:rsidRPr="0006032F">
          <w:rPr>
            <w:rStyle w:val="Hyperlink"/>
          </w:rPr>
          <w:fldChar w:fldCharType="begin"/>
        </w:r>
        <w:r w:rsidRPr="0006032F">
          <w:rPr>
            <w:rStyle w:val="Hyperlink"/>
          </w:rPr>
          <w:instrText xml:space="preserve"> </w:instrText>
        </w:r>
        <w:r>
          <w:instrText>HYPERLINK \l "_Toc477275238"</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TC.VNF.SNAPSHOT.005</w:t>
        </w:r>
        <w:r>
          <w:rPr>
            <w:rFonts w:asciiTheme="minorHAnsi" w:eastAsiaTheme="minorEastAsia" w:hAnsiTheme="minorHAnsi" w:cstheme="minorBidi"/>
            <w:color w:val="auto"/>
            <w:sz w:val="22"/>
            <w:szCs w:val="22"/>
          </w:rPr>
          <w:tab/>
        </w:r>
        <w:r w:rsidRPr="0006032F">
          <w:rPr>
            <w:rStyle w:val="Hyperlink"/>
          </w:rPr>
          <w:t>Storage Snapshot Instantiation</w:t>
        </w:r>
        <w:r>
          <w:rPr>
            <w:webHidden/>
          </w:rPr>
          <w:tab/>
        </w:r>
        <w:r>
          <w:rPr>
            <w:webHidden/>
          </w:rPr>
          <w:fldChar w:fldCharType="begin"/>
        </w:r>
        <w:r>
          <w:rPr>
            <w:webHidden/>
          </w:rPr>
          <w:instrText xml:space="preserve"> PAGEREF _Toc477275238 \h </w:instrText>
        </w:r>
        <w:r>
          <w:rPr>
            <w:webHidden/>
          </w:rPr>
        </w:r>
      </w:ins>
      <w:r>
        <w:rPr>
          <w:webHidden/>
        </w:rPr>
        <w:fldChar w:fldCharType="separate"/>
      </w:r>
      <w:ins w:id="607" w:author="Seggelke, Klaus" w:date="2017-03-14T17:12:00Z">
        <w:r>
          <w:rPr>
            <w:webHidden/>
          </w:rPr>
          <w:t>24</w:t>
        </w:r>
        <w:r>
          <w:rPr>
            <w:webHidden/>
          </w:rPr>
          <w:fldChar w:fldCharType="end"/>
        </w:r>
        <w:r w:rsidRPr="0006032F">
          <w:rPr>
            <w:rStyle w:val="Hyperlink"/>
          </w:rPr>
          <w:fldChar w:fldCharType="end"/>
        </w:r>
      </w:ins>
    </w:p>
    <w:p w:rsidR="00A57497" w:rsidRDefault="00A57497">
      <w:pPr>
        <w:pStyle w:val="TOC1"/>
        <w:rPr>
          <w:ins w:id="608" w:author="Seggelke, Klaus" w:date="2017-03-14T17:12:00Z"/>
          <w:rFonts w:asciiTheme="minorHAnsi" w:eastAsiaTheme="minorEastAsia" w:hAnsiTheme="minorHAnsi" w:cstheme="minorBidi"/>
          <w:color w:val="auto"/>
          <w:sz w:val="22"/>
          <w:szCs w:val="22"/>
        </w:rPr>
      </w:pPr>
      <w:ins w:id="609" w:author="Seggelke, Klaus" w:date="2017-03-14T17:12:00Z">
        <w:r w:rsidRPr="0006032F">
          <w:rPr>
            <w:rStyle w:val="Hyperlink"/>
          </w:rPr>
          <w:fldChar w:fldCharType="begin"/>
        </w:r>
        <w:r w:rsidRPr="0006032F">
          <w:rPr>
            <w:rStyle w:val="Hyperlink"/>
          </w:rPr>
          <w:instrText xml:space="preserve"> </w:instrText>
        </w:r>
        <w:r>
          <w:instrText>HYPERLINK \l "_Toc477275239"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TC.VNFD.Coding.001</w:t>
        </w:r>
        <w:r>
          <w:rPr>
            <w:rFonts w:asciiTheme="minorHAnsi" w:eastAsiaTheme="minorEastAsia" w:hAnsiTheme="minorHAnsi" w:cstheme="minorBidi"/>
            <w:color w:val="auto"/>
            <w:sz w:val="22"/>
            <w:szCs w:val="22"/>
          </w:rPr>
          <w:tab/>
        </w:r>
        <w:r w:rsidRPr="0006032F">
          <w:rPr>
            <w:rStyle w:val="Hyperlink"/>
          </w:rPr>
          <w:t>VNFD XML Coding Validation</w:t>
        </w:r>
        <w:r>
          <w:rPr>
            <w:webHidden/>
          </w:rPr>
          <w:tab/>
        </w:r>
        <w:r>
          <w:rPr>
            <w:webHidden/>
          </w:rPr>
          <w:fldChar w:fldCharType="begin"/>
        </w:r>
        <w:r>
          <w:rPr>
            <w:webHidden/>
          </w:rPr>
          <w:instrText xml:space="preserve"> PAGEREF _Toc477275239 \h </w:instrText>
        </w:r>
        <w:r>
          <w:rPr>
            <w:webHidden/>
          </w:rPr>
        </w:r>
      </w:ins>
      <w:r>
        <w:rPr>
          <w:webHidden/>
        </w:rPr>
        <w:fldChar w:fldCharType="separate"/>
      </w:r>
      <w:ins w:id="610" w:author="Seggelke, Klaus" w:date="2017-03-14T17:12:00Z">
        <w:r>
          <w:rPr>
            <w:webHidden/>
          </w:rPr>
          <w:t>27</w:t>
        </w:r>
        <w:r>
          <w:rPr>
            <w:webHidden/>
          </w:rPr>
          <w:fldChar w:fldCharType="end"/>
        </w:r>
        <w:r w:rsidRPr="0006032F">
          <w:rPr>
            <w:rStyle w:val="Hyperlink"/>
          </w:rPr>
          <w:fldChar w:fldCharType="end"/>
        </w:r>
      </w:ins>
    </w:p>
    <w:p w:rsidR="00A57497" w:rsidRDefault="00A57497">
      <w:pPr>
        <w:pStyle w:val="TOC1"/>
        <w:rPr>
          <w:ins w:id="611" w:author="Seggelke, Klaus" w:date="2017-03-14T17:12:00Z"/>
          <w:rFonts w:asciiTheme="minorHAnsi" w:eastAsiaTheme="minorEastAsia" w:hAnsiTheme="minorHAnsi" w:cstheme="minorBidi"/>
          <w:color w:val="auto"/>
          <w:sz w:val="22"/>
          <w:szCs w:val="22"/>
        </w:rPr>
      </w:pPr>
      <w:ins w:id="612" w:author="Seggelke, Klaus" w:date="2017-03-14T17:12:00Z">
        <w:r w:rsidRPr="0006032F">
          <w:rPr>
            <w:rStyle w:val="Hyperlink"/>
          </w:rPr>
          <w:fldChar w:fldCharType="begin"/>
        </w:r>
        <w:r w:rsidRPr="0006032F">
          <w:rPr>
            <w:rStyle w:val="Hyperlink"/>
          </w:rPr>
          <w:instrText xml:space="preserve"> </w:instrText>
        </w:r>
        <w:r>
          <w:instrText>HYPERLINK \l "_Toc477275240"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TC.VNFD.Coding.002</w:t>
        </w:r>
        <w:r>
          <w:rPr>
            <w:rFonts w:asciiTheme="minorHAnsi" w:eastAsiaTheme="minorEastAsia" w:hAnsiTheme="minorHAnsi" w:cstheme="minorBidi"/>
            <w:color w:val="auto"/>
            <w:sz w:val="22"/>
            <w:szCs w:val="22"/>
          </w:rPr>
          <w:tab/>
        </w:r>
        <w:r w:rsidRPr="0006032F">
          <w:rPr>
            <w:rStyle w:val="Hyperlink"/>
          </w:rPr>
          <w:t>VNFD YANG Coding Validation</w:t>
        </w:r>
        <w:r>
          <w:rPr>
            <w:webHidden/>
          </w:rPr>
          <w:tab/>
        </w:r>
        <w:r>
          <w:rPr>
            <w:webHidden/>
          </w:rPr>
          <w:fldChar w:fldCharType="begin"/>
        </w:r>
        <w:r>
          <w:rPr>
            <w:webHidden/>
          </w:rPr>
          <w:instrText xml:space="preserve"> PAGEREF _Toc477275240 \h </w:instrText>
        </w:r>
        <w:r>
          <w:rPr>
            <w:webHidden/>
          </w:rPr>
        </w:r>
      </w:ins>
      <w:r>
        <w:rPr>
          <w:webHidden/>
        </w:rPr>
        <w:fldChar w:fldCharType="separate"/>
      </w:r>
      <w:ins w:id="613" w:author="Seggelke, Klaus" w:date="2017-03-14T17:12:00Z">
        <w:r>
          <w:rPr>
            <w:webHidden/>
          </w:rPr>
          <w:t>27</w:t>
        </w:r>
        <w:r>
          <w:rPr>
            <w:webHidden/>
          </w:rPr>
          <w:fldChar w:fldCharType="end"/>
        </w:r>
        <w:r w:rsidRPr="0006032F">
          <w:rPr>
            <w:rStyle w:val="Hyperlink"/>
          </w:rPr>
          <w:fldChar w:fldCharType="end"/>
        </w:r>
      </w:ins>
    </w:p>
    <w:p w:rsidR="00A57497" w:rsidRDefault="00A57497">
      <w:pPr>
        <w:pStyle w:val="TOC1"/>
        <w:rPr>
          <w:ins w:id="614" w:author="Seggelke, Klaus" w:date="2017-03-14T17:12:00Z"/>
          <w:rFonts w:asciiTheme="minorHAnsi" w:eastAsiaTheme="minorEastAsia" w:hAnsiTheme="minorHAnsi" w:cstheme="minorBidi"/>
          <w:color w:val="auto"/>
          <w:sz w:val="22"/>
          <w:szCs w:val="22"/>
        </w:rPr>
      </w:pPr>
      <w:ins w:id="615" w:author="Seggelke, Klaus" w:date="2017-03-14T17:12:00Z">
        <w:r w:rsidRPr="0006032F">
          <w:rPr>
            <w:rStyle w:val="Hyperlink"/>
          </w:rPr>
          <w:fldChar w:fldCharType="begin"/>
        </w:r>
        <w:r w:rsidRPr="0006032F">
          <w:rPr>
            <w:rStyle w:val="Hyperlink"/>
          </w:rPr>
          <w:instrText xml:space="preserve"> </w:instrText>
        </w:r>
        <w:r>
          <w:instrText>HYPERLINK \l "_Toc477275241"</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TC.VNFD.Base.001</w:t>
        </w:r>
        <w:r>
          <w:rPr>
            <w:rFonts w:asciiTheme="minorHAnsi" w:eastAsiaTheme="minorEastAsia" w:hAnsiTheme="minorHAnsi" w:cstheme="minorBidi"/>
            <w:color w:val="auto"/>
            <w:sz w:val="22"/>
            <w:szCs w:val="22"/>
          </w:rPr>
          <w:tab/>
        </w:r>
        <w:r w:rsidRPr="0006032F">
          <w:rPr>
            <w:rStyle w:val="Hyperlink"/>
          </w:rPr>
          <w:t>VNFD Base unit validation</w:t>
        </w:r>
        <w:r>
          <w:rPr>
            <w:webHidden/>
          </w:rPr>
          <w:tab/>
        </w:r>
        <w:r>
          <w:rPr>
            <w:webHidden/>
          </w:rPr>
          <w:fldChar w:fldCharType="begin"/>
        </w:r>
        <w:r>
          <w:rPr>
            <w:webHidden/>
          </w:rPr>
          <w:instrText xml:space="preserve"> PAGEREF _Toc477275241 \h </w:instrText>
        </w:r>
        <w:r>
          <w:rPr>
            <w:webHidden/>
          </w:rPr>
        </w:r>
      </w:ins>
      <w:r>
        <w:rPr>
          <w:webHidden/>
        </w:rPr>
        <w:fldChar w:fldCharType="separate"/>
      </w:r>
      <w:ins w:id="616" w:author="Seggelke, Klaus" w:date="2017-03-14T17:12:00Z">
        <w:r>
          <w:rPr>
            <w:webHidden/>
          </w:rPr>
          <w:t>28</w:t>
        </w:r>
        <w:r>
          <w:rPr>
            <w:webHidden/>
          </w:rPr>
          <w:fldChar w:fldCharType="end"/>
        </w:r>
        <w:r w:rsidRPr="0006032F">
          <w:rPr>
            <w:rStyle w:val="Hyperlink"/>
          </w:rPr>
          <w:fldChar w:fldCharType="end"/>
        </w:r>
      </w:ins>
    </w:p>
    <w:p w:rsidR="00A57497" w:rsidRDefault="00A57497">
      <w:pPr>
        <w:pStyle w:val="TOC1"/>
        <w:rPr>
          <w:ins w:id="617" w:author="Seggelke, Klaus" w:date="2017-03-14T17:12:00Z"/>
          <w:rFonts w:asciiTheme="minorHAnsi" w:eastAsiaTheme="minorEastAsia" w:hAnsiTheme="minorHAnsi" w:cstheme="minorBidi"/>
          <w:color w:val="auto"/>
          <w:sz w:val="22"/>
          <w:szCs w:val="22"/>
        </w:rPr>
      </w:pPr>
      <w:ins w:id="618" w:author="Seggelke, Klaus" w:date="2017-03-14T17:12:00Z">
        <w:r w:rsidRPr="0006032F">
          <w:rPr>
            <w:rStyle w:val="Hyperlink"/>
          </w:rPr>
          <w:fldChar w:fldCharType="begin"/>
        </w:r>
        <w:r w:rsidRPr="0006032F">
          <w:rPr>
            <w:rStyle w:val="Hyperlink"/>
          </w:rPr>
          <w:instrText xml:space="preserve"> </w:instrText>
        </w:r>
        <w:r>
          <w:instrText>HYPERLINK \l "_Toc477275242"</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TC.VNFD.Base.002</w:t>
        </w:r>
        <w:r>
          <w:rPr>
            <w:rFonts w:asciiTheme="minorHAnsi" w:eastAsiaTheme="minorEastAsia" w:hAnsiTheme="minorHAnsi" w:cstheme="minorBidi"/>
            <w:color w:val="auto"/>
            <w:sz w:val="22"/>
            <w:szCs w:val="22"/>
          </w:rPr>
          <w:tab/>
        </w:r>
        <w:r w:rsidRPr="0006032F">
          <w:rPr>
            <w:rStyle w:val="Hyperlink"/>
          </w:rPr>
          <w:t>VNFD validation for VNF release deployment</w:t>
        </w:r>
        <w:r>
          <w:rPr>
            <w:webHidden/>
          </w:rPr>
          <w:tab/>
        </w:r>
        <w:r>
          <w:rPr>
            <w:webHidden/>
          </w:rPr>
          <w:fldChar w:fldCharType="begin"/>
        </w:r>
        <w:r>
          <w:rPr>
            <w:webHidden/>
          </w:rPr>
          <w:instrText xml:space="preserve"> PAGEREF _Toc477275242 \h </w:instrText>
        </w:r>
        <w:r>
          <w:rPr>
            <w:webHidden/>
          </w:rPr>
        </w:r>
      </w:ins>
      <w:r>
        <w:rPr>
          <w:webHidden/>
        </w:rPr>
        <w:fldChar w:fldCharType="separate"/>
      </w:r>
      <w:ins w:id="619" w:author="Seggelke, Klaus" w:date="2017-03-14T17:12:00Z">
        <w:r>
          <w:rPr>
            <w:webHidden/>
          </w:rPr>
          <w:t>29</w:t>
        </w:r>
        <w:r>
          <w:rPr>
            <w:webHidden/>
          </w:rPr>
          <w:fldChar w:fldCharType="end"/>
        </w:r>
        <w:r w:rsidRPr="0006032F">
          <w:rPr>
            <w:rStyle w:val="Hyperlink"/>
          </w:rPr>
          <w:fldChar w:fldCharType="end"/>
        </w:r>
      </w:ins>
    </w:p>
    <w:p w:rsidR="00A57497" w:rsidRDefault="00A57497">
      <w:pPr>
        <w:pStyle w:val="TOC1"/>
        <w:rPr>
          <w:ins w:id="620" w:author="Seggelke, Klaus" w:date="2017-03-14T17:12:00Z"/>
          <w:rFonts w:asciiTheme="minorHAnsi" w:eastAsiaTheme="minorEastAsia" w:hAnsiTheme="minorHAnsi" w:cstheme="minorBidi"/>
          <w:color w:val="auto"/>
          <w:sz w:val="22"/>
          <w:szCs w:val="22"/>
        </w:rPr>
      </w:pPr>
      <w:ins w:id="621" w:author="Seggelke, Klaus" w:date="2017-03-14T17:12:00Z">
        <w:r w:rsidRPr="0006032F">
          <w:rPr>
            <w:rStyle w:val="Hyperlink"/>
          </w:rPr>
          <w:fldChar w:fldCharType="begin"/>
        </w:r>
        <w:r w:rsidRPr="0006032F">
          <w:rPr>
            <w:rStyle w:val="Hyperlink"/>
          </w:rPr>
          <w:instrText xml:space="preserve"> </w:instrText>
        </w:r>
        <w:r>
          <w:instrText>HYPERLINK \l "_Toc477275243"</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TC.VNFD.VDU.001</w:t>
        </w:r>
        <w:r>
          <w:rPr>
            <w:rFonts w:asciiTheme="minorHAnsi" w:eastAsiaTheme="minorEastAsia" w:hAnsiTheme="minorHAnsi" w:cstheme="minorBidi"/>
            <w:color w:val="auto"/>
            <w:sz w:val="22"/>
            <w:szCs w:val="22"/>
          </w:rPr>
          <w:tab/>
        </w:r>
        <w:r w:rsidRPr="0006032F">
          <w:rPr>
            <w:rStyle w:val="Hyperlink"/>
            <w:lang w:eastAsia="zh-CN"/>
          </w:rPr>
          <w:t>VNFD:VDU Base Unit</w:t>
        </w:r>
        <w:r w:rsidRPr="0006032F">
          <w:rPr>
            <w:rStyle w:val="Hyperlink"/>
          </w:rPr>
          <w:t xml:space="preserve"> validation</w:t>
        </w:r>
        <w:r>
          <w:rPr>
            <w:webHidden/>
          </w:rPr>
          <w:tab/>
        </w:r>
        <w:r>
          <w:rPr>
            <w:webHidden/>
          </w:rPr>
          <w:fldChar w:fldCharType="begin"/>
        </w:r>
        <w:r>
          <w:rPr>
            <w:webHidden/>
          </w:rPr>
          <w:instrText xml:space="preserve"> PAGEREF _Toc477275243 \h </w:instrText>
        </w:r>
        <w:r>
          <w:rPr>
            <w:webHidden/>
          </w:rPr>
        </w:r>
      </w:ins>
      <w:r>
        <w:rPr>
          <w:webHidden/>
        </w:rPr>
        <w:fldChar w:fldCharType="separate"/>
      </w:r>
      <w:ins w:id="622" w:author="Seggelke, Klaus" w:date="2017-03-14T17:12:00Z">
        <w:r>
          <w:rPr>
            <w:webHidden/>
          </w:rPr>
          <w:t>30</w:t>
        </w:r>
        <w:r>
          <w:rPr>
            <w:webHidden/>
          </w:rPr>
          <w:fldChar w:fldCharType="end"/>
        </w:r>
        <w:r w:rsidRPr="0006032F">
          <w:rPr>
            <w:rStyle w:val="Hyperlink"/>
          </w:rPr>
          <w:fldChar w:fldCharType="end"/>
        </w:r>
      </w:ins>
    </w:p>
    <w:p w:rsidR="00A57497" w:rsidRDefault="00A57497">
      <w:pPr>
        <w:pStyle w:val="TOC1"/>
        <w:rPr>
          <w:ins w:id="623" w:author="Seggelke, Klaus" w:date="2017-03-14T17:12:00Z"/>
          <w:rFonts w:asciiTheme="minorHAnsi" w:eastAsiaTheme="minorEastAsia" w:hAnsiTheme="minorHAnsi" w:cstheme="minorBidi"/>
          <w:color w:val="auto"/>
          <w:sz w:val="22"/>
          <w:szCs w:val="22"/>
        </w:rPr>
      </w:pPr>
      <w:ins w:id="624" w:author="Seggelke, Klaus" w:date="2017-03-14T17:12:00Z">
        <w:r w:rsidRPr="0006032F">
          <w:rPr>
            <w:rStyle w:val="Hyperlink"/>
          </w:rPr>
          <w:fldChar w:fldCharType="begin"/>
        </w:r>
        <w:r w:rsidRPr="0006032F">
          <w:rPr>
            <w:rStyle w:val="Hyperlink"/>
          </w:rPr>
          <w:instrText xml:space="preserve"> </w:instrText>
        </w:r>
        <w:r>
          <w:instrText>HYPERLINK \l "_Toc477275244"</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TC.VNFD.VDU.002</w:t>
        </w:r>
        <w:r>
          <w:rPr>
            <w:rFonts w:asciiTheme="minorHAnsi" w:eastAsiaTheme="minorEastAsia" w:hAnsiTheme="minorHAnsi" w:cstheme="minorBidi"/>
            <w:color w:val="auto"/>
            <w:sz w:val="22"/>
            <w:szCs w:val="22"/>
          </w:rPr>
          <w:tab/>
        </w:r>
        <w:r w:rsidRPr="0006032F">
          <w:rPr>
            <w:rStyle w:val="Hyperlink"/>
            <w:lang w:eastAsia="zh-CN"/>
          </w:rPr>
          <w:t>VNFD:VDU Base Unit</w:t>
        </w:r>
        <w:r w:rsidRPr="0006032F">
          <w:rPr>
            <w:rStyle w:val="Hyperlink"/>
          </w:rPr>
          <w:t xml:space="preserve"> validation</w:t>
        </w:r>
        <w:r>
          <w:rPr>
            <w:webHidden/>
          </w:rPr>
          <w:tab/>
        </w:r>
        <w:r>
          <w:rPr>
            <w:webHidden/>
          </w:rPr>
          <w:fldChar w:fldCharType="begin"/>
        </w:r>
        <w:r>
          <w:rPr>
            <w:webHidden/>
          </w:rPr>
          <w:instrText xml:space="preserve"> PAGEREF _Toc477275244 \h </w:instrText>
        </w:r>
        <w:r>
          <w:rPr>
            <w:webHidden/>
          </w:rPr>
        </w:r>
      </w:ins>
      <w:r>
        <w:rPr>
          <w:webHidden/>
        </w:rPr>
        <w:fldChar w:fldCharType="separate"/>
      </w:r>
      <w:ins w:id="625" w:author="Seggelke, Klaus" w:date="2017-03-14T17:12:00Z">
        <w:r>
          <w:rPr>
            <w:webHidden/>
          </w:rPr>
          <w:t>32</w:t>
        </w:r>
        <w:r>
          <w:rPr>
            <w:webHidden/>
          </w:rPr>
          <w:fldChar w:fldCharType="end"/>
        </w:r>
        <w:r w:rsidRPr="0006032F">
          <w:rPr>
            <w:rStyle w:val="Hyperlink"/>
          </w:rPr>
          <w:fldChar w:fldCharType="end"/>
        </w:r>
      </w:ins>
    </w:p>
    <w:p w:rsidR="00A57497" w:rsidRDefault="00A57497">
      <w:pPr>
        <w:pStyle w:val="TOC1"/>
        <w:rPr>
          <w:ins w:id="626" w:author="Seggelke, Klaus" w:date="2017-03-14T17:12:00Z"/>
          <w:rFonts w:asciiTheme="minorHAnsi" w:eastAsiaTheme="minorEastAsia" w:hAnsiTheme="minorHAnsi" w:cstheme="minorBidi"/>
          <w:color w:val="auto"/>
          <w:sz w:val="22"/>
          <w:szCs w:val="22"/>
        </w:rPr>
      </w:pPr>
      <w:ins w:id="627" w:author="Seggelke, Klaus" w:date="2017-03-14T17:12:00Z">
        <w:r w:rsidRPr="0006032F">
          <w:rPr>
            <w:rStyle w:val="Hyperlink"/>
          </w:rPr>
          <w:fldChar w:fldCharType="begin"/>
        </w:r>
        <w:r w:rsidRPr="0006032F">
          <w:rPr>
            <w:rStyle w:val="Hyperlink"/>
          </w:rPr>
          <w:instrText xml:space="preserve"> </w:instrText>
        </w:r>
        <w:r>
          <w:instrText>HYPERLINK \l "_Toc477275245"</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TC.VNFD.VDU.003</w:t>
        </w:r>
        <w:r>
          <w:rPr>
            <w:rFonts w:asciiTheme="minorHAnsi" w:eastAsiaTheme="minorEastAsia" w:hAnsiTheme="minorHAnsi" w:cstheme="minorBidi"/>
            <w:color w:val="auto"/>
            <w:sz w:val="22"/>
            <w:szCs w:val="22"/>
          </w:rPr>
          <w:tab/>
        </w:r>
        <w:r w:rsidRPr="0006032F">
          <w:rPr>
            <w:rStyle w:val="Hyperlink"/>
            <w:lang w:eastAsia="zh-CN"/>
          </w:rPr>
          <w:t>VNFD:VDU CPU Unit</w:t>
        </w:r>
        <w:r w:rsidRPr="0006032F">
          <w:rPr>
            <w:rStyle w:val="Hyperlink"/>
          </w:rPr>
          <w:t xml:space="preserve"> validation</w:t>
        </w:r>
        <w:r>
          <w:rPr>
            <w:webHidden/>
          </w:rPr>
          <w:tab/>
        </w:r>
        <w:r>
          <w:rPr>
            <w:webHidden/>
          </w:rPr>
          <w:fldChar w:fldCharType="begin"/>
        </w:r>
        <w:r>
          <w:rPr>
            <w:webHidden/>
          </w:rPr>
          <w:instrText xml:space="preserve"> PAGEREF _Toc477275245 \h </w:instrText>
        </w:r>
        <w:r>
          <w:rPr>
            <w:webHidden/>
          </w:rPr>
        </w:r>
      </w:ins>
      <w:r>
        <w:rPr>
          <w:webHidden/>
        </w:rPr>
        <w:fldChar w:fldCharType="separate"/>
      </w:r>
      <w:ins w:id="628" w:author="Seggelke, Klaus" w:date="2017-03-14T17:12:00Z">
        <w:r>
          <w:rPr>
            <w:webHidden/>
          </w:rPr>
          <w:t>32</w:t>
        </w:r>
        <w:r>
          <w:rPr>
            <w:webHidden/>
          </w:rPr>
          <w:fldChar w:fldCharType="end"/>
        </w:r>
        <w:r w:rsidRPr="0006032F">
          <w:rPr>
            <w:rStyle w:val="Hyperlink"/>
          </w:rPr>
          <w:fldChar w:fldCharType="end"/>
        </w:r>
      </w:ins>
    </w:p>
    <w:p w:rsidR="00A57497" w:rsidRDefault="00A57497">
      <w:pPr>
        <w:pStyle w:val="TOC1"/>
        <w:rPr>
          <w:ins w:id="629" w:author="Seggelke, Klaus" w:date="2017-03-14T17:12:00Z"/>
          <w:rFonts w:asciiTheme="minorHAnsi" w:eastAsiaTheme="minorEastAsia" w:hAnsiTheme="minorHAnsi" w:cstheme="minorBidi"/>
          <w:color w:val="auto"/>
          <w:sz w:val="22"/>
          <w:szCs w:val="22"/>
        </w:rPr>
      </w:pPr>
      <w:ins w:id="630" w:author="Seggelke, Klaus" w:date="2017-03-14T17:12:00Z">
        <w:r w:rsidRPr="0006032F">
          <w:rPr>
            <w:rStyle w:val="Hyperlink"/>
          </w:rPr>
          <w:fldChar w:fldCharType="begin"/>
        </w:r>
        <w:r w:rsidRPr="0006032F">
          <w:rPr>
            <w:rStyle w:val="Hyperlink"/>
          </w:rPr>
          <w:instrText xml:space="preserve"> </w:instrText>
        </w:r>
        <w:r>
          <w:instrText>HYPERLINK \l "_Toc477275246"</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TC.VNFD.VDU.004</w:t>
        </w:r>
        <w:r>
          <w:rPr>
            <w:rFonts w:asciiTheme="minorHAnsi" w:eastAsiaTheme="minorEastAsia" w:hAnsiTheme="minorHAnsi" w:cstheme="minorBidi"/>
            <w:color w:val="auto"/>
            <w:sz w:val="22"/>
            <w:szCs w:val="22"/>
          </w:rPr>
          <w:tab/>
        </w:r>
        <w:r w:rsidRPr="0006032F">
          <w:rPr>
            <w:rStyle w:val="Hyperlink"/>
            <w:lang w:eastAsia="zh-CN"/>
          </w:rPr>
          <w:t>VNFD:VDU Memory Unit</w:t>
        </w:r>
        <w:r w:rsidRPr="0006032F">
          <w:rPr>
            <w:rStyle w:val="Hyperlink"/>
          </w:rPr>
          <w:t xml:space="preserve"> validation</w:t>
        </w:r>
        <w:r>
          <w:rPr>
            <w:webHidden/>
          </w:rPr>
          <w:tab/>
        </w:r>
        <w:r>
          <w:rPr>
            <w:webHidden/>
          </w:rPr>
          <w:fldChar w:fldCharType="begin"/>
        </w:r>
        <w:r>
          <w:rPr>
            <w:webHidden/>
          </w:rPr>
          <w:instrText xml:space="preserve"> PAGEREF _Toc477275246 \h </w:instrText>
        </w:r>
        <w:r>
          <w:rPr>
            <w:webHidden/>
          </w:rPr>
        </w:r>
      </w:ins>
      <w:r>
        <w:rPr>
          <w:webHidden/>
        </w:rPr>
        <w:fldChar w:fldCharType="separate"/>
      </w:r>
      <w:ins w:id="631" w:author="Seggelke, Klaus" w:date="2017-03-14T17:12:00Z">
        <w:r>
          <w:rPr>
            <w:webHidden/>
          </w:rPr>
          <w:t>34</w:t>
        </w:r>
        <w:r>
          <w:rPr>
            <w:webHidden/>
          </w:rPr>
          <w:fldChar w:fldCharType="end"/>
        </w:r>
        <w:r w:rsidRPr="0006032F">
          <w:rPr>
            <w:rStyle w:val="Hyperlink"/>
          </w:rPr>
          <w:fldChar w:fldCharType="end"/>
        </w:r>
      </w:ins>
    </w:p>
    <w:p w:rsidR="00A57497" w:rsidRDefault="00A57497">
      <w:pPr>
        <w:pStyle w:val="TOC1"/>
        <w:rPr>
          <w:ins w:id="632" w:author="Seggelke, Klaus" w:date="2017-03-14T17:12:00Z"/>
          <w:rFonts w:asciiTheme="minorHAnsi" w:eastAsiaTheme="minorEastAsia" w:hAnsiTheme="minorHAnsi" w:cstheme="minorBidi"/>
          <w:color w:val="auto"/>
          <w:sz w:val="22"/>
          <w:szCs w:val="22"/>
        </w:rPr>
      </w:pPr>
      <w:ins w:id="633" w:author="Seggelke, Klaus" w:date="2017-03-14T17:12:00Z">
        <w:r w:rsidRPr="0006032F">
          <w:rPr>
            <w:rStyle w:val="Hyperlink"/>
          </w:rPr>
          <w:fldChar w:fldCharType="begin"/>
        </w:r>
        <w:r w:rsidRPr="0006032F">
          <w:rPr>
            <w:rStyle w:val="Hyperlink"/>
          </w:rPr>
          <w:instrText xml:space="preserve"> </w:instrText>
        </w:r>
        <w:r>
          <w:instrText>HYPERLINK \l "_Toc477275247"</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TC.VNFD.VDU.005</w:t>
        </w:r>
        <w:r>
          <w:rPr>
            <w:rFonts w:asciiTheme="minorHAnsi" w:eastAsiaTheme="minorEastAsia" w:hAnsiTheme="minorHAnsi" w:cstheme="minorBidi"/>
            <w:color w:val="auto"/>
            <w:sz w:val="22"/>
            <w:szCs w:val="22"/>
          </w:rPr>
          <w:tab/>
        </w:r>
        <w:r w:rsidRPr="0006032F">
          <w:rPr>
            <w:rStyle w:val="Hyperlink"/>
            <w:lang w:eastAsia="zh-CN"/>
          </w:rPr>
          <w:t>VNFD:VDU security Unit</w:t>
        </w:r>
        <w:r w:rsidRPr="0006032F">
          <w:rPr>
            <w:rStyle w:val="Hyperlink"/>
          </w:rPr>
          <w:t xml:space="preserve"> validation</w:t>
        </w:r>
        <w:r>
          <w:rPr>
            <w:webHidden/>
          </w:rPr>
          <w:tab/>
        </w:r>
        <w:r>
          <w:rPr>
            <w:webHidden/>
          </w:rPr>
          <w:fldChar w:fldCharType="begin"/>
        </w:r>
        <w:r>
          <w:rPr>
            <w:webHidden/>
          </w:rPr>
          <w:instrText xml:space="preserve"> PAGEREF _Toc477275247 \h </w:instrText>
        </w:r>
        <w:r>
          <w:rPr>
            <w:webHidden/>
          </w:rPr>
        </w:r>
      </w:ins>
      <w:r>
        <w:rPr>
          <w:webHidden/>
        </w:rPr>
        <w:fldChar w:fldCharType="separate"/>
      </w:r>
      <w:ins w:id="634" w:author="Seggelke, Klaus" w:date="2017-03-14T17:12:00Z">
        <w:r>
          <w:rPr>
            <w:webHidden/>
          </w:rPr>
          <w:t>35</w:t>
        </w:r>
        <w:r>
          <w:rPr>
            <w:webHidden/>
          </w:rPr>
          <w:fldChar w:fldCharType="end"/>
        </w:r>
        <w:r w:rsidRPr="0006032F">
          <w:rPr>
            <w:rStyle w:val="Hyperlink"/>
          </w:rPr>
          <w:fldChar w:fldCharType="end"/>
        </w:r>
      </w:ins>
    </w:p>
    <w:p w:rsidR="00A57497" w:rsidRDefault="00A57497">
      <w:pPr>
        <w:pStyle w:val="TOC1"/>
        <w:rPr>
          <w:ins w:id="635" w:author="Seggelke, Klaus" w:date="2017-03-14T17:12:00Z"/>
          <w:rFonts w:asciiTheme="minorHAnsi" w:eastAsiaTheme="minorEastAsia" w:hAnsiTheme="minorHAnsi" w:cstheme="minorBidi"/>
          <w:color w:val="auto"/>
          <w:sz w:val="22"/>
          <w:szCs w:val="22"/>
        </w:rPr>
      </w:pPr>
      <w:ins w:id="636" w:author="Seggelke, Klaus" w:date="2017-03-14T17:12:00Z">
        <w:r w:rsidRPr="0006032F">
          <w:rPr>
            <w:rStyle w:val="Hyperlink"/>
          </w:rPr>
          <w:fldChar w:fldCharType="begin"/>
        </w:r>
        <w:r w:rsidRPr="0006032F">
          <w:rPr>
            <w:rStyle w:val="Hyperlink"/>
          </w:rPr>
          <w:instrText xml:space="preserve"> </w:instrText>
        </w:r>
        <w:r>
          <w:instrText>HYPERLINK \l "_Toc477275248"</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TC.VNFD.VDU.006</w:t>
        </w:r>
        <w:r>
          <w:rPr>
            <w:rFonts w:asciiTheme="minorHAnsi" w:eastAsiaTheme="minorEastAsia" w:hAnsiTheme="minorHAnsi" w:cstheme="minorBidi"/>
            <w:color w:val="auto"/>
            <w:sz w:val="22"/>
            <w:szCs w:val="22"/>
          </w:rPr>
          <w:tab/>
        </w:r>
        <w:r w:rsidRPr="0006032F">
          <w:rPr>
            <w:rStyle w:val="Hyperlink"/>
            <w:lang w:eastAsia="zh-CN"/>
          </w:rPr>
          <w:t>VNFD:VDU HyperVisor Unit</w:t>
        </w:r>
        <w:r w:rsidRPr="0006032F">
          <w:rPr>
            <w:rStyle w:val="Hyperlink"/>
          </w:rPr>
          <w:t xml:space="preserve"> validation</w:t>
        </w:r>
        <w:r>
          <w:rPr>
            <w:webHidden/>
          </w:rPr>
          <w:tab/>
        </w:r>
        <w:r>
          <w:rPr>
            <w:webHidden/>
          </w:rPr>
          <w:fldChar w:fldCharType="begin"/>
        </w:r>
        <w:r>
          <w:rPr>
            <w:webHidden/>
          </w:rPr>
          <w:instrText xml:space="preserve"> PAGEREF _Toc477275248 \h </w:instrText>
        </w:r>
        <w:r>
          <w:rPr>
            <w:webHidden/>
          </w:rPr>
        </w:r>
      </w:ins>
      <w:r>
        <w:rPr>
          <w:webHidden/>
        </w:rPr>
        <w:fldChar w:fldCharType="separate"/>
      </w:r>
      <w:ins w:id="637" w:author="Seggelke, Klaus" w:date="2017-03-14T17:12:00Z">
        <w:r>
          <w:rPr>
            <w:webHidden/>
          </w:rPr>
          <w:t>35</w:t>
        </w:r>
        <w:r>
          <w:rPr>
            <w:webHidden/>
          </w:rPr>
          <w:fldChar w:fldCharType="end"/>
        </w:r>
        <w:r w:rsidRPr="0006032F">
          <w:rPr>
            <w:rStyle w:val="Hyperlink"/>
          </w:rPr>
          <w:fldChar w:fldCharType="end"/>
        </w:r>
      </w:ins>
    </w:p>
    <w:p w:rsidR="00A57497" w:rsidRDefault="00A57497">
      <w:pPr>
        <w:pStyle w:val="TOC1"/>
        <w:rPr>
          <w:ins w:id="638" w:author="Seggelke, Klaus" w:date="2017-03-14T17:12:00Z"/>
          <w:rFonts w:asciiTheme="minorHAnsi" w:eastAsiaTheme="minorEastAsia" w:hAnsiTheme="minorHAnsi" w:cstheme="minorBidi"/>
          <w:color w:val="auto"/>
          <w:sz w:val="22"/>
          <w:szCs w:val="22"/>
        </w:rPr>
      </w:pPr>
      <w:ins w:id="639" w:author="Seggelke, Klaus" w:date="2017-03-14T17:12:00Z">
        <w:r w:rsidRPr="0006032F">
          <w:rPr>
            <w:rStyle w:val="Hyperlink"/>
          </w:rPr>
          <w:fldChar w:fldCharType="begin"/>
        </w:r>
        <w:r w:rsidRPr="0006032F">
          <w:rPr>
            <w:rStyle w:val="Hyperlink"/>
          </w:rPr>
          <w:instrText xml:space="preserve"> </w:instrText>
        </w:r>
        <w:r>
          <w:instrText>HYPERLINK \l "_Toc477275249"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TC.VNFD.VDU.007</w:t>
        </w:r>
        <w:r>
          <w:rPr>
            <w:rFonts w:asciiTheme="minorHAnsi" w:eastAsiaTheme="minorEastAsia" w:hAnsiTheme="minorHAnsi" w:cstheme="minorBidi"/>
            <w:color w:val="auto"/>
            <w:sz w:val="22"/>
            <w:szCs w:val="22"/>
          </w:rPr>
          <w:tab/>
        </w:r>
        <w:r w:rsidRPr="0006032F">
          <w:rPr>
            <w:rStyle w:val="Hyperlink"/>
            <w:lang w:eastAsia="zh-CN"/>
          </w:rPr>
          <w:t>VNFD:VDU Network Elements Unit</w:t>
        </w:r>
        <w:r w:rsidRPr="0006032F">
          <w:rPr>
            <w:rStyle w:val="Hyperlink"/>
          </w:rPr>
          <w:t xml:space="preserve"> validation</w:t>
        </w:r>
        <w:r>
          <w:rPr>
            <w:webHidden/>
          </w:rPr>
          <w:tab/>
        </w:r>
        <w:r>
          <w:rPr>
            <w:webHidden/>
          </w:rPr>
          <w:fldChar w:fldCharType="begin"/>
        </w:r>
        <w:r>
          <w:rPr>
            <w:webHidden/>
          </w:rPr>
          <w:instrText xml:space="preserve"> PAGEREF _Toc477275249 \h </w:instrText>
        </w:r>
        <w:r>
          <w:rPr>
            <w:webHidden/>
          </w:rPr>
        </w:r>
      </w:ins>
      <w:r>
        <w:rPr>
          <w:webHidden/>
        </w:rPr>
        <w:fldChar w:fldCharType="separate"/>
      </w:r>
      <w:ins w:id="640" w:author="Seggelke, Klaus" w:date="2017-03-14T17:12:00Z">
        <w:r>
          <w:rPr>
            <w:webHidden/>
          </w:rPr>
          <w:t>36</w:t>
        </w:r>
        <w:r>
          <w:rPr>
            <w:webHidden/>
          </w:rPr>
          <w:fldChar w:fldCharType="end"/>
        </w:r>
        <w:r w:rsidRPr="0006032F">
          <w:rPr>
            <w:rStyle w:val="Hyperlink"/>
          </w:rPr>
          <w:fldChar w:fldCharType="end"/>
        </w:r>
      </w:ins>
    </w:p>
    <w:p w:rsidR="00A57497" w:rsidRDefault="00A57497">
      <w:pPr>
        <w:pStyle w:val="TOC1"/>
        <w:rPr>
          <w:ins w:id="641" w:author="Seggelke, Klaus" w:date="2017-03-14T17:12:00Z"/>
          <w:rFonts w:asciiTheme="minorHAnsi" w:eastAsiaTheme="minorEastAsia" w:hAnsiTheme="minorHAnsi" w:cstheme="minorBidi"/>
          <w:color w:val="auto"/>
          <w:sz w:val="22"/>
          <w:szCs w:val="22"/>
        </w:rPr>
      </w:pPr>
      <w:ins w:id="642" w:author="Seggelke, Klaus" w:date="2017-03-14T17:12:00Z">
        <w:r w:rsidRPr="0006032F">
          <w:rPr>
            <w:rStyle w:val="Hyperlink"/>
          </w:rPr>
          <w:fldChar w:fldCharType="begin"/>
        </w:r>
        <w:r w:rsidRPr="0006032F">
          <w:rPr>
            <w:rStyle w:val="Hyperlink"/>
          </w:rPr>
          <w:instrText xml:space="preserve"> </w:instrText>
        </w:r>
        <w:r>
          <w:instrText>HYPERLINK \l "_Toc477275250"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TC.VNFD.VDU.008</w:t>
        </w:r>
        <w:r>
          <w:rPr>
            <w:rFonts w:asciiTheme="minorHAnsi" w:eastAsiaTheme="minorEastAsia" w:hAnsiTheme="minorHAnsi" w:cstheme="minorBidi"/>
            <w:color w:val="auto"/>
            <w:sz w:val="22"/>
            <w:szCs w:val="22"/>
          </w:rPr>
          <w:tab/>
        </w:r>
        <w:r w:rsidRPr="0006032F">
          <w:rPr>
            <w:rStyle w:val="Hyperlink"/>
            <w:lang w:eastAsia="zh-CN"/>
          </w:rPr>
          <w:t xml:space="preserve">VNFD:VDU Virtual Switches </w:t>
        </w:r>
        <w:r w:rsidRPr="0006032F">
          <w:rPr>
            <w:rStyle w:val="Hyperlink"/>
          </w:rPr>
          <w:t>validation</w:t>
        </w:r>
        <w:r>
          <w:rPr>
            <w:webHidden/>
          </w:rPr>
          <w:tab/>
        </w:r>
        <w:r>
          <w:rPr>
            <w:webHidden/>
          </w:rPr>
          <w:fldChar w:fldCharType="begin"/>
        </w:r>
        <w:r>
          <w:rPr>
            <w:webHidden/>
          </w:rPr>
          <w:instrText xml:space="preserve"> PAGEREF _Toc477275250 \h </w:instrText>
        </w:r>
        <w:r>
          <w:rPr>
            <w:webHidden/>
          </w:rPr>
        </w:r>
      </w:ins>
      <w:r>
        <w:rPr>
          <w:webHidden/>
        </w:rPr>
        <w:fldChar w:fldCharType="separate"/>
      </w:r>
      <w:ins w:id="643" w:author="Seggelke, Klaus" w:date="2017-03-14T17:12:00Z">
        <w:r>
          <w:rPr>
            <w:webHidden/>
          </w:rPr>
          <w:t>37</w:t>
        </w:r>
        <w:r>
          <w:rPr>
            <w:webHidden/>
          </w:rPr>
          <w:fldChar w:fldCharType="end"/>
        </w:r>
        <w:r w:rsidRPr="0006032F">
          <w:rPr>
            <w:rStyle w:val="Hyperlink"/>
          </w:rPr>
          <w:fldChar w:fldCharType="end"/>
        </w:r>
      </w:ins>
    </w:p>
    <w:p w:rsidR="00A57497" w:rsidRDefault="00A57497">
      <w:pPr>
        <w:pStyle w:val="TOC1"/>
        <w:rPr>
          <w:ins w:id="644" w:author="Seggelke, Klaus" w:date="2017-03-14T17:12:00Z"/>
          <w:rFonts w:asciiTheme="minorHAnsi" w:eastAsiaTheme="minorEastAsia" w:hAnsiTheme="minorHAnsi" w:cstheme="minorBidi"/>
          <w:color w:val="auto"/>
          <w:sz w:val="22"/>
          <w:szCs w:val="22"/>
        </w:rPr>
      </w:pPr>
      <w:ins w:id="645" w:author="Seggelke, Klaus" w:date="2017-03-14T17:12:00Z">
        <w:r w:rsidRPr="0006032F">
          <w:rPr>
            <w:rStyle w:val="Hyperlink"/>
          </w:rPr>
          <w:fldChar w:fldCharType="begin"/>
        </w:r>
        <w:r w:rsidRPr="0006032F">
          <w:rPr>
            <w:rStyle w:val="Hyperlink"/>
          </w:rPr>
          <w:instrText xml:space="preserve"> </w:instrText>
        </w:r>
        <w:r>
          <w:instrText>HYPERLINK \l "_Toc477275251"</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TC.VNFD.VDU.009</w:t>
        </w:r>
        <w:r>
          <w:rPr>
            <w:rFonts w:asciiTheme="minorHAnsi" w:eastAsiaTheme="minorEastAsia" w:hAnsiTheme="minorHAnsi" w:cstheme="minorBidi"/>
            <w:color w:val="auto"/>
            <w:sz w:val="22"/>
            <w:szCs w:val="22"/>
          </w:rPr>
          <w:tab/>
        </w:r>
        <w:r w:rsidRPr="0006032F">
          <w:rPr>
            <w:rStyle w:val="Hyperlink"/>
            <w:lang w:eastAsia="zh-CN"/>
          </w:rPr>
          <w:t>VNFD:VDU General Reliability and Availability Unit</w:t>
        </w:r>
        <w:r w:rsidRPr="0006032F">
          <w:rPr>
            <w:rStyle w:val="Hyperlink"/>
          </w:rPr>
          <w:t xml:space="preserve"> validation</w:t>
        </w:r>
        <w:r>
          <w:rPr>
            <w:webHidden/>
          </w:rPr>
          <w:tab/>
        </w:r>
        <w:r>
          <w:rPr>
            <w:webHidden/>
          </w:rPr>
          <w:fldChar w:fldCharType="begin"/>
        </w:r>
        <w:r>
          <w:rPr>
            <w:webHidden/>
          </w:rPr>
          <w:instrText xml:space="preserve"> PAGEREF _Toc477275251 \h </w:instrText>
        </w:r>
        <w:r>
          <w:rPr>
            <w:webHidden/>
          </w:rPr>
        </w:r>
      </w:ins>
      <w:r>
        <w:rPr>
          <w:webHidden/>
        </w:rPr>
        <w:fldChar w:fldCharType="separate"/>
      </w:r>
      <w:ins w:id="646" w:author="Seggelke, Klaus" w:date="2017-03-14T17:12:00Z">
        <w:r>
          <w:rPr>
            <w:webHidden/>
          </w:rPr>
          <w:t>37</w:t>
        </w:r>
        <w:r>
          <w:rPr>
            <w:webHidden/>
          </w:rPr>
          <w:fldChar w:fldCharType="end"/>
        </w:r>
        <w:r w:rsidRPr="0006032F">
          <w:rPr>
            <w:rStyle w:val="Hyperlink"/>
          </w:rPr>
          <w:fldChar w:fldCharType="end"/>
        </w:r>
      </w:ins>
    </w:p>
    <w:p w:rsidR="00A57497" w:rsidRDefault="00A57497">
      <w:pPr>
        <w:pStyle w:val="TOC1"/>
        <w:rPr>
          <w:ins w:id="647" w:author="Seggelke, Klaus" w:date="2017-03-14T17:12:00Z"/>
          <w:rFonts w:asciiTheme="minorHAnsi" w:eastAsiaTheme="minorEastAsia" w:hAnsiTheme="minorHAnsi" w:cstheme="minorBidi"/>
          <w:color w:val="auto"/>
          <w:sz w:val="22"/>
          <w:szCs w:val="22"/>
        </w:rPr>
      </w:pPr>
      <w:ins w:id="648" w:author="Seggelke, Klaus" w:date="2017-03-14T17:12:00Z">
        <w:r w:rsidRPr="0006032F">
          <w:rPr>
            <w:rStyle w:val="Hyperlink"/>
          </w:rPr>
          <w:fldChar w:fldCharType="begin"/>
        </w:r>
        <w:r w:rsidRPr="0006032F">
          <w:rPr>
            <w:rStyle w:val="Hyperlink"/>
          </w:rPr>
          <w:instrText xml:space="preserve"> </w:instrText>
        </w:r>
        <w:r>
          <w:instrText>HYPERLINK \l "_Toc477275252"</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TC.VNFD.VDU.010</w:t>
        </w:r>
        <w:r>
          <w:rPr>
            <w:rFonts w:asciiTheme="minorHAnsi" w:eastAsiaTheme="minorEastAsia" w:hAnsiTheme="minorHAnsi" w:cstheme="minorBidi"/>
            <w:color w:val="auto"/>
            <w:sz w:val="22"/>
            <w:szCs w:val="22"/>
          </w:rPr>
          <w:tab/>
        </w:r>
        <w:r w:rsidRPr="0006032F">
          <w:rPr>
            <w:rStyle w:val="Hyperlink"/>
            <w:lang w:eastAsia="zh-CN"/>
          </w:rPr>
          <w:t>VNFD:VDU Storage Unit</w:t>
        </w:r>
        <w:r w:rsidRPr="0006032F">
          <w:rPr>
            <w:rStyle w:val="Hyperlink"/>
          </w:rPr>
          <w:t xml:space="preserve"> validation</w:t>
        </w:r>
        <w:r>
          <w:rPr>
            <w:webHidden/>
          </w:rPr>
          <w:tab/>
        </w:r>
        <w:r>
          <w:rPr>
            <w:webHidden/>
          </w:rPr>
          <w:fldChar w:fldCharType="begin"/>
        </w:r>
        <w:r>
          <w:rPr>
            <w:webHidden/>
          </w:rPr>
          <w:instrText xml:space="preserve"> PAGEREF _Toc477275252 \h </w:instrText>
        </w:r>
        <w:r>
          <w:rPr>
            <w:webHidden/>
          </w:rPr>
        </w:r>
      </w:ins>
      <w:r>
        <w:rPr>
          <w:webHidden/>
        </w:rPr>
        <w:fldChar w:fldCharType="separate"/>
      </w:r>
      <w:ins w:id="649" w:author="Seggelke, Klaus" w:date="2017-03-14T17:12:00Z">
        <w:r>
          <w:rPr>
            <w:webHidden/>
          </w:rPr>
          <w:t>38</w:t>
        </w:r>
        <w:r>
          <w:rPr>
            <w:webHidden/>
          </w:rPr>
          <w:fldChar w:fldCharType="end"/>
        </w:r>
        <w:r w:rsidRPr="0006032F">
          <w:rPr>
            <w:rStyle w:val="Hyperlink"/>
          </w:rPr>
          <w:fldChar w:fldCharType="end"/>
        </w:r>
      </w:ins>
    </w:p>
    <w:p w:rsidR="00A57497" w:rsidRDefault="00A57497">
      <w:pPr>
        <w:pStyle w:val="TOC1"/>
        <w:rPr>
          <w:ins w:id="650" w:author="Seggelke, Klaus" w:date="2017-03-14T17:12:00Z"/>
          <w:rFonts w:asciiTheme="minorHAnsi" w:eastAsiaTheme="minorEastAsia" w:hAnsiTheme="minorHAnsi" w:cstheme="minorBidi"/>
          <w:color w:val="auto"/>
          <w:sz w:val="22"/>
          <w:szCs w:val="22"/>
        </w:rPr>
      </w:pPr>
      <w:ins w:id="651" w:author="Seggelke, Klaus" w:date="2017-03-14T17:12:00Z">
        <w:r w:rsidRPr="0006032F">
          <w:rPr>
            <w:rStyle w:val="Hyperlink"/>
          </w:rPr>
          <w:fldChar w:fldCharType="begin"/>
        </w:r>
        <w:r w:rsidRPr="0006032F">
          <w:rPr>
            <w:rStyle w:val="Hyperlink"/>
          </w:rPr>
          <w:instrText xml:space="preserve"> </w:instrText>
        </w:r>
        <w:r>
          <w:instrText>HYPERLINK \l "_Toc477275253"</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TC.VNFD.VLINK.001</w:t>
        </w:r>
        <w:r>
          <w:rPr>
            <w:rFonts w:asciiTheme="minorHAnsi" w:eastAsiaTheme="minorEastAsia" w:hAnsiTheme="minorHAnsi" w:cstheme="minorBidi"/>
            <w:color w:val="auto"/>
            <w:sz w:val="22"/>
            <w:szCs w:val="22"/>
          </w:rPr>
          <w:tab/>
        </w:r>
        <w:r w:rsidRPr="0006032F">
          <w:rPr>
            <w:rStyle w:val="Hyperlink"/>
            <w:lang w:eastAsia="zh-CN"/>
          </w:rPr>
          <w:t>VNFD:VDU Virtual Link</w:t>
        </w:r>
        <w:r w:rsidRPr="0006032F">
          <w:rPr>
            <w:rStyle w:val="Hyperlink"/>
          </w:rPr>
          <w:t xml:space="preserve"> validation</w:t>
        </w:r>
        <w:r>
          <w:rPr>
            <w:webHidden/>
          </w:rPr>
          <w:tab/>
        </w:r>
        <w:r>
          <w:rPr>
            <w:webHidden/>
          </w:rPr>
          <w:fldChar w:fldCharType="begin"/>
        </w:r>
        <w:r>
          <w:rPr>
            <w:webHidden/>
          </w:rPr>
          <w:instrText xml:space="preserve"> PAGEREF _Toc477275253 \h </w:instrText>
        </w:r>
        <w:r>
          <w:rPr>
            <w:webHidden/>
          </w:rPr>
        </w:r>
      </w:ins>
      <w:r>
        <w:rPr>
          <w:webHidden/>
        </w:rPr>
        <w:fldChar w:fldCharType="separate"/>
      </w:r>
      <w:ins w:id="652" w:author="Seggelke, Klaus" w:date="2017-03-14T17:12:00Z">
        <w:r>
          <w:rPr>
            <w:webHidden/>
          </w:rPr>
          <w:t>38</w:t>
        </w:r>
        <w:r>
          <w:rPr>
            <w:webHidden/>
          </w:rPr>
          <w:fldChar w:fldCharType="end"/>
        </w:r>
        <w:r w:rsidRPr="0006032F">
          <w:rPr>
            <w:rStyle w:val="Hyperlink"/>
          </w:rPr>
          <w:fldChar w:fldCharType="end"/>
        </w:r>
      </w:ins>
    </w:p>
    <w:p w:rsidR="00A57497" w:rsidRDefault="00A57497">
      <w:pPr>
        <w:pStyle w:val="TOC1"/>
        <w:rPr>
          <w:ins w:id="653" w:author="Seggelke, Klaus" w:date="2017-03-14T17:12:00Z"/>
          <w:rFonts w:asciiTheme="minorHAnsi" w:eastAsiaTheme="minorEastAsia" w:hAnsiTheme="minorHAnsi" w:cstheme="minorBidi"/>
          <w:color w:val="auto"/>
          <w:sz w:val="22"/>
          <w:szCs w:val="22"/>
        </w:rPr>
      </w:pPr>
      <w:ins w:id="654" w:author="Seggelke, Klaus" w:date="2017-03-14T17:12:00Z">
        <w:r w:rsidRPr="0006032F">
          <w:rPr>
            <w:rStyle w:val="Hyperlink"/>
          </w:rPr>
          <w:fldChar w:fldCharType="begin"/>
        </w:r>
        <w:r w:rsidRPr="0006032F">
          <w:rPr>
            <w:rStyle w:val="Hyperlink"/>
          </w:rPr>
          <w:instrText xml:space="preserve"> </w:instrText>
        </w:r>
        <w:r>
          <w:instrText>HYPERLINK \l "_Toc477275254"</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TC.VNFD.Co</w:t>
        </w:r>
        <w:bookmarkStart w:id="655" w:name="_GoBack"/>
        <w:bookmarkEnd w:id="655"/>
        <w:r w:rsidRPr="0006032F">
          <w:rPr>
            <w:rStyle w:val="Hyperlink"/>
          </w:rPr>
          <w:t>nPoint.001</w:t>
        </w:r>
        <w:r>
          <w:rPr>
            <w:rFonts w:asciiTheme="minorHAnsi" w:eastAsiaTheme="minorEastAsia" w:hAnsiTheme="minorHAnsi" w:cstheme="minorBidi"/>
            <w:color w:val="auto"/>
            <w:sz w:val="22"/>
            <w:szCs w:val="22"/>
          </w:rPr>
          <w:tab/>
        </w:r>
        <w:r w:rsidRPr="0006032F">
          <w:rPr>
            <w:rStyle w:val="Hyperlink"/>
            <w:lang w:eastAsia="zh-CN"/>
          </w:rPr>
          <w:t>VNFD Connection Points Unit</w:t>
        </w:r>
        <w:r w:rsidRPr="0006032F">
          <w:rPr>
            <w:rStyle w:val="Hyperlink"/>
          </w:rPr>
          <w:t xml:space="preserve"> validation</w:t>
        </w:r>
        <w:r>
          <w:rPr>
            <w:webHidden/>
          </w:rPr>
          <w:tab/>
        </w:r>
        <w:r>
          <w:rPr>
            <w:webHidden/>
          </w:rPr>
          <w:fldChar w:fldCharType="begin"/>
        </w:r>
        <w:r>
          <w:rPr>
            <w:webHidden/>
          </w:rPr>
          <w:instrText xml:space="preserve"> PAGEREF _Toc477275254 \h </w:instrText>
        </w:r>
        <w:r>
          <w:rPr>
            <w:webHidden/>
          </w:rPr>
        </w:r>
      </w:ins>
      <w:r>
        <w:rPr>
          <w:webHidden/>
        </w:rPr>
        <w:fldChar w:fldCharType="separate"/>
      </w:r>
      <w:ins w:id="656" w:author="Seggelke, Klaus" w:date="2017-03-14T17:12:00Z">
        <w:r>
          <w:rPr>
            <w:webHidden/>
          </w:rPr>
          <w:t>39</w:t>
        </w:r>
        <w:r>
          <w:rPr>
            <w:webHidden/>
          </w:rPr>
          <w:fldChar w:fldCharType="end"/>
        </w:r>
        <w:r w:rsidRPr="0006032F">
          <w:rPr>
            <w:rStyle w:val="Hyperlink"/>
          </w:rPr>
          <w:fldChar w:fldCharType="end"/>
        </w:r>
      </w:ins>
    </w:p>
    <w:p w:rsidR="00A57497" w:rsidRDefault="00A57497">
      <w:pPr>
        <w:pStyle w:val="TOC1"/>
        <w:rPr>
          <w:ins w:id="657" w:author="Seggelke, Klaus" w:date="2017-03-14T17:12:00Z"/>
          <w:rFonts w:asciiTheme="minorHAnsi" w:eastAsiaTheme="minorEastAsia" w:hAnsiTheme="minorHAnsi" w:cstheme="minorBidi"/>
          <w:color w:val="auto"/>
          <w:sz w:val="22"/>
          <w:szCs w:val="22"/>
        </w:rPr>
      </w:pPr>
      <w:ins w:id="658" w:author="Seggelke, Klaus" w:date="2017-03-14T17:12:00Z">
        <w:r w:rsidRPr="0006032F">
          <w:rPr>
            <w:rStyle w:val="Hyperlink"/>
          </w:rPr>
          <w:fldChar w:fldCharType="begin"/>
        </w:r>
        <w:r w:rsidRPr="0006032F">
          <w:rPr>
            <w:rStyle w:val="Hyperlink"/>
          </w:rPr>
          <w:instrText xml:space="preserve"> </w:instrText>
        </w:r>
        <w:r>
          <w:instrText>HYPERLINK \l "_Toc477275255"</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TC.VNFD.DEPLOY.001</w:t>
        </w:r>
        <w:r>
          <w:rPr>
            <w:rFonts w:asciiTheme="minorHAnsi" w:eastAsiaTheme="minorEastAsia" w:hAnsiTheme="minorHAnsi" w:cstheme="minorBidi"/>
            <w:color w:val="auto"/>
            <w:sz w:val="22"/>
            <w:szCs w:val="22"/>
          </w:rPr>
          <w:tab/>
        </w:r>
        <w:r w:rsidRPr="0006032F">
          <w:rPr>
            <w:rStyle w:val="Hyperlink"/>
            <w:lang w:eastAsia="zh-CN"/>
          </w:rPr>
          <w:t>VNFD Deployment Flavors Unit</w:t>
        </w:r>
        <w:r w:rsidRPr="0006032F">
          <w:rPr>
            <w:rStyle w:val="Hyperlink"/>
          </w:rPr>
          <w:t xml:space="preserve"> validation</w:t>
        </w:r>
        <w:r>
          <w:rPr>
            <w:webHidden/>
          </w:rPr>
          <w:tab/>
        </w:r>
        <w:r>
          <w:rPr>
            <w:webHidden/>
          </w:rPr>
          <w:fldChar w:fldCharType="begin"/>
        </w:r>
        <w:r>
          <w:rPr>
            <w:webHidden/>
          </w:rPr>
          <w:instrText xml:space="preserve"> PAGEREF _Toc477275255 \h </w:instrText>
        </w:r>
        <w:r>
          <w:rPr>
            <w:webHidden/>
          </w:rPr>
        </w:r>
      </w:ins>
      <w:r>
        <w:rPr>
          <w:webHidden/>
        </w:rPr>
        <w:fldChar w:fldCharType="separate"/>
      </w:r>
      <w:ins w:id="659" w:author="Seggelke, Klaus" w:date="2017-03-14T17:12:00Z">
        <w:r>
          <w:rPr>
            <w:webHidden/>
          </w:rPr>
          <w:t>40</w:t>
        </w:r>
        <w:r>
          <w:rPr>
            <w:webHidden/>
          </w:rPr>
          <w:fldChar w:fldCharType="end"/>
        </w:r>
        <w:r w:rsidRPr="0006032F">
          <w:rPr>
            <w:rStyle w:val="Hyperlink"/>
          </w:rPr>
          <w:fldChar w:fldCharType="end"/>
        </w:r>
      </w:ins>
    </w:p>
    <w:p w:rsidR="00A57497" w:rsidRDefault="00A57497">
      <w:pPr>
        <w:pStyle w:val="TOC1"/>
        <w:rPr>
          <w:ins w:id="660" w:author="Seggelke, Klaus" w:date="2017-03-14T17:12:00Z"/>
          <w:rFonts w:asciiTheme="minorHAnsi" w:eastAsiaTheme="minorEastAsia" w:hAnsiTheme="minorHAnsi" w:cstheme="minorBidi"/>
          <w:color w:val="auto"/>
          <w:sz w:val="22"/>
          <w:szCs w:val="22"/>
        </w:rPr>
      </w:pPr>
      <w:ins w:id="661" w:author="Seggelke, Klaus" w:date="2017-03-14T17:12:00Z">
        <w:r w:rsidRPr="0006032F">
          <w:rPr>
            <w:rStyle w:val="Hyperlink"/>
          </w:rPr>
          <w:fldChar w:fldCharType="begin"/>
        </w:r>
        <w:r w:rsidRPr="0006032F">
          <w:rPr>
            <w:rStyle w:val="Hyperlink"/>
          </w:rPr>
          <w:instrText xml:space="preserve"> </w:instrText>
        </w:r>
        <w:r>
          <w:instrText>HYPERLINK \l "_Toc477275256"</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TC.VNF.STATE.INST.001</w:t>
        </w:r>
        <w:r>
          <w:rPr>
            <w:rFonts w:asciiTheme="minorHAnsi" w:eastAsiaTheme="minorEastAsia" w:hAnsiTheme="minorHAnsi" w:cstheme="minorBidi"/>
            <w:color w:val="auto"/>
            <w:sz w:val="22"/>
            <w:szCs w:val="22"/>
          </w:rPr>
          <w:tab/>
        </w:r>
        <w:r w:rsidRPr="0006032F">
          <w:rPr>
            <w:rStyle w:val="Hyperlink"/>
          </w:rPr>
          <w:t>VNF Instantiation without Element Management with configuration file without traffic</w:t>
        </w:r>
        <w:r>
          <w:rPr>
            <w:webHidden/>
          </w:rPr>
          <w:tab/>
        </w:r>
        <w:r>
          <w:rPr>
            <w:webHidden/>
          </w:rPr>
          <w:fldChar w:fldCharType="begin"/>
        </w:r>
        <w:r>
          <w:rPr>
            <w:webHidden/>
          </w:rPr>
          <w:instrText xml:space="preserve"> PAGEREF _Toc477275256 \h </w:instrText>
        </w:r>
        <w:r>
          <w:rPr>
            <w:webHidden/>
          </w:rPr>
        </w:r>
      </w:ins>
      <w:r>
        <w:rPr>
          <w:webHidden/>
        </w:rPr>
        <w:fldChar w:fldCharType="separate"/>
      </w:r>
      <w:ins w:id="662" w:author="Seggelke, Klaus" w:date="2017-03-14T17:12:00Z">
        <w:r>
          <w:rPr>
            <w:webHidden/>
          </w:rPr>
          <w:t>41</w:t>
        </w:r>
        <w:r>
          <w:rPr>
            <w:webHidden/>
          </w:rPr>
          <w:fldChar w:fldCharType="end"/>
        </w:r>
        <w:r w:rsidRPr="0006032F">
          <w:rPr>
            <w:rStyle w:val="Hyperlink"/>
          </w:rPr>
          <w:fldChar w:fldCharType="end"/>
        </w:r>
      </w:ins>
    </w:p>
    <w:p w:rsidR="00A57497" w:rsidRDefault="00A57497">
      <w:pPr>
        <w:pStyle w:val="TOC1"/>
        <w:rPr>
          <w:ins w:id="663" w:author="Seggelke, Klaus" w:date="2017-03-14T17:12:00Z"/>
          <w:rFonts w:asciiTheme="minorHAnsi" w:eastAsiaTheme="minorEastAsia" w:hAnsiTheme="minorHAnsi" w:cstheme="minorBidi"/>
          <w:color w:val="auto"/>
          <w:sz w:val="22"/>
          <w:szCs w:val="22"/>
        </w:rPr>
      </w:pPr>
      <w:ins w:id="664" w:author="Seggelke, Klaus" w:date="2017-03-14T17:12:00Z">
        <w:r w:rsidRPr="0006032F">
          <w:rPr>
            <w:rStyle w:val="Hyperlink"/>
          </w:rPr>
          <w:fldChar w:fldCharType="begin"/>
        </w:r>
        <w:r w:rsidRPr="0006032F">
          <w:rPr>
            <w:rStyle w:val="Hyperlink"/>
          </w:rPr>
          <w:instrText xml:space="preserve"> </w:instrText>
        </w:r>
        <w:r>
          <w:instrText>HYPERLINK \l "_Toc477275257"</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TC.VNF.STATE.INST.002</w:t>
        </w:r>
        <w:r>
          <w:rPr>
            <w:rFonts w:asciiTheme="minorHAnsi" w:eastAsiaTheme="minorEastAsia" w:hAnsiTheme="minorHAnsi" w:cstheme="minorBidi"/>
            <w:color w:val="auto"/>
            <w:sz w:val="22"/>
            <w:szCs w:val="22"/>
          </w:rPr>
          <w:tab/>
        </w:r>
        <w:r w:rsidRPr="0006032F">
          <w:rPr>
            <w:rStyle w:val="Hyperlink"/>
          </w:rPr>
          <w:t>VNF Instantiation without Element Management without traffic without configuration file</w:t>
        </w:r>
        <w:r>
          <w:rPr>
            <w:webHidden/>
          </w:rPr>
          <w:tab/>
        </w:r>
        <w:r>
          <w:rPr>
            <w:webHidden/>
          </w:rPr>
          <w:fldChar w:fldCharType="begin"/>
        </w:r>
        <w:r>
          <w:rPr>
            <w:webHidden/>
          </w:rPr>
          <w:instrText xml:space="preserve"> PAGEREF _Toc477275257 \h </w:instrText>
        </w:r>
        <w:r>
          <w:rPr>
            <w:webHidden/>
          </w:rPr>
        </w:r>
      </w:ins>
      <w:r>
        <w:rPr>
          <w:webHidden/>
        </w:rPr>
        <w:fldChar w:fldCharType="separate"/>
      </w:r>
      <w:ins w:id="665" w:author="Seggelke, Klaus" w:date="2017-03-14T17:12:00Z">
        <w:r>
          <w:rPr>
            <w:webHidden/>
          </w:rPr>
          <w:t>42</w:t>
        </w:r>
        <w:r>
          <w:rPr>
            <w:webHidden/>
          </w:rPr>
          <w:fldChar w:fldCharType="end"/>
        </w:r>
        <w:r w:rsidRPr="0006032F">
          <w:rPr>
            <w:rStyle w:val="Hyperlink"/>
          </w:rPr>
          <w:fldChar w:fldCharType="end"/>
        </w:r>
      </w:ins>
    </w:p>
    <w:p w:rsidR="00A57497" w:rsidRDefault="00A57497">
      <w:pPr>
        <w:pStyle w:val="TOC1"/>
        <w:rPr>
          <w:ins w:id="666" w:author="Seggelke, Klaus" w:date="2017-03-14T17:12:00Z"/>
          <w:rFonts w:asciiTheme="minorHAnsi" w:eastAsiaTheme="minorEastAsia" w:hAnsiTheme="minorHAnsi" w:cstheme="minorBidi"/>
          <w:color w:val="auto"/>
          <w:sz w:val="22"/>
          <w:szCs w:val="22"/>
        </w:rPr>
      </w:pPr>
      <w:ins w:id="667" w:author="Seggelke, Klaus" w:date="2017-03-14T17:12:00Z">
        <w:r w:rsidRPr="0006032F">
          <w:rPr>
            <w:rStyle w:val="Hyperlink"/>
          </w:rPr>
          <w:fldChar w:fldCharType="begin"/>
        </w:r>
        <w:r w:rsidRPr="0006032F">
          <w:rPr>
            <w:rStyle w:val="Hyperlink"/>
          </w:rPr>
          <w:instrText xml:space="preserve"> </w:instrText>
        </w:r>
        <w:r>
          <w:instrText>HYPERLINK \l "_Toc477275258"</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TC.VNF.STATE.INST.003</w:t>
        </w:r>
        <w:r>
          <w:rPr>
            <w:rFonts w:asciiTheme="minorHAnsi" w:eastAsiaTheme="minorEastAsia" w:hAnsiTheme="minorHAnsi" w:cstheme="minorBidi"/>
            <w:color w:val="auto"/>
            <w:sz w:val="22"/>
            <w:szCs w:val="22"/>
          </w:rPr>
          <w:tab/>
        </w:r>
        <w:r w:rsidRPr="0006032F">
          <w:rPr>
            <w:rStyle w:val="Hyperlink"/>
          </w:rPr>
          <w:t>VNF Instantiation including active Element Management without traffic</w:t>
        </w:r>
        <w:r>
          <w:rPr>
            <w:webHidden/>
          </w:rPr>
          <w:tab/>
        </w:r>
        <w:r>
          <w:rPr>
            <w:webHidden/>
          </w:rPr>
          <w:fldChar w:fldCharType="begin"/>
        </w:r>
        <w:r>
          <w:rPr>
            <w:webHidden/>
          </w:rPr>
          <w:instrText xml:space="preserve"> PAGEREF _Toc477275258 \h </w:instrText>
        </w:r>
        <w:r>
          <w:rPr>
            <w:webHidden/>
          </w:rPr>
        </w:r>
      </w:ins>
      <w:r>
        <w:rPr>
          <w:webHidden/>
        </w:rPr>
        <w:fldChar w:fldCharType="separate"/>
      </w:r>
      <w:ins w:id="668" w:author="Seggelke, Klaus" w:date="2017-03-14T17:12:00Z">
        <w:r>
          <w:rPr>
            <w:webHidden/>
          </w:rPr>
          <w:t>43</w:t>
        </w:r>
        <w:r>
          <w:rPr>
            <w:webHidden/>
          </w:rPr>
          <w:fldChar w:fldCharType="end"/>
        </w:r>
        <w:r w:rsidRPr="0006032F">
          <w:rPr>
            <w:rStyle w:val="Hyperlink"/>
          </w:rPr>
          <w:fldChar w:fldCharType="end"/>
        </w:r>
      </w:ins>
    </w:p>
    <w:p w:rsidR="00A57497" w:rsidRDefault="00A57497">
      <w:pPr>
        <w:pStyle w:val="TOC1"/>
        <w:rPr>
          <w:ins w:id="669" w:author="Seggelke, Klaus" w:date="2017-03-14T17:12:00Z"/>
          <w:rFonts w:asciiTheme="minorHAnsi" w:eastAsiaTheme="minorEastAsia" w:hAnsiTheme="minorHAnsi" w:cstheme="minorBidi"/>
          <w:color w:val="auto"/>
          <w:sz w:val="22"/>
          <w:szCs w:val="22"/>
        </w:rPr>
      </w:pPr>
      <w:ins w:id="670" w:author="Seggelke, Klaus" w:date="2017-03-14T17:12:00Z">
        <w:r w:rsidRPr="0006032F">
          <w:rPr>
            <w:rStyle w:val="Hyperlink"/>
          </w:rPr>
          <w:fldChar w:fldCharType="begin"/>
        </w:r>
        <w:r w:rsidRPr="0006032F">
          <w:rPr>
            <w:rStyle w:val="Hyperlink"/>
          </w:rPr>
          <w:instrText xml:space="preserve"> </w:instrText>
        </w:r>
        <w:r>
          <w:instrText>HYPERLINK \l "_Toc477275259"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TC.VNF.STATE.INST.004</w:t>
        </w:r>
        <w:r>
          <w:rPr>
            <w:rFonts w:asciiTheme="minorHAnsi" w:eastAsiaTheme="minorEastAsia" w:hAnsiTheme="minorHAnsi" w:cstheme="minorBidi"/>
            <w:color w:val="auto"/>
            <w:sz w:val="22"/>
            <w:szCs w:val="22"/>
          </w:rPr>
          <w:tab/>
        </w:r>
        <w:r w:rsidRPr="0006032F">
          <w:rPr>
            <w:rStyle w:val="Hyperlink"/>
          </w:rPr>
          <w:t>VNF Instantiation with active Element Management without traffic and failed EM configuration</w:t>
        </w:r>
        <w:r>
          <w:rPr>
            <w:webHidden/>
          </w:rPr>
          <w:tab/>
        </w:r>
        <w:r>
          <w:rPr>
            <w:webHidden/>
          </w:rPr>
          <w:fldChar w:fldCharType="begin"/>
        </w:r>
        <w:r>
          <w:rPr>
            <w:webHidden/>
          </w:rPr>
          <w:instrText xml:space="preserve"> PAGEREF _Toc477275259 \h </w:instrText>
        </w:r>
        <w:r>
          <w:rPr>
            <w:webHidden/>
          </w:rPr>
        </w:r>
      </w:ins>
      <w:r>
        <w:rPr>
          <w:webHidden/>
        </w:rPr>
        <w:fldChar w:fldCharType="separate"/>
      </w:r>
      <w:ins w:id="671" w:author="Seggelke, Klaus" w:date="2017-03-14T17:12:00Z">
        <w:r>
          <w:rPr>
            <w:webHidden/>
          </w:rPr>
          <w:t>44</w:t>
        </w:r>
        <w:r>
          <w:rPr>
            <w:webHidden/>
          </w:rPr>
          <w:fldChar w:fldCharType="end"/>
        </w:r>
        <w:r w:rsidRPr="0006032F">
          <w:rPr>
            <w:rStyle w:val="Hyperlink"/>
          </w:rPr>
          <w:fldChar w:fldCharType="end"/>
        </w:r>
      </w:ins>
    </w:p>
    <w:p w:rsidR="00A57497" w:rsidRDefault="00A57497">
      <w:pPr>
        <w:pStyle w:val="TOC1"/>
        <w:rPr>
          <w:ins w:id="672" w:author="Seggelke, Klaus" w:date="2017-03-14T17:12:00Z"/>
          <w:rFonts w:asciiTheme="minorHAnsi" w:eastAsiaTheme="minorEastAsia" w:hAnsiTheme="minorHAnsi" w:cstheme="minorBidi"/>
          <w:color w:val="auto"/>
          <w:sz w:val="22"/>
          <w:szCs w:val="22"/>
        </w:rPr>
      </w:pPr>
      <w:ins w:id="673" w:author="Seggelke, Klaus" w:date="2017-03-14T17:12:00Z">
        <w:r w:rsidRPr="0006032F">
          <w:rPr>
            <w:rStyle w:val="Hyperlink"/>
          </w:rPr>
          <w:fldChar w:fldCharType="begin"/>
        </w:r>
        <w:r w:rsidRPr="0006032F">
          <w:rPr>
            <w:rStyle w:val="Hyperlink"/>
          </w:rPr>
          <w:instrText xml:space="preserve"> </w:instrText>
        </w:r>
        <w:r>
          <w:instrText>HYPERLINK \l "_Toc477275260"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TC.VNF.STATE.INST.005</w:t>
        </w:r>
        <w:r>
          <w:rPr>
            <w:rFonts w:asciiTheme="minorHAnsi" w:eastAsiaTheme="minorEastAsia" w:hAnsiTheme="minorHAnsi" w:cstheme="minorBidi"/>
            <w:color w:val="auto"/>
            <w:sz w:val="22"/>
            <w:szCs w:val="22"/>
          </w:rPr>
          <w:tab/>
        </w:r>
        <w:r w:rsidRPr="0006032F">
          <w:rPr>
            <w:rStyle w:val="Hyperlink"/>
          </w:rPr>
          <w:t>VNF Instantiation with inactive Element Management without traffic</w:t>
        </w:r>
        <w:r>
          <w:rPr>
            <w:webHidden/>
          </w:rPr>
          <w:tab/>
        </w:r>
        <w:r>
          <w:rPr>
            <w:webHidden/>
          </w:rPr>
          <w:fldChar w:fldCharType="begin"/>
        </w:r>
        <w:r>
          <w:rPr>
            <w:webHidden/>
          </w:rPr>
          <w:instrText xml:space="preserve"> PAGEREF _Toc477275260 \h </w:instrText>
        </w:r>
        <w:r>
          <w:rPr>
            <w:webHidden/>
          </w:rPr>
        </w:r>
      </w:ins>
      <w:r>
        <w:rPr>
          <w:webHidden/>
        </w:rPr>
        <w:fldChar w:fldCharType="separate"/>
      </w:r>
      <w:ins w:id="674" w:author="Seggelke, Klaus" w:date="2017-03-14T17:12:00Z">
        <w:r>
          <w:rPr>
            <w:webHidden/>
          </w:rPr>
          <w:t>45</w:t>
        </w:r>
        <w:r>
          <w:rPr>
            <w:webHidden/>
          </w:rPr>
          <w:fldChar w:fldCharType="end"/>
        </w:r>
        <w:r w:rsidRPr="0006032F">
          <w:rPr>
            <w:rStyle w:val="Hyperlink"/>
          </w:rPr>
          <w:fldChar w:fldCharType="end"/>
        </w:r>
      </w:ins>
    </w:p>
    <w:p w:rsidR="00A57497" w:rsidRDefault="00A57497">
      <w:pPr>
        <w:pStyle w:val="TOC1"/>
        <w:rPr>
          <w:ins w:id="675" w:author="Seggelke, Klaus" w:date="2017-03-14T17:12:00Z"/>
          <w:rFonts w:asciiTheme="minorHAnsi" w:eastAsiaTheme="minorEastAsia" w:hAnsiTheme="minorHAnsi" w:cstheme="minorBidi"/>
          <w:color w:val="auto"/>
          <w:sz w:val="22"/>
          <w:szCs w:val="22"/>
        </w:rPr>
      </w:pPr>
      <w:ins w:id="676" w:author="Seggelke, Klaus" w:date="2017-03-14T17:12:00Z">
        <w:r w:rsidRPr="0006032F">
          <w:rPr>
            <w:rStyle w:val="Hyperlink"/>
          </w:rPr>
          <w:fldChar w:fldCharType="begin"/>
        </w:r>
        <w:r w:rsidRPr="0006032F">
          <w:rPr>
            <w:rStyle w:val="Hyperlink"/>
          </w:rPr>
          <w:instrText xml:space="preserve"> </w:instrText>
        </w:r>
        <w:r>
          <w:instrText>HYPERLINK \l "_Toc477275261"</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TC.VNF.STATE.INST.007</w:t>
        </w:r>
        <w:r>
          <w:rPr>
            <w:rFonts w:asciiTheme="minorHAnsi" w:eastAsiaTheme="minorEastAsia" w:hAnsiTheme="minorHAnsi" w:cstheme="minorBidi"/>
            <w:color w:val="auto"/>
            <w:sz w:val="22"/>
            <w:szCs w:val="22"/>
          </w:rPr>
          <w:tab/>
        </w:r>
        <w:r w:rsidRPr="0006032F">
          <w:rPr>
            <w:rStyle w:val="Hyperlink"/>
          </w:rPr>
          <w:t>VNF Instantiation without Element Management or inactive Element Management with traffic</w:t>
        </w:r>
        <w:r>
          <w:rPr>
            <w:webHidden/>
          </w:rPr>
          <w:tab/>
        </w:r>
        <w:r>
          <w:rPr>
            <w:webHidden/>
          </w:rPr>
          <w:fldChar w:fldCharType="begin"/>
        </w:r>
        <w:r>
          <w:rPr>
            <w:webHidden/>
          </w:rPr>
          <w:instrText xml:space="preserve"> PAGEREF _Toc477275261 \h </w:instrText>
        </w:r>
        <w:r>
          <w:rPr>
            <w:webHidden/>
          </w:rPr>
        </w:r>
      </w:ins>
      <w:r>
        <w:rPr>
          <w:webHidden/>
        </w:rPr>
        <w:fldChar w:fldCharType="separate"/>
      </w:r>
      <w:ins w:id="677" w:author="Seggelke, Klaus" w:date="2017-03-14T17:12:00Z">
        <w:r>
          <w:rPr>
            <w:webHidden/>
          </w:rPr>
          <w:t>45</w:t>
        </w:r>
        <w:r>
          <w:rPr>
            <w:webHidden/>
          </w:rPr>
          <w:fldChar w:fldCharType="end"/>
        </w:r>
        <w:r w:rsidRPr="0006032F">
          <w:rPr>
            <w:rStyle w:val="Hyperlink"/>
          </w:rPr>
          <w:fldChar w:fldCharType="end"/>
        </w:r>
      </w:ins>
    </w:p>
    <w:p w:rsidR="00A57497" w:rsidRDefault="00A57497">
      <w:pPr>
        <w:pStyle w:val="TOC1"/>
        <w:rPr>
          <w:ins w:id="678" w:author="Seggelke, Klaus" w:date="2017-03-14T17:12:00Z"/>
          <w:rFonts w:asciiTheme="minorHAnsi" w:eastAsiaTheme="minorEastAsia" w:hAnsiTheme="minorHAnsi" w:cstheme="minorBidi"/>
          <w:color w:val="auto"/>
          <w:sz w:val="22"/>
          <w:szCs w:val="22"/>
        </w:rPr>
      </w:pPr>
      <w:ins w:id="679" w:author="Seggelke, Klaus" w:date="2017-03-14T17:12:00Z">
        <w:r w:rsidRPr="0006032F">
          <w:rPr>
            <w:rStyle w:val="Hyperlink"/>
          </w:rPr>
          <w:lastRenderedPageBreak/>
          <w:fldChar w:fldCharType="begin"/>
        </w:r>
        <w:r w:rsidRPr="0006032F">
          <w:rPr>
            <w:rStyle w:val="Hyperlink"/>
          </w:rPr>
          <w:instrText xml:space="preserve"> </w:instrText>
        </w:r>
        <w:r>
          <w:instrText>HYPERLINK \l "_Toc477275262"</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TC.VNF.STATE.INST.008</w:t>
        </w:r>
        <w:r>
          <w:rPr>
            <w:rFonts w:asciiTheme="minorHAnsi" w:eastAsiaTheme="minorEastAsia" w:hAnsiTheme="minorHAnsi" w:cstheme="minorBidi"/>
            <w:color w:val="auto"/>
            <w:sz w:val="22"/>
            <w:szCs w:val="22"/>
          </w:rPr>
          <w:tab/>
        </w:r>
        <w:r w:rsidRPr="0006032F">
          <w:rPr>
            <w:rStyle w:val="Hyperlink"/>
          </w:rPr>
          <w:t>VNF Instantiation including active Element Management with traffic</w:t>
        </w:r>
        <w:r>
          <w:rPr>
            <w:webHidden/>
          </w:rPr>
          <w:tab/>
        </w:r>
        <w:r>
          <w:rPr>
            <w:webHidden/>
          </w:rPr>
          <w:fldChar w:fldCharType="begin"/>
        </w:r>
        <w:r>
          <w:rPr>
            <w:webHidden/>
          </w:rPr>
          <w:instrText xml:space="preserve"> PAGEREF _Toc477275262 \h </w:instrText>
        </w:r>
        <w:r>
          <w:rPr>
            <w:webHidden/>
          </w:rPr>
        </w:r>
      </w:ins>
      <w:r>
        <w:rPr>
          <w:webHidden/>
        </w:rPr>
        <w:fldChar w:fldCharType="separate"/>
      </w:r>
      <w:ins w:id="680" w:author="Seggelke, Klaus" w:date="2017-03-14T17:12:00Z">
        <w:r>
          <w:rPr>
            <w:webHidden/>
          </w:rPr>
          <w:t>46</w:t>
        </w:r>
        <w:r>
          <w:rPr>
            <w:webHidden/>
          </w:rPr>
          <w:fldChar w:fldCharType="end"/>
        </w:r>
        <w:r w:rsidRPr="0006032F">
          <w:rPr>
            <w:rStyle w:val="Hyperlink"/>
          </w:rPr>
          <w:fldChar w:fldCharType="end"/>
        </w:r>
      </w:ins>
    </w:p>
    <w:p w:rsidR="00A57497" w:rsidRDefault="00A57497">
      <w:pPr>
        <w:pStyle w:val="TOC1"/>
        <w:rPr>
          <w:ins w:id="681" w:author="Seggelke, Klaus" w:date="2017-03-14T17:12:00Z"/>
          <w:rFonts w:asciiTheme="minorHAnsi" w:eastAsiaTheme="minorEastAsia" w:hAnsiTheme="minorHAnsi" w:cstheme="minorBidi"/>
          <w:color w:val="auto"/>
          <w:sz w:val="22"/>
          <w:szCs w:val="22"/>
        </w:rPr>
      </w:pPr>
      <w:ins w:id="682" w:author="Seggelke, Klaus" w:date="2017-03-14T17:12:00Z">
        <w:r w:rsidRPr="0006032F">
          <w:rPr>
            <w:rStyle w:val="Hyperlink"/>
          </w:rPr>
          <w:fldChar w:fldCharType="begin"/>
        </w:r>
        <w:r w:rsidRPr="0006032F">
          <w:rPr>
            <w:rStyle w:val="Hyperlink"/>
          </w:rPr>
          <w:instrText xml:space="preserve"> </w:instrText>
        </w:r>
        <w:r>
          <w:instrText>HYPERLINK \l "_Toc477275263"</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TC.VNF.STATE.INST.006</w:t>
        </w:r>
        <w:r>
          <w:rPr>
            <w:rFonts w:asciiTheme="minorHAnsi" w:eastAsiaTheme="minorEastAsia" w:hAnsiTheme="minorHAnsi" w:cstheme="minorBidi"/>
            <w:color w:val="auto"/>
            <w:sz w:val="22"/>
            <w:szCs w:val="22"/>
          </w:rPr>
          <w:tab/>
        </w:r>
        <w:r w:rsidRPr="0006032F">
          <w:rPr>
            <w:rStyle w:val="Hyperlink"/>
          </w:rPr>
          <w:t>VNF Instantiation Failure with missing required virtual resources</w:t>
        </w:r>
        <w:r>
          <w:rPr>
            <w:webHidden/>
          </w:rPr>
          <w:tab/>
        </w:r>
        <w:r>
          <w:rPr>
            <w:webHidden/>
          </w:rPr>
          <w:fldChar w:fldCharType="begin"/>
        </w:r>
        <w:r>
          <w:rPr>
            <w:webHidden/>
          </w:rPr>
          <w:instrText xml:space="preserve"> PAGEREF _Toc477275263 \h </w:instrText>
        </w:r>
        <w:r>
          <w:rPr>
            <w:webHidden/>
          </w:rPr>
        </w:r>
      </w:ins>
      <w:r>
        <w:rPr>
          <w:webHidden/>
        </w:rPr>
        <w:fldChar w:fldCharType="separate"/>
      </w:r>
      <w:ins w:id="683" w:author="Seggelke, Klaus" w:date="2017-03-14T17:12:00Z">
        <w:r>
          <w:rPr>
            <w:webHidden/>
          </w:rPr>
          <w:t>47</w:t>
        </w:r>
        <w:r>
          <w:rPr>
            <w:webHidden/>
          </w:rPr>
          <w:fldChar w:fldCharType="end"/>
        </w:r>
        <w:r w:rsidRPr="0006032F">
          <w:rPr>
            <w:rStyle w:val="Hyperlink"/>
          </w:rPr>
          <w:fldChar w:fldCharType="end"/>
        </w:r>
      </w:ins>
    </w:p>
    <w:p w:rsidR="00A57497" w:rsidRDefault="00A57497">
      <w:pPr>
        <w:pStyle w:val="TOC1"/>
        <w:rPr>
          <w:ins w:id="684" w:author="Seggelke, Klaus" w:date="2017-03-14T17:12:00Z"/>
          <w:rFonts w:asciiTheme="minorHAnsi" w:eastAsiaTheme="minorEastAsia" w:hAnsiTheme="minorHAnsi" w:cstheme="minorBidi"/>
          <w:color w:val="auto"/>
          <w:sz w:val="22"/>
          <w:szCs w:val="22"/>
        </w:rPr>
      </w:pPr>
      <w:ins w:id="685" w:author="Seggelke, Klaus" w:date="2017-03-14T17:12:00Z">
        <w:r w:rsidRPr="0006032F">
          <w:rPr>
            <w:rStyle w:val="Hyperlink"/>
          </w:rPr>
          <w:fldChar w:fldCharType="begin"/>
        </w:r>
        <w:r w:rsidRPr="0006032F">
          <w:rPr>
            <w:rStyle w:val="Hyperlink"/>
          </w:rPr>
          <w:instrText xml:space="preserve"> </w:instrText>
        </w:r>
        <w:r>
          <w:instrText>HYPERLINK \l "_Toc477275264"</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TC.VNF.STATE.INST.006.1</w:t>
        </w:r>
        <w:r>
          <w:rPr>
            <w:rFonts w:asciiTheme="minorHAnsi" w:eastAsiaTheme="minorEastAsia" w:hAnsiTheme="minorHAnsi" w:cstheme="minorBidi"/>
            <w:color w:val="auto"/>
            <w:sz w:val="22"/>
            <w:szCs w:val="22"/>
          </w:rPr>
          <w:tab/>
        </w:r>
        <w:r w:rsidRPr="0006032F">
          <w:rPr>
            <w:rStyle w:val="Hyperlink"/>
          </w:rPr>
          <w:t>VNF Instantiation Failure with missing required virtual resources “Incompatible vCPU type”</w:t>
        </w:r>
        <w:r>
          <w:rPr>
            <w:webHidden/>
          </w:rPr>
          <w:tab/>
        </w:r>
        <w:r>
          <w:rPr>
            <w:webHidden/>
          </w:rPr>
          <w:fldChar w:fldCharType="begin"/>
        </w:r>
        <w:r>
          <w:rPr>
            <w:webHidden/>
          </w:rPr>
          <w:instrText xml:space="preserve"> PAGEREF _Toc477275264 \h </w:instrText>
        </w:r>
        <w:r>
          <w:rPr>
            <w:webHidden/>
          </w:rPr>
        </w:r>
      </w:ins>
      <w:r>
        <w:rPr>
          <w:webHidden/>
        </w:rPr>
        <w:fldChar w:fldCharType="separate"/>
      </w:r>
      <w:ins w:id="686" w:author="Seggelke, Klaus" w:date="2017-03-14T17:12:00Z">
        <w:r>
          <w:rPr>
            <w:webHidden/>
          </w:rPr>
          <w:t>48</w:t>
        </w:r>
        <w:r>
          <w:rPr>
            <w:webHidden/>
          </w:rPr>
          <w:fldChar w:fldCharType="end"/>
        </w:r>
        <w:r w:rsidRPr="0006032F">
          <w:rPr>
            <w:rStyle w:val="Hyperlink"/>
          </w:rPr>
          <w:fldChar w:fldCharType="end"/>
        </w:r>
      </w:ins>
    </w:p>
    <w:p w:rsidR="00A57497" w:rsidRDefault="00A57497">
      <w:pPr>
        <w:pStyle w:val="TOC1"/>
        <w:rPr>
          <w:ins w:id="687" w:author="Seggelke, Klaus" w:date="2017-03-14T17:12:00Z"/>
          <w:rFonts w:asciiTheme="minorHAnsi" w:eastAsiaTheme="minorEastAsia" w:hAnsiTheme="minorHAnsi" w:cstheme="minorBidi"/>
          <w:color w:val="auto"/>
          <w:sz w:val="22"/>
          <w:szCs w:val="22"/>
        </w:rPr>
      </w:pPr>
      <w:ins w:id="688" w:author="Seggelke, Klaus" w:date="2017-03-14T17:12:00Z">
        <w:r w:rsidRPr="0006032F">
          <w:rPr>
            <w:rStyle w:val="Hyperlink"/>
          </w:rPr>
          <w:fldChar w:fldCharType="begin"/>
        </w:r>
        <w:r w:rsidRPr="0006032F">
          <w:rPr>
            <w:rStyle w:val="Hyperlink"/>
          </w:rPr>
          <w:instrText xml:space="preserve"> </w:instrText>
        </w:r>
        <w:r>
          <w:instrText>HYPERLINK \l "_Toc477275265"</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TC.VNF.STATE.INST.006.2</w:t>
        </w:r>
        <w:r>
          <w:rPr>
            <w:rFonts w:asciiTheme="minorHAnsi" w:eastAsiaTheme="minorEastAsia" w:hAnsiTheme="minorHAnsi" w:cstheme="minorBidi"/>
            <w:color w:val="auto"/>
            <w:sz w:val="22"/>
            <w:szCs w:val="22"/>
          </w:rPr>
          <w:tab/>
        </w:r>
        <w:r w:rsidRPr="0006032F">
          <w:rPr>
            <w:rStyle w:val="Hyperlink"/>
          </w:rPr>
          <w:t>VNF Instantiation Failure with missing required virtual resources “Instructions sets”</w:t>
        </w:r>
        <w:r>
          <w:rPr>
            <w:webHidden/>
          </w:rPr>
          <w:tab/>
        </w:r>
        <w:r>
          <w:rPr>
            <w:webHidden/>
          </w:rPr>
          <w:fldChar w:fldCharType="begin"/>
        </w:r>
        <w:r>
          <w:rPr>
            <w:webHidden/>
          </w:rPr>
          <w:instrText xml:space="preserve"> PAGEREF _Toc477275265 \h </w:instrText>
        </w:r>
        <w:r>
          <w:rPr>
            <w:webHidden/>
          </w:rPr>
        </w:r>
      </w:ins>
      <w:r>
        <w:rPr>
          <w:webHidden/>
        </w:rPr>
        <w:fldChar w:fldCharType="separate"/>
      </w:r>
      <w:ins w:id="689" w:author="Seggelke, Klaus" w:date="2017-03-14T17:12:00Z">
        <w:r>
          <w:rPr>
            <w:webHidden/>
          </w:rPr>
          <w:t>48</w:t>
        </w:r>
        <w:r>
          <w:rPr>
            <w:webHidden/>
          </w:rPr>
          <w:fldChar w:fldCharType="end"/>
        </w:r>
        <w:r w:rsidRPr="0006032F">
          <w:rPr>
            <w:rStyle w:val="Hyperlink"/>
          </w:rPr>
          <w:fldChar w:fldCharType="end"/>
        </w:r>
      </w:ins>
    </w:p>
    <w:p w:rsidR="00A57497" w:rsidRDefault="00A57497">
      <w:pPr>
        <w:pStyle w:val="TOC1"/>
        <w:rPr>
          <w:ins w:id="690" w:author="Seggelke, Klaus" w:date="2017-03-14T17:12:00Z"/>
          <w:rFonts w:asciiTheme="minorHAnsi" w:eastAsiaTheme="minorEastAsia" w:hAnsiTheme="minorHAnsi" w:cstheme="minorBidi"/>
          <w:color w:val="auto"/>
          <w:sz w:val="22"/>
          <w:szCs w:val="22"/>
        </w:rPr>
      </w:pPr>
      <w:ins w:id="691" w:author="Seggelke, Klaus" w:date="2017-03-14T17:12:00Z">
        <w:r w:rsidRPr="0006032F">
          <w:rPr>
            <w:rStyle w:val="Hyperlink"/>
          </w:rPr>
          <w:fldChar w:fldCharType="begin"/>
        </w:r>
        <w:r w:rsidRPr="0006032F">
          <w:rPr>
            <w:rStyle w:val="Hyperlink"/>
          </w:rPr>
          <w:instrText xml:space="preserve"> </w:instrText>
        </w:r>
        <w:r>
          <w:instrText>HYPERLINK \l "_Toc477275266"</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TC.VNF.STATE.INST.006.3</w:t>
        </w:r>
        <w:r>
          <w:rPr>
            <w:rFonts w:asciiTheme="minorHAnsi" w:eastAsiaTheme="minorEastAsia" w:hAnsiTheme="minorHAnsi" w:cstheme="minorBidi"/>
            <w:color w:val="auto"/>
            <w:sz w:val="22"/>
            <w:szCs w:val="22"/>
          </w:rPr>
          <w:tab/>
        </w:r>
        <w:r w:rsidRPr="0006032F">
          <w:rPr>
            <w:rStyle w:val="Hyperlink"/>
          </w:rPr>
          <w:t>VNF Instantiation Failure with missing required virtual resources “Specialized vNIC”</w:t>
        </w:r>
        <w:r>
          <w:rPr>
            <w:webHidden/>
          </w:rPr>
          <w:tab/>
        </w:r>
        <w:r>
          <w:rPr>
            <w:webHidden/>
          </w:rPr>
          <w:fldChar w:fldCharType="begin"/>
        </w:r>
        <w:r>
          <w:rPr>
            <w:webHidden/>
          </w:rPr>
          <w:instrText xml:space="preserve"> PAGEREF _Toc477275266 \h </w:instrText>
        </w:r>
        <w:r>
          <w:rPr>
            <w:webHidden/>
          </w:rPr>
        </w:r>
      </w:ins>
      <w:r>
        <w:rPr>
          <w:webHidden/>
        </w:rPr>
        <w:fldChar w:fldCharType="separate"/>
      </w:r>
      <w:ins w:id="692" w:author="Seggelke, Klaus" w:date="2017-03-14T17:12:00Z">
        <w:r>
          <w:rPr>
            <w:webHidden/>
          </w:rPr>
          <w:t>49</w:t>
        </w:r>
        <w:r>
          <w:rPr>
            <w:webHidden/>
          </w:rPr>
          <w:fldChar w:fldCharType="end"/>
        </w:r>
        <w:r w:rsidRPr="0006032F">
          <w:rPr>
            <w:rStyle w:val="Hyperlink"/>
          </w:rPr>
          <w:fldChar w:fldCharType="end"/>
        </w:r>
      </w:ins>
    </w:p>
    <w:p w:rsidR="00A57497" w:rsidRDefault="00A57497">
      <w:pPr>
        <w:pStyle w:val="TOC1"/>
        <w:rPr>
          <w:ins w:id="693" w:author="Seggelke, Klaus" w:date="2017-03-14T17:12:00Z"/>
          <w:rFonts w:asciiTheme="minorHAnsi" w:eastAsiaTheme="minorEastAsia" w:hAnsiTheme="minorHAnsi" w:cstheme="minorBidi"/>
          <w:color w:val="auto"/>
          <w:sz w:val="22"/>
          <w:szCs w:val="22"/>
        </w:rPr>
      </w:pPr>
      <w:ins w:id="694" w:author="Seggelke, Klaus" w:date="2017-03-14T17:12:00Z">
        <w:r w:rsidRPr="0006032F">
          <w:rPr>
            <w:rStyle w:val="Hyperlink"/>
          </w:rPr>
          <w:fldChar w:fldCharType="begin"/>
        </w:r>
        <w:r w:rsidRPr="0006032F">
          <w:rPr>
            <w:rStyle w:val="Hyperlink"/>
          </w:rPr>
          <w:instrText xml:space="preserve"> </w:instrText>
        </w:r>
        <w:r>
          <w:instrText>HYPERLINK \l "_Toc477275267"</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TC.VNF.STATE.INST.006.4</w:t>
        </w:r>
        <w:r>
          <w:rPr>
            <w:rFonts w:asciiTheme="minorHAnsi" w:eastAsiaTheme="minorEastAsia" w:hAnsiTheme="minorHAnsi" w:cstheme="minorBidi"/>
            <w:color w:val="auto"/>
            <w:sz w:val="22"/>
            <w:szCs w:val="22"/>
          </w:rPr>
          <w:tab/>
        </w:r>
        <w:r w:rsidRPr="0006032F">
          <w:rPr>
            <w:rStyle w:val="Hyperlink"/>
          </w:rPr>
          <w:t>VNF Instantiation Failure with missing required virtual resources “Hardware Acceleration, e.g. DPDK, SRIOV”</w:t>
        </w:r>
        <w:r>
          <w:rPr>
            <w:webHidden/>
          </w:rPr>
          <w:tab/>
        </w:r>
        <w:r>
          <w:rPr>
            <w:webHidden/>
          </w:rPr>
          <w:fldChar w:fldCharType="begin"/>
        </w:r>
        <w:r>
          <w:rPr>
            <w:webHidden/>
          </w:rPr>
          <w:instrText xml:space="preserve"> PAGEREF _Toc477275267 \h </w:instrText>
        </w:r>
        <w:r>
          <w:rPr>
            <w:webHidden/>
          </w:rPr>
        </w:r>
      </w:ins>
      <w:r>
        <w:rPr>
          <w:webHidden/>
        </w:rPr>
        <w:fldChar w:fldCharType="separate"/>
      </w:r>
      <w:ins w:id="695" w:author="Seggelke, Klaus" w:date="2017-03-14T17:12:00Z">
        <w:r>
          <w:rPr>
            <w:webHidden/>
          </w:rPr>
          <w:t>49</w:t>
        </w:r>
        <w:r>
          <w:rPr>
            <w:webHidden/>
          </w:rPr>
          <w:fldChar w:fldCharType="end"/>
        </w:r>
        <w:r w:rsidRPr="0006032F">
          <w:rPr>
            <w:rStyle w:val="Hyperlink"/>
          </w:rPr>
          <w:fldChar w:fldCharType="end"/>
        </w:r>
      </w:ins>
    </w:p>
    <w:p w:rsidR="00A57497" w:rsidRDefault="00A57497">
      <w:pPr>
        <w:pStyle w:val="TOC1"/>
        <w:rPr>
          <w:ins w:id="696" w:author="Seggelke, Klaus" w:date="2017-03-14T17:12:00Z"/>
          <w:rFonts w:asciiTheme="minorHAnsi" w:eastAsiaTheme="minorEastAsia" w:hAnsiTheme="minorHAnsi" w:cstheme="minorBidi"/>
          <w:color w:val="auto"/>
          <w:sz w:val="22"/>
          <w:szCs w:val="22"/>
        </w:rPr>
      </w:pPr>
      <w:ins w:id="697" w:author="Seggelke, Klaus" w:date="2017-03-14T17:12:00Z">
        <w:r w:rsidRPr="0006032F">
          <w:rPr>
            <w:rStyle w:val="Hyperlink"/>
          </w:rPr>
          <w:fldChar w:fldCharType="begin"/>
        </w:r>
        <w:r w:rsidRPr="0006032F">
          <w:rPr>
            <w:rStyle w:val="Hyperlink"/>
          </w:rPr>
          <w:instrText xml:space="preserve"> </w:instrText>
        </w:r>
        <w:r>
          <w:instrText>HYPERLINK \l "_Toc477275268"</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TC.VNF.STATE.INST.006.5</w:t>
        </w:r>
        <w:r>
          <w:rPr>
            <w:rFonts w:asciiTheme="minorHAnsi" w:eastAsiaTheme="minorEastAsia" w:hAnsiTheme="minorHAnsi" w:cstheme="minorBidi"/>
            <w:color w:val="auto"/>
            <w:sz w:val="22"/>
            <w:szCs w:val="22"/>
          </w:rPr>
          <w:tab/>
        </w:r>
        <w:r w:rsidRPr="0006032F">
          <w:rPr>
            <w:rStyle w:val="Hyperlink"/>
          </w:rPr>
          <w:t>VNF Instantiation Failure with missing required virtual resources “vMemory size”</w:t>
        </w:r>
        <w:r>
          <w:rPr>
            <w:webHidden/>
          </w:rPr>
          <w:tab/>
        </w:r>
        <w:r>
          <w:rPr>
            <w:webHidden/>
          </w:rPr>
          <w:fldChar w:fldCharType="begin"/>
        </w:r>
        <w:r>
          <w:rPr>
            <w:webHidden/>
          </w:rPr>
          <w:instrText xml:space="preserve"> PAGEREF _Toc477275268 \h </w:instrText>
        </w:r>
        <w:r>
          <w:rPr>
            <w:webHidden/>
          </w:rPr>
        </w:r>
      </w:ins>
      <w:r>
        <w:rPr>
          <w:webHidden/>
        </w:rPr>
        <w:fldChar w:fldCharType="separate"/>
      </w:r>
      <w:ins w:id="698" w:author="Seggelke, Klaus" w:date="2017-03-14T17:12:00Z">
        <w:r>
          <w:rPr>
            <w:webHidden/>
          </w:rPr>
          <w:t>50</w:t>
        </w:r>
        <w:r>
          <w:rPr>
            <w:webHidden/>
          </w:rPr>
          <w:fldChar w:fldCharType="end"/>
        </w:r>
        <w:r w:rsidRPr="0006032F">
          <w:rPr>
            <w:rStyle w:val="Hyperlink"/>
          </w:rPr>
          <w:fldChar w:fldCharType="end"/>
        </w:r>
      </w:ins>
    </w:p>
    <w:p w:rsidR="00A57497" w:rsidRDefault="00A57497">
      <w:pPr>
        <w:pStyle w:val="TOC1"/>
        <w:rPr>
          <w:ins w:id="699" w:author="Seggelke, Klaus" w:date="2017-03-14T17:12:00Z"/>
          <w:rFonts w:asciiTheme="minorHAnsi" w:eastAsiaTheme="minorEastAsia" w:hAnsiTheme="minorHAnsi" w:cstheme="minorBidi"/>
          <w:color w:val="auto"/>
          <w:sz w:val="22"/>
          <w:szCs w:val="22"/>
        </w:rPr>
      </w:pPr>
      <w:ins w:id="700" w:author="Seggelke, Klaus" w:date="2017-03-14T17:12:00Z">
        <w:r w:rsidRPr="0006032F">
          <w:rPr>
            <w:rStyle w:val="Hyperlink"/>
          </w:rPr>
          <w:fldChar w:fldCharType="begin"/>
        </w:r>
        <w:r w:rsidRPr="0006032F">
          <w:rPr>
            <w:rStyle w:val="Hyperlink"/>
          </w:rPr>
          <w:instrText xml:space="preserve"> </w:instrText>
        </w:r>
        <w:r>
          <w:instrText>HYPERLINK \l "_Toc477275269"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TC.VNF.STATE.INST.006.6</w:t>
        </w:r>
        <w:r>
          <w:rPr>
            <w:rFonts w:asciiTheme="minorHAnsi" w:eastAsiaTheme="minorEastAsia" w:hAnsiTheme="minorHAnsi" w:cstheme="minorBidi"/>
            <w:color w:val="auto"/>
            <w:sz w:val="22"/>
            <w:szCs w:val="22"/>
          </w:rPr>
          <w:tab/>
        </w:r>
        <w:r w:rsidRPr="0006032F">
          <w:rPr>
            <w:rStyle w:val="Hyperlink"/>
          </w:rPr>
          <w:t>VNF Instantiation Failure with missing required virtual resources “vStorage type”</w:t>
        </w:r>
        <w:r>
          <w:rPr>
            <w:webHidden/>
          </w:rPr>
          <w:tab/>
        </w:r>
        <w:r>
          <w:rPr>
            <w:webHidden/>
          </w:rPr>
          <w:fldChar w:fldCharType="begin"/>
        </w:r>
        <w:r>
          <w:rPr>
            <w:webHidden/>
          </w:rPr>
          <w:instrText xml:space="preserve"> PAGEREF _Toc477275269 \h </w:instrText>
        </w:r>
        <w:r>
          <w:rPr>
            <w:webHidden/>
          </w:rPr>
        </w:r>
      </w:ins>
      <w:r>
        <w:rPr>
          <w:webHidden/>
        </w:rPr>
        <w:fldChar w:fldCharType="separate"/>
      </w:r>
      <w:ins w:id="701" w:author="Seggelke, Klaus" w:date="2017-03-14T17:12:00Z">
        <w:r>
          <w:rPr>
            <w:webHidden/>
          </w:rPr>
          <w:t>50</w:t>
        </w:r>
        <w:r>
          <w:rPr>
            <w:webHidden/>
          </w:rPr>
          <w:fldChar w:fldCharType="end"/>
        </w:r>
        <w:r w:rsidRPr="0006032F">
          <w:rPr>
            <w:rStyle w:val="Hyperlink"/>
          </w:rPr>
          <w:fldChar w:fldCharType="end"/>
        </w:r>
      </w:ins>
    </w:p>
    <w:p w:rsidR="00A57497" w:rsidRDefault="00A57497">
      <w:pPr>
        <w:pStyle w:val="TOC1"/>
        <w:rPr>
          <w:ins w:id="702" w:author="Seggelke, Klaus" w:date="2017-03-14T17:12:00Z"/>
          <w:rFonts w:asciiTheme="minorHAnsi" w:eastAsiaTheme="minorEastAsia" w:hAnsiTheme="minorHAnsi" w:cstheme="minorBidi"/>
          <w:color w:val="auto"/>
          <w:sz w:val="22"/>
          <w:szCs w:val="22"/>
        </w:rPr>
      </w:pPr>
      <w:ins w:id="703" w:author="Seggelke, Klaus" w:date="2017-03-14T17:12:00Z">
        <w:r w:rsidRPr="0006032F">
          <w:rPr>
            <w:rStyle w:val="Hyperlink"/>
          </w:rPr>
          <w:fldChar w:fldCharType="begin"/>
        </w:r>
        <w:r w:rsidRPr="0006032F">
          <w:rPr>
            <w:rStyle w:val="Hyperlink"/>
          </w:rPr>
          <w:instrText xml:space="preserve"> </w:instrText>
        </w:r>
        <w:r>
          <w:instrText>HYPERLINK \l "_Toc477275270"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TC.VNF.STATE.INST.006.7</w:t>
        </w:r>
        <w:r>
          <w:rPr>
            <w:rFonts w:asciiTheme="minorHAnsi" w:eastAsiaTheme="minorEastAsia" w:hAnsiTheme="minorHAnsi" w:cstheme="minorBidi"/>
            <w:color w:val="auto"/>
            <w:sz w:val="22"/>
            <w:szCs w:val="22"/>
          </w:rPr>
          <w:tab/>
        </w:r>
        <w:r w:rsidRPr="0006032F">
          <w:rPr>
            <w:rStyle w:val="Hyperlink"/>
          </w:rPr>
          <w:t>VNF Instantiation Failure with missing required virtual resources “vStorage size”</w:t>
        </w:r>
        <w:r>
          <w:rPr>
            <w:webHidden/>
          </w:rPr>
          <w:tab/>
        </w:r>
        <w:r>
          <w:rPr>
            <w:webHidden/>
          </w:rPr>
          <w:fldChar w:fldCharType="begin"/>
        </w:r>
        <w:r>
          <w:rPr>
            <w:webHidden/>
          </w:rPr>
          <w:instrText xml:space="preserve"> PAGEREF _Toc477275270 \h </w:instrText>
        </w:r>
        <w:r>
          <w:rPr>
            <w:webHidden/>
          </w:rPr>
        </w:r>
      </w:ins>
      <w:r>
        <w:rPr>
          <w:webHidden/>
        </w:rPr>
        <w:fldChar w:fldCharType="separate"/>
      </w:r>
      <w:ins w:id="704" w:author="Seggelke, Klaus" w:date="2017-03-14T17:12:00Z">
        <w:r>
          <w:rPr>
            <w:webHidden/>
          </w:rPr>
          <w:t>51</w:t>
        </w:r>
        <w:r>
          <w:rPr>
            <w:webHidden/>
          </w:rPr>
          <w:fldChar w:fldCharType="end"/>
        </w:r>
        <w:r w:rsidRPr="0006032F">
          <w:rPr>
            <w:rStyle w:val="Hyperlink"/>
          </w:rPr>
          <w:fldChar w:fldCharType="end"/>
        </w:r>
      </w:ins>
    </w:p>
    <w:p w:rsidR="00A57497" w:rsidRDefault="00A57497">
      <w:pPr>
        <w:pStyle w:val="TOC1"/>
        <w:rPr>
          <w:ins w:id="705" w:author="Seggelke, Klaus" w:date="2017-03-14T17:12:00Z"/>
          <w:rFonts w:asciiTheme="minorHAnsi" w:eastAsiaTheme="minorEastAsia" w:hAnsiTheme="minorHAnsi" w:cstheme="minorBidi"/>
          <w:color w:val="auto"/>
          <w:sz w:val="22"/>
          <w:szCs w:val="22"/>
        </w:rPr>
      </w:pPr>
      <w:ins w:id="706" w:author="Seggelke, Klaus" w:date="2017-03-14T17:12:00Z">
        <w:r w:rsidRPr="0006032F">
          <w:rPr>
            <w:rStyle w:val="Hyperlink"/>
          </w:rPr>
          <w:fldChar w:fldCharType="begin"/>
        </w:r>
        <w:r w:rsidRPr="0006032F">
          <w:rPr>
            <w:rStyle w:val="Hyperlink"/>
          </w:rPr>
          <w:instrText xml:space="preserve"> </w:instrText>
        </w:r>
        <w:r>
          <w:instrText>HYPERLINK \l "_Toc477275271"</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TC.VNF.STATE.INST.006.8</w:t>
        </w:r>
        <w:r>
          <w:rPr>
            <w:rFonts w:asciiTheme="minorHAnsi" w:eastAsiaTheme="minorEastAsia" w:hAnsiTheme="minorHAnsi" w:cstheme="minorBidi"/>
            <w:color w:val="auto"/>
            <w:sz w:val="22"/>
            <w:szCs w:val="22"/>
          </w:rPr>
          <w:tab/>
        </w:r>
        <w:r w:rsidRPr="0006032F">
          <w:rPr>
            <w:rStyle w:val="Hyperlink"/>
          </w:rPr>
          <w:t>VNF Instantiation Failure with missing required virtual resources “vCPU counts”</w:t>
        </w:r>
        <w:r>
          <w:rPr>
            <w:webHidden/>
          </w:rPr>
          <w:tab/>
        </w:r>
        <w:r>
          <w:rPr>
            <w:webHidden/>
          </w:rPr>
          <w:fldChar w:fldCharType="begin"/>
        </w:r>
        <w:r>
          <w:rPr>
            <w:webHidden/>
          </w:rPr>
          <w:instrText xml:space="preserve"> PAGEREF _Toc477275271 \h </w:instrText>
        </w:r>
        <w:r>
          <w:rPr>
            <w:webHidden/>
          </w:rPr>
        </w:r>
      </w:ins>
      <w:r>
        <w:rPr>
          <w:webHidden/>
        </w:rPr>
        <w:fldChar w:fldCharType="separate"/>
      </w:r>
      <w:ins w:id="707" w:author="Seggelke, Klaus" w:date="2017-03-14T17:12:00Z">
        <w:r>
          <w:rPr>
            <w:webHidden/>
          </w:rPr>
          <w:t>51</w:t>
        </w:r>
        <w:r>
          <w:rPr>
            <w:webHidden/>
          </w:rPr>
          <w:fldChar w:fldCharType="end"/>
        </w:r>
        <w:r w:rsidRPr="0006032F">
          <w:rPr>
            <w:rStyle w:val="Hyperlink"/>
          </w:rPr>
          <w:fldChar w:fldCharType="end"/>
        </w:r>
      </w:ins>
    </w:p>
    <w:p w:rsidR="00A57497" w:rsidRDefault="00A57497">
      <w:pPr>
        <w:pStyle w:val="TOC1"/>
        <w:rPr>
          <w:ins w:id="708" w:author="Seggelke, Klaus" w:date="2017-03-14T17:12:00Z"/>
          <w:rFonts w:asciiTheme="minorHAnsi" w:eastAsiaTheme="minorEastAsia" w:hAnsiTheme="minorHAnsi" w:cstheme="minorBidi"/>
          <w:color w:val="auto"/>
          <w:sz w:val="22"/>
          <w:szCs w:val="22"/>
        </w:rPr>
      </w:pPr>
      <w:ins w:id="709" w:author="Seggelke, Klaus" w:date="2017-03-14T17:12:00Z">
        <w:r w:rsidRPr="0006032F">
          <w:rPr>
            <w:rStyle w:val="Hyperlink"/>
          </w:rPr>
          <w:fldChar w:fldCharType="begin"/>
        </w:r>
        <w:r w:rsidRPr="0006032F">
          <w:rPr>
            <w:rStyle w:val="Hyperlink"/>
          </w:rPr>
          <w:instrText xml:space="preserve"> </w:instrText>
        </w:r>
        <w:r>
          <w:instrText>HYPERLINK \l "_Toc477275272"</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TC.VNF.STATE.START.001</w:t>
        </w:r>
        <w:r>
          <w:rPr>
            <w:rFonts w:asciiTheme="minorHAnsi" w:eastAsiaTheme="minorEastAsia" w:hAnsiTheme="minorHAnsi" w:cstheme="minorBidi"/>
            <w:color w:val="auto"/>
            <w:sz w:val="22"/>
            <w:szCs w:val="22"/>
          </w:rPr>
          <w:tab/>
        </w:r>
        <w:r w:rsidRPr="0006032F">
          <w:rPr>
            <w:rStyle w:val="Hyperlink"/>
          </w:rPr>
          <w:t>VNF Start without traffic load</w:t>
        </w:r>
        <w:r>
          <w:rPr>
            <w:webHidden/>
          </w:rPr>
          <w:tab/>
        </w:r>
        <w:r>
          <w:rPr>
            <w:webHidden/>
          </w:rPr>
          <w:fldChar w:fldCharType="begin"/>
        </w:r>
        <w:r>
          <w:rPr>
            <w:webHidden/>
          </w:rPr>
          <w:instrText xml:space="preserve"> PAGEREF _Toc477275272 \h </w:instrText>
        </w:r>
        <w:r>
          <w:rPr>
            <w:webHidden/>
          </w:rPr>
        </w:r>
      </w:ins>
      <w:r>
        <w:rPr>
          <w:webHidden/>
        </w:rPr>
        <w:fldChar w:fldCharType="separate"/>
      </w:r>
      <w:ins w:id="710" w:author="Seggelke, Klaus" w:date="2017-03-14T17:12:00Z">
        <w:r>
          <w:rPr>
            <w:webHidden/>
          </w:rPr>
          <w:t>52</w:t>
        </w:r>
        <w:r>
          <w:rPr>
            <w:webHidden/>
          </w:rPr>
          <w:fldChar w:fldCharType="end"/>
        </w:r>
        <w:r w:rsidRPr="0006032F">
          <w:rPr>
            <w:rStyle w:val="Hyperlink"/>
          </w:rPr>
          <w:fldChar w:fldCharType="end"/>
        </w:r>
      </w:ins>
    </w:p>
    <w:p w:rsidR="00A57497" w:rsidRDefault="00A57497">
      <w:pPr>
        <w:pStyle w:val="TOC1"/>
        <w:rPr>
          <w:ins w:id="711" w:author="Seggelke, Klaus" w:date="2017-03-14T17:12:00Z"/>
          <w:rFonts w:asciiTheme="minorHAnsi" w:eastAsiaTheme="minorEastAsia" w:hAnsiTheme="minorHAnsi" w:cstheme="minorBidi"/>
          <w:color w:val="auto"/>
          <w:sz w:val="22"/>
          <w:szCs w:val="22"/>
        </w:rPr>
      </w:pPr>
      <w:ins w:id="712" w:author="Seggelke, Klaus" w:date="2017-03-14T17:12:00Z">
        <w:r w:rsidRPr="0006032F">
          <w:rPr>
            <w:rStyle w:val="Hyperlink"/>
          </w:rPr>
          <w:fldChar w:fldCharType="begin"/>
        </w:r>
        <w:r w:rsidRPr="0006032F">
          <w:rPr>
            <w:rStyle w:val="Hyperlink"/>
          </w:rPr>
          <w:instrText xml:space="preserve"> </w:instrText>
        </w:r>
        <w:r>
          <w:instrText>HYPERLINK \l "_Toc477275273"</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TC.VNF.STATE.START.002</w:t>
        </w:r>
        <w:r>
          <w:rPr>
            <w:rFonts w:asciiTheme="minorHAnsi" w:eastAsiaTheme="minorEastAsia" w:hAnsiTheme="minorHAnsi" w:cstheme="minorBidi"/>
            <w:color w:val="auto"/>
            <w:sz w:val="22"/>
            <w:szCs w:val="22"/>
          </w:rPr>
          <w:tab/>
        </w:r>
        <w:r w:rsidRPr="0006032F">
          <w:rPr>
            <w:rStyle w:val="Hyperlink"/>
          </w:rPr>
          <w:t>VNF Start under low traffic load and measure start time</w:t>
        </w:r>
        <w:r>
          <w:rPr>
            <w:webHidden/>
          </w:rPr>
          <w:tab/>
        </w:r>
        <w:r>
          <w:rPr>
            <w:webHidden/>
          </w:rPr>
          <w:fldChar w:fldCharType="begin"/>
        </w:r>
        <w:r>
          <w:rPr>
            <w:webHidden/>
          </w:rPr>
          <w:instrText xml:space="preserve"> PAGEREF _Toc477275273 \h </w:instrText>
        </w:r>
        <w:r>
          <w:rPr>
            <w:webHidden/>
          </w:rPr>
        </w:r>
      </w:ins>
      <w:r>
        <w:rPr>
          <w:webHidden/>
        </w:rPr>
        <w:fldChar w:fldCharType="separate"/>
      </w:r>
      <w:ins w:id="713" w:author="Seggelke, Klaus" w:date="2017-03-14T17:12:00Z">
        <w:r>
          <w:rPr>
            <w:webHidden/>
          </w:rPr>
          <w:t>53</w:t>
        </w:r>
        <w:r>
          <w:rPr>
            <w:webHidden/>
          </w:rPr>
          <w:fldChar w:fldCharType="end"/>
        </w:r>
        <w:r w:rsidRPr="0006032F">
          <w:rPr>
            <w:rStyle w:val="Hyperlink"/>
          </w:rPr>
          <w:fldChar w:fldCharType="end"/>
        </w:r>
      </w:ins>
    </w:p>
    <w:p w:rsidR="00A57497" w:rsidRDefault="00A57497">
      <w:pPr>
        <w:pStyle w:val="TOC1"/>
        <w:rPr>
          <w:ins w:id="714" w:author="Seggelke, Klaus" w:date="2017-03-14T17:12:00Z"/>
          <w:rFonts w:asciiTheme="minorHAnsi" w:eastAsiaTheme="minorEastAsia" w:hAnsiTheme="minorHAnsi" w:cstheme="minorBidi"/>
          <w:color w:val="auto"/>
          <w:sz w:val="22"/>
          <w:szCs w:val="22"/>
        </w:rPr>
      </w:pPr>
      <w:ins w:id="715" w:author="Seggelke, Klaus" w:date="2017-03-14T17:12:00Z">
        <w:r w:rsidRPr="0006032F">
          <w:rPr>
            <w:rStyle w:val="Hyperlink"/>
          </w:rPr>
          <w:fldChar w:fldCharType="begin"/>
        </w:r>
        <w:r w:rsidRPr="0006032F">
          <w:rPr>
            <w:rStyle w:val="Hyperlink"/>
          </w:rPr>
          <w:instrText xml:space="preserve"> </w:instrText>
        </w:r>
        <w:r>
          <w:instrText>HYPERLINK \l "_Toc477275274"</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TC.VNF.STATE.START.004</w:t>
        </w:r>
        <w:r>
          <w:rPr>
            <w:rFonts w:asciiTheme="minorHAnsi" w:eastAsiaTheme="minorEastAsia" w:hAnsiTheme="minorHAnsi" w:cstheme="minorBidi"/>
            <w:color w:val="auto"/>
            <w:sz w:val="22"/>
            <w:szCs w:val="22"/>
          </w:rPr>
          <w:tab/>
        </w:r>
        <w:r w:rsidRPr="0006032F">
          <w:rPr>
            <w:rStyle w:val="Hyperlink"/>
          </w:rPr>
          <w:t>VNF Start with normal traffic load and measure start time</w:t>
        </w:r>
        <w:r>
          <w:rPr>
            <w:webHidden/>
          </w:rPr>
          <w:tab/>
        </w:r>
        <w:r>
          <w:rPr>
            <w:webHidden/>
          </w:rPr>
          <w:fldChar w:fldCharType="begin"/>
        </w:r>
        <w:r>
          <w:rPr>
            <w:webHidden/>
          </w:rPr>
          <w:instrText xml:space="preserve"> PAGEREF _Toc477275274 \h </w:instrText>
        </w:r>
        <w:r>
          <w:rPr>
            <w:webHidden/>
          </w:rPr>
        </w:r>
      </w:ins>
      <w:r>
        <w:rPr>
          <w:webHidden/>
        </w:rPr>
        <w:fldChar w:fldCharType="separate"/>
      </w:r>
      <w:ins w:id="716" w:author="Seggelke, Klaus" w:date="2017-03-14T17:12:00Z">
        <w:r>
          <w:rPr>
            <w:webHidden/>
          </w:rPr>
          <w:t>53</w:t>
        </w:r>
        <w:r>
          <w:rPr>
            <w:webHidden/>
          </w:rPr>
          <w:fldChar w:fldCharType="end"/>
        </w:r>
        <w:r w:rsidRPr="0006032F">
          <w:rPr>
            <w:rStyle w:val="Hyperlink"/>
          </w:rPr>
          <w:fldChar w:fldCharType="end"/>
        </w:r>
      </w:ins>
    </w:p>
    <w:p w:rsidR="00A57497" w:rsidRDefault="00A57497">
      <w:pPr>
        <w:pStyle w:val="TOC1"/>
        <w:rPr>
          <w:ins w:id="717" w:author="Seggelke, Klaus" w:date="2017-03-14T17:12:00Z"/>
          <w:rFonts w:asciiTheme="minorHAnsi" w:eastAsiaTheme="minorEastAsia" w:hAnsiTheme="minorHAnsi" w:cstheme="minorBidi"/>
          <w:color w:val="auto"/>
          <w:sz w:val="22"/>
          <w:szCs w:val="22"/>
        </w:rPr>
      </w:pPr>
      <w:ins w:id="718" w:author="Seggelke, Klaus" w:date="2017-03-14T17:12:00Z">
        <w:r w:rsidRPr="0006032F">
          <w:rPr>
            <w:rStyle w:val="Hyperlink"/>
          </w:rPr>
          <w:fldChar w:fldCharType="begin"/>
        </w:r>
        <w:r w:rsidRPr="0006032F">
          <w:rPr>
            <w:rStyle w:val="Hyperlink"/>
          </w:rPr>
          <w:instrText xml:space="preserve"> </w:instrText>
        </w:r>
        <w:r>
          <w:instrText>HYPERLINK \l "_Toc477275275"</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TC.VNF.STATE.STOP.001</w:t>
        </w:r>
        <w:r>
          <w:rPr>
            <w:rFonts w:asciiTheme="minorHAnsi" w:eastAsiaTheme="minorEastAsia" w:hAnsiTheme="minorHAnsi" w:cstheme="minorBidi"/>
            <w:color w:val="auto"/>
            <w:sz w:val="22"/>
            <w:szCs w:val="22"/>
          </w:rPr>
          <w:tab/>
        </w:r>
        <w:r w:rsidRPr="0006032F">
          <w:rPr>
            <w:rStyle w:val="Hyperlink"/>
          </w:rPr>
          <w:t>VNF Stop without traffic load and measure stop time</w:t>
        </w:r>
        <w:r>
          <w:rPr>
            <w:webHidden/>
          </w:rPr>
          <w:tab/>
        </w:r>
        <w:r>
          <w:rPr>
            <w:webHidden/>
          </w:rPr>
          <w:fldChar w:fldCharType="begin"/>
        </w:r>
        <w:r>
          <w:rPr>
            <w:webHidden/>
          </w:rPr>
          <w:instrText xml:space="preserve"> PAGEREF _Toc477275275 \h </w:instrText>
        </w:r>
        <w:r>
          <w:rPr>
            <w:webHidden/>
          </w:rPr>
        </w:r>
      </w:ins>
      <w:r>
        <w:rPr>
          <w:webHidden/>
        </w:rPr>
        <w:fldChar w:fldCharType="separate"/>
      </w:r>
      <w:ins w:id="719" w:author="Seggelke, Klaus" w:date="2017-03-14T17:12:00Z">
        <w:r>
          <w:rPr>
            <w:webHidden/>
          </w:rPr>
          <w:t>54</w:t>
        </w:r>
        <w:r>
          <w:rPr>
            <w:webHidden/>
          </w:rPr>
          <w:fldChar w:fldCharType="end"/>
        </w:r>
        <w:r w:rsidRPr="0006032F">
          <w:rPr>
            <w:rStyle w:val="Hyperlink"/>
          </w:rPr>
          <w:fldChar w:fldCharType="end"/>
        </w:r>
      </w:ins>
    </w:p>
    <w:p w:rsidR="00A57497" w:rsidRDefault="00A57497">
      <w:pPr>
        <w:pStyle w:val="TOC1"/>
        <w:rPr>
          <w:ins w:id="720" w:author="Seggelke, Klaus" w:date="2017-03-14T17:12:00Z"/>
          <w:rFonts w:asciiTheme="minorHAnsi" w:eastAsiaTheme="minorEastAsia" w:hAnsiTheme="minorHAnsi" w:cstheme="minorBidi"/>
          <w:color w:val="auto"/>
          <w:sz w:val="22"/>
          <w:szCs w:val="22"/>
        </w:rPr>
      </w:pPr>
      <w:ins w:id="721" w:author="Seggelke, Klaus" w:date="2017-03-14T17:12:00Z">
        <w:r w:rsidRPr="0006032F">
          <w:rPr>
            <w:rStyle w:val="Hyperlink"/>
          </w:rPr>
          <w:fldChar w:fldCharType="begin"/>
        </w:r>
        <w:r w:rsidRPr="0006032F">
          <w:rPr>
            <w:rStyle w:val="Hyperlink"/>
          </w:rPr>
          <w:instrText xml:space="preserve"> </w:instrText>
        </w:r>
        <w:r>
          <w:instrText>HYPERLINK \l "_Toc477275276"</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TC.VNF.STATE.STOP.002</w:t>
        </w:r>
        <w:r>
          <w:rPr>
            <w:rFonts w:asciiTheme="minorHAnsi" w:eastAsiaTheme="minorEastAsia" w:hAnsiTheme="minorHAnsi" w:cstheme="minorBidi"/>
            <w:color w:val="auto"/>
            <w:sz w:val="22"/>
            <w:szCs w:val="22"/>
          </w:rPr>
          <w:tab/>
        </w:r>
        <w:r w:rsidRPr="0006032F">
          <w:rPr>
            <w:rStyle w:val="Hyperlink"/>
          </w:rPr>
          <w:t>VNF Stop with low traffic load and measure stop time</w:t>
        </w:r>
        <w:r>
          <w:rPr>
            <w:webHidden/>
          </w:rPr>
          <w:tab/>
        </w:r>
        <w:r>
          <w:rPr>
            <w:webHidden/>
          </w:rPr>
          <w:fldChar w:fldCharType="begin"/>
        </w:r>
        <w:r>
          <w:rPr>
            <w:webHidden/>
          </w:rPr>
          <w:instrText xml:space="preserve"> PAGEREF _Toc477275276 \h </w:instrText>
        </w:r>
        <w:r>
          <w:rPr>
            <w:webHidden/>
          </w:rPr>
        </w:r>
      </w:ins>
      <w:r>
        <w:rPr>
          <w:webHidden/>
        </w:rPr>
        <w:fldChar w:fldCharType="separate"/>
      </w:r>
      <w:ins w:id="722" w:author="Seggelke, Klaus" w:date="2017-03-14T17:12:00Z">
        <w:r>
          <w:rPr>
            <w:webHidden/>
          </w:rPr>
          <w:t>55</w:t>
        </w:r>
        <w:r>
          <w:rPr>
            <w:webHidden/>
          </w:rPr>
          <w:fldChar w:fldCharType="end"/>
        </w:r>
        <w:r w:rsidRPr="0006032F">
          <w:rPr>
            <w:rStyle w:val="Hyperlink"/>
          </w:rPr>
          <w:fldChar w:fldCharType="end"/>
        </w:r>
      </w:ins>
    </w:p>
    <w:p w:rsidR="00A57497" w:rsidRDefault="00A57497">
      <w:pPr>
        <w:pStyle w:val="TOC1"/>
        <w:rPr>
          <w:ins w:id="723" w:author="Seggelke, Klaus" w:date="2017-03-14T17:12:00Z"/>
          <w:rFonts w:asciiTheme="minorHAnsi" w:eastAsiaTheme="minorEastAsia" w:hAnsiTheme="minorHAnsi" w:cstheme="minorBidi"/>
          <w:color w:val="auto"/>
          <w:sz w:val="22"/>
          <w:szCs w:val="22"/>
        </w:rPr>
      </w:pPr>
      <w:ins w:id="724" w:author="Seggelke, Klaus" w:date="2017-03-14T17:12:00Z">
        <w:r w:rsidRPr="0006032F">
          <w:rPr>
            <w:rStyle w:val="Hyperlink"/>
          </w:rPr>
          <w:fldChar w:fldCharType="begin"/>
        </w:r>
        <w:r w:rsidRPr="0006032F">
          <w:rPr>
            <w:rStyle w:val="Hyperlink"/>
          </w:rPr>
          <w:instrText xml:space="preserve"> </w:instrText>
        </w:r>
        <w:r>
          <w:instrText>HYPERLINK \l "_Toc477275277"</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TC.VNF.STATE.STOP.003</w:t>
        </w:r>
        <w:r>
          <w:rPr>
            <w:rFonts w:asciiTheme="minorHAnsi" w:eastAsiaTheme="minorEastAsia" w:hAnsiTheme="minorHAnsi" w:cstheme="minorBidi"/>
            <w:color w:val="auto"/>
            <w:sz w:val="22"/>
            <w:szCs w:val="22"/>
          </w:rPr>
          <w:tab/>
        </w:r>
        <w:r w:rsidRPr="0006032F">
          <w:rPr>
            <w:rStyle w:val="Hyperlink"/>
          </w:rPr>
          <w:t>VNF Stop with normal traffic load and measure stop time</w:t>
        </w:r>
        <w:r>
          <w:rPr>
            <w:webHidden/>
          </w:rPr>
          <w:tab/>
        </w:r>
        <w:r>
          <w:rPr>
            <w:webHidden/>
          </w:rPr>
          <w:fldChar w:fldCharType="begin"/>
        </w:r>
        <w:r>
          <w:rPr>
            <w:webHidden/>
          </w:rPr>
          <w:instrText xml:space="preserve"> PAGEREF _Toc477275277 \h </w:instrText>
        </w:r>
        <w:r>
          <w:rPr>
            <w:webHidden/>
          </w:rPr>
        </w:r>
      </w:ins>
      <w:r>
        <w:rPr>
          <w:webHidden/>
        </w:rPr>
        <w:fldChar w:fldCharType="separate"/>
      </w:r>
      <w:ins w:id="725" w:author="Seggelke, Klaus" w:date="2017-03-14T17:12:00Z">
        <w:r>
          <w:rPr>
            <w:webHidden/>
          </w:rPr>
          <w:t>56</w:t>
        </w:r>
        <w:r>
          <w:rPr>
            <w:webHidden/>
          </w:rPr>
          <w:fldChar w:fldCharType="end"/>
        </w:r>
        <w:r w:rsidRPr="0006032F">
          <w:rPr>
            <w:rStyle w:val="Hyperlink"/>
          </w:rPr>
          <w:fldChar w:fldCharType="end"/>
        </w:r>
      </w:ins>
    </w:p>
    <w:p w:rsidR="00A57497" w:rsidRDefault="00A57497">
      <w:pPr>
        <w:pStyle w:val="TOC1"/>
        <w:rPr>
          <w:ins w:id="726" w:author="Seggelke, Klaus" w:date="2017-03-14T17:12:00Z"/>
          <w:rFonts w:asciiTheme="minorHAnsi" w:eastAsiaTheme="minorEastAsia" w:hAnsiTheme="minorHAnsi" w:cstheme="minorBidi"/>
          <w:color w:val="auto"/>
          <w:sz w:val="22"/>
          <w:szCs w:val="22"/>
        </w:rPr>
      </w:pPr>
      <w:ins w:id="727" w:author="Seggelke, Klaus" w:date="2017-03-14T17:12:00Z">
        <w:r w:rsidRPr="0006032F">
          <w:rPr>
            <w:rStyle w:val="Hyperlink"/>
          </w:rPr>
          <w:fldChar w:fldCharType="begin"/>
        </w:r>
        <w:r w:rsidRPr="0006032F">
          <w:rPr>
            <w:rStyle w:val="Hyperlink"/>
          </w:rPr>
          <w:instrText xml:space="preserve"> </w:instrText>
        </w:r>
        <w:r>
          <w:instrText>HYPERLINK \l "_Toc477275278"</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TC.VNF.STATE.TERM.001</w:t>
        </w:r>
        <w:r>
          <w:rPr>
            <w:rFonts w:asciiTheme="minorHAnsi" w:eastAsiaTheme="minorEastAsia" w:hAnsiTheme="minorHAnsi" w:cstheme="minorBidi"/>
            <w:color w:val="auto"/>
            <w:sz w:val="22"/>
            <w:szCs w:val="22"/>
          </w:rPr>
          <w:tab/>
        </w:r>
        <w:r w:rsidRPr="0006032F">
          <w:rPr>
            <w:rStyle w:val="Hyperlink"/>
          </w:rPr>
          <w:t>VNF terminate from VNF state STARTED without traffic load</w:t>
        </w:r>
        <w:r>
          <w:rPr>
            <w:webHidden/>
          </w:rPr>
          <w:tab/>
        </w:r>
        <w:r>
          <w:rPr>
            <w:webHidden/>
          </w:rPr>
          <w:fldChar w:fldCharType="begin"/>
        </w:r>
        <w:r>
          <w:rPr>
            <w:webHidden/>
          </w:rPr>
          <w:instrText xml:space="preserve"> PAGEREF _Toc477275278 \h </w:instrText>
        </w:r>
        <w:r>
          <w:rPr>
            <w:webHidden/>
          </w:rPr>
        </w:r>
      </w:ins>
      <w:r>
        <w:rPr>
          <w:webHidden/>
        </w:rPr>
        <w:fldChar w:fldCharType="separate"/>
      </w:r>
      <w:ins w:id="728" w:author="Seggelke, Klaus" w:date="2017-03-14T17:12:00Z">
        <w:r>
          <w:rPr>
            <w:webHidden/>
          </w:rPr>
          <w:t>57</w:t>
        </w:r>
        <w:r>
          <w:rPr>
            <w:webHidden/>
          </w:rPr>
          <w:fldChar w:fldCharType="end"/>
        </w:r>
        <w:r w:rsidRPr="0006032F">
          <w:rPr>
            <w:rStyle w:val="Hyperlink"/>
          </w:rPr>
          <w:fldChar w:fldCharType="end"/>
        </w:r>
      </w:ins>
    </w:p>
    <w:p w:rsidR="00A57497" w:rsidRDefault="00A57497">
      <w:pPr>
        <w:pStyle w:val="TOC1"/>
        <w:rPr>
          <w:ins w:id="729" w:author="Seggelke, Klaus" w:date="2017-03-14T17:12:00Z"/>
          <w:rFonts w:asciiTheme="minorHAnsi" w:eastAsiaTheme="minorEastAsia" w:hAnsiTheme="minorHAnsi" w:cstheme="minorBidi"/>
          <w:color w:val="auto"/>
          <w:sz w:val="22"/>
          <w:szCs w:val="22"/>
        </w:rPr>
      </w:pPr>
      <w:ins w:id="730" w:author="Seggelke, Klaus" w:date="2017-03-14T17:12:00Z">
        <w:r w:rsidRPr="0006032F">
          <w:rPr>
            <w:rStyle w:val="Hyperlink"/>
          </w:rPr>
          <w:fldChar w:fldCharType="begin"/>
        </w:r>
        <w:r w:rsidRPr="0006032F">
          <w:rPr>
            <w:rStyle w:val="Hyperlink"/>
          </w:rPr>
          <w:instrText xml:space="preserve"> </w:instrText>
        </w:r>
        <w:r>
          <w:instrText>HYPERLINK \l "_Toc477275279"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TC.VNF.STATE.TERM.002</w:t>
        </w:r>
        <w:r>
          <w:rPr>
            <w:rFonts w:asciiTheme="minorHAnsi" w:eastAsiaTheme="minorEastAsia" w:hAnsiTheme="minorHAnsi" w:cstheme="minorBidi"/>
            <w:color w:val="auto"/>
            <w:sz w:val="22"/>
            <w:szCs w:val="22"/>
          </w:rPr>
          <w:tab/>
        </w:r>
        <w:r w:rsidRPr="0006032F">
          <w:rPr>
            <w:rStyle w:val="Hyperlink"/>
          </w:rPr>
          <w:t>VNF terminate from VNF state STARTED with low traffic load</w:t>
        </w:r>
        <w:r>
          <w:rPr>
            <w:webHidden/>
          </w:rPr>
          <w:tab/>
        </w:r>
        <w:r>
          <w:rPr>
            <w:webHidden/>
          </w:rPr>
          <w:fldChar w:fldCharType="begin"/>
        </w:r>
        <w:r>
          <w:rPr>
            <w:webHidden/>
          </w:rPr>
          <w:instrText xml:space="preserve"> PAGEREF _Toc477275279 \h </w:instrText>
        </w:r>
        <w:r>
          <w:rPr>
            <w:webHidden/>
          </w:rPr>
        </w:r>
      </w:ins>
      <w:r>
        <w:rPr>
          <w:webHidden/>
        </w:rPr>
        <w:fldChar w:fldCharType="separate"/>
      </w:r>
      <w:ins w:id="731" w:author="Seggelke, Klaus" w:date="2017-03-14T17:12:00Z">
        <w:r>
          <w:rPr>
            <w:webHidden/>
          </w:rPr>
          <w:t>57</w:t>
        </w:r>
        <w:r>
          <w:rPr>
            <w:webHidden/>
          </w:rPr>
          <w:fldChar w:fldCharType="end"/>
        </w:r>
        <w:r w:rsidRPr="0006032F">
          <w:rPr>
            <w:rStyle w:val="Hyperlink"/>
          </w:rPr>
          <w:fldChar w:fldCharType="end"/>
        </w:r>
      </w:ins>
    </w:p>
    <w:p w:rsidR="00A57497" w:rsidRDefault="00A57497">
      <w:pPr>
        <w:pStyle w:val="TOC1"/>
        <w:rPr>
          <w:ins w:id="732" w:author="Seggelke, Klaus" w:date="2017-03-14T17:12:00Z"/>
          <w:rFonts w:asciiTheme="minorHAnsi" w:eastAsiaTheme="minorEastAsia" w:hAnsiTheme="minorHAnsi" w:cstheme="minorBidi"/>
          <w:color w:val="auto"/>
          <w:sz w:val="22"/>
          <w:szCs w:val="22"/>
        </w:rPr>
      </w:pPr>
      <w:ins w:id="733" w:author="Seggelke, Klaus" w:date="2017-03-14T17:12:00Z">
        <w:r w:rsidRPr="0006032F">
          <w:rPr>
            <w:rStyle w:val="Hyperlink"/>
          </w:rPr>
          <w:fldChar w:fldCharType="begin"/>
        </w:r>
        <w:r w:rsidRPr="0006032F">
          <w:rPr>
            <w:rStyle w:val="Hyperlink"/>
          </w:rPr>
          <w:instrText xml:space="preserve"> </w:instrText>
        </w:r>
        <w:r>
          <w:instrText>HYPERLINK \l "_Toc477275280"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TC.VNF.STATE.TERM.003</w:t>
        </w:r>
        <w:r>
          <w:rPr>
            <w:rFonts w:asciiTheme="minorHAnsi" w:eastAsiaTheme="minorEastAsia" w:hAnsiTheme="minorHAnsi" w:cstheme="minorBidi"/>
            <w:color w:val="auto"/>
            <w:sz w:val="22"/>
            <w:szCs w:val="22"/>
          </w:rPr>
          <w:tab/>
        </w:r>
        <w:r w:rsidRPr="0006032F">
          <w:rPr>
            <w:rStyle w:val="Hyperlink"/>
          </w:rPr>
          <w:t>VNF terminate from VNF state STARTED  with normal traffic load</w:t>
        </w:r>
        <w:r>
          <w:rPr>
            <w:webHidden/>
          </w:rPr>
          <w:tab/>
        </w:r>
        <w:r>
          <w:rPr>
            <w:webHidden/>
          </w:rPr>
          <w:fldChar w:fldCharType="begin"/>
        </w:r>
        <w:r>
          <w:rPr>
            <w:webHidden/>
          </w:rPr>
          <w:instrText xml:space="preserve"> PAGEREF _Toc477275280 \h </w:instrText>
        </w:r>
        <w:r>
          <w:rPr>
            <w:webHidden/>
          </w:rPr>
        </w:r>
      </w:ins>
      <w:r>
        <w:rPr>
          <w:webHidden/>
        </w:rPr>
        <w:fldChar w:fldCharType="separate"/>
      </w:r>
      <w:ins w:id="734" w:author="Seggelke, Klaus" w:date="2017-03-14T17:12:00Z">
        <w:r>
          <w:rPr>
            <w:webHidden/>
          </w:rPr>
          <w:t>58</w:t>
        </w:r>
        <w:r>
          <w:rPr>
            <w:webHidden/>
          </w:rPr>
          <w:fldChar w:fldCharType="end"/>
        </w:r>
        <w:r w:rsidRPr="0006032F">
          <w:rPr>
            <w:rStyle w:val="Hyperlink"/>
          </w:rPr>
          <w:fldChar w:fldCharType="end"/>
        </w:r>
      </w:ins>
    </w:p>
    <w:p w:rsidR="00A57497" w:rsidRDefault="00A57497">
      <w:pPr>
        <w:pStyle w:val="TOC1"/>
        <w:rPr>
          <w:ins w:id="735" w:author="Seggelke, Klaus" w:date="2017-03-14T17:12:00Z"/>
          <w:rFonts w:asciiTheme="minorHAnsi" w:eastAsiaTheme="minorEastAsia" w:hAnsiTheme="minorHAnsi" w:cstheme="minorBidi"/>
          <w:color w:val="auto"/>
          <w:sz w:val="22"/>
          <w:szCs w:val="22"/>
        </w:rPr>
      </w:pPr>
      <w:ins w:id="736" w:author="Seggelke, Klaus" w:date="2017-03-14T17:12:00Z">
        <w:r w:rsidRPr="0006032F">
          <w:rPr>
            <w:rStyle w:val="Hyperlink"/>
          </w:rPr>
          <w:fldChar w:fldCharType="begin"/>
        </w:r>
        <w:r w:rsidRPr="0006032F">
          <w:rPr>
            <w:rStyle w:val="Hyperlink"/>
          </w:rPr>
          <w:instrText xml:space="preserve"> </w:instrText>
        </w:r>
        <w:r>
          <w:instrText>HYPERLINK \l "_Toc477275281"</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TC.VNF.STATE.TERM.004</w:t>
        </w:r>
        <w:r>
          <w:rPr>
            <w:rFonts w:asciiTheme="minorHAnsi" w:eastAsiaTheme="minorEastAsia" w:hAnsiTheme="minorHAnsi" w:cstheme="minorBidi"/>
            <w:color w:val="auto"/>
            <w:sz w:val="22"/>
            <w:szCs w:val="22"/>
          </w:rPr>
          <w:tab/>
        </w:r>
        <w:r w:rsidRPr="0006032F">
          <w:rPr>
            <w:rStyle w:val="Hyperlink"/>
          </w:rPr>
          <w:t>VNF terminate from state STOPPED without load</w:t>
        </w:r>
        <w:r>
          <w:rPr>
            <w:webHidden/>
          </w:rPr>
          <w:tab/>
        </w:r>
        <w:r>
          <w:rPr>
            <w:webHidden/>
          </w:rPr>
          <w:fldChar w:fldCharType="begin"/>
        </w:r>
        <w:r>
          <w:rPr>
            <w:webHidden/>
          </w:rPr>
          <w:instrText xml:space="preserve"> PAGEREF _Toc477275281 \h </w:instrText>
        </w:r>
        <w:r>
          <w:rPr>
            <w:webHidden/>
          </w:rPr>
        </w:r>
      </w:ins>
      <w:r>
        <w:rPr>
          <w:webHidden/>
        </w:rPr>
        <w:fldChar w:fldCharType="separate"/>
      </w:r>
      <w:ins w:id="737" w:author="Seggelke, Klaus" w:date="2017-03-14T17:12:00Z">
        <w:r>
          <w:rPr>
            <w:webHidden/>
          </w:rPr>
          <w:t>59</w:t>
        </w:r>
        <w:r>
          <w:rPr>
            <w:webHidden/>
          </w:rPr>
          <w:fldChar w:fldCharType="end"/>
        </w:r>
        <w:r w:rsidRPr="0006032F">
          <w:rPr>
            <w:rStyle w:val="Hyperlink"/>
          </w:rPr>
          <w:fldChar w:fldCharType="end"/>
        </w:r>
      </w:ins>
    </w:p>
    <w:p w:rsidR="00A57497" w:rsidRDefault="00A57497">
      <w:pPr>
        <w:pStyle w:val="TOC1"/>
        <w:rPr>
          <w:ins w:id="738" w:author="Seggelke, Klaus" w:date="2017-03-14T17:12:00Z"/>
          <w:rFonts w:asciiTheme="minorHAnsi" w:eastAsiaTheme="minorEastAsia" w:hAnsiTheme="minorHAnsi" w:cstheme="minorBidi"/>
          <w:color w:val="auto"/>
          <w:sz w:val="22"/>
          <w:szCs w:val="22"/>
        </w:rPr>
      </w:pPr>
      <w:ins w:id="739" w:author="Seggelke, Klaus" w:date="2017-03-14T17:12:00Z">
        <w:r w:rsidRPr="0006032F">
          <w:rPr>
            <w:rStyle w:val="Hyperlink"/>
          </w:rPr>
          <w:fldChar w:fldCharType="begin"/>
        </w:r>
        <w:r w:rsidRPr="0006032F">
          <w:rPr>
            <w:rStyle w:val="Hyperlink"/>
          </w:rPr>
          <w:instrText xml:space="preserve"> </w:instrText>
        </w:r>
        <w:r>
          <w:instrText>HYPERLINK \l "_Toc477275282"</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TC.VNF.STATE.TERM.005</w:t>
        </w:r>
        <w:r>
          <w:rPr>
            <w:rFonts w:asciiTheme="minorHAnsi" w:eastAsiaTheme="minorEastAsia" w:hAnsiTheme="minorHAnsi" w:cstheme="minorBidi"/>
            <w:color w:val="auto"/>
            <w:sz w:val="22"/>
            <w:szCs w:val="22"/>
          </w:rPr>
          <w:tab/>
        </w:r>
        <w:r w:rsidRPr="0006032F">
          <w:rPr>
            <w:rStyle w:val="Hyperlink"/>
          </w:rPr>
          <w:t>VNF terminate from VNF state STOPPED with load</w:t>
        </w:r>
        <w:r>
          <w:rPr>
            <w:webHidden/>
          </w:rPr>
          <w:tab/>
        </w:r>
        <w:r>
          <w:rPr>
            <w:webHidden/>
          </w:rPr>
          <w:fldChar w:fldCharType="begin"/>
        </w:r>
        <w:r>
          <w:rPr>
            <w:webHidden/>
          </w:rPr>
          <w:instrText xml:space="preserve"> PAGEREF _Toc477275282 \h </w:instrText>
        </w:r>
        <w:r>
          <w:rPr>
            <w:webHidden/>
          </w:rPr>
        </w:r>
      </w:ins>
      <w:r>
        <w:rPr>
          <w:webHidden/>
        </w:rPr>
        <w:fldChar w:fldCharType="separate"/>
      </w:r>
      <w:ins w:id="740" w:author="Seggelke, Klaus" w:date="2017-03-14T17:12:00Z">
        <w:r>
          <w:rPr>
            <w:webHidden/>
          </w:rPr>
          <w:t>59</w:t>
        </w:r>
        <w:r>
          <w:rPr>
            <w:webHidden/>
          </w:rPr>
          <w:fldChar w:fldCharType="end"/>
        </w:r>
        <w:r w:rsidRPr="0006032F">
          <w:rPr>
            <w:rStyle w:val="Hyperlink"/>
          </w:rPr>
          <w:fldChar w:fldCharType="end"/>
        </w:r>
      </w:ins>
    </w:p>
    <w:p w:rsidR="00A57497" w:rsidRDefault="00A57497">
      <w:pPr>
        <w:pStyle w:val="TOC1"/>
        <w:rPr>
          <w:ins w:id="741" w:author="Seggelke, Klaus" w:date="2017-03-14T17:12:00Z"/>
          <w:rFonts w:asciiTheme="minorHAnsi" w:eastAsiaTheme="minorEastAsia" w:hAnsiTheme="minorHAnsi" w:cstheme="minorBidi"/>
          <w:color w:val="auto"/>
          <w:sz w:val="22"/>
          <w:szCs w:val="22"/>
        </w:rPr>
      </w:pPr>
      <w:ins w:id="742" w:author="Seggelke, Klaus" w:date="2017-03-14T17:12:00Z">
        <w:r w:rsidRPr="0006032F">
          <w:rPr>
            <w:rStyle w:val="Hyperlink"/>
          </w:rPr>
          <w:fldChar w:fldCharType="begin"/>
        </w:r>
        <w:r w:rsidRPr="0006032F">
          <w:rPr>
            <w:rStyle w:val="Hyperlink"/>
          </w:rPr>
          <w:instrText xml:space="preserve"> </w:instrText>
        </w:r>
        <w:r>
          <w:instrText>HYPERLINK \l "_Toc477275283"</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TC.VNF.STATE.UPDATE.001</w:t>
        </w:r>
        <w:r>
          <w:rPr>
            <w:rFonts w:asciiTheme="minorHAnsi" w:eastAsiaTheme="minorEastAsia" w:hAnsiTheme="minorHAnsi" w:cstheme="minorBidi"/>
            <w:color w:val="auto"/>
            <w:sz w:val="22"/>
            <w:szCs w:val="22"/>
          </w:rPr>
          <w:tab/>
        </w:r>
        <w:r w:rsidRPr="0006032F">
          <w:rPr>
            <w:rStyle w:val="Hyperlink"/>
          </w:rPr>
          <w:t>VNF upgrade, update or rollback in VNF state STARTED without traffic</w:t>
        </w:r>
        <w:r>
          <w:rPr>
            <w:webHidden/>
          </w:rPr>
          <w:tab/>
        </w:r>
        <w:r>
          <w:rPr>
            <w:webHidden/>
          </w:rPr>
          <w:fldChar w:fldCharType="begin"/>
        </w:r>
        <w:r>
          <w:rPr>
            <w:webHidden/>
          </w:rPr>
          <w:instrText xml:space="preserve"> PAGEREF _Toc477275283 \h </w:instrText>
        </w:r>
        <w:r>
          <w:rPr>
            <w:webHidden/>
          </w:rPr>
        </w:r>
      </w:ins>
      <w:r>
        <w:rPr>
          <w:webHidden/>
        </w:rPr>
        <w:fldChar w:fldCharType="separate"/>
      </w:r>
      <w:ins w:id="743" w:author="Seggelke, Klaus" w:date="2017-03-14T17:12:00Z">
        <w:r>
          <w:rPr>
            <w:webHidden/>
          </w:rPr>
          <w:t>60</w:t>
        </w:r>
        <w:r>
          <w:rPr>
            <w:webHidden/>
          </w:rPr>
          <w:fldChar w:fldCharType="end"/>
        </w:r>
        <w:r w:rsidRPr="0006032F">
          <w:rPr>
            <w:rStyle w:val="Hyperlink"/>
          </w:rPr>
          <w:fldChar w:fldCharType="end"/>
        </w:r>
      </w:ins>
    </w:p>
    <w:p w:rsidR="00A57497" w:rsidRDefault="00A57497">
      <w:pPr>
        <w:pStyle w:val="TOC1"/>
        <w:rPr>
          <w:ins w:id="744" w:author="Seggelke, Klaus" w:date="2017-03-14T17:12:00Z"/>
          <w:rFonts w:asciiTheme="minorHAnsi" w:eastAsiaTheme="minorEastAsia" w:hAnsiTheme="minorHAnsi" w:cstheme="minorBidi"/>
          <w:color w:val="auto"/>
          <w:sz w:val="22"/>
          <w:szCs w:val="22"/>
        </w:rPr>
      </w:pPr>
      <w:ins w:id="745" w:author="Seggelke, Klaus" w:date="2017-03-14T17:12:00Z">
        <w:r w:rsidRPr="0006032F">
          <w:rPr>
            <w:rStyle w:val="Hyperlink"/>
          </w:rPr>
          <w:fldChar w:fldCharType="begin"/>
        </w:r>
        <w:r w:rsidRPr="0006032F">
          <w:rPr>
            <w:rStyle w:val="Hyperlink"/>
          </w:rPr>
          <w:instrText xml:space="preserve"> </w:instrText>
        </w:r>
        <w:r>
          <w:instrText>HYPERLINK \l "_Toc477275284"</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TC.VNF.STATE.UPDATE.002</w:t>
        </w:r>
        <w:r>
          <w:rPr>
            <w:rFonts w:asciiTheme="minorHAnsi" w:eastAsiaTheme="minorEastAsia" w:hAnsiTheme="minorHAnsi" w:cstheme="minorBidi"/>
            <w:color w:val="auto"/>
            <w:sz w:val="22"/>
            <w:szCs w:val="22"/>
          </w:rPr>
          <w:tab/>
        </w:r>
        <w:r w:rsidRPr="0006032F">
          <w:rPr>
            <w:rStyle w:val="Hyperlink"/>
          </w:rPr>
          <w:t>VNF upgrade, update or rollback in VNF state STOPPED</w:t>
        </w:r>
        <w:r>
          <w:rPr>
            <w:webHidden/>
          </w:rPr>
          <w:tab/>
        </w:r>
        <w:r>
          <w:rPr>
            <w:webHidden/>
          </w:rPr>
          <w:fldChar w:fldCharType="begin"/>
        </w:r>
        <w:r>
          <w:rPr>
            <w:webHidden/>
          </w:rPr>
          <w:instrText xml:space="preserve"> PAGEREF _Toc477275284 \h </w:instrText>
        </w:r>
        <w:r>
          <w:rPr>
            <w:webHidden/>
          </w:rPr>
        </w:r>
      </w:ins>
      <w:r>
        <w:rPr>
          <w:webHidden/>
        </w:rPr>
        <w:fldChar w:fldCharType="separate"/>
      </w:r>
      <w:ins w:id="746" w:author="Seggelke, Klaus" w:date="2017-03-14T17:12:00Z">
        <w:r>
          <w:rPr>
            <w:webHidden/>
          </w:rPr>
          <w:t>61</w:t>
        </w:r>
        <w:r>
          <w:rPr>
            <w:webHidden/>
          </w:rPr>
          <w:fldChar w:fldCharType="end"/>
        </w:r>
        <w:r w:rsidRPr="0006032F">
          <w:rPr>
            <w:rStyle w:val="Hyperlink"/>
          </w:rPr>
          <w:fldChar w:fldCharType="end"/>
        </w:r>
      </w:ins>
    </w:p>
    <w:p w:rsidR="00A57497" w:rsidRDefault="00A57497">
      <w:pPr>
        <w:pStyle w:val="TOC1"/>
        <w:rPr>
          <w:ins w:id="747" w:author="Seggelke, Klaus" w:date="2017-03-14T17:12:00Z"/>
          <w:rFonts w:asciiTheme="minorHAnsi" w:eastAsiaTheme="minorEastAsia" w:hAnsiTheme="minorHAnsi" w:cstheme="minorBidi"/>
          <w:color w:val="auto"/>
          <w:sz w:val="22"/>
          <w:szCs w:val="22"/>
        </w:rPr>
      </w:pPr>
      <w:ins w:id="748" w:author="Seggelke, Klaus" w:date="2017-03-14T17:12:00Z">
        <w:r w:rsidRPr="0006032F">
          <w:rPr>
            <w:rStyle w:val="Hyperlink"/>
          </w:rPr>
          <w:fldChar w:fldCharType="begin"/>
        </w:r>
        <w:r w:rsidRPr="0006032F">
          <w:rPr>
            <w:rStyle w:val="Hyperlink"/>
          </w:rPr>
          <w:instrText xml:space="preserve"> </w:instrText>
        </w:r>
        <w:r>
          <w:instrText>HYPERLINK \l "_Toc477275285"</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TC.VNF.STATE.UPDATE.004</w:t>
        </w:r>
        <w:r>
          <w:rPr>
            <w:rFonts w:asciiTheme="minorHAnsi" w:eastAsiaTheme="minorEastAsia" w:hAnsiTheme="minorHAnsi" w:cstheme="minorBidi"/>
            <w:color w:val="auto"/>
            <w:sz w:val="22"/>
            <w:szCs w:val="22"/>
          </w:rPr>
          <w:tab/>
        </w:r>
        <w:r w:rsidRPr="0006032F">
          <w:rPr>
            <w:rStyle w:val="Hyperlink"/>
          </w:rPr>
          <w:t>VNF upgrade, update or rollback in VNF state STARTED with low traffic</w:t>
        </w:r>
        <w:r>
          <w:rPr>
            <w:webHidden/>
          </w:rPr>
          <w:tab/>
        </w:r>
        <w:r>
          <w:rPr>
            <w:webHidden/>
          </w:rPr>
          <w:fldChar w:fldCharType="begin"/>
        </w:r>
        <w:r>
          <w:rPr>
            <w:webHidden/>
          </w:rPr>
          <w:instrText xml:space="preserve"> PAGEREF _Toc477275285 \h </w:instrText>
        </w:r>
        <w:r>
          <w:rPr>
            <w:webHidden/>
          </w:rPr>
        </w:r>
      </w:ins>
      <w:r>
        <w:rPr>
          <w:webHidden/>
        </w:rPr>
        <w:fldChar w:fldCharType="separate"/>
      </w:r>
      <w:ins w:id="749" w:author="Seggelke, Klaus" w:date="2017-03-14T17:12:00Z">
        <w:r>
          <w:rPr>
            <w:webHidden/>
          </w:rPr>
          <w:t>62</w:t>
        </w:r>
        <w:r>
          <w:rPr>
            <w:webHidden/>
          </w:rPr>
          <w:fldChar w:fldCharType="end"/>
        </w:r>
        <w:r w:rsidRPr="0006032F">
          <w:rPr>
            <w:rStyle w:val="Hyperlink"/>
          </w:rPr>
          <w:fldChar w:fldCharType="end"/>
        </w:r>
      </w:ins>
    </w:p>
    <w:p w:rsidR="00A57497" w:rsidRDefault="00A57497">
      <w:pPr>
        <w:pStyle w:val="TOC1"/>
        <w:rPr>
          <w:ins w:id="750" w:author="Seggelke, Klaus" w:date="2017-03-14T17:12:00Z"/>
          <w:rFonts w:asciiTheme="minorHAnsi" w:eastAsiaTheme="minorEastAsia" w:hAnsiTheme="minorHAnsi" w:cstheme="minorBidi"/>
          <w:color w:val="auto"/>
          <w:sz w:val="22"/>
          <w:szCs w:val="22"/>
        </w:rPr>
      </w:pPr>
      <w:ins w:id="751" w:author="Seggelke, Klaus" w:date="2017-03-14T17:12:00Z">
        <w:r w:rsidRPr="0006032F">
          <w:rPr>
            <w:rStyle w:val="Hyperlink"/>
          </w:rPr>
          <w:fldChar w:fldCharType="begin"/>
        </w:r>
        <w:r w:rsidRPr="0006032F">
          <w:rPr>
            <w:rStyle w:val="Hyperlink"/>
          </w:rPr>
          <w:instrText xml:space="preserve"> </w:instrText>
        </w:r>
        <w:r>
          <w:instrText>HYPERLINK \l "_Toc477275286"</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TC.VNF.STATE.UPDATE.005</w:t>
        </w:r>
        <w:r>
          <w:rPr>
            <w:rFonts w:asciiTheme="minorHAnsi" w:eastAsiaTheme="minorEastAsia" w:hAnsiTheme="minorHAnsi" w:cstheme="minorBidi"/>
            <w:color w:val="auto"/>
            <w:sz w:val="22"/>
            <w:szCs w:val="22"/>
          </w:rPr>
          <w:tab/>
        </w:r>
        <w:r w:rsidRPr="0006032F">
          <w:rPr>
            <w:rStyle w:val="Hyperlink"/>
          </w:rPr>
          <w:t>VNF upgrade, update or rollback in state Active with normal traffic</w:t>
        </w:r>
        <w:r>
          <w:rPr>
            <w:webHidden/>
          </w:rPr>
          <w:tab/>
        </w:r>
        <w:r>
          <w:rPr>
            <w:webHidden/>
          </w:rPr>
          <w:fldChar w:fldCharType="begin"/>
        </w:r>
        <w:r>
          <w:rPr>
            <w:webHidden/>
          </w:rPr>
          <w:instrText xml:space="preserve"> PAGEREF _Toc477275286 \h </w:instrText>
        </w:r>
        <w:r>
          <w:rPr>
            <w:webHidden/>
          </w:rPr>
        </w:r>
      </w:ins>
      <w:r>
        <w:rPr>
          <w:webHidden/>
        </w:rPr>
        <w:fldChar w:fldCharType="separate"/>
      </w:r>
      <w:ins w:id="752" w:author="Seggelke, Klaus" w:date="2017-03-14T17:12:00Z">
        <w:r>
          <w:rPr>
            <w:webHidden/>
          </w:rPr>
          <w:t>63</w:t>
        </w:r>
        <w:r>
          <w:rPr>
            <w:webHidden/>
          </w:rPr>
          <w:fldChar w:fldCharType="end"/>
        </w:r>
        <w:r w:rsidRPr="0006032F">
          <w:rPr>
            <w:rStyle w:val="Hyperlink"/>
          </w:rPr>
          <w:fldChar w:fldCharType="end"/>
        </w:r>
      </w:ins>
    </w:p>
    <w:p w:rsidR="00A57497" w:rsidRDefault="00A57497">
      <w:pPr>
        <w:pStyle w:val="TOC1"/>
        <w:rPr>
          <w:ins w:id="753" w:author="Seggelke, Klaus" w:date="2017-03-14T17:12:00Z"/>
          <w:rFonts w:asciiTheme="minorHAnsi" w:eastAsiaTheme="minorEastAsia" w:hAnsiTheme="minorHAnsi" w:cstheme="minorBidi"/>
          <w:color w:val="auto"/>
          <w:sz w:val="22"/>
          <w:szCs w:val="22"/>
        </w:rPr>
      </w:pPr>
      <w:ins w:id="754" w:author="Seggelke, Klaus" w:date="2017-03-14T17:12:00Z">
        <w:r w:rsidRPr="0006032F">
          <w:rPr>
            <w:rStyle w:val="Hyperlink"/>
          </w:rPr>
          <w:fldChar w:fldCharType="begin"/>
        </w:r>
        <w:r w:rsidRPr="0006032F">
          <w:rPr>
            <w:rStyle w:val="Hyperlink"/>
          </w:rPr>
          <w:instrText xml:space="preserve"> </w:instrText>
        </w:r>
        <w:r>
          <w:instrText>HYPERLINK \l "_Toc477275287"</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TC.VNF.SCALE.UP.001</w:t>
        </w:r>
        <w:r>
          <w:rPr>
            <w:rFonts w:asciiTheme="minorHAnsi" w:eastAsiaTheme="minorEastAsia" w:hAnsiTheme="minorHAnsi" w:cstheme="minorBidi"/>
            <w:color w:val="auto"/>
            <w:sz w:val="22"/>
            <w:szCs w:val="22"/>
          </w:rPr>
          <w:tab/>
        </w:r>
        <w:r w:rsidRPr="0006032F">
          <w:rPr>
            <w:rStyle w:val="Hyperlink"/>
          </w:rPr>
          <w:t>Scale-up VNF instance</w:t>
        </w:r>
        <w:r>
          <w:rPr>
            <w:webHidden/>
          </w:rPr>
          <w:tab/>
        </w:r>
        <w:r>
          <w:rPr>
            <w:webHidden/>
          </w:rPr>
          <w:fldChar w:fldCharType="begin"/>
        </w:r>
        <w:r>
          <w:rPr>
            <w:webHidden/>
          </w:rPr>
          <w:instrText xml:space="preserve"> PAGEREF _Toc477275287 \h </w:instrText>
        </w:r>
        <w:r>
          <w:rPr>
            <w:webHidden/>
          </w:rPr>
        </w:r>
      </w:ins>
      <w:r>
        <w:rPr>
          <w:webHidden/>
        </w:rPr>
        <w:fldChar w:fldCharType="separate"/>
      </w:r>
      <w:ins w:id="755" w:author="Seggelke, Klaus" w:date="2017-03-14T17:12:00Z">
        <w:r>
          <w:rPr>
            <w:webHidden/>
          </w:rPr>
          <w:t>64</w:t>
        </w:r>
        <w:r>
          <w:rPr>
            <w:webHidden/>
          </w:rPr>
          <w:fldChar w:fldCharType="end"/>
        </w:r>
        <w:r w:rsidRPr="0006032F">
          <w:rPr>
            <w:rStyle w:val="Hyperlink"/>
          </w:rPr>
          <w:fldChar w:fldCharType="end"/>
        </w:r>
      </w:ins>
    </w:p>
    <w:p w:rsidR="00A57497" w:rsidRDefault="00A57497">
      <w:pPr>
        <w:pStyle w:val="TOC1"/>
        <w:rPr>
          <w:ins w:id="756" w:author="Seggelke, Klaus" w:date="2017-03-14T17:12:00Z"/>
          <w:rFonts w:asciiTheme="minorHAnsi" w:eastAsiaTheme="minorEastAsia" w:hAnsiTheme="minorHAnsi" w:cstheme="minorBidi"/>
          <w:color w:val="auto"/>
          <w:sz w:val="22"/>
          <w:szCs w:val="22"/>
        </w:rPr>
      </w:pPr>
      <w:ins w:id="757" w:author="Seggelke, Klaus" w:date="2017-03-14T17:12:00Z">
        <w:r w:rsidRPr="0006032F">
          <w:rPr>
            <w:rStyle w:val="Hyperlink"/>
          </w:rPr>
          <w:fldChar w:fldCharType="begin"/>
        </w:r>
        <w:r w:rsidRPr="0006032F">
          <w:rPr>
            <w:rStyle w:val="Hyperlink"/>
          </w:rPr>
          <w:instrText xml:space="preserve"> </w:instrText>
        </w:r>
        <w:r>
          <w:instrText>HYPERLINK \l "_Toc477275288"</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TC.VNF.SCALE.UP.002</w:t>
        </w:r>
        <w:r>
          <w:rPr>
            <w:rFonts w:asciiTheme="minorHAnsi" w:eastAsiaTheme="minorEastAsia" w:hAnsiTheme="minorHAnsi" w:cstheme="minorBidi"/>
            <w:color w:val="auto"/>
            <w:sz w:val="22"/>
            <w:szCs w:val="22"/>
          </w:rPr>
          <w:tab/>
        </w:r>
        <w:r w:rsidRPr="0006032F">
          <w:rPr>
            <w:rStyle w:val="Hyperlink"/>
          </w:rPr>
          <w:t>Max scale-up VNF instance</w:t>
        </w:r>
        <w:r>
          <w:rPr>
            <w:webHidden/>
          </w:rPr>
          <w:tab/>
        </w:r>
        <w:r>
          <w:rPr>
            <w:webHidden/>
          </w:rPr>
          <w:fldChar w:fldCharType="begin"/>
        </w:r>
        <w:r>
          <w:rPr>
            <w:webHidden/>
          </w:rPr>
          <w:instrText xml:space="preserve"> PAGEREF _Toc477275288 \h </w:instrText>
        </w:r>
        <w:r>
          <w:rPr>
            <w:webHidden/>
          </w:rPr>
        </w:r>
      </w:ins>
      <w:r>
        <w:rPr>
          <w:webHidden/>
        </w:rPr>
        <w:fldChar w:fldCharType="separate"/>
      </w:r>
      <w:ins w:id="758" w:author="Seggelke, Klaus" w:date="2017-03-14T17:12:00Z">
        <w:r>
          <w:rPr>
            <w:webHidden/>
          </w:rPr>
          <w:t>65</w:t>
        </w:r>
        <w:r>
          <w:rPr>
            <w:webHidden/>
          </w:rPr>
          <w:fldChar w:fldCharType="end"/>
        </w:r>
        <w:r w:rsidRPr="0006032F">
          <w:rPr>
            <w:rStyle w:val="Hyperlink"/>
          </w:rPr>
          <w:fldChar w:fldCharType="end"/>
        </w:r>
      </w:ins>
    </w:p>
    <w:p w:rsidR="00A57497" w:rsidRDefault="00A57497">
      <w:pPr>
        <w:pStyle w:val="TOC1"/>
        <w:rPr>
          <w:ins w:id="759" w:author="Seggelke, Klaus" w:date="2017-03-14T17:12:00Z"/>
          <w:rFonts w:asciiTheme="minorHAnsi" w:eastAsiaTheme="minorEastAsia" w:hAnsiTheme="minorHAnsi" w:cstheme="minorBidi"/>
          <w:color w:val="auto"/>
          <w:sz w:val="22"/>
          <w:szCs w:val="22"/>
        </w:rPr>
      </w:pPr>
      <w:ins w:id="760" w:author="Seggelke, Klaus" w:date="2017-03-14T17:12:00Z">
        <w:r w:rsidRPr="0006032F">
          <w:rPr>
            <w:rStyle w:val="Hyperlink"/>
          </w:rPr>
          <w:fldChar w:fldCharType="begin"/>
        </w:r>
        <w:r w:rsidRPr="0006032F">
          <w:rPr>
            <w:rStyle w:val="Hyperlink"/>
          </w:rPr>
          <w:instrText xml:space="preserve"> </w:instrText>
        </w:r>
        <w:r>
          <w:instrText>HYPERLINK \l "_Toc477275289"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TC.VNF.SCALE.UP.003</w:t>
        </w:r>
        <w:r>
          <w:rPr>
            <w:rFonts w:asciiTheme="minorHAnsi" w:eastAsiaTheme="minorEastAsia" w:hAnsiTheme="minorHAnsi" w:cstheme="minorBidi"/>
            <w:color w:val="auto"/>
            <w:sz w:val="22"/>
            <w:szCs w:val="22"/>
          </w:rPr>
          <w:tab/>
        </w:r>
        <w:r w:rsidRPr="0006032F">
          <w:rPr>
            <w:rStyle w:val="Hyperlink"/>
          </w:rPr>
          <w:t>Scale-down VNF instance</w:t>
        </w:r>
        <w:r>
          <w:rPr>
            <w:webHidden/>
          </w:rPr>
          <w:tab/>
        </w:r>
        <w:r>
          <w:rPr>
            <w:webHidden/>
          </w:rPr>
          <w:fldChar w:fldCharType="begin"/>
        </w:r>
        <w:r>
          <w:rPr>
            <w:webHidden/>
          </w:rPr>
          <w:instrText xml:space="preserve"> PAGEREF _Toc477275289 \h </w:instrText>
        </w:r>
        <w:r>
          <w:rPr>
            <w:webHidden/>
          </w:rPr>
        </w:r>
      </w:ins>
      <w:r>
        <w:rPr>
          <w:webHidden/>
        </w:rPr>
        <w:fldChar w:fldCharType="separate"/>
      </w:r>
      <w:ins w:id="761" w:author="Seggelke, Klaus" w:date="2017-03-14T17:12:00Z">
        <w:r>
          <w:rPr>
            <w:webHidden/>
          </w:rPr>
          <w:t>66</w:t>
        </w:r>
        <w:r>
          <w:rPr>
            <w:webHidden/>
          </w:rPr>
          <w:fldChar w:fldCharType="end"/>
        </w:r>
        <w:r w:rsidRPr="0006032F">
          <w:rPr>
            <w:rStyle w:val="Hyperlink"/>
          </w:rPr>
          <w:fldChar w:fldCharType="end"/>
        </w:r>
      </w:ins>
    </w:p>
    <w:p w:rsidR="00A57497" w:rsidRDefault="00A57497">
      <w:pPr>
        <w:pStyle w:val="TOC1"/>
        <w:rPr>
          <w:ins w:id="762" w:author="Seggelke, Klaus" w:date="2017-03-14T17:12:00Z"/>
          <w:rFonts w:asciiTheme="minorHAnsi" w:eastAsiaTheme="minorEastAsia" w:hAnsiTheme="minorHAnsi" w:cstheme="minorBidi"/>
          <w:color w:val="auto"/>
          <w:sz w:val="22"/>
          <w:szCs w:val="22"/>
        </w:rPr>
      </w:pPr>
      <w:ins w:id="763" w:author="Seggelke, Klaus" w:date="2017-03-14T17:12:00Z">
        <w:r w:rsidRPr="0006032F">
          <w:rPr>
            <w:rStyle w:val="Hyperlink"/>
          </w:rPr>
          <w:fldChar w:fldCharType="begin"/>
        </w:r>
        <w:r w:rsidRPr="0006032F">
          <w:rPr>
            <w:rStyle w:val="Hyperlink"/>
          </w:rPr>
          <w:instrText xml:space="preserve"> </w:instrText>
        </w:r>
        <w:r>
          <w:instrText>HYPERLINK \l "_Toc477275290"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TC.VNF.SCALE.UP.004</w:t>
        </w:r>
        <w:r>
          <w:rPr>
            <w:rFonts w:asciiTheme="minorHAnsi" w:eastAsiaTheme="minorEastAsia" w:hAnsiTheme="minorHAnsi" w:cstheme="minorBidi"/>
            <w:color w:val="auto"/>
            <w:sz w:val="22"/>
            <w:szCs w:val="22"/>
          </w:rPr>
          <w:tab/>
        </w:r>
        <w:r w:rsidRPr="0006032F">
          <w:rPr>
            <w:rStyle w:val="Hyperlink"/>
          </w:rPr>
          <w:t>Max vResource limit reached before max VNFD limit for Scale-Up</w:t>
        </w:r>
        <w:r>
          <w:rPr>
            <w:webHidden/>
          </w:rPr>
          <w:tab/>
        </w:r>
        <w:r>
          <w:rPr>
            <w:webHidden/>
          </w:rPr>
          <w:fldChar w:fldCharType="begin"/>
        </w:r>
        <w:r>
          <w:rPr>
            <w:webHidden/>
          </w:rPr>
          <w:instrText xml:space="preserve"> PAGEREF _Toc477275290 \h </w:instrText>
        </w:r>
        <w:r>
          <w:rPr>
            <w:webHidden/>
          </w:rPr>
        </w:r>
      </w:ins>
      <w:r>
        <w:rPr>
          <w:webHidden/>
        </w:rPr>
        <w:fldChar w:fldCharType="separate"/>
      </w:r>
      <w:ins w:id="764" w:author="Seggelke, Klaus" w:date="2017-03-14T17:12:00Z">
        <w:r>
          <w:rPr>
            <w:webHidden/>
          </w:rPr>
          <w:t>68</w:t>
        </w:r>
        <w:r>
          <w:rPr>
            <w:webHidden/>
          </w:rPr>
          <w:fldChar w:fldCharType="end"/>
        </w:r>
        <w:r w:rsidRPr="0006032F">
          <w:rPr>
            <w:rStyle w:val="Hyperlink"/>
          </w:rPr>
          <w:fldChar w:fldCharType="end"/>
        </w:r>
      </w:ins>
    </w:p>
    <w:p w:rsidR="00A57497" w:rsidRDefault="00A57497">
      <w:pPr>
        <w:pStyle w:val="TOC1"/>
        <w:rPr>
          <w:ins w:id="765" w:author="Seggelke, Klaus" w:date="2017-03-14T17:12:00Z"/>
          <w:rFonts w:asciiTheme="minorHAnsi" w:eastAsiaTheme="minorEastAsia" w:hAnsiTheme="minorHAnsi" w:cstheme="minorBidi"/>
          <w:color w:val="auto"/>
          <w:sz w:val="22"/>
          <w:szCs w:val="22"/>
        </w:rPr>
      </w:pPr>
      <w:ins w:id="766" w:author="Seggelke, Klaus" w:date="2017-03-14T17:12:00Z">
        <w:r w:rsidRPr="0006032F">
          <w:rPr>
            <w:rStyle w:val="Hyperlink"/>
          </w:rPr>
          <w:fldChar w:fldCharType="begin"/>
        </w:r>
        <w:r w:rsidRPr="0006032F">
          <w:rPr>
            <w:rStyle w:val="Hyperlink"/>
          </w:rPr>
          <w:instrText xml:space="preserve"> </w:instrText>
        </w:r>
        <w:r>
          <w:instrText>HYPERLINK \l "_Toc477275291"</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TC.VNF.SCALE.UP.005</w:t>
        </w:r>
        <w:r>
          <w:rPr>
            <w:rFonts w:asciiTheme="minorHAnsi" w:eastAsiaTheme="minorEastAsia" w:hAnsiTheme="minorHAnsi" w:cstheme="minorBidi"/>
            <w:color w:val="auto"/>
            <w:sz w:val="22"/>
            <w:szCs w:val="22"/>
          </w:rPr>
          <w:tab/>
        </w:r>
        <w:r w:rsidRPr="0006032F">
          <w:rPr>
            <w:rStyle w:val="Hyperlink"/>
          </w:rPr>
          <w:t>Removal of virtualized specialized hardware acceleration for Scale-Up</w:t>
        </w:r>
        <w:r>
          <w:rPr>
            <w:webHidden/>
          </w:rPr>
          <w:tab/>
        </w:r>
        <w:r>
          <w:rPr>
            <w:webHidden/>
          </w:rPr>
          <w:fldChar w:fldCharType="begin"/>
        </w:r>
        <w:r>
          <w:rPr>
            <w:webHidden/>
          </w:rPr>
          <w:instrText xml:space="preserve"> PAGEREF _Toc477275291 \h </w:instrText>
        </w:r>
        <w:r>
          <w:rPr>
            <w:webHidden/>
          </w:rPr>
        </w:r>
      </w:ins>
      <w:r>
        <w:rPr>
          <w:webHidden/>
        </w:rPr>
        <w:fldChar w:fldCharType="separate"/>
      </w:r>
      <w:ins w:id="767" w:author="Seggelke, Klaus" w:date="2017-03-14T17:12:00Z">
        <w:r>
          <w:rPr>
            <w:webHidden/>
          </w:rPr>
          <w:t>69</w:t>
        </w:r>
        <w:r>
          <w:rPr>
            <w:webHidden/>
          </w:rPr>
          <w:fldChar w:fldCharType="end"/>
        </w:r>
        <w:r w:rsidRPr="0006032F">
          <w:rPr>
            <w:rStyle w:val="Hyperlink"/>
          </w:rPr>
          <w:fldChar w:fldCharType="end"/>
        </w:r>
      </w:ins>
    </w:p>
    <w:p w:rsidR="00A57497" w:rsidRDefault="00A57497">
      <w:pPr>
        <w:pStyle w:val="TOC1"/>
        <w:rPr>
          <w:ins w:id="768" w:author="Seggelke, Klaus" w:date="2017-03-14T17:12:00Z"/>
          <w:rFonts w:asciiTheme="minorHAnsi" w:eastAsiaTheme="minorEastAsia" w:hAnsiTheme="minorHAnsi" w:cstheme="minorBidi"/>
          <w:color w:val="auto"/>
          <w:sz w:val="22"/>
          <w:szCs w:val="22"/>
        </w:rPr>
      </w:pPr>
      <w:ins w:id="769" w:author="Seggelke, Klaus" w:date="2017-03-14T17:12:00Z">
        <w:r w:rsidRPr="0006032F">
          <w:rPr>
            <w:rStyle w:val="Hyperlink"/>
          </w:rPr>
          <w:fldChar w:fldCharType="begin"/>
        </w:r>
        <w:r w:rsidRPr="0006032F">
          <w:rPr>
            <w:rStyle w:val="Hyperlink"/>
          </w:rPr>
          <w:instrText xml:space="preserve"> </w:instrText>
        </w:r>
        <w:r>
          <w:instrText>HYPERLINK \l "_Toc477275292"</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TC.VNF.SCALE.OUT.001</w:t>
        </w:r>
        <w:r>
          <w:rPr>
            <w:rFonts w:asciiTheme="minorHAnsi" w:eastAsiaTheme="minorEastAsia" w:hAnsiTheme="minorHAnsi" w:cstheme="minorBidi"/>
            <w:color w:val="auto"/>
            <w:sz w:val="22"/>
            <w:szCs w:val="22"/>
          </w:rPr>
          <w:tab/>
        </w:r>
        <w:r w:rsidRPr="0006032F">
          <w:rPr>
            <w:rStyle w:val="Hyperlink"/>
          </w:rPr>
          <w:t>Scale-Out VNF instance</w:t>
        </w:r>
        <w:r>
          <w:rPr>
            <w:webHidden/>
          </w:rPr>
          <w:tab/>
        </w:r>
        <w:r>
          <w:rPr>
            <w:webHidden/>
          </w:rPr>
          <w:fldChar w:fldCharType="begin"/>
        </w:r>
        <w:r>
          <w:rPr>
            <w:webHidden/>
          </w:rPr>
          <w:instrText xml:space="preserve"> PAGEREF _Toc477275292 \h </w:instrText>
        </w:r>
        <w:r>
          <w:rPr>
            <w:webHidden/>
          </w:rPr>
        </w:r>
      </w:ins>
      <w:r>
        <w:rPr>
          <w:webHidden/>
        </w:rPr>
        <w:fldChar w:fldCharType="separate"/>
      </w:r>
      <w:ins w:id="770" w:author="Seggelke, Klaus" w:date="2017-03-14T17:12:00Z">
        <w:r>
          <w:rPr>
            <w:webHidden/>
          </w:rPr>
          <w:t>71</w:t>
        </w:r>
        <w:r>
          <w:rPr>
            <w:webHidden/>
          </w:rPr>
          <w:fldChar w:fldCharType="end"/>
        </w:r>
        <w:r w:rsidRPr="0006032F">
          <w:rPr>
            <w:rStyle w:val="Hyperlink"/>
          </w:rPr>
          <w:fldChar w:fldCharType="end"/>
        </w:r>
      </w:ins>
    </w:p>
    <w:p w:rsidR="00A57497" w:rsidRDefault="00A57497">
      <w:pPr>
        <w:pStyle w:val="TOC1"/>
        <w:rPr>
          <w:ins w:id="771" w:author="Seggelke, Klaus" w:date="2017-03-14T17:12:00Z"/>
          <w:rFonts w:asciiTheme="minorHAnsi" w:eastAsiaTheme="minorEastAsia" w:hAnsiTheme="minorHAnsi" w:cstheme="minorBidi"/>
          <w:color w:val="auto"/>
          <w:sz w:val="22"/>
          <w:szCs w:val="22"/>
        </w:rPr>
      </w:pPr>
      <w:ins w:id="772" w:author="Seggelke, Klaus" w:date="2017-03-14T17:12:00Z">
        <w:r w:rsidRPr="0006032F">
          <w:rPr>
            <w:rStyle w:val="Hyperlink"/>
          </w:rPr>
          <w:fldChar w:fldCharType="begin"/>
        </w:r>
        <w:r w:rsidRPr="0006032F">
          <w:rPr>
            <w:rStyle w:val="Hyperlink"/>
          </w:rPr>
          <w:instrText xml:space="preserve"> </w:instrText>
        </w:r>
        <w:r>
          <w:instrText>HYPERLINK \l "_Toc477275293"</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TC.VNF.SCALE.OUT.002</w:t>
        </w:r>
        <w:r>
          <w:rPr>
            <w:rFonts w:asciiTheme="minorHAnsi" w:eastAsiaTheme="minorEastAsia" w:hAnsiTheme="minorHAnsi" w:cstheme="minorBidi"/>
            <w:color w:val="auto"/>
            <w:sz w:val="22"/>
            <w:szCs w:val="22"/>
          </w:rPr>
          <w:tab/>
        </w:r>
        <w:r w:rsidRPr="0006032F">
          <w:rPr>
            <w:rStyle w:val="Hyperlink"/>
          </w:rPr>
          <w:t>Max scale-out VNF instance</w:t>
        </w:r>
        <w:r>
          <w:rPr>
            <w:webHidden/>
          </w:rPr>
          <w:tab/>
        </w:r>
        <w:r>
          <w:rPr>
            <w:webHidden/>
          </w:rPr>
          <w:fldChar w:fldCharType="begin"/>
        </w:r>
        <w:r>
          <w:rPr>
            <w:webHidden/>
          </w:rPr>
          <w:instrText xml:space="preserve"> PAGEREF _Toc477275293 \h </w:instrText>
        </w:r>
        <w:r>
          <w:rPr>
            <w:webHidden/>
          </w:rPr>
        </w:r>
      </w:ins>
      <w:r>
        <w:rPr>
          <w:webHidden/>
        </w:rPr>
        <w:fldChar w:fldCharType="separate"/>
      </w:r>
      <w:ins w:id="773" w:author="Seggelke, Klaus" w:date="2017-03-14T17:12:00Z">
        <w:r>
          <w:rPr>
            <w:webHidden/>
          </w:rPr>
          <w:t>72</w:t>
        </w:r>
        <w:r>
          <w:rPr>
            <w:webHidden/>
          </w:rPr>
          <w:fldChar w:fldCharType="end"/>
        </w:r>
        <w:r w:rsidRPr="0006032F">
          <w:rPr>
            <w:rStyle w:val="Hyperlink"/>
          </w:rPr>
          <w:fldChar w:fldCharType="end"/>
        </w:r>
      </w:ins>
    </w:p>
    <w:p w:rsidR="00A57497" w:rsidRDefault="00A57497">
      <w:pPr>
        <w:pStyle w:val="TOC1"/>
        <w:rPr>
          <w:ins w:id="774" w:author="Seggelke, Klaus" w:date="2017-03-14T17:12:00Z"/>
          <w:rFonts w:asciiTheme="minorHAnsi" w:eastAsiaTheme="minorEastAsia" w:hAnsiTheme="minorHAnsi" w:cstheme="minorBidi"/>
          <w:color w:val="auto"/>
          <w:sz w:val="22"/>
          <w:szCs w:val="22"/>
        </w:rPr>
      </w:pPr>
      <w:ins w:id="775" w:author="Seggelke, Klaus" w:date="2017-03-14T17:12:00Z">
        <w:r w:rsidRPr="0006032F">
          <w:rPr>
            <w:rStyle w:val="Hyperlink"/>
          </w:rPr>
          <w:fldChar w:fldCharType="begin"/>
        </w:r>
        <w:r w:rsidRPr="0006032F">
          <w:rPr>
            <w:rStyle w:val="Hyperlink"/>
          </w:rPr>
          <w:instrText xml:space="preserve"> </w:instrText>
        </w:r>
        <w:r>
          <w:instrText>HYPERLINK \l "_Toc477275294"</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TC.VNF.SCALE.OUT.003</w:t>
        </w:r>
        <w:r>
          <w:rPr>
            <w:rFonts w:asciiTheme="minorHAnsi" w:eastAsiaTheme="minorEastAsia" w:hAnsiTheme="minorHAnsi" w:cstheme="minorBidi"/>
            <w:color w:val="auto"/>
            <w:sz w:val="22"/>
            <w:szCs w:val="22"/>
          </w:rPr>
          <w:tab/>
        </w:r>
        <w:r w:rsidRPr="0006032F">
          <w:rPr>
            <w:rStyle w:val="Hyperlink"/>
          </w:rPr>
          <w:t>Scale-in VNF instance</w:t>
        </w:r>
        <w:r>
          <w:rPr>
            <w:webHidden/>
          </w:rPr>
          <w:tab/>
        </w:r>
        <w:r>
          <w:rPr>
            <w:webHidden/>
          </w:rPr>
          <w:fldChar w:fldCharType="begin"/>
        </w:r>
        <w:r>
          <w:rPr>
            <w:webHidden/>
          </w:rPr>
          <w:instrText xml:space="preserve"> PAGEREF _Toc477275294 \h </w:instrText>
        </w:r>
        <w:r>
          <w:rPr>
            <w:webHidden/>
          </w:rPr>
        </w:r>
      </w:ins>
      <w:r>
        <w:rPr>
          <w:webHidden/>
        </w:rPr>
        <w:fldChar w:fldCharType="separate"/>
      </w:r>
      <w:ins w:id="776" w:author="Seggelke, Klaus" w:date="2017-03-14T17:12:00Z">
        <w:r>
          <w:rPr>
            <w:webHidden/>
          </w:rPr>
          <w:t>73</w:t>
        </w:r>
        <w:r>
          <w:rPr>
            <w:webHidden/>
          </w:rPr>
          <w:fldChar w:fldCharType="end"/>
        </w:r>
        <w:r w:rsidRPr="0006032F">
          <w:rPr>
            <w:rStyle w:val="Hyperlink"/>
          </w:rPr>
          <w:fldChar w:fldCharType="end"/>
        </w:r>
      </w:ins>
    </w:p>
    <w:p w:rsidR="00A57497" w:rsidRDefault="00A57497">
      <w:pPr>
        <w:pStyle w:val="TOC1"/>
        <w:rPr>
          <w:ins w:id="777" w:author="Seggelke, Klaus" w:date="2017-03-14T17:12:00Z"/>
          <w:rFonts w:asciiTheme="minorHAnsi" w:eastAsiaTheme="minorEastAsia" w:hAnsiTheme="minorHAnsi" w:cstheme="minorBidi"/>
          <w:color w:val="auto"/>
          <w:sz w:val="22"/>
          <w:szCs w:val="22"/>
        </w:rPr>
      </w:pPr>
      <w:ins w:id="778" w:author="Seggelke, Klaus" w:date="2017-03-14T17:12:00Z">
        <w:r w:rsidRPr="0006032F">
          <w:rPr>
            <w:rStyle w:val="Hyperlink"/>
          </w:rPr>
          <w:fldChar w:fldCharType="begin"/>
        </w:r>
        <w:r w:rsidRPr="0006032F">
          <w:rPr>
            <w:rStyle w:val="Hyperlink"/>
          </w:rPr>
          <w:instrText xml:space="preserve"> </w:instrText>
        </w:r>
        <w:r>
          <w:instrText>HYPERLINK \l "_Toc477275295"</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TC.VNF.SCALE.OUT.004</w:t>
        </w:r>
        <w:r>
          <w:rPr>
            <w:rFonts w:asciiTheme="minorHAnsi" w:eastAsiaTheme="minorEastAsia" w:hAnsiTheme="minorHAnsi" w:cstheme="minorBidi"/>
            <w:color w:val="auto"/>
            <w:sz w:val="22"/>
            <w:szCs w:val="22"/>
          </w:rPr>
          <w:tab/>
        </w:r>
        <w:r w:rsidRPr="0006032F">
          <w:rPr>
            <w:rStyle w:val="Hyperlink"/>
          </w:rPr>
          <w:t>Max vResource limit reached before max VNFD limit for scale-out</w:t>
        </w:r>
        <w:r>
          <w:rPr>
            <w:webHidden/>
          </w:rPr>
          <w:tab/>
        </w:r>
        <w:r>
          <w:rPr>
            <w:webHidden/>
          </w:rPr>
          <w:fldChar w:fldCharType="begin"/>
        </w:r>
        <w:r>
          <w:rPr>
            <w:webHidden/>
          </w:rPr>
          <w:instrText xml:space="preserve"> PAGEREF _Toc477275295 \h </w:instrText>
        </w:r>
        <w:r>
          <w:rPr>
            <w:webHidden/>
          </w:rPr>
        </w:r>
      </w:ins>
      <w:r>
        <w:rPr>
          <w:webHidden/>
        </w:rPr>
        <w:fldChar w:fldCharType="separate"/>
      </w:r>
      <w:ins w:id="779" w:author="Seggelke, Klaus" w:date="2017-03-14T17:12:00Z">
        <w:r>
          <w:rPr>
            <w:webHidden/>
          </w:rPr>
          <w:t>75</w:t>
        </w:r>
        <w:r>
          <w:rPr>
            <w:webHidden/>
          </w:rPr>
          <w:fldChar w:fldCharType="end"/>
        </w:r>
        <w:r w:rsidRPr="0006032F">
          <w:rPr>
            <w:rStyle w:val="Hyperlink"/>
          </w:rPr>
          <w:fldChar w:fldCharType="end"/>
        </w:r>
      </w:ins>
    </w:p>
    <w:p w:rsidR="00A57497" w:rsidRDefault="00A57497">
      <w:pPr>
        <w:pStyle w:val="TOC1"/>
        <w:rPr>
          <w:ins w:id="780" w:author="Seggelke, Klaus" w:date="2017-03-14T17:12:00Z"/>
          <w:rFonts w:asciiTheme="minorHAnsi" w:eastAsiaTheme="minorEastAsia" w:hAnsiTheme="minorHAnsi" w:cstheme="minorBidi"/>
          <w:color w:val="auto"/>
          <w:sz w:val="22"/>
          <w:szCs w:val="22"/>
        </w:rPr>
      </w:pPr>
      <w:ins w:id="781" w:author="Seggelke, Klaus" w:date="2017-03-14T17:12:00Z">
        <w:r w:rsidRPr="0006032F">
          <w:rPr>
            <w:rStyle w:val="Hyperlink"/>
          </w:rPr>
          <w:fldChar w:fldCharType="begin"/>
        </w:r>
        <w:r w:rsidRPr="0006032F">
          <w:rPr>
            <w:rStyle w:val="Hyperlink"/>
          </w:rPr>
          <w:instrText xml:space="preserve"> </w:instrText>
        </w:r>
        <w:r>
          <w:instrText>HYPERLINK \l "_Toc477275296"</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TC.VNF.SCALE.OUT.005</w:t>
        </w:r>
        <w:r>
          <w:rPr>
            <w:rFonts w:asciiTheme="minorHAnsi" w:eastAsiaTheme="minorEastAsia" w:hAnsiTheme="minorHAnsi" w:cstheme="minorBidi"/>
            <w:color w:val="auto"/>
            <w:sz w:val="22"/>
            <w:szCs w:val="22"/>
          </w:rPr>
          <w:tab/>
        </w:r>
        <w:r w:rsidRPr="0006032F">
          <w:rPr>
            <w:rStyle w:val="Hyperlink"/>
          </w:rPr>
          <w:t>Removal of virtualized specialized hardware acceleration for scale-in</w:t>
        </w:r>
        <w:r>
          <w:rPr>
            <w:webHidden/>
          </w:rPr>
          <w:tab/>
        </w:r>
        <w:r>
          <w:rPr>
            <w:webHidden/>
          </w:rPr>
          <w:fldChar w:fldCharType="begin"/>
        </w:r>
        <w:r>
          <w:rPr>
            <w:webHidden/>
          </w:rPr>
          <w:instrText xml:space="preserve"> PAGEREF _Toc477275296 \h </w:instrText>
        </w:r>
        <w:r>
          <w:rPr>
            <w:webHidden/>
          </w:rPr>
        </w:r>
      </w:ins>
      <w:r>
        <w:rPr>
          <w:webHidden/>
        </w:rPr>
        <w:fldChar w:fldCharType="separate"/>
      </w:r>
      <w:ins w:id="782" w:author="Seggelke, Klaus" w:date="2017-03-14T17:12:00Z">
        <w:r>
          <w:rPr>
            <w:webHidden/>
          </w:rPr>
          <w:t>76</w:t>
        </w:r>
        <w:r>
          <w:rPr>
            <w:webHidden/>
          </w:rPr>
          <w:fldChar w:fldCharType="end"/>
        </w:r>
        <w:r w:rsidRPr="0006032F">
          <w:rPr>
            <w:rStyle w:val="Hyperlink"/>
          </w:rPr>
          <w:fldChar w:fldCharType="end"/>
        </w:r>
      </w:ins>
    </w:p>
    <w:p w:rsidR="00A57497" w:rsidRDefault="00A57497">
      <w:pPr>
        <w:pStyle w:val="TOC1"/>
        <w:rPr>
          <w:ins w:id="783" w:author="Seggelke, Klaus" w:date="2017-03-14T17:12:00Z"/>
          <w:rFonts w:asciiTheme="minorHAnsi" w:eastAsiaTheme="minorEastAsia" w:hAnsiTheme="minorHAnsi" w:cstheme="minorBidi"/>
          <w:color w:val="auto"/>
          <w:sz w:val="22"/>
          <w:szCs w:val="22"/>
        </w:rPr>
      </w:pPr>
      <w:ins w:id="784" w:author="Seggelke, Klaus" w:date="2017-03-14T17:12:00Z">
        <w:r w:rsidRPr="0006032F">
          <w:rPr>
            <w:rStyle w:val="Hyperlink"/>
          </w:rPr>
          <w:fldChar w:fldCharType="begin"/>
        </w:r>
        <w:r w:rsidRPr="0006032F">
          <w:rPr>
            <w:rStyle w:val="Hyperlink"/>
          </w:rPr>
          <w:instrText xml:space="preserve"> </w:instrText>
        </w:r>
        <w:r>
          <w:instrText>HYPERLINK \l "_Toc477275297"</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TC.VNF.MIGRATE.001</w:t>
        </w:r>
        <w:r>
          <w:rPr>
            <w:rFonts w:asciiTheme="minorHAnsi" w:eastAsiaTheme="minorEastAsia" w:hAnsiTheme="minorHAnsi" w:cstheme="minorBidi"/>
            <w:color w:val="auto"/>
            <w:sz w:val="22"/>
            <w:szCs w:val="22"/>
          </w:rPr>
          <w:tab/>
        </w:r>
        <w:r w:rsidRPr="0006032F">
          <w:rPr>
            <w:rStyle w:val="Hyperlink"/>
          </w:rPr>
          <w:t>Migration of virtual resource with live migration set without traffic load</w:t>
        </w:r>
        <w:r>
          <w:rPr>
            <w:webHidden/>
          </w:rPr>
          <w:tab/>
        </w:r>
        <w:r>
          <w:rPr>
            <w:webHidden/>
          </w:rPr>
          <w:fldChar w:fldCharType="begin"/>
        </w:r>
        <w:r>
          <w:rPr>
            <w:webHidden/>
          </w:rPr>
          <w:instrText xml:space="preserve"> PAGEREF _Toc477275297 \h </w:instrText>
        </w:r>
        <w:r>
          <w:rPr>
            <w:webHidden/>
          </w:rPr>
        </w:r>
      </w:ins>
      <w:r>
        <w:rPr>
          <w:webHidden/>
        </w:rPr>
        <w:fldChar w:fldCharType="separate"/>
      </w:r>
      <w:ins w:id="785" w:author="Seggelke, Klaus" w:date="2017-03-14T17:12:00Z">
        <w:r>
          <w:rPr>
            <w:webHidden/>
          </w:rPr>
          <w:t>78</w:t>
        </w:r>
        <w:r>
          <w:rPr>
            <w:webHidden/>
          </w:rPr>
          <w:fldChar w:fldCharType="end"/>
        </w:r>
        <w:r w:rsidRPr="0006032F">
          <w:rPr>
            <w:rStyle w:val="Hyperlink"/>
          </w:rPr>
          <w:fldChar w:fldCharType="end"/>
        </w:r>
      </w:ins>
    </w:p>
    <w:p w:rsidR="00A57497" w:rsidRDefault="00A57497">
      <w:pPr>
        <w:pStyle w:val="TOC1"/>
        <w:rPr>
          <w:ins w:id="786" w:author="Seggelke, Klaus" w:date="2017-03-14T17:12:00Z"/>
          <w:rFonts w:asciiTheme="minorHAnsi" w:eastAsiaTheme="minorEastAsia" w:hAnsiTheme="minorHAnsi" w:cstheme="minorBidi"/>
          <w:color w:val="auto"/>
          <w:sz w:val="22"/>
          <w:szCs w:val="22"/>
        </w:rPr>
      </w:pPr>
      <w:ins w:id="787" w:author="Seggelke, Klaus" w:date="2017-03-14T17:12:00Z">
        <w:r w:rsidRPr="0006032F">
          <w:rPr>
            <w:rStyle w:val="Hyperlink"/>
          </w:rPr>
          <w:fldChar w:fldCharType="begin"/>
        </w:r>
        <w:r w:rsidRPr="0006032F">
          <w:rPr>
            <w:rStyle w:val="Hyperlink"/>
          </w:rPr>
          <w:instrText xml:space="preserve"> </w:instrText>
        </w:r>
        <w:r>
          <w:instrText>HYPERLINK \l "_Toc477275298"</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TC.VNF.MIGRATE.002</w:t>
        </w:r>
        <w:r>
          <w:rPr>
            <w:rFonts w:asciiTheme="minorHAnsi" w:eastAsiaTheme="minorEastAsia" w:hAnsiTheme="minorHAnsi" w:cstheme="minorBidi"/>
            <w:color w:val="auto"/>
            <w:sz w:val="22"/>
            <w:szCs w:val="22"/>
          </w:rPr>
          <w:tab/>
        </w:r>
        <w:r w:rsidRPr="0006032F">
          <w:rPr>
            <w:rStyle w:val="Hyperlink"/>
          </w:rPr>
          <w:t>Migration of virtual resource with live migration set under traffic load</w:t>
        </w:r>
        <w:r>
          <w:rPr>
            <w:webHidden/>
          </w:rPr>
          <w:tab/>
        </w:r>
        <w:r>
          <w:rPr>
            <w:webHidden/>
          </w:rPr>
          <w:fldChar w:fldCharType="begin"/>
        </w:r>
        <w:r>
          <w:rPr>
            <w:webHidden/>
          </w:rPr>
          <w:instrText xml:space="preserve"> PAGEREF _Toc477275298 \h </w:instrText>
        </w:r>
        <w:r>
          <w:rPr>
            <w:webHidden/>
          </w:rPr>
        </w:r>
      </w:ins>
      <w:r>
        <w:rPr>
          <w:webHidden/>
        </w:rPr>
        <w:fldChar w:fldCharType="separate"/>
      </w:r>
      <w:ins w:id="788" w:author="Seggelke, Klaus" w:date="2017-03-14T17:12:00Z">
        <w:r>
          <w:rPr>
            <w:webHidden/>
          </w:rPr>
          <w:t>78</w:t>
        </w:r>
        <w:r>
          <w:rPr>
            <w:webHidden/>
          </w:rPr>
          <w:fldChar w:fldCharType="end"/>
        </w:r>
        <w:r w:rsidRPr="0006032F">
          <w:rPr>
            <w:rStyle w:val="Hyperlink"/>
          </w:rPr>
          <w:fldChar w:fldCharType="end"/>
        </w:r>
      </w:ins>
    </w:p>
    <w:p w:rsidR="00A57497" w:rsidRDefault="00A57497">
      <w:pPr>
        <w:pStyle w:val="TOC1"/>
        <w:rPr>
          <w:ins w:id="789" w:author="Seggelke, Klaus" w:date="2017-03-14T17:12:00Z"/>
          <w:rFonts w:asciiTheme="minorHAnsi" w:eastAsiaTheme="minorEastAsia" w:hAnsiTheme="minorHAnsi" w:cstheme="minorBidi"/>
          <w:color w:val="auto"/>
          <w:sz w:val="22"/>
          <w:szCs w:val="22"/>
        </w:rPr>
      </w:pPr>
      <w:ins w:id="790" w:author="Seggelke, Klaus" w:date="2017-03-14T17:12:00Z">
        <w:r w:rsidRPr="0006032F">
          <w:rPr>
            <w:rStyle w:val="Hyperlink"/>
          </w:rPr>
          <w:lastRenderedPageBreak/>
          <w:fldChar w:fldCharType="begin"/>
        </w:r>
        <w:r w:rsidRPr="0006032F">
          <w:rPr>
            <w:rStyle w:val="Hyperlink"/>
          </w:rPr>
          <w:instrText xml:space="preserve"> </w:instrText>
        </w:r>
        <w:r>
          <w:instrText>HYPERLINK \l "_Toc477275299"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TC.VNF.MIGRATE.003</w:t>
        </w:r>
        <w:r>
          <w:rPr>
            <w:rFonts w:asciiTheme="minorHAnsi" w:eastAsiaTheme="minorEastAsia" w:hAnsiTheme="minorHAnsi" w:cstheme="minorBidi"/>
            <w:color w:val="auto"/>
            <w:sz w:val="22"/>
            <w:szCs w:val="22"/>
          </w:rPr>
          <w:tab/>
        </w:r>
        <w:r w:rsidRPr="0006032F">
          <w:rPr>
            <w:rStyle w:val="Hyperlink"/>
          </w:rPr>
          <w:t>Migration of virtual resource with offline migration set without traffic load</w:t>
        </w:r>
        <w:r>
          <w:rPr>
            <w:webHidden/>
          </w:rPr>
          <w:tab/>
        </w:r>
        <w:r>
          <w:rPr>
            <w:webHidden/>
          </w:rPr>
          <w:fldChar w:fldCharType="begin"/>
        </w:r>
        <w:r>
          <w:rPr>
            <w:webHidden/>
          </w:rPr>
          <w:instrText xml:space="preserve"> PAGEREF _Toc477275299 \h </w:instrText>
        </w:r>
        <w:r>
          <w:rPr>
            <w:webHidden/>
          </w:rPr>
        </w:r>
      </w:ins>
      <w:r>
        <w:rPr>
          <w:webHidden/>
        </w:rPr>
        <w:fldChar w:fldCharType="separate"/>
      </w:r>
      <w:ins w:id="791" w:author="Seggelke, Klaus" w:date="2017-03-14T17:12:00Z">
        <w:r>
          <w:rPr>
            <w:webHidden/>
          </w:rPr>
          <w:t>79</w:t>
        </w:r>
        <w:r>
          <w:rPr>
            <w:webHidden/>
          </w:rPr>
          <w:fldChar w:fldCharType="end"/>
        </w:r>
        <w:r w:rsidRPr="0006032F">
          <w:rPr>
            <w:rStyle w:val="Hyperlink"/>
          </w:rPr>
          <w:fldChar w:fldCharType="end"/>
        </w:r>
      </w:ins>
    </w:p>
    <w:p w:rsidR="00A57497" w:rsidRDefault="00A57497">
      <w:pPr>
        <w:pStyle w:val="TOC1"/>
        <w:rPr>
          <w:ins w:id="792" w:author="Seggelke, Klaus" w:date="2017-03-14T17:12:00Z"/>
          <w:rFonts w:asciiTheme="minorHAnsi" w:eastAsiaTheme="minorEastAsia" w:hAnsiTheme="minorHAnsi" w:cstheme="minorBidi"/>
          <w:color w:val="auto"/>
          <w:sz w:val="22"/>
          <w:szCs w:val="22"/>
        </w:rPr>
      </w:pPr>
      <w:ins w:id="793" w:author="Seggelke, Klaus" w:date="2017-03-14T17:12:00Z">
        <w:r w:rsidRPr="0006032F">
          <w:rPr>
            <w:rStyle w:val="Hyperlink"/>
          </w:rPr>
          <w:fldChar w:fldCharType="begin"/>
        </w:r>
        <w:r w:rsidRPr="0006032F">
          <w:rPr>
            <w:rStyle w:val="Hyperlink"/>
          </w:rPr>
          <w:instrText xml:space="preserve"> </w:instrText>
        </w:r>
        <w:r>
          <w:instrText>HYPERLINK \l "_Toc477275300"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TC.VNF.MIGRATE.004</w:t>
        </w:r>
        <w:r>
          <w:rPr>
            <w:rFonts w:asciiTheme="minorHAnsi" w:eastAsiaTheme="minorEastAsia" w:hAnsiTheme="minorHAnsi" w:cstheme="minorBidi"/>
            <w:color w:val="auto"/>
            <w:sz w:val="22"/>
            <w:szCs w:val="22"/>
          </w:rPr>
          <w:tab/>
        </w:r>
        <w:r w:rsidRPr="0006032F">
          <w:rPr>
            <w:rStyle w:val="Hyperlink"/>
          </w:rPr>
          <w:t>Migration of virtual resource with offline migration set under traffic load</w:t>
        </w:r>
        <w:r>
          <w:rPr>
            <w:webHidden/>
          </w:rPr>
          <w:tab/>
        </w:r>
        <w:r>
          <w:rPr>
            <w:webHidden/>
          </w:rPr>
          <w:fldChar w:fldCharType="begin"/>
        </w:r>
        <w:r>
          <w:rPr>
            <w:webHidden/>
          </w:rPr>
          <w:instrText xml:space="preserve"> PAGEREF _Toc477275300 \h </w:instrText>
        </w:r>
        <w:r>
          <w:rPr>
            <w:webHidden/>
          </w:rPr>
        </w:r>
      </w:ins>
      <w:r>
        <w:rPr>
          <w:webHidden/>
        </w:rPr>
        <w:fldChar w:fldCharType="separate"/>
      </w:r>
      <w:ins w:id="794" w:author="Seggelke, Klaus" w:date="2017-03-14T17:12:00Z">
        <w:r>
          <w:rPr>
            <w:webHidden/>
          </w:rPr>
          <w:t>80</w:t>
        </w:r>
        <w:r>
          <w:rPr>
            <w:webHidden/>
          </w:rPr>
          <w:fldChar w:fldCharType="end"/>
        </w:r>
        <w:r w:rsidRPr="0006032F">
          <w:rPr>
            <w:rStyle w:val="Hyperlink"/>
          </w:rPr>
          <w:fldChar w:fldCharType="end"/>
        </w:r>
      </w:ins>
    </w:p>
    <w:p w:rsidR="00A57497" w:rsidRDefault="00A57497">
      <w:pPr>
        <w:pStyle w:val="TOC1"/>
        <w:rPr>
          <w:ins w:id="795" w:author="Seggelke, Klaus" w:date="2017-03-14T17:12:00Z"/>
          <w:rFonts w:asciiTheme="minorHAnsi" w:eastAsiaTheme="minorEastAsia" w:hAnsiTheme="minorHAnsi" w:cstheme="minorBidi"/>
          <w:color w:val="auto"/>
          <w:sz w:val="22"/>
          <w:szCs w:val="22"/>
        </w:rPr>
      </w:pPr>
      <w:ins w:id="796" w:author="Seggelke, Klaus" w:date="2017-03-14T17:12:00Z">
        <w:r w:rsidRPr="0006032F">
          <w:rPr>
            <w:rStyle w:val="Hyperlink"/>
          </w:rPr>
          <w:fldChar w:fldCharType="begin"/>
        </w:r>
        <w:r w:rsidRPr="0006032F">
          <w:rPr>
            <w:rStyle w:val="Hyperlink"/>
          </w:rPr>
          <w:instrText xml:space="preserve"> </w:instrText>
        </w:r>
        <w:r>
          <w:instrText>HYPERLINK \l "_Toc477275301"</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TC.VNF.VNETWORK.001</w:t>
        </w:r>
        <w:r>
          <w:rPr>
            <w:rFonts w:asciiTheme="minorHAnsi" w:eastAsiaTheme="minorEastAsia" w:hAnsiTheme="minorHAnsi" w:cstheme="minorBidi"/>
            <w:color w:val="auto"/>
            <w:sz w:val="22"/>
            <w:szCs w:val="22"/>
          </w:rPr>
          <w:tab/>
        </w:r>
        <w:r w:rsidRPr="0006032F">
          <w:rPr>
            <w:rStyle w:val="Hyperlink"/>
          </w:rPr>
          <w:t>vNetworks resources</w:t>
        </w:r>
        <w:r>
          <w:rPr>
            <w:webHidden/>
          </w:rPr>
          <w:tab/>
        </w:r>
        <w:r>
          <w:rPr>
            <w:webHidden/>
          </w:rPr>
          <w:fldChar w:fldCharType="begin"/>
        </w:r>
        <w:r>
          <w:rPr>
            <w:webHidden/>
          </w:rPr>
          <w:instrText xml:space="preserve"> PAGEREF _Toc477275301 \h </w:instrText>
        </w:r>
        <w:r>
          <w:rPr>
            <w:webHidden/>
          </w:rPr>
        </w:r>
      </w:ins>
      <w:r>
        <w:rPr>
          <w:webHidden/>
        </w:rPr>
        <w:fldChar w:fldCharType="separate"/>
      </w:r>
      <w:ins w:id="797" w:author="Seggelke, Klaus" w:date="2017-03-14T17:12:00Z">
        <w:r>
          <w:rPr>
            <w:webHidden/>
          </w:rPr>
          <w:t>82</w:t>
        </w:r>
        <w:r>
          <w:rPr>
            <w:webHidden/>
          </w:rPr>
          <w:fldChar w:fldCharType="end"/>
        </w:r>
        <w:r w:rsidRPr="0006032F">
          <w:rPr>
            <w:rStyle w:val="Hyperlink"/>
          </w:rPr>
          <w:fldChar w:fldCharType="end"/>
        </w:r>
      </w:ins>
    </w:p>
    <w:p w:rsidR="00A57497" w:rsidRDefault="00A57497">
      <w:pPr>
        <w:pStyle w:val="TOC1"/>
        <w:rPr>
          <w:ins w:id="798" w:author="Seggelke, Klaus" w:date="2017-03-14T17:12:00Z"/>
          <w:rFonts w:asciiTheme="minorHAnsi" w:eastAsiaTheme="minorEastAsia" w:hAnsiTheme="minorHAnsi" w:cstheme="minorBidi"/>
          <w:color w:val="auto"/>
          <w:sz w:val="22"/>
          <w:szCs w:val="22"/>
        </w:rPr>
      </w:pPr>
      <w:ins w:id="799" w:author="Seggelke, Klaus" w:date="2017-03-14T17:12:00Z">
        <w:r w:rsidRPr="0006032F">
          <w:rPr>
            <w:rStyle w:val="Hyperlink"/>
          </w:rPr>
          <w:fldChar w:fldCharType="begin"/>
        </w:r>
        <w:r w:rsidRPr="0006032F">
          <w:rPr>
            <w:rStyle w:val="Hyperlink"/>
          </w:rPr>
          <w:instrText xml:space="preserve"> </w:instrText>
        </w:r>
        <w:r>
          <w:instrText>HYPERLINK \l "_Toc477275302"</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TC.VNF.VNETWORK.002</w:t>
        </w:r>
        <w:r>
          <w:rPr>
            <w:rFonts w:asciiTheme="minorHAnsi" w:eastAsiaTheme="minorEastAsia" w:hAnsiTheme="minorHAnsi" w:cstheme="minorBidi"/>
            <w:color w:val="auto"/>
            <w:sz w:val="22"/>
            <w:szCs w:val="22"/>
          </w:rPr>
          <w:tab/>
        </w:r>
        <w:r w:rsidRPr="0006032F">
          <w:rPr>
            <w:rStyle w:val="Hyperlink"/>
          </w:rPr>
          <w:t>VNFM is able to modify the bandwidth of the vNetwork</w:t>
        </w:r>
        <w:r>
          <w:rPr>
            <w:webHidden/>
          </w:rPr>
          <w:tab/>
        </w:r>
        <w:r>
          <w:rPr>
            <w:webHidden/>
          </w:rPr>
          <w:fldChar w:fldCharType="begin"/>
        </w:r>
        <w:r>
          <w:rPr>
            <w:webHidden/>
          </w:rPr>
          <w:instrText xml:space="preserve"> PAGEREF _Toc477275302 \h </w:instrText>
        </w:r>
        <w:r>
          <w:rPr>
            <w:webHidden/>
          </w:rPr>
        </w:r>
      </w:ins>
      <w:r>
        <w:rPr>
          <w:webHidden/>
        </w:rPr>
        <w:fldChar w:fldCharType="separate"/>
      </w:r>
      <w:ins w:id="800" w:author="Seggelke, Klaus" w:date="2017-03-14T17:12:00Z">
        <w:r>
          <w:rPr>
            <w:webHidden/>
          </w:rPr>
          <w:t>83</w:t>
        </w:r>
        <w:r>
          <w:rPr>
            <w:webHidden/>
          </w:rPr>
          <w:fldChar w:fldCharType="end"/>
        </w:r>
        <w:r w:rsidRPr="0006032F">
          <w:rPr>
            <w:rStyle w:val="Hyperlink"/>
          </w:rPr>
          <w:fldChar w:fldCharType="end"/>
        </w:r>
      </w:ins>
    </w:p>
    <w:p w:rsidR="00A57497" w:rsidRDefault="00A57497">
      <w:pPr>
        <w:pStyle w:val="TOC1"/>
        <w:rPr>
          <w:ins w:id="801" w:author="Seggelke, Klaus" w:date="2017-03-14T17:12:00Z"/>
          <w:rFonts w:asciiTheme="minorHAnsi" w:eastAsiaTheme="minorEastAsia" w:hAnsiTheme="minorHAnsi" w:cstheme="minorBidi"/>
          <w:color w:val="auto"/>
          <w:sz w:val="22"/>
          <w:szCs w:val="22"/>
        </w:rPr>
      </w:pPr>
      <w:ins w:id="802" w:author="Seggelke, Klaus" w:date="2017-03-14T17:12:00Z">
        <w:r w:rsidRPr="0006032F">
          <w:rPr>
            <w:rStyle w:val="Hyperlink"/>
          </w:rPr>
          <w:fldChar w:fldCharType="begin"/>
        </w:r>
        <w:r w:rsidRPr="0006032F">
          <w:rPr>
            <w:rStyle w:val="Hyperlink"/>
          </w:rPr>
          <w:instrText xml:space="preserve"> </w:instrText>
        </w:r>
        <w:r>
          <w:instrText>HYPERLINK \l "_Toc477275303"</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TC.VNF.VSTORAGE.001</w:t>
        </w:r>
        <w:r>
          <w:rPr>
            <w:rFonts w:asciiTheme="minorHAnsi" w:eastAsiaTheme="minorEastAsia" w:hAnsiTheme="minorHAnsi" w:cstheme="minorBidi"/>
            <w:color w:val="auto"/>
            <w:sz w:val="22"/>
            <w:szCs w:val="22"/>
          </w:rPr>
          <w:tab/>
        </w:r>
        <w:r w:rsidRPr="0006032F">
          <w:rPr>
            <w:rStyle w:val="Hyperlink"/>
          </w:rPr>
          <w:t>Increase of vStorage</w:t>
        </w:r>
        <w:r>
          <w:rPr>
            <w:webHidden/>
          </w:rPr>
          <w:tab/>
        </w:r>
        <w:r>
          <w:rPr>
            <w:webHidden/>
          </w:rPr>
          <w:fldChar w:fldCharType="begin"/>
        </w:r>
        <w:r>
          <w:rPr>
            <w:webHidden/>
          </w:rPr>
          <w:instrText xml:space="preserve"> PAGEREF _Toc477275303 \h </w:instrText>
        </w:r>
        <w:r>
          <w:rPr>
            <w:webHidden/>
          </w:rPr>
        </w:r>
      </w:ins>
      <w:r>
        <w:rPr>
          <w:webHidden/>
        </w:rPr>
        <w:fldChar w:fldCharType="separate"/>
      </w:r>
      <w:ins w:id="803" w:author="Seggelke, Klaus" w:date="2017-03-14T17:12:00Z">
        <w:r>
          <w:rPr>
            <w:webHidden/>
          </w:rPr>
          <w:t>84</w:t>
        </w:r>
        <w:r>
          <w:rPr>
            <w:webHidden/>
          </w:rPr>
          <w:fldChar w:fldCharType="end"/>
        </w:r>
        <w:r w:rsidRPr="0006032F">
          <w:rPr>
            <w:rStyle w:val="Hyperlink"/>
          </w:rPr>
          <w:fldChar w:fldCharType="end"/>
        </w:r>
      </w:ins>
    </w:p>
    <w:p w:rsidR="00A57497" w:rsidRDefault="00A57497">
      <w:pPr>
        <w:pStyle w:val="TOC1"/>
        <w:rPr>
          <w:ins w:id="804" w:author="Seggelke, Klaus" w:date="2017-03-14T17:12:00Z"/>
          <w:rFonts w:asciiTheme="minorHAnsi" w:eastAsiaTheme="minorEastAsia" w:hAnsiTheme="minorHAnsi" w:cstheme="minorBidi"/>
          <w:color w:val="auto"/>
          <w:sz w:val="22"/>
          <w:szCs w:val="22"/>
        </w:rPr>
      </w:pPr>
      <w:ins w:id="805" w:author="Seggelke, Klaus" w:date="2017-03-14T17:12:00Z">
        <w:r w:rsidRPr="0006032F">
          <w:rPr>
            <w:rStyle w:val="Hyperlink"/>
          </w:rPr>
          <w:fldChar w:fldCharType="begin"/>
        </w:r>
        <w:r w:rsidRPr="0006032F">
          <w:rPr>
            <w:rStyle w:val="Hyperlink"/>
          </w:rPr>
          <w:instrText xml:space="preserve"> </w:instrText>
        </w:r>
        <w:r>
          <w:instrText>HYPERLINK \l "_Toc477275304"</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TC.VNF.VSTORAGE.002</w:t>
        </w:r>
        <w:r>
          <w:rPr>
            <w:rFonts w:asciiTheme="minorHAnsi" w:eastAsiaTheme="minorEastAsia" w:hAnsiTheme="minorHAnsi" w:cstheme="minorBidi"/>
            <w:color w:val="auto"/>
            <w:sz w:val="22"/>
            <w:szCs w:val="22"/>
          </w:rPr>
          <w:tab/>
        </w:r>
        <w:r w:rsidRPr="0006032F">
          <w:rPr>
            <w:rStyle w:val="Hyperlink"/>
          </w:rPr>
          <w:t>Decrease of vStorage</w:t>
        </w:r>
        <w:r>
          <w:rPr>
            <w:webHidden/>
          </w:rPr>
          <w:tab/>
        </w:r>
        <w:r>
          <w:rPr>
            <w:webHidden/>
          </w:rPr>
          <w:fldChar w:fldCharType="begin"/>
        </w:r>
        <w:r>
          <w:rPr>
            <w:webHidden/>
          </w:rPr>
          <w:instrText xml:space="preserve"> PAGEREF _Toc477275304 \h </w:instrText>
        </w:r>
        <w:r>
          <w:rPr>
            <w:webHidden/>
          </w:rPr>
        </w:r>
      </w:ins>
      <w:r>
        <w:rPr>
          <w:webHidden/>
        </w:rPr>
        <w:fldChar w:fldCharType="separate"/>
      </w:r>
      <w:ins w:id="806" w:author="Seggelke, Klaus" w:date="2017-03-14T17:12:00Z">
        <w:r>
          <w:rPr>
            <w:webHidden/>
          </w:rPr>
          <w:t>85</w:t>
        </w:r>
        <w:r>
          <w:rPr>
            <w:webHidden/>
          </w:rPr>
          <w:fldChar w:fldCharType="end"/>
        </w:r>
        <w:r w:rsidRPr="0006032F">
          <w:rPr>
            <w:rStyle w:val="Hyperlink"/>
          </w:rPr>
          <w:fldChar w:fldCharType="end"/>
        </w:r>
      </w:ins>
    </w:p>
    <w:p w:rsidR="00A57497" w:rsidRDefault="00A57497">
      <w:pPr>
        <w:pStyle w:val="TOC1"/>
        <w:rPr>
          <w:ins w:id="807" w:author="Seggelke, Klaus" w:date="2017-03-14T17:12:00Z"/>
          <w:rFonts w:asciiTheme="minorHAnsi" w:eastAsiaTheme="minorEastAsia" w:hAnsiTheme="minorHAnsi" w:cstheme="minorBidi"/>
          <w:color w:val="auto"/>
          <w:sz w:val="22"/>
          <w:szCs w:val="22"/>
        </w:rPr>
      </w:pPr>
      <w:ins w:id="808" w:author="Seggelke, Klaus" w:date="2017-03-14T17:12:00Z">
        <w:r w:rsidRPr="0006032F">
          <w:rPr>
            <w:rStyle w:val="Hyperlink"/>
          </w:rPr>
          <w:fldChar w:fldCharType="begin"/>
        </w:r>
        <w:r w:rsidRPr="0006032F">
          <w:rPr>
            <w:rStyle w:val="Hyperlink"/>
          </w:rPr>
          <w:instrText xml:space="preserve"> </w:instrText>
        </w:r>
        <w:r>
          <w:instrText>HYPERLINK \l "_Toc477275305"</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TC.VNF.FAULT.001</w:t>
        </w:r>
        <w:r>
          <w:rPr>
            <w:rFonts w:asciiTheme="minorHAnsi" w:eastAsiaTheme="minorEastAsia" w:hAnsiTheme="minorHAnsi" w:cstheme="minorBidi"/>
            <w:color w:val="auto"/>
            <w:sz w:val="22"/>
            <w:szCs w:val="22"/>
          </w:rPr>
          <w:tab/>
        </w:r>
        <w:r w:rsidRPr="0006032F">
          <w:rPr>
            <w:rStyle w:val="Hyperlink"/>
          </w:rPr>
          <w:t>vCPU resource fault notification subscription and notification</w:t>
        </w:r>
        <w:r>
          <w:rPr>
            <w:webHidden/>
          </w:rPr>
          <w:tab/>
        </w:r>
        <w:r>
          <w:rPr>
            <w:webHidden/>
          </w:rPr>
          <w:fldChar w:fldCharType="begin"/>
        </w:r>
        <w:r>
          <w:rPr>
            <w:webHidden/>
          </w:rPr>
          <w:instrText xml:space="preserve"> PAGEREF _Toc477275305 \h </w:instrText>
        </w:r>
        <w:r>
          <w:rPr>
            <w:webHidden/>
          </w:rPr>
        </w:r>
      </w:ins>
      <w:r>
        <w:rPr>
          <w:webHidden/>
        </w:rPr>
        <w:fldChar w:fldCharType="separate"/>
      </w:r>
      <w:ins w:id="809" w:author="Seggelke, Klaus" w:date="2017-03-14T17:12:00Z">
        <w:r>
          <w:rPr>
            <w:webHidden/>
          </w:rPr>
          <w:t>87</w:t>
        </w:r>
        <w:r>
          <w:rPr>
            <w:webHidden/>
          </w:rPr>
          <w:fldChar w:fldCharType="end"/>
        </w:r>
        <w:r w:rsidRPr="0006032F">
          <w:rPr>
            <w:rStyle w:val="Hyperlink"/>
          </w:rPr>
          <w:fldChar w:fldCharType="end"/>
        </w:r>
      </w:ins>
    </w:p>
    <w:p w:rsidR="00A57497" w:rsidRDefault="00A57497">
      <w:pPr>
        <w:pStyle w:val="TOC1"/>
        <w:rPr>
          <w:ins w:id="810" w:author="Seggelke, Klaus" w:date="2017-03-14T17:12:00Z"/>
          <w:rFonts w:asciiTheme="minorHAnsi" w:eastAsiaTheme="minorEastAsia" w:hAnsiTheme="minorHAnsi" w:cstheme="minorBidi"/>
          <w:color w:val="auto"/>
          <w:sz w:val="22"/>
          <w:szCs w:val="22"/>
        </w:rPr>
      </w:pPr>
      <w:ins w:id="811" w:author="Seggelke, Klaus" w:date="2017-03-14T17:12:00Z">
        <w:r w:rsidRPr="0006032F">
          <w:rPr>
            <w:rStyle w:val="Hyperlink"/>
          </w:rPr>
          <w:fldChar w:fldCharType="begin"/>
        </w:r>
        <w:r w:rsidRPr="0006032F">
          <w:rPr>
            <w:rStyle w:val="Hyperlink"/>
          </w:rPr>
          <w:instrText xml:space="preserve"> </w:instrText>
        </w:r>
        <w:r>
          <w:instrText>HYPERLINK \l "_Toc477275306"</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TC.VNF.FAULT.002</w:t>
        </w:r>
        <w:r>
          <w:rPr>
            <w:rFonts w:asciiTheme="minorHAnsi" w:eastAsiaTheme="minorEastAsia" w:hAnsiTheme="minorHAnsi" w:cstheme="minorBidi"/>
            <w:color w:val="auto"/>
            <w:sz w:val="22"/>
            <w:szCs w:val="22"/>
          </w:rPr>
          <w:tab/>
        </w:r>
        <w:r w:rsidRPr="0006032F">
          <w:rPr>
            <w:rStyle w:val="Hyperlink"/>
          </w:rPr>
          <w:t>Double vCPU resource fault notification subscription and notification</w:t>
        </w:r>
        <w:r>
          <w:rPr>
            <w:webHidden/>
          </w:rPr>
          <w:tab/>
        </w:r>
        <w:r>
          <w:rPr>
            <w:webHidden/>
          </w:rPr>
          <w:fldChar w:fldCharType="begin"/>
        </w:r>
        <w:r>
          <w:rPr>
            <w:webHidden/>
          </w:rPr>
          <w:instrText xml:space="preserve"> PAGEREF _Toc477275306 \h </w:instrText>
        </w:r>
        <w:r>
          <w:rPr>
            <w:webHidden/>
          </w:rPr>
        </w:r>
      </w:ins>
      <w:r>
        <w:rPr>
          <w:webHidden/>
        </w:rPr>
        <w:fldChar w:fldCharType="separate"/>
      </w:r>
      <w:ins w:id="812" w:author="Seggelke, Klaus" w:date="2017-03-14T17:12:00Z">
        <w:r>
          <w:rPr>
            <w:webHidden/>
          </w:rPr>
          <w:t>88</w:t>
        </w:r>
        <w:r>
          <w:rPr>
            <w:webHidden/>
          </w:rPr>
          <w:fldChar w:fldCharType="end"/>
        </w:r>
        <w:r w:rsidRPr="0006032F">
          <w:rPr>
            <w:rStyle w:val="Hyperlink"/>
          </w:rPr>
          <w:fldChar w:fldCharType="end"/>
        </w:r>
      </w:ins>
    </w:p>
    <w:p w:rsidR="00A57497" w:rsidRDefault="00A57497">
      <w:pPr>
        <w:pStyle w:val="TOC1"/>
        <w:rPr>
          <w:ins w:id="813" w:author="Seggelke, Klaus" w:date="2017-03-14T17:12:00Z"/>
          <w:rFonts w:asciiTheme="minorHAnsi" w:eastAsiaTheme="minorEastAsia" w:hAnsiTheme="minorHAnsi" w:cstheme="minorBidi"/>
          <w:color w:val="auto"/>
          <w:sz w:val="22"/>
          <w:szCs w:val="22"/>
        </w:rPr>
      </w:pPr>
      <w:ins w:id="814" w:author="Seggelke, Klaus" w:date="2017-03-14T17:12:00Z">
        <w:r w:rsidRPr="0006032F">
          <w:rPr>
            <w:rStyle w:val="Hyperlink"/>
          </w:rPr>
          <w:fldChar w:fldCharType="begin"/>
        </w:r>
        <w:r w:rsidRPr="0006032F">
          <w:rPr>
            <w:rStyle w:val="Hyperlink"/>
          </w:rPr>
          <w:instrText xml:space="preserve"> </w:instrText>
        </w:r>
        <w:r>
          <w:instrText>HYPERLINK \l "_Toc477275307"</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TC.VNF.FAULT.003</w:t>
        </w:r>
        <w:r>
          <w:rPr>
            <w:rFonts w:asciiTheme="minorHAnsi" w:eastAsiaTheme="minorEastAsia" w:hAnsiTheme="minorHAnsi" w:cstheme="minorBidi"/>
            <w:color w:val="auto"/>
            <w:sz w:val="22"/>
            <w:szCs w:val="22"/>
          </w:rPr>
          <w:tab/>
        </w:r>
        <w:r w:rsidRPr="0006032F">
          <w:rPr>
            <w:rStyle w:val="Hyperlink"/>
          </w:rPr>
          <w:t>vMemory resource fault notification subscription and notification</w:t>
        </w:r>
        <w:r>
          <w:rPr>
            <w:webHidden/>
          </w:rPr>
          <w:tab/>
        </w:r>
        <w:r>
          <w:rPr>
            <w:webHidden/>
          </w:rPr>
          <w:fldChar w:fldCharType="begin"/>
        </w:r>
        <w:r>
          <w:rPr>
            <w:webHidden/>
          </w:rPr>
          <w:instrText xml:space="preserve"> PAGEREF _Toc477275307 \h </w:instrText>
        </w:r>
        <w:r>
          <w:rPr>
            <w:webHidden/>
          </w:rPr>
        </w:r>
      </w:ins>
      <w:r>
        <w:rPr>
          <w:webHidden/>
        </w:rPr>
        <w:fldChar w:fldCharType="separate"/>
      </w:r>
      <w:ins w:id="815" w:author="Seggelke, Klaus" w:date="2017-03-14T17:12:00Z">
        <w:r>
          <w:rPr>
            <w:webHidden/>
          </w:rPr>
          <w:t>89</w:t>
        </w:r>
        <w:r>
          <w:rPr>
            <w:webHidden/>
          </w:rPr>
          <w:fldChar w:fldCharType="end"/>
        </w:r>
        <w:r w:rsidRPr="0006032F">
          <w:rPr>
            <w:rStyle w:val="Hyperlink"/>
          </w:rPr>
          <w:fldChar w:fldCharType="end"/>
        </w:r>
      </w:ins>
    </w:p>
    <w:p w:rsidR="00A57497" w:rsidRDefault="00A57497">
      <w:pPr>
        <w:pStyle w:val="TOC1"/>
        <w:rPr>
          <w:ins w:id="816" w:author="Seggelke, Klaus" w:date="2017-03-14T17:12:00Z"/>
          <w:rFonts w:asciiTheme="minorHAnsi" w:eastAsiaTheme="minorEastAsia" w:hAnsiTheme="minorHAnsi" w:cstheme="minorBidi"/>
          <w:color w:val="auto"/>
          <w:sz w:val="22"/>
          <w:szCs w:val="22"/>
        </w:rPr>
      </w:pPr>
      <w:ins w:id="817" w:author="Seggelke, Klaus" w:date="2017-03-14T17:12:00Z">
        <w:r w:rsidRPr="0006032F">
          <w:rPr>
            <w:rStyle w:val="Hyperlink"/>
          </w:rPr>
          <w:fldChar w:fldCharType="begin"/>
        </w:r>
        <w:r w:rsidRPr="0006032F">
          <w:rPr>
            <w:rStyle w:val="Hyperlink"/>
          </w:rPr>
          <w:instrText xml:space="preserve"> </w:instrText>
        </w:r>
        <w:r>
          <w:instrText>HYPERLINK \l "_Toc477275308"</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TC.VNF.FAULT.004</w:t>
        </w:r>
        <w:r>
          <w:rPr>
            <w:rFonts w:asciiTheme="minorHAnsi" w:eastAsiaTheme="minorEastAsia" w:hAnsiTheme="minorHAnsi" w:cstheme="minorBidi"/>
            <w:color w:val="auto"/>
            <w:sz w:val="22"/>
            <w:szCs w:val="22"/>
          </w:rPr>
          <w:tab/>
        </w:r>
        <w:r w:rsidRPr="0006032F">
          <w:rPr>
            <w:rStyle w:val="Hyperlink"/>
          </w:rPr>
          <w:t>vNetwork resource fault notification subscription and notification</w:t>
        </w:r>
        <w:r>
          <w:rPr>
            <w:webHidden/>
          </w:rPr>
          <w:tab/>
        </w:r>
        <w:r>
          <w:rPr>
            <w:webHidden/>
          </w:rPr>
          <w:fldChar w:fldCharType="begin"/>
        </w:r>
        <w:r>
          <w:rPr>
            <w:webHidden/>
          </w:rPr>
          <w:instrText xml:space="preserve"> PAGEREF _Toc477275308 \h </w:instrText>
        </w:r>
        <w:r>
          <w:rPr>
            <w:webHidden/>
          </w:rPr>
        </w:r>
      </w:ins>
      <w:r>
        <w:rPr>
          <w:webHidden/>
        </w:rPr>
        <w:fldChar w:fldCharType="separate"/>
      </w:r>
      <w:ins w:id="818" w:author="Seggelke, Klaus" w:date="2017-03-14T17:12:00Z">
        <w:r>
          <w:rPr>
            <w:webHidden/>
          </w:rPr>
          <w:t>90</w:t>
        </w:r>
        <w:r>
          <w:rPr>
            <w:webHidden/>
          </w:rPr>
          <w:fldChar w:fldCharType="end"/>
        </w:r>
        <w:r w:rsidRPr="0006032F">
          <w:rPr>
            <w:rStyle w:val="Hyperlink"/>
          </w:rPr>
          <w:fldChar w:fldCharType="end"/>
        </w:r>
      </w:ins>
    </w:p>
    <w:p w:rsidR="00A57497" w:rsidRDefault="00A57497">
      <w:pPr>
        <w:pStyle w:val="TOC1"/>
        <w:rPr>
          <w:ins w:id="819" w:author="Seggelke, Klaus" w:date="2017-03-14T17:12:00Z"/>
          <w:rFonts w:asciiTheme="minorHAnsi" w:eastAsiaTheme="minorEastAsia" w:hAnsiTheme="minorHAnsi" w:cstheme="minorBidi"/>
          <w:color w:val="auto"/>
          <w:sz w:val="22"/>
          <w:szCs w:val="22"/>
        </w:rPr>
      </w:pPr>
      <w:ins w:id="820" w:author="Seggelke, Klaus" w:date="2017-03-14T17:12:00Z">
        <w:r w:rsidRPr="0006032F">
          <w:rPr>
            <w:rStyle w:val="Hyperlink"/>
          </w:rPr>
          <w:fldChar w:fldCharType="begin"/>
        </w:r>
        <w:r w:rsidRPr="0006032F">
          <w:rPr>
            <w:rStyle w:val="Hyperlink"/>
          </w:rPr>
          <w:instrText xml:space="preserve"> </w:instrText>
        </w:r>
        <w:r>
          <w:instrText>HYPERLINK \l "_Toc477275309"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TC.VNF.FAULT.005</w:t>
        </w:r>
        <w:r>
          <w:rPr>
            <w:rFonts w:asciiTheme="minorHAnsi" w:eastAsiaTheme="minorEastAsia" w:hAnsiTheme="minorHAnsi" w:cstheme="minorBidi"/>
            <w:color w:val="auto"/>
            <w:sz w:val="22"/>
            <w:szCs w:val="22"/>
          </w:rPr>
          <w:tab/>
        </w:r>
        <w:r w:rsidRPr="0006032F">
          <w:rPr>
            <w:rStyle w:val="Hyperlink"/>
          </w:rPr>
          <w:t>vStorage resource fault notification subscription and notification</w:t>
        </w:r>
        <w:r>
          <w:rPr>
            <w:webHidden/>
          </w:rPr>
          <w:tab/>
        </w:r>
        <w:r>
          <w:rPr>
            <w:webHidden/>
          </w:rPr>
          <w:fldChar w:fldCharType="begin"/>
        </w:r>
        <w:r>
          <w:rPr>
            <w:webHidden/>
          </w:rPr>
          <w:instrText xml:space="preserve"> PAGEREF _Toc477275309 \h </w:instrText>
        </w:r>
        <w:r>
          <w:rPr>
            <w:webHidden/>
          </w:rPr>
        </w:r>
      </w:ins>
      <w:r>
        <w:rPr>
          <w:webHidden/>
        </w:rPr>
        <w:fldChar w:fldCharType="separate"/>
      </w:r>
      <w:ins w:id="821" w:author="Seggelke, Klaus" w:date="2017-03-14T17:12:00Z">
        <w:r>
          <w:rPr>
            <w:webHidden/>
          </w:rPr>
          <w:t>91</w:t>
        </w:r>
        <w:r>
          <w:rPr>
            <w:webHidden/>
          </w:rPr>
          <w:fldChar w:fldCharType="end"/>
        </w:r>
        <w:r w:rsidRPr="0006032F">
          <w:rPr>
            <w:rStyle w:val="Hyperlink"/>
          </w:rPr>
          <w:fldChar w:fldCharType="end"/>
        </w:r>
      </w:ins>
    </w:p>
    <w:p w:rsidR="00A57497" w:rsidRDefault="00A57497">
      <w:pPr>
        <w:pStyle w:val="TOC1"/>
        <w:rPr>
          <w:ins w:id="822" w:author="Seggelke, Klaus" w:date="2017-03-14T17:12:00Z"/>
          <w:rFonts w:asciiTheme="minorHAnsi" w:eastAsiaTheme="minorEastAsia" w:hAnsiTheme="minorHAnsi" w:cstheme="minorBidi"/>
          <w:color w:val="auto"/>
          <w:sz w:val="22"/>
          <w:szCs w:val="22"/>
        </w:rPr>
      </w:pPr>
      <w:ins w:id="823" w:author="Seggelke, Klaus" w:date="2017-03-14T17:12:00Z">
        <w:r w:rsidRPr="0006032F">
          <w:rPr>
            <w:rStyle w:val="Hyperlink"/>
          </w:rPr>
          <w:fldChar w:fldCharType="begin"/>
        </w:r>
        <w:r w:rsidRPr="0006032F">
          <w:rPr>
            <w:rStyle w:val="Hyperlink"/>
          </w:rPr>
          <w:instrText xml:space="preserve"> </w:instrText>
        </w:r>
        <w:r>
          <w:instrText>HYPERLINK \l "_Toc477275310"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TC.VNF.RECOVERY.001</w:t>
        </w:r>
        <w:r>
          <w:rPr>
            <w:rFonts w:asciiTheme="minorHAnsi" w:eastAsiaTheme="minorEastAsia" w:hAnsiTheme="minorHAnsi" w:cstheme="minorBidi"/>
            <w:color w:val="auto"/>
            <w:sz w:val="22"/>
            <w:szCs w:val="22"/>
          </w:rPr>
          <w:tab/>
        </w:r>
        <w:r w:rsidRPr="0006032F">
          <w:rPr>
            <w:rStyle w:val="Hyperlink"/>
          </w:rPr>
          <w:t>Manual VNF recover of a faulty VNF</w:t>
        </w:r>
        <w:r>
          <w:rPr>
            <w:webHidden/>
          </w:rPr>
          <w:tab/>
        </w:r>
        <w:r>
          <w:rPr>
            <w:webHidden/>
          </w:rPr>
          <w:fldChar w:fldCharType="begin"/>
        </w:r>
        <w:r>
          <w:rPr>
            <w:webHidden/>
          </w:rPr>
          <w:instrText xml:space="preserve"> PAGEREF _Toc477275310 \h </w:instrText>
        </w:r>
        <w:r>
          <w:rPr>
            <w:webHidden/>
          </w:rPr>
        </w:r>
      </w:ins>
      <w:r>
        <w:rPr>
          <w:webHidden/>
        </w:rPr>
        <w:fldChar w:fldCharType="separate"/>
      </w:r>
      <w:ins w:id="824" w:author="Seggelke, Klaus" w:date="2017-03-14T17:12:00Z">
        <w:r>
          <w:rPr>
            <w:webHidden/>
          </w:rPr>
          <w:t>92</w:t>
        </w:r>
        <w:r>
          <w:rPr>
            <w:webHidden/>
          </w:rPr>
          <w:fldChar w:fldCharType="end"/>
        </w:r>
        <w:r w:rsidRPr="0006032F">
          <w:rPr>
            <w:rStyle w:val="Hyperlink"/>
          </w:rPr>
          <w:fldChar w:fldCharType="end"/>
        </w:r>
      </w:ins>
    </w:p>
    <w:p w:rsidR="00A57497" w:rsidRDefault="00A57497">
      <w:pPr>
        <w:pStyle w:val="TOC1"/>
        <w:rPr>
          <w:ins w:id="825" w:author="Seggelke, Klaus" w:date="2017-03-14T17:12:00Z"/>
          <w:rFonts w:asciiTheme="minorHAnsi" w:eastAsiaTheme="minorEastAsia" w:hAnsiTheme="minorHAnsi" w:cstheme="minorBidi"/>
          <w:color w:val="auto"/>
          <w:sz w:val="22"/>
          <w:szCs w:val="22"/>
        </w:rPr>
      </w:pPr>
      <w:ins w:id="826" w:author="Seggelke, Klaus" w:date="2017-03-14T17:12:00Z">
        <w:r w:rsidRPr="0006032F">
          <w:rPr>
            <w:rStyle w:val="Hyperlink"/>
          </w:rPr>
          <w:fldChar w:fldCharType="begin"/>
        </w:r>
        <w:r w:rsidRPr="0006032F">
          <w:rPr>
            <w:rStyle w:val="Hyperlink"/>
          </w:rPr>
          <w:instrText xml:space="preserve"> </w:instrText>
        </w:r>
        <w:r>
          <w:instrText>HYPERLINK \l "_Toc477275311"</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TC.VNF.PERF.001</w:t>
        </w:r>
        <w:r>
          <w:rPr>
            <w:rFonts w:asciiTheme="minorHAnsi" w:eastAsiaTheme="minorEastAsia" w:hAnsiTheme="minorHAnsi" w:cstheme="minorBidi"/>
            <w:color w:val="auto"/>
            <w:sz w:val="22"/>
            <w:szCs w:val="22"/>
          </w:rPr>
          <w:tab/>
        </w:r>
        <w:r w:rsidRPr="0006032F">
          <w:rPr>
            <w:rStyle w:val="Hyperlink"/>
          </w:rPr>
          <w:t>vCPU resource performance data notification subscription and notification</w:t>
        </w:r>
        <w:r>
          <w:rPr>
            <w:webHidden/>
          </w:rPr>
          <w:tab/>
        </w:r>
        <w:r>
          <w:rPr>
            <w:webHidden/>
          </w:rPr>
          <w:fldChar w:fldCharType="begin"/>
        </w:r>
        <w:r>
          <w:rPr>
            <w:webHidden/>
          </w:rPr>
          <w:instrText xml:space="preserve"> PAGEREF _Toc477275311 \h </w:instrText>
        </w:r>
        <w:r>
          <w:rPr>
            <w:webHidden/>
          </w:rPr>
        </w:r>
      </w:ins>
      <w:r>
        <w:rPr>
          <w:webHidden/>
        </w:rPr>
        <w:fldChar w:fldCharType="separate"/>
      </w:r>
      <w:ins w:id="827" w:author="Seggelke, Klaus" w:date="2017-03-14T17:12:00Z">
        <w:r>
          <w:rPr>
            <w:webHidden/>
          </w:rPr>
          <w:t>94</w:t>
        </w:r>
        <w:r>
          <w:rPr>
            <w:webHidden/>
          </w:rPr>
          <w:fldChar w:fldCharType="end"/>
        </w:r>
        <w:r w:rsidRPr="0006032F">
          <w:rPr>
            <w:rStyle w:val="Hyperlink"/>
          </w:rPr>
          <w:fldChar w:fldCharType="end"/>
        </w:r>
      </w:ins>
    </w:p>
    <w:p w:rsidR="00A57497" w:rsidRDefault="00A57497">
      <w:pPr>
        <w:pStyle w:val="TOC1"/>
        <w:rPr>
          <w:ins w:id="828" w:author="Seggelke, Klaus" w:date="2017-03-14T17:12:00Z"/>
          <w:rFonts w:asciiTheme="minorHAnsi" w:eastAsiaTheme="minorEastAsia" w:hAnsiTheme="minorHAnsi" w:cstheme="minorBidi"/>
          <w:color w:val="auto"/>
          <w:sz w:val="22"/>
          <w:szCs w:val="22"/>
        </w:rPr>
      </w:pPr>
      <w:ins w:id="829" w:author="Seggelke, Klaus" w:date="2017-03-14T17:12:00Z">
        <w:r w:rsidRPr="0006032F">
          <w:rPr>
            <w:rStyle w:val="Hyperlink"/>
          </w:rPr>
          <w:fldChar w:fldCharType="begin"/>
        </w:r>
        <w:r w:rsidRPr="0006032F">
          <w:rPr>
            <w:rStyle w:val="Hyperlink"/>
          </w:rPr>
          <w:instrText xml:space="preserve"> </w:instrText>
        </w:r>
        <w:r>
          <w:instrText>HYPERLINK \l "_Toc477275312"</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TC.VNF.PERF.002</w:t>
        </w:r>
        <w:r>
          <w:rPr>
            <w:rFonts w:asciiTheme="minorHAnsi" w:eastAsiaTheme="minorEastAsia" w:hAnsiTheme="minorHAnsi" w:cstheme="minorBidi"/>
            <w:color w:val="auto"/>
            <w:sz w:val="22"/>
            <w:szCs w:val="22"/>
          </w:rPr>
          <w:tab/>
        </w:r>
        <w:r w:rsidRPr="0006032F">
          <w:rPr>
            <w:rStyle w:val="Hyperlink"/>
          </w:rPr>
          <w:t>vMemory resource performance data notification subscription and notification</w:t>
        </w:r>
        <w:r>
          <w:rPr>
            <w:webHidden/>
          </w:rPr>
          <w:tab/>
        </w:r>
        <w:r>
          <w:rPr>
            <w:webHidden/>
          </w:rPr>
          <w:fldChar w:fldCharType="begin"/>
        </w:r>
        <w:r>
          <w:rPr>
            <w:webHidden/>
          </w:rPr>
          <w:instrText xml:space="preserve"> PAGEREF _Toc477275312 \h </w:instrText>
        </w:r>
        <w:r>
          <w:rPr>
            <w:webHidden/>
          </w:rPr>
        </w:r>
      </w:ins>
      <w:r>
        <w:rPr>
          <w:webHidden/>
        </w:rPr>
        <w:fldChar w:fldCharType="separate"/>
      </w:r>
      <w:ins w:id="830" w:author="Seggelke, Klaus" w:date="2017-03-14T17:12:00Z">
        <w:r>
          <w:rPr>
            <w:webHidden/>
          </w:rPr>
          <w:t>95</w:t>
        </w:r>
        <w:r>
          <w:rPr>
            <w:webHidden/>
          </w:rPr>
          <w:fldChar w:fldCharType="end"/>
        </w:r>
        <w:r w:rsidRPr="0006032F">
          <w:rPr>
            <w:rStyle w:val="Hyperlink"/>
          </w:rPr>
          <w:fldChar w:fldCharType="end"/>
        </w:r>
      </w:ins>
    </w:p>
    <w:p w:rsidR="00A57497" w:rsidRDefault="00A57497">
      <w:pPr>
        <w:pStyle w:val="TOC1"/>
        <w:rPr>
          <w:ins w:id="831" w:author="Seggelke, Klaus" w:date="2017-03-14T17:12:00Z"/>
          <w:rFonts w:asciiTheme="minorHAnsi" w:eastAsiaTheme="minorEastAsia" w:hAnsiTheme="minorHAnsi" w:cstheme="minorBidi"/>
          <w:color w:val="auto"/>
          <w:sz w:val="22"/>
          <w:szCs w:val="22"/>
        </w:rPr>
      </w:pPr>
      <w:ins w:id="832" w:author="Seggelke, Klaus" w:date="2017-03-14T17:12:00Z">
        <w:r w:rsidRPr="0006032F">
          <w:rPr>
            <w:rStyle w:val="Hyperlink"/>
          </w:rPr>
          <w:fldChar w:fldCharType="begin"/>
        </w:r>
        <w:r w:rsidRPr="0006032F">
          <w:rPr>
            <w:rStyle w:val="Hyperlink"/>
          </w:rPr>
          <w:instrText xml:space="preserve"> </w:instrText>
        </w:r>
        <w:r>
          <w:instrText>HYPERLINK \l "_Toc477275313"</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TC.VNF.PERF.003</w:t>
        </w:r>
        <w:r>
          <w:rPr>
            <w:rFonts w:asciiTheme="minorHAnsi" w:eastAsiaTheme="minorEastAsia" w:hAnsiTheme="minorHAnsi" w:cstheme="minorBidi"/>
            <w:color w:val="auto"/>
            <w:sz w:val="22"/>
            <w:szCs w:val="22"/>
          </w:rPr>
          <w:tab/>
        </w:r>
        <w:r w:rsidRPr="0006032F">
          <w:rPr>
            <w:rStyle w:val="Hyperlink"/>
          </w:rPr>
          <w:t>vStorage resource performance data notification subscription and notification</w:t>
        </w:r>
        <w:r>
          <w:rPr>
            <w:webHidden/>
          </w:rPr>
          <w:tab/>
        </w:r>
        <w:r>
          <w:rPr>
            <w:webHidden/>
          </w:rPr>
          <w:fldChar w:fldCharType="begin"/>
        </w:r>
        <w:r>
          <w:rPr>
            <w:webHidden/>
          </w:rPr>
          <w:instrText xml:space="preserve"> PAGEREF _Toc477275313 \h </w:instrText>
        </w:r>
        <w:r>
          <w:rPr>
            <w:webHidden/>
          </w:rPr>
        </w:r>
      </w:ins>
      <w:r>
        <w:rPr>
          <w:webHidden/>
        </w:rPr>
        <w:fldChar w:fldCharType="separate"/>
      </w:r>
      <w:ins w:id="833" w:author="Seggelke, Klaus" w:date="2017-03-14T17:12:00Z">
        <w:r>
          <w:rPr>
            <w:webHidden/>
          </w:rPr>
          <w:t>96</w:t>
        </w:r>
        <w:r>
          <w:rPr>
            <w:webHidden/>
          </w:rPr>
          <w:fldChar w:fldCharType="end"/>
        </w:r>
        <w:r w:rsidRPr="0006032F">
          <w:rPr>
            <w:rStyle w:val="Hyperlink"/>
          </w:rPr>
          <w:fldChar w:fldCharType="end"/>
        </w:r>
      </w:ins>
    </w:p>
    <w:p w:rsidR="00A57497" w:rsidRDefault="00A57497">
      <w:pPr>
        <w:pStyle w:val="TOC1"/>
        <w:rPr>
          <w:ins w:id="834" w:author="Seggelke, Klaus" w:date="2017-03-14T17:12:00Z"/>
          <w:rFonts w:asciiTheme="minorHAnsi" w:eastAsiaTheme="minorEastAsia" w:hAnsiTheme="minorHAnsi" w:cstheme="minorBidi"/>
          <w:color w:val="auto"/>
          <w:sz w:val="22"/>
          <w:szCs w:val="22"/>
        </w:rPr>
      </w:pPr>
      <w:ins w:id="835" w:author="Seggelke, Klaus" w:date="2017-03-14T17:12:00Z">
        <w:r w:rsidRPr="0006032F">
          <w:rPr>
            <w:rStyle w:val="Hyperlink"/>
          </w:rPr>
          <w:fldChar w:fldCharType="begin"/>
        </w:r>
        <w:r w:rsidRPr="0006032F">
          <w:rPr>
            <w:rStyle w:val="Hyperlink"/>
          </w:rPr>
          <w:instrText xml:space="preserve"> </w:instrText>
        </w:r>
        <w:r>
          <w:instrText>HYPERLINK \l "_Toc477275314"</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TC.VNF.PERF.004</w:t>
        </w:r>
        <w:r>
          <w:rPr>
            <w:rFonts w:asciiTheme="minorHAnsi" w:eastAsiaTheme="minorEastAsia" w:hAnsiTheme="minorHAnsi" w:cstheme="minorBidi"/>
            <w:color w:val="auto"/>
            <w:sz w:val="22"/>
            <w:szCs w:val="22"/>
          </w:rPr>
          <w:tab/>
        </w:r>
        <w:r w:rsidRPr="0006032F">
          <w:rPr>
            <w:rStyle w:val="Hyperlink"/>
          </w:rPr>
          <w:t>vCPU resource performance threshold notification subscription and notification</w:t>
        </w:r>
        <w:r>
          <w:rPr>
            <w:webHidden/>
          </w:rPr>
          <w:tab/>
        </w:r>
        <w:r>
          <w:rPr>
            <w:webHidden/>
          </w:rPr>
          <w:fldChar w:fldCharType="begin"/>
        </w:r>
        <w:r>
          <w:rPr>
            <w:webHidden/>
          </w:rPr>
          <w:instrText xml:space="preserve"> PAGEREF _Toc477275314 \h </w:instrText>
        </w:r>
        <w:r>
          <w:rPr>
            <w:webHidden/>
          </w:rPr>
        </w:r>
      </w:ins>
      <w:r>
        <w:rPr>
          <w:webHidden/>
        </w:rPr>
        <w:fldChar w:fldCharType="separate"/>
      </w:r>
      <w:ins w:id="836" w:author="Seggelke, Klaus" w:date="2017-03-14T17:12:00Z">
        <w:r>
          <w:rPr>
            <w:webHidden/>
          </w:rPr>
          <w:t>97</w:t>
        </w:r>
        <w:r>
          <w:rPr>
            <w:webHidden/>
          </w:rPr>
          <w:fldChar w:fldCharType="end"/>
        </w:r>
        <w:r w:rsidRPr="0006032F">
          <w:rPr>
            <w:rStyle w:val="Hyperlink"/>
          </w:rPr>
          <w:fldChar w:fldCharType="end"/>
        </w:r>
      </w:ins>
    </w:p>
    <w:p w:rsidR="00A57497" w:rsidRDefault="00A57497">
      <w:pPr>
        <w:pStyle w:val="TOC1"/>
        <w:rPr>
          <w:ins w:id="837" w:author="Seggelke, Klaus" w:date="2017-03-14T17:12:00Z"/>
          <w:rFonts w:asciiTheme="minorHAnsi" w:eastAsiaTheme="minorEastAsia" w:hAnsiTheme="minorHAnsi" w:cstheme="minorBidi"/>
          <w:color w:val="auto"/>
          <w:sz w:val="22"/>
          <w:szCs w:val="22"/>
        </w:rPr>
      </w:pPr>
      <w:ins w:id="838" w:author="Seggelke, Klaus" w:date="2017-03-14T17:12:00Z">
        <w:r w:rsidRPr="0006032F">
          <w:rPr>
            <w:rStyle w:val="Hyperlink"/>
          </w:rPr>
          <w:fldChar w:fldCharType="begin"/>
        </w:r>
        <w:r w:rsidRPr="0006032F">
          <w:rPr>
            <w:rStyle w:val="Hyperlink"/>
          </w:rPr>
          <w:instrText xml:space="preserve"> </w:instrText>
        </w:r>
        <w:r>
          <w:instrText>HYPERLINK \l "_Toc477275315"</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TC.VNF.PERF.005</w:t>
        </w:r>
        <w:r>
          <w:rPr>
            <w:rFonts w:asciiTheme="minorHAnsi" w:eastAsiaTheme="minorEastAsia" w:hAnsiTheme="minorHAnsi" w:cstheme="minorBidi"/>
            <w:color w:val="auto"/>
            <w:sz w:val="22"/>
            <w:szCs w:val="22"/>
          </w:rPr>
          <w:tab/>
        </w:r>
        <w:r w:rsidRPr="0006032F">
          <w:rPr>
            <w:rStyle w:val="Hyperlink"/>
          </w:rPr>
          <w:t>vMemory resource performance threshold notification subscription and notification</w:t>
        </w:r>
        <w:r>
          <w:rPr>
            <w:webHidden/>
          </w:rPr>
          <w:tab/>
        </w:r>
        <w:r>
          <w:rPr>
            <w:webHidden/>
          </w:rPr>
          <w:fldChar w:fldCharType="begin"/>
        </w:r>
        <w:r>
          <w:rPr>
            <w:webHidden/>
          </w:rPr>
          <w:instrText xml:space="preserve"> PAGEREF _Toc477275315 \h </w:instrText>
        </w:r>
        <w:r>
          <w:rPr>
            <w:webHidden/>
          </w:rPr>
        </w:r>
      </w:ins>
      <w:r>
        <w:rPr>
          <w:webHidden/>
        </w:rPr>
        <w:fldChar w:fldCharType="separate"/>
      </w:r>
      <w:ins w:id="839" w:author="Seggelke, Klaus" w:date="2017-03-14T17:12:00Z">
        <w:r>
          <w:rPr>
            <w:webHidden/>
          </w:rPr>
          <w:t>98</w:t>
        </w:r>
        <w:r>
          <w:rPr>
            <w:webHidden/>
          </w:rPr>
          <w:fldChar w:fldCharType="end"/>
        </w:r>
        <w:r w:rsidRPr="0006032F">
          <w:rPr>
            <w:rStyle w:val="Hyperlink"/>
          </w:rPr>
          <w:fldChar w:fldCharType="end"/>
        </w:r>
      </w:ins>
    </w:p>
    <w:p w:rsidR="00A57497" w:rsidRDefault="00A57497">
      <w:pPr>
        <w:pStyle w:val="TOC1"/>
        <w:rPr>
          <w:ins w:id="840" w:author="Seggelke, Klaus" w:date="2017-03-14T17:12:00Z"/>
          <w:rFonts w:asciiTheme="minorHAnsi" w:eastAsiaTheme="minorEastAsia" w:hAnsiTheme="minorHAnsi" w:cstheme="minorBidi"/>
          <w:color w:val="auto"/>
          <w:sz w:val="22"/>
          <w:szCs w:val="22"/>
        </w:rPr>
      </w:pPr>
      <w:ins w:id="841" w:author="Seggelke, Klaus" w:date="2017-03-14T17:12:00Z">
        <w:r w:rsidRPr="0006032F">
          <w:rPr>
            <w:rStyle w:val="Hyperlink"/>
          </w:rPr>
          <w:fldChar w:fldCharType="begin"/>
        </w:r>
        <w:r w:rsidRPr="0006032F">
          <w:rPr>
            <w:rStyle w:val="Hyperlink"/>
          </w:rPr>
          <w:instrText xml:space="preserve"> </w:instrText>
        </w:r>
        <w:r>
          <w:instrText>HYPERLINK \l "_Toc477275316"</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TC.VNF.PERF.006</w:t>
        </w:r>
        <w:r>
          <w:rPr>
            <w:rFonts w:asciiTheme="minorHAnsi" w:eastAsiaTheme="minorEastAsia" w:hAnsiTheme="minorHAnsi" w:cstheme="minorBidi"/>
            <w:color w:val="auto"/>
            <w:sz w:val="22"/>
            <w:szCs w:val="22"/>
          </w:rPr>
          <w:tab/>
        </w:r>
        <w:r w:rsidRPr="0006032F">
          <w:rPr>
            <w:rStyle w:val="Hyperlink"/>
          </w:rPr>
          <w:t>vStorage resource performance threshold notification subscription and notification</w:t>
        </w:r>
        <w:r>
          <w:rPr>
            <w:webHidden/>
          </w:rPr>
          <w:tab/>
        </w:r>
        <w:r>
          <w:rPr>
            <w:webHidden/>
          </w:rPr>
          <w:fldChar w:fldCharType="begin"/>
        </w:r>
        <w:r>
          <w:rPr>
            <w:webHidden/>
          </w:rPr>
          <w:instrText xml:space="preserve"> PAGEREF _Toc477275316 \h </w:instrText>
        </w:r>
        <w:r>
          <w:rPr>
            <w:webHidden/>
          </w:rPr>
        </w:r>
      </w:ins>
      <w:r>
        <w:rPr>
          <w:webHidden/>
        </w:rPr>
        <w:fldChar w:fldCharType="separate"/>
      </w:r>
      <w:ins w:id="842" w:author="Seggelke, Klaus" w:date="2017-03-14T17:12:00Z">
        <w:r>
          <w:rPr>
            <w:webHidden/>
          </w:rPr>
          <w:t>99</w:t>
        </w:r>
        <w:r>
          <w:rPr>
            <w:webHidden/>
          </w:rPr>
          <w:fldChar w:fldCharType="end"/>
        </w:r>
        <w:r w:rsidRPr="0006032F">
          <w:rPr>
            <w:rStyle w:val="Hyperlink"/>
          </w:rPr>
          <w:fldChar w:fldCharType="end"/>
        </w:r>
      </w:ins>
    </w:p>
    <w:p w:rsidR="00A57497" w:rsidRDefault="00A57497">
      <w:pPr>
        <w:pStyle w:val="TOC1"/>
        <w:rPr>
          <w:ins w:id="843" w:author="Seggelke, Klaus" w:date="2017-03-14T17:12:00Z"/>
          <w:rFonts w:asciiTheme="minorHAnsi" w:eastAsiaTheme="minorEastAsia" w:hAnsiTheme="minorHAnsi" w:cstheme="minorBidi"/>
          <w:color w:val="auto"/>
          <w:sz w:val="22"/>
          <w:szCs w:val="22"/>
        </w:rPr>
      </w:pPr>
      <w:ins w:id="844" w:author="Seggelke, Klaus" w:date="2017-03-14T17:12:00Z">
        <w:r w:rsidRPr="0006032F">
          <w:rPr>
            <w:rStyle w:val="Hyperlink"/>
          </w:rPr>
          <w:fldChar w:fldCharType="begin"/>
        </w:r>
        <w:r w:rsidRPr="0006032F">
          <w:rPr>
            <w:rStyle w:val="Hyperlink"/>
          </w:rPr>
          <w:instrText xml:space="preserve"> </w:instrText>
        </w:r>
        <w:r>
          <w:instrText>HYPERLINK \l "_Toc477275317"</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TC.VNF.COMPLEX.001</w:t>
        </w:r>
        <w:r>
          <w:rPr>
            <w:rFonts w:asciiTheme="minorHAnsi" w:eastAsiaTheme="minorEastAsia" w:hAnsiTheme="minorHAnsi" w:cstheme="minorBidi"/>
            <w:color w:val="auto"/>
            <w:sz w:val="22"/>
            <w:szCs w:val="22"/>
          </w:rPr>
          <w:tab/>
        </w:r>
        <w:r w:rsidRPr="0006032F">
          <w:rPr>
            <w:rStyle w:val="Hyperlink"/>
          </w:rPr>
          <w:t>VNF Start and Scaling with max traffic load</w:t>
        </w:r>
        <w:r>
          <w:rPr>
            <w:webHidden/>
          </w:rPr>
          <w:tab/>
        </w:r>
        <w:r>
          <w:rPr>
            <w:webHidden/>
          </w:rPr>
          <w:fldChar w:fldCharType="begin"/>
        </w:r>
        <w:r>
          <w:rPr>
            <w:webHidden/>
          </w:rPr>
          <w:instrText xml:space="preserve"> PAGEREF _Toc477275317 \h </w:instrText>
        </w:r>
        <w:r>
          <w:rPr>
            <w:webHidden/>
          </w:rPr>
        </w:r>
      </w:ins>
      <w:r>
        <w:rPr>
          <w:webHidden/>
        </w:rPr>
        <w:fldChar w:fldCharType="separate"/>
      </w:r>
      <w:ins w:id="845" w:author="Seggelke, Klaus" w:date="2017-03-14T17:12:00Z">
        <w:r>
          <w:rPr>
            <w:webHidden/>
          </w:rPr>
          <w:t>100</w:t>
        </w:r>
        <w:r>
          <w:rPr>
            <w:webHidden/>
          </w:rPr>
          <w:fldChar w:fldCharType="end"/>
        </w:r>
        <w:r w:rsidRPr="0006032F">
          <w:rPr>
            <w:rStyle w:val="Hyperlink"/>
          </w:rPr>
          <w:fldChar w:fldCharType="end"/>
        </w:r>
      </w:ins>
    </w:p>
    <w:p w:rsidR="00A57497" w:rsidRDefault="00A57497">
      <w:pPr>
        <w:pStyle w:val="TOC1"/>
        <w:rPr>
          <w:ins w:id="846" w:author="Seggelke, Klaus" w:date="2017-03-14T17:12:00Z"/>
          <w:rFonts w:asciiTheme="minorHAnsi" w:eastAsiaTheme="minorEastAsia" w:hAnsiTheme="minorHAnsi" w:cstheme="minorBidi"/>
          <w:color w:val="auto"/>
          <w:sz w:val="22"/>
          <w:szCs w:val="22"/>
        </w:rPr>
      </w:pPr>
      <w:ins w:id="847" w:author="Seggelke, Klaus" w:date="2017-03-14T17:12:00Z">
        <w:r w:rsidRPr="0006032F">
          <w:rPr>
            <w:rStyle w:val="Hyperlink"/>
          </w:rPr>
          <w:fldChar w:fldCharType="begin"/>
        </w:r>
        <w:r w:rsidRPr="0006032F">
          <w:rPr>
            <w:rStyle w:val="Hyperlink"/>
          </w:rPr>
          <w:instrText xml:space="preserve"> </w:instrText>
        </w:r>
        <w:r>
          <w:instrText>HYPERLINK \l "_Toc477275318"</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TC.VNF.COMPLEX.002</w:t>
        </w:r>
        <w:r>
          <w:rPr>
            <w:rFonts w:asciiTheme="minorHAnsi" w:eastAsiaTheme="minorEastAsia" w:hAnsiTheme="minorHAnsi" w:cstheme="minorBidi"/>
            <w:color w:val="auto"/>
            <w:sz w:val="22"/>
            <w:szCs w:val="22"/>
          </w:rPr>
          <w:tab/>
        </w:r>
        <w:r w:rsidRPr="0006032F">
          <w:rPr>
            <w:rStyle w:val="Hyperlink"/>
          </w:rPr>
          <w:t>Stop a max scale-up/scaled-out VNF instance in state Active under max traffic load</w:t>
        </w:r>
        <w:r>
          <w:rPr>
            <w:webHidden/>
          </w:rPr>
          <w:tab/>
        </w:r>
        <w:r>
          <w:rPr>
            <w:webHidden/>
          </w:rPr>
          <w:fldChar w:fldCharType="begin"/>
        </w:r>
        <w:r>
          <w:rPr>
            <w:webHidden/>
          </w:rPr>
          <w:instrText xml:space="preserve"> PAGEREF _Toc477275318 \h </w:instrText>
        </w:r>
        <w:r>
          <w:rPr>
            <w:webHidden/>
          </w:rPr>
        </w:r>
      </w:ins>
      <w:r>
        <w:rPr>
          <w:webHidden/>
        </w:rPr>
        <w:fldChar w:fldCharType="separate"/>
      </w:r>
      <w:ins w:id="848" w:author="Seggelke, Klaus" w:date="2017-03-14T17:12:00Z">
        <w:r>
          <w:rPr>
            <w:webHidden/>
          </w:rPr>
          <w:t>102</w:t>
        </w:r>
        <w:r>
          <w:rPr>
            <w:webHidden/>
          </w:rPr>
          <w:fldChar w:fldCharType="end"/>
        </w:r>
        <w:r w:rsidRPr="0006032F">
          <w:rPr>
            <w:rStyle w:val="Hyperlink"/>
          </w:rPr>
          <w:fldChar w:fldCharType="end"/>
        </w:r>
      </w:ins>
    </w:p>
    <w:p w:rsidR="00A57497" w:rsidRDefault="00A57497">
      <w:pPr>
        <w:pStyle w:val="TOC1"/>
        <w:rPr>
          <w:ins w:id="849" w:author="Seggelke, Klaus" w:date="2017-03-14T17:12:00Z"/>
          <w:rFonts w:asciiTheme="minorHAnsi" w:eastAsiaTheme="minorEastAsia" w:hAnsiTheme="minorHAnsi" w:cstheme="minorBidi"/>
          <w:color w:val="auto"/>
          <w:sz w:val="22"/>
          <w:szCs w:val="22"/>
        </w:rPr>
      </w:pPr>
      <w:ins w:id="850" w:author="Seggelke, Klaus" w:date="2017-03-14T17:12:00Z">
        <w:r w:rsidRPr="0006032F">
          <w:rPr>
            <w:rStyle w:val="Hyperlink"/>
          </w:rPr>
          <w:fldChar w:fldCharType="begin"/>
        </w:r>
        <w:r w:rsidRPr="0006032F">
          <w:rPr>
            <w:rStyle w:val="Hyperlink"/>
          </w:rPr>
          <w:instrText xml:space="preserve"> </w:instrText>
        </w:r>
        <w:r>
          <w:instrText>HYPERLINK \l "_Toc477275319"</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TC.VNF.COMPLEX.003</w:t>
        </w:r>
        <w:r>
          <w:rPr>
            <w:rFonts w:asciiTheme="minorHAnsi" w:eastAsiaTheme="minorEastAsia" w:hAnsiTheme="minorHAnsi" w:cstheme="minorBidi"/>
            <w:color w:val="auto"/>
            <w:sz w:val="22"/>
            <w:szCs w:val="22"/>
          </w:rPr>
          <w:tab/>
        </w:r>
        <w:r w:rsidRPr="0006032F">
          <w:rPr>
            <w:rStyle w:val="Hyperlink"/>
          </w:rPr>
          <w:t>Terminate max scale-up/out VNF in state Active under max traffic load</w:t>
        </w:r>
        <w:r>
          <w:rPr>
            <w:webHidden/>
          </w:rPr>
          <w:tab/>
        </w:r>
        <w:r>
          <w:rPr>
            <w:webHidden/>
          </w:rPr>
          <w:fldChar w:fldCharType="begin"/>
        </w:r>
        <w:r>
          <w:rPr>
            <w:webHidden/>
          </w:rPr>
          <w:instrText xml:space="preserve"> PAGEREF _Toc477275319 \h </w:instrText>
        </w:r>
        <w:r>
          <w:rPr>
            <w:webHidden/>
          </w:rPr>
        </w:r>
      </w:ins>
      <w:r>
        <w:rPr>
          <w:webHidden/>
        </w:rPr>
        <w:fldChar w:fldCharType="separate"/>
      </w:r>
      <w:ins w:id="851" w:author="Seggelke, Klaus" w:date="2017-03-14T17:12:00Z">
        <w:r>
          <w:rPr>
            <w:webHidden/>
          </w:rPr>
          <w:t>103</w:t>
        </w:r>
        <w:r>
          <w:rPr>
            <w:webHidden/>
          </w:rPr>
          <w:fldChar w:fldCharType="end"/>
        </w:r>
        <w:r w:rsidRPr="0006032F">
          <w:rPr>
            <w:rStyle w:val="Hyperlink"/>
          </w:rPr>
          <w:fldChar w:fldCharType="end"/>
        </w:r>
      </w:ins>
    </w:p>
    <w:p w:rsidR="00A57497" w:rsidRDefault="00A57497">
      <w:pPr>
        <w:pStyle w:val="TOC1"/>
        <w:rPr>
          <w:ins w:id="852" w:author="Seggelke, Klaus" w:date="2017-03-14T17:12:00Z"/>
          <w:rFonts w:asciiTheme="minorHAnsi" w:eastAsiaTheme="minorEastAsia" w:hAnsiTheme="minorHAnsi" w:cstheme="minorBidi"/>
          <w:color w:val="auto"/>
          <w:sz w:val="22"/>
          <w:szCs w:val="22"/>
        </w:rPr>
      </w:pPr>
      <w:ins w:id="853" w:author="Seggelke, Klaus" w:date="2017-03-14T17:12:00Z">
        <w:r w:rsidRPr="0006032F">
          <w:rPr>
            <w:rStyle w:val="Hyperlink"/>
          </w:rPr>
          <w:fldChar w:fldCharType="begin"/>
        </w:r>
        <w:r w:rsidRPr="0006032F">
          <w:rPr>
            <w:rStyle w:val="Hyperlink"/>
          </w:rPr>
          <w:instrText xml:space="preserve"> </w:instrText>
        </w:r>
        <w:r>
          <w:instrText>HYPERLINK \l "_Toc477275320"</w:instrText>
        </w:r>
        <w:r w:rsidRPr="0006032F">
          <w:rPr>
            <w:rStyle w:val="Hyperlink"/>
          </w:rPr>
          <w:instrText xml:space="preserve"> </w:instrText>
        </w:r>
        <w:r w:rsidRPr="0006032F">
          <w:rPr>
            <w:rStyle w:val="Hyperlink"/>
          </w:rPr>
        </w:r>
        <w:r w:rsidRPr="0006032F">
          <w:rPr>
            <w:rStyle w:val="Hyperlink"/>
          </w:rPr>
          <w:fldChar w:fldCharType="separate"/>
        </w:r>
        <w:r w:rsidRPr="0006032F">
          <w:rPr>
            <w:rStyle w:val="Hyperlink"/>
          </w:rPr>
          <w:t>TC.VNF.COMPLEX.004</w:t>
        </w:r>
        <w:r>
          <w:rPr>
            <w:rFonts w:asciiTheme="minorHAnsi" w:eastAsiaTheme="minorEastAsia" w:hAnsiTheme="minorHAnsi" w:cstheme="minorBidi"/>
            <w:color w:val="auto"/>
            <w:sz w:val="22"/>
            <w:szCs w:val="22"/>
          </w:rPr>
          <w:tab/>
        </w:r>
        <w:r w:rsidRPr="0006032F">
          <w:rPr>
            <w:rStyle w:val="Hyperlink"/>
          </w:rPr>
          <w:t>VNF upgrade, update or rollback in state Active with max traffic</w:t>
        </w:r>
        <w:r>
          <w:rPr>
            <w:webHidden/>
          </w:rPr>
          <w:tab/>
        </w:r>
        <w:r>
          <w:rPr>
            <w:webHidden/>
          </w:rPr>
          <w:fldChar w:fldCharType="begin"/>
        </w:r>
        <w:r>
          <w:rPr>
            <w:webHidden/>
          </w:rPr>
          <w:instrText xml:space="preserve"> PAGEREF _Toc477275320 \h </w:instrText>
        </w:r>
        <w:r>
          <w:rPr>
            <w:webHidden/>
          </w:rPr>
        </w:r>
      </w:ins>
      <w:r>
        <w:rPr>
          <w:webHidden/>
        </w:rPr>
        <w:fldChar w:fldCharType="separate"/>
      </w:r>
      <w:ins w:id="854" w:author="Seggelke, Klaus" w:date="2017-03-14T17:12:00Z">
        <w:r>
          <w:rPr>
            <w:webHidden/>
          </w:rPr>
          <w:t>104</w:t>
        </w:r>
        <w:r>
          <w:rPr>
            <w:webHidden/>
          </w:rPr>
          <w:fldChar w:fldCharType="end"/>
        </w:r>
        <w:r w:rsidRPr="0006032F">
          <w:rPr>
            <w:rStyle w:val="Hyperlink"/>
          </w:rPr>
          <w:fldChar w:fldCharType="end"/>
        </w:r>
      </w:ins>
    </w:p>
    <w:p w:rsidR="001E6CEC" w:rsidDel="00A57497" w:rsidRDefault="001E6CEC">
      <w:pPr>
        <w:pStyle w:val="TOC1"/>
        <w:rPr>
          <w:del w:id="855" w:author="Seggelke, Klaus" w:date="2017-03-14T17:12:00Z"/>
          <w:rFonts w:asciiTheme="minorHAnsi" w:eastAsiaTheme="minorEastAsia" w:hAnsiTheme="minorHAnsi" w:cstheme="minorBidi"/>
          <w:color w:val="auto"/>
          <w:sz w:val="22"/>
          <w:szCs w:val="22"/>
        </w:rPr>
      </w:pPr>
      <w:del w:id="856" w:author="Seggelke, Klaus" w:date="2017-03-14T17:12:00Z">
        <w:r w:rsidRPr="00A57497" w:rsidDel="00A57497">
          <w:rPr>
            <w:rFonts w:cs="Arial"/>
            <w:sz w:val="22"/>
            <w:rPrChange w:id="857" w:author="Seggelke, Klaus" w:date="2017-03-14T17:12:00Z">
              <w:rPr>
                <w:rStyle w:val="Hyperlink"/>
              </w:rPr>
            </w:rPrChange>
          </w:rPr>
          <w:delText>TC.VNFD.Coding.001</w:delText>
        </w:r>
        <w:r w:rsidDel="00A57497">
          <w:rPr>
            <w:rFonts w:asciiTheme="minorHAnsi" w:eastAsiaTheme="minorEastAsia" w:hAnsiTheme="minorHAnsi" w:cstheme="minorBidi"/>
            <w:color w:val="auto"/>
            <w:sz w:val="22"/>
            <w:szCs w:val="22"/>
          </w:rPr>
          <w:tab/>
        </w:r>
        <w:r w:rsidRPr="00A57497" w:rsidDel="00A57497">
          <w:rPr>
            <w:rFonts w:cs="Arial"/>
            <w:sz w:val="22"/>
            <w:rPrChange w:id="858" w:author="Seggelke, Klaus" w:date="2017-03-14T17:12:00Z">
              <w:rPr>
                <w:rStyle w:val="Hyperlink"/>
              </w:rPr>
            </w:rPrChange>
          </w:rPr>
          <w:delText>VNFD XML Coding Validation</w:delText>
        </w:r>
        <w:r w:rsidDel="00A57497">
          <w:rPr>
            <w:webHidden/>
          </w:rPr>
          <w:tab/>
          <w:delText>13</w:delText>
        </w:r>
      </w:del>
    </w:p>
    <w:p w:rsidR="001E6CEC" w:rsidDel="00A57497" w:rsidRDefault="001E6CEC">
      <w:pPr>
        <w:pStyle w:val="TOC1"/>
        <w:rPr>
          <w:del w:id="859" w:author="Seggelke, Klaus" w:date="2017-03-14T17:12:00Z"/>
          <w:rFonts w:asciiTheme="minorHAnsi" w:eastAsiaTheme="minorEastAsia" w:hAnsiTheme="minorHAnsi" w:cstheme="minorBidi"/>
          <w:color w:val="auto"/>
          <w:sz w:val="22"/>
          <w:szCs w:val="22"/>
        </w:rPr>
      </w:pPr>
      <w:del w:id="860" w:author="Seggelke, Klaus" w:date="2017-03-14T17:12:00Z">
        <w:r w:rsidRPr="00A57497" w:rsidDel="00A57497">
          <w:rPr>
            <w:rFonts w:cs="Arial"/>
            <w:sz w:val="22"/>
            <w:rPrChange w:id="861" w:author="Seggelke, Klaus" w:date="2017-03-14T17:12:00Z">
              <w:rPr>
                <w:rStyle w:val="Hyperlink"/>
              </w:rPr>
            </w:rPrChange>
          </w:rPr>
          <w:delText>TC.VNFD.Coding.002</w:delText>
        </w:r>
        <w:r w:rsidDel="00A57497">
          <w:rPr>
            <w:rFonts w:asciiTheme="minorHAnsi" w:eastAsiaTheme="minorEastAsia" w:hAnsiTheme="minorHAnsi" w:cstheme="minorBidi"/>
            <w:color w:val="auto"/>
            <w:sz w:val="22"/>
            <w:szCs w:val="22"/>
          </w:rPr>
          <w:tab/>
        </w:r>
        <w:r w:rsidRPr="00A57497" w:rsidDel="00A57497">
          <w:rPr>
            <w:rFonts w:cs="Arial"/>
            <w:sz w:val="22"/>
            <w:rPrChange w:id="862" w:author="Seggelke, Klaus" w:date="2017-03-14T17:12:00Z">
              <w:rPr>
                <w:rStyle w:val="Hyperlink"/>
              </w:rPr>
            </w:rPrChange>
          </w:rPr>
          <w:delText>VNFD YANG Coding Validation</w:delText>
        </w:r>
        <w:r w:rsidDel="00A57497">
          <w:rPr>
            <w:webHidden/>
          </w:rPr>
          <w:tab/>
          <w:delText>14</w:delText>
        </w:r>
      </w:del>
    </w:p>
    <w:p w:rsidR="001E6CEC" w:rsidDel="00A57497" w:rsidRDefault="001E6CEC">
      <w:pPr>
        <w:pStyle w:val="TOC1"/>
        <w:rPr>
          <w:del w:id="863" w:author="Seggelke, Klaus" w:date="2017-03-14T17:12:00Z"/>
          <w:rFonts w:asciiTheme="minorHAnsi" w:eastAsiaTheme="minorEastAsia" w:hAnsiTheme="minorHAnsi" w:cstheme="minorBidi"/>
          <w:color w:val="auto"/>
          <w:sz w:val="22"/>
          <w:szCs w:val="22"/>
        </w:rPr>
      </w:pPr>
      <w:del w:id="864" w:author="Seggelke, Klaus" w:date="2017-03-14T17:12:00Z">
        <w:r w:rsidRPr="00A57497" w:rsidDel="00A57497">
          <w:rPr>
            <w:rFonts w:cs="Arial"/>
            <w:sz w:val="22"/>
            <w:rPrChange w:id="865" w:author="Seggelke, Klaus" w:date="2017-03-14T17:12:00Z">
              <w:rPr>
                <w:rStyle w:val="Hyperlink"/>
              </w:rPr>
            </w:rPrChange>
          </w:rPr>
          <w:delText>TC.VNFD.Base.001</w:delText>
        </w:r>
        <w:r w:rsidDel="00A57497">
          <w:rPr>
            <w:rFonts w:asciiTheme="minorHAnsi" w:eastAsiaTheme="minorEastAsia" w:hAnsiTheme="minorHAnsi" w:cstheme="minorBidi"/>
            <w:color w:val="auto"/>
            <w:sz w:val="22"/>
            <w:szCs w:val="22"/>
          </w:rPr>
          <w:tab/>
        </w:r>
        <w:r w:rsidRPr="00A57497" w:rsidDel="00A57497">
          <w:rPr>
            <w:rFonts w:cs="Arial"/>
            <w:sz w:val="22"/>
            <w:rPrChange w:id="866" w:author="Seggelke, Klaus" w:date="2017-03-14T17:12:00Z">
              <w:rPr>
                <w:rStyle w:val="Hyperlink"/>
              </w:rPr>
            </w:rPrChange>
          </w:rPr>
          <w:delText>VNFD Base unit validation</w:delText>
        </w:r>
        <w:r w:rsidDel="00A57497">
          <w:rPr>
            <w:webHidden/>
          </w:rPr>
          <w:tab/>
          <w:delText>14</w:delText>
        </w:r>
      </w:del>
    </w:p>
    <w:p w:rsidR="001E6CEC" w:rsidDel="00A57497" w:rsidRDefault="001E6CEC">
      <w:pPr>
        <w:pStyle w:val="TOC1"/>
        <w:rPr>
          <w:del w:id="867" w:author="Seggelke, Klaus" w:date="2017-03-14T17:12:00Z"/>
          <w:rFonts w:asciiTheme="minorHAnsi" w:eastAsiaTheme="minorEastAsia" w:hAnsiTheme="minorHAnsi" w:cstheme="minorBidi"/>
          <w:color w:val="auto"/>
          <w:sz w:val="22"/>
          <w:szCs w:val="22"/>
        </w:rPr>
      </w:pPr>
      <w:del w:id="868" w:author="Seggelke, Klaus" w:date="2017-03-14T17:12:00Z">
        <w:r w:rsidRPr="00A57497" w:rsidDel="00A57497">
          <w:rPr>
            <w:rFonts w:cs="Arial"/>
            <w:sz w:val="22"/>
            <w:rPrChange w:id="869" w:author="Seggelke, Klaus" w:date="2017-03-14T17:12:00Z">
              <w:rPr>
                <w:rStyle w:val="Hyperlink"/>
              </w:rPr>
            </w:rPrChange>
          </w:rPr>
          <w:delText>TC.VNFD.Base.002</w:delText>
        </w:r>
        <w:r w:rsidDel="00A57497">
          <w:rPr>
            <w:rFonts w:asciiTheme="minorHAnsi" w:eastAsiaTheme="minorEastAsia" w:hAnsiTheme="minorHAnsi" w:cstheme="minorBidi"/>
            <w:color w:val="auto"/>
            <w:sz w:val="22"/>
            <w:szCs w:val="22"/>
          </w:rPr>
          <w:tab/>
        </w:r>
        <w:r w:rsidRPr="00A57497" w:rsidDel="00A57497">
          <w:rPr>
            <w:rFonts w:cs="Arial"/>
            <w:sz w:val="22"/>
            <w:rPrChange w:id="870" w:author="Seggelke, Klaus" w:date="2017-03-14T17:12:00Z">
              <w:rPr>
                <w:rStyle w:val="Hyperlink"/>
              </w:rPr>
            </w:rPrChange>
          </w:rPr>
          <w:delText>VNFD validation for VNF release deployment</w:delText>
        </w:r>
        <w:r w:rsidDel="00A57497">
          <w:rPr>
            <w:webHidden/>
          </w:rPr>
          <w:tab/>
          <w:delText>15</w:delText>
        </w:r>
      </w:del>
    </w:p>
    <w:p w:rsidR="001E6CEC" w:rsidDel="00A57497" w:rsidRDefault="001E6CEC">
      <w:pPr>
        <w:pStyle w:val="TOC1"/>
        <w:rPr>
          <w:del w:id="871" w:author="Seggelke, Klaus" w:date="2017-03-14T17:12:00Z"/>
          <w:rFonts w:asciiTheme="minorHAnsi" w:eastAsiaTheme="minorEastAsia" w:hAnsiTheme="minorHAnsi" w:cstheme="minorBidi"/>
          <w:color w:val="auto"/>
          <w:sz w:val="22"/>
          <w:szCs w:val="22"/>
        </w:rPr>
      </w:pPr>
      <w:del w:id="872" w:author="Seggelke, Klaus" w:date="2017-03-14T17:12:00Z">
        <w:r w:rsidRPr="00A57497" w:rsidDel="00A57497">
          <w:rPr>
            <w:rFonts w:cs="Arial"/>
            <w:sz w:val="22"/>
            <w:rPrChange w:id="873" w:author="Seggelke, Klaus" w:date="2017-03-14T17:12:00Z">
              <w:rPr>
                <w:rStyle w:val="Hyperlink"/>
              </w:rPr>
            </w:rPrChange>
          </w:rPr>
          <w:delText>TC.VNFD.VDU.001</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874" w:author="Seggelke, Klaus" w:date="2017-03-14T17:12:00Z">
              <w:rPr>
                <w:rStyle w:val="Hyperlink"/>
                <w:lang w:eastAsia="zh-CN"/>
              </w:rPr>
            </w:rPrChange>
          </w:rPr>
          <w:delText>VNFD:VDU Base Unit</w:delText>
        </w:r>
        <w:r w:rsidRPr="00A57497" w:rsidDel="00A57497">
          <w:rPr>
            <w:rFonts w:cs="Arial"/>
            <w:sz w:val="22"/>
            <w:rPrChange w:id="875" w:author="Seggelke, Klaus" w:date="2017-03-14T17:12:00Z">
              <w:rPr>
                <w:rStyle w:val="Hyperlink"/>
              </w:rPr>
            </w:rPrChange>
          </w:rPr>
          <w:delText xml:space="preserve"> validation</w:delText>
        </w:r>
        <w:r w:rsidDel="00A57497">
          <w:rPr>
            <w:webHidden/>
          </w:rPr>
          <w:tab/>
          <w:delText>16</w:delText>
        </w:r>
      </w:del>
    </w:p>
    <w:p w:rsidR="001E6CEC" w:rsidDel="00A57497" w:rsidRDefault="001E6CEC">
      <w:pPr>
        <w:pStyle w:val="TOC1"/>
        <w:rPr>
          <w:del w:id="876" w:author="Seggelke, Klaus" w:date="2017-03-14T17:12:00Z"/>
          <w:rFonts w:asciiTheme="minorHAnsi" w:eastAsiaTheme="minorEastAsia" w:hAnsiTheme="minorHAnsi" w:cstheme="minorBidi"/>
          <w:color w:val="auto"/>
          <w:sz w:val="22"/>
          <w:szCs w:val="22"/>
        </w:rPr>
      </w:pPr>
      <w:del w:id="877" w:author="Seggelke, Klaus" w:date="2017-03-14T17:12:00Z">
        <w:r w:rsidRPr="00A57497" w:rsidDel="00A57497">
          <w:rPr>
            <w:rFonts w:cs="Arial"/>
            <w:sz w:val="22"/>
            <w:rPrChange w:id="878" w:author="Seggelke, Klaus" w:date="2017-03-14T17:12:00Z">
              <w:rPr>
                <w:rStyle w:val="Hyperlink"/>
              </w:rPr>
            </w:rPrChange>
          </w:rPr>
          <w:delText>TC.VNFD.VDU.002</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879" w:author="Seggelke, Klaus" w:date="2017-03-14T17:12:00Z">
              <w:rPr>
                <w:rStyle w:val="Hyperlink"/>
                <w:lang w:eastAsia="zh-CN"/>
              </w:rPr>
            </w:rPrChange>
          </w:rPr>
          <w:delText>VNFD:VDU Base Unit</w:delText>
        </w:r>
        <w:r w:rsidRPr="00A57497" w:rsidDel="00A57497">
          <w:rPr>
            <w:rFonts w:cs="Arial"/>
            <w:sz w:val="22"/>
            <w:rPrChange w:id="880" w:author="Seggelke, Klaus" w:date="2017-03-14T17:12:00Z">
              <w:rPr>
                <w:rStyle w:val="Hyperlink"/>
              </w:rPr>
            </w:rPrChange>
          </w:rPr>
          <w:delText xml:space="preserve"> validation</w:delText>
        </w:r>
        <w:r w:rsidDel="00A57497">
          <w:rPr>
            <w:webHidden/>
          </w:rPr>
          <w:tab/>
          <w:delText>17</w:delText>
        </w:r>
      </w:del>
    </w:p>
    <w:p w:rsidR="001E6CEC" w:rsidDel="00A57497" w:rsidRDefault="001E6CEC">
      <w:pPr>
        <w:pStyle w:val="TOC1"/>
        <w:rPr>
          <w:del w:id="881" w:author="Seggelke, Klaus" w:date="2017-03-14T17:12:00Z"/>
          <w:rFonts w:asciiTheme="minorHAnsi" w:eastAsiaTheme="minorEastAsia" w:hAnsiTheme="minorHAnsi" w:cstheme="minorBidi"/>
          <w:color w:val="auto"/>
          <w:sz w:val="22"/>
          <w:szCs w:val="22"/>
        </w:rPr>
      </w:pPr>
      <w:del w:id="882" w:author="Seggelke, Klaus" w:date="2017-03-14T17:12:00Z">
        <w:r w:rsidRPr="00A57497" w:rsidDel="00A57497">
          <w:rPr>
            <w:rFonts w:cs="Arial"/>
            <w:sz w:val="22"/>
            <w:rPrChange w:id="883" w:author="Seggelke, Klaus" w:date="2017-03-14T17:12:00Z">
              <w:rPr>
                <w:rStyle w:val="Hyperlink"/>
              </w:rPr>
            </w:rPrChange>
          </w:rPr>
          <w:delText>TC.VNFD.VDU.003</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884" w:author="Seggelke, Klaus" w:date="2017-03-14T17:12:00Z">
              <w:rPr>
                <w:rStyle w:val="Hyperlink"/>
                <w:lang w:eastAsia="zh-CN"/>
              </w:rPr>
            </w:rPrChange>
          </w:rPr>
          <w:delText>VNFD:VDU CPU Unit</w:delText>
        </w:r>
        <w:r w:rsidRPr="00A57497" w:rsidDel="00A57497">
          <w:rPr>
            <w:rFonts w:cs="Arial"/>
            <w:sz w:val="22"/>
            <w:rPrChange w:id="885" w:author="Seggelke, Klaus" w:date="2017-03-14T17:12:00Z">
              <w:rPr>
                <w:rStyle w:val="Hyperlink"/>
              </w:rPr>
            </w:rPrChange>
          </w:rPr>
          <w:delText xml:space="preserve"> validation</w:delText>
        </w:r>
        <w:r w:rsidDel="00A57497">
          <w:rPr>
            <w:webHidden/>
          </w:rPr>
          <w:tab/>
          <w:delText>17</w:delText>
        </w:r>
      </w:del>
    </w:p>
    <w:p w:rsidR="001E6CEC" w:rsidDel="00A57497" w:rsidRDefault="001E6CEC">
      <w:pPr>
        <w:pStyle w:val="TOC1"/>
        <w:rPr>
          <w:del w:id="886" w:author="Seggelke, Klaus" w:date="2017-03-14T17:12:00Z"/>
          <w:rFonts w:asciiTheme="minorHAnsi" w:eastAsiaTheme="minorEastAsia" w:hAnsiTheme="minorHAnsi" w:cstheme="minorBidi"/>
          <w:color w:val="auto"/>
          <w:sz w:val="22"/>
          <w:szCs w:val="22"/>
        </w:rPr>
      </w:pPr>
      <w:del w:id="887" w:author="Seggelke, Klaus" w:date="2017-03-14T17:12:00Z">
        <w:r w:rsidRPr="00A57497" w:rsidDel="00A57497">
          <w:rPr>
            <w:rFonts w:cs="Arial"/>
            <w:sz w:val="22"/>
            <w:rPrChange w:id="888" w:author="Seggelke, Klaus" w:date="2017-03-14T17:12:00Z">
              <w:rPr>
                <w:rStyle w:val="Hyperlink"/>
              </w:rPr>
            </w:rPrChange>
          </w:rPr>
          <w:delText>TC.VNFD.VDU.004</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889" w:author="Seggelke, Klaus" w:date="2017-03-14T17:12:00Z">
              <w:rPr>
                <w:rStyle w:val="Hyperlink"/>
                <w:lang w:eastAsia="zh-CN"/>
              </w:rPr>
            </w:rPrChange>
          </w:rPr>
          <w:delText>VNFD:VDU Memory Unit</w:delText>
        </w:r>
        <w:r w:rsidRPr="00A57497" w:rsidDel="00A57497">
          <w:rPr>
            <w:rFonts w:cs="Arial"/>
            <w:sz w:val="22"/>
            <w:rPrChange w:id="890" w:author="Seggelke, Klaus" w:date="2017-03-14T17:12:00Z">
              <w:rPr>
                <w:rStyle w:val="Hyperlink"/>
              </w:rPr>
            </w:rPrChange>
          </w:rPr>
          <w:delText xml:space="preserve"> validation</w:delText>
        </w:r>
        <w:r w:rsidDel="00A57497">
          <w:rPr>
            <w:webHidden/>
          </w:rPr>
          <w:tab/>
          <w:delText>17</w:delText>
        </w:r>
      </w:del>
    </w:p>
    <w:p w:rsidR="001E6CEC" w:rsidDel="00A57497" w:rsidRDefault="001E6CEC">
      <w:pPr>
        <w:pStyle w:val="TOC1"/>
        <w:rPr>
          <w:del w:id="891" w:author="Seggelke, Klaus" w:date="2017-03-14T17:12:00Z"/>
          <w:rFonts w:asciiTheme="minorHAnsi" w:eastAsiaTheme="minorEastAsia" w:hAnsiTheme="minorHAnsi" w:cstheme="minorBidi"/>
          <w:color w:val="auto"/>
          <w:sz w:val="22"/>
          <w:szCs w:val="22"/>
        </w:rPr>
      </w:pPr>
      <w:del w:id="892" w:author="Seggelke, Klaus" w:date="2017-03-14T17:12:00Z">
        <w:r w:rsidRPr="00A57497" w:rsidDel="00A57497">
          <w:rPr>
            <w:rFonts w:cs="Arial"/>
            <w:sz w:val="22"/>
            <w:rPrChange w:id="893" w:author="Seggelke, Klaus" w:date="2017-03-14T17:12:00Z">
              <w:rPr>
                <w:rStyle w:val="Hyperlink"/>
              </w:rPr>
            </w:rPrChange>
          </w:rPr>
          <w:delText>TC.VNFD.VDU.005</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894" w:author="Seggelke, Klaus" w:date="2017-03-14T17:12:00Z">
              <w:rPr>
                <w:rStyle w:val="Hyperlink"/>
                <w:lang w:eastAsia="zh-CN"/>
              </w:rPr>
            </w:rPrChange>
          </w:rPr>
          <w:delText>VNFD:VDU security Unit</w:delText>
        </w:r>
        <w:r w:rsidRPr="00A57497" w:rsidDel="00A57497">
          <w:rPr>
            <w:rFonts w:cs="Arial"/>
            <w:sz w:val="22"/>
            <w:rPrChange w:id="895" w:author="Seggelke, Klaus" w:date="2017-03-14T17:12:00Z">
              <w:rPr>
                <w:rStyle w:val="Hyperlink"/>
              </w:rPr>
            </w:rPrChange>
          </w:rPr>
          <w:delText xml:space="preserve"> validation</w:delText>
        </w:r>
        <w:r w:rsidDel="00A57497">
          <w:rPr>
            <w:webHidden/>
          </w:rPr>
          <w:tab/>
          <w:delText>18</w:delText>
        </w:r>
      </w:del>
    </w:p>
    <w:p w:rsidR="001E6CEC" w:rsidDel="00A57497" w:rsidRDefault="001E6CEC">
      <w:pPr>
        <w:pStyle w:val="TOC1"/>
        <w:rPr>
          <w:del w:id="896" w:author="Seggelke, Klaus" w:date="2017-03-14T17:12:00Z"/>
          <w:rFonts w:asciiTheme="minorHAnsi" w:eastAsiaTheme="minorEastAsia" w:hAnsiTheme="minorHAnsi" w:cstheme="minorBidi"/>
          <w:color w:val="auto"/>
          <w:sz w:val="22"/>
          <w:szCs w:val="22"/>
        </w:rPr>
      </w:pPr>
      <w:del w:id="897" w:author="Seggelke, Klaus" w:date="2017-03-14T17:12:00Z">
        <w:r w:rsidRPr="00A57497" w:rsidDel="00A57497">
          <w:rPr>
            <w:rFonts w:cs="Arial"/>
            <w:sz w:val="22"/>
            <w:rPrChange w:id="898" w:author="Seggelke, Klaus" w:date="2017-03-14T17:12:00Z">
              <w:rPr>
                <w:rStyle w:val="Hyperlink"/>
              </w:rPr>
            </w:rPrChange>
          </w:rPr>
          <w:delText>TC.VNFD.VDU.006</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899" w:author="Seggelke, Klaus" w:date="2017-03-14T17:12:00Z">
              <w:rPr>
                <w:rStyle w:val="Hyperlink"/>
                <w:lang w:eastAsia="zh-CN"/>
              </w:rPr>
            </w:rPrChange>
          </w:rPr>
          <w:delText>VNFD:VDU HyperVisor Unit</w:delText>
        </w:r>
        <w:r w:rsidRPr="00A57497" w:rsidDel="00A57497">
          <w:rPr>
            <w:rFonts w:cs="Arial"/>
            <w:sz w:val="22"/>
            <w:rPrChange w:id="900" w:author="Seggelke, Klaus" w:date="2017-03-14T17:12:00Z">
              <w:rPr>
                <w:rStyle w:val="Hyperlink"/>
              </w:rPr>
            </w:rPrChange>
          </w:rPr>
          <w:delText xml:space="preserve"> validation</w:delText>
        </w:r>
        <w:r w:rsidDel="00A57497">
          <w:rPr>
            <w:webHidden/>
          </w:rPr>
          <w:tab/>
          <w:delText>18</w:delText>
        </w:r>
      </w:del>
    </w:p>
    <w:p w:rsidR="001E6CEC" w:rsidDel="00A57497" w:rsidRDefault="001E6CEC">
      <w:pPr>
        <w:pStyle w:val="TOC1"/>
        <w:rPr>
          <w:del w:id="901" w:author="Seggelke, Klaus" w:date="2017-03-14T17:12:00Z"/>
          <w:rFonts w:asciiTheme="minorHAnsi" w:eastAsiaTheme="minorEastAsia" w:hAnsiTheme="minorHAnsi" w:cstheme="minorBidi"/>
          <w:color w:val="auto"/>
          <w:sz w:val="22"/>
          <w:szCs w:val="22"/>
        </w:rPr>
      </w:pPr>
      <w:del w:id="902" w:author="Seggelke, Klaus" w:date="2017-03-14T17:12:00Z">
        <w:r w:rsidRPr="00A57497" w:rsidDel="00A57497">
          <w:rPr>
            <w:rFonts w:cs="Arial"/>
            <w:sz w:val="22"/>
            <w:rPrChange w:id="903" w:author="Seggelke, Klaus" w:date="2017-03-14T17:12:00Z">
              <w:rPr>
                <w:rStyle w:val="Hyperlink"/>
              </w:rPr>
            </w:rPrChange>
          </w:rPr>
          <w:delText>TC.VNFD.VDU.007</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904" w:author="Seggelke, Klaus" w:date="2017-03-14T17:12:00Z">
              <w:rPr>
                <w:rStyle w:val="Hyperlink"/>
                <w:lang w:eastAsia="zh-CN"/>
              </w:rPr>
            </w:rPrChange>
          </w:rPr>
          <w:delText>VNFD:VDU Network Elements Unit</w:delText>
        </w:r>
        <w:r w:rsidRPr="00A57497" w:rsidDel="00A57497">
          <w:rPr>
            <w:rFonts w:cs="Arial"/>
            <w:sz w:val="22"/>
            <w:rPrChange w:id="905" w:author="Seggelke, Klaus" w:date="2017-03-14T17:12:00Z">
              <w:rPr>
                <w:rStyle w:val="Hyperlink"/>
              </w:rPr>
            </w:rPrChange>
          </w:rPr>
          <w:delText xml:space="preserve"> validation</w:delText>
        </w:r>
        <w:r w:rsidDel="00A57497">
          <w:rPr>
            <w:webHidden/>
          </w:rPr>
          <w:tab/>
          <w:delText>19</w:delText>
        </w:r>
      </w:del>
    </w:p>
    <w:p w:rsidR="001E6CEC" w:rsidDel="00A57497" w:rsidRDefault="001E6CEC">
      <w:pPr>
        <w:pStyle w:val="TOC1"/>
        <w:rPr>
          <w:del w:id="906" w:author="Seggelke, Klaus" w:date="2017-03-14T17:12:00Z"/>
          <w:rFonts w:asciiTheme="minorHAnsi" w:eastAsiaTheme="minorEastAsia" w:hAnsiTheme="minorHAnsi" w:cstheme="minorBidi"/>
          <w:color w:val="auto"/>
          <w:sz w:val="22"/>
          <w:szCs w:val="22"/>
        </w:rPr>
      </w:pPr>
      <w:del w:id="907" w:author="Seggelke, Klaus" w:date="2017-03-14T17:12:00Z">
        <w:r w:rsidRPr="00A57497" w:rsidDel="00A57497">
          <w:rPr>
            <w:rFonts w:cs="Arial"/>
            <w:sz w:val="22"/>
            <w:rPrChange w:id="908" w:author="Seggelke, Klaus" w:date="2017-03-14T17:12:00Z">
              <w:rPr>
                <w:rStyle w:val="Hyperlink"/>
              </w:rPr>
            </w:rPrChange>
          </w:rPr>
          <w:delText>TC.VNFD.VDU.008</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909" w:author="Seggelke, Klaus" w:date="2017-03-14T17:12:00Z">
              <w:rPr>
                <w:rStyle w:val="Hyperlink"/>
                <w:lang w:eastAsia="zh-CN"/>
              </w:rPr>
            </w:rPrChange>
          </w:rPr>
          <w:delText xml:space="preserve">VNFD:VDU Virtual Switches </w:delText>
        </w:r>
        <w:r w:rsidRPr="00A57497" w:rsidDel="00A57497">
          <w:rPr>
            <w:rFonts w:cs="Arial"/>
            <w:sz w:val="22"/>
            <w:rPrChange w:id="910" w:author="Seggelke, Klaus" w:date="2017-03-14T17:12:00Z">
              <w:rPr>
                <w:rStyle w:val="Hyperlink"/>
              </w:rPr>
            </w:rPrChange>
          </w:rPr>
          <w:delText>validation</w:delText>
        </w:r>
        <w:r w:rsidDel="00A57497">
          <w:rPr>
            <w:webHidden/>
          </w:rPr>
          <w:tab/>
          <w:delText>19</w:delText>
        </w:r>
      </w:del>
    </w:p>
    <w:p w:rsidR="001E6CEC" w:rsidDel="00A57497" w:rsidRDefault="001E6CEC">
      <w:pPr>
        <w:pStyle w:val="TOC1"/>
        <w:rPr>
          <w:del w:id="911" w:author="Seggelke, Klaus" w:date="2017-03-14T17:12:00Z"/>
          <w:rFonts w:asciiTheme="minorHAnsi" w:eastAsiaTheme="minorEastAsia" w:hAnsiTheme="minorHAnsi" w:cstheme="minorBidi"/>
          <w:color w:val="auto"/>
          <w:sz w:val="22"/>
          <w:szCs w:val="22"/>
        </w:rPr>
      </w:pPr>
      <w:del w:id="912" w:author="Seggelke, Klaus" w:date="2017-03-14T17:12:00Z">
        <w:r w:rsidRPr="00A57497" w:rsidDel="00A57497">
          <w:rPr>
            <w:rFonts w:cs="Arial"/>
            <w:sz w:val="22"/>
            <w:rPrChange w:id="913" w:author="Seggelke, Klaus" w:date="2017-03-14T17:12:00Z">
              <w:rPr>
                <w:rStyle w:val="Hyperlink"/>
              </w:rPr>
            </w:rPrChange>
          </w:rPr>
          <w:delText>TC.VNFD.VDU.009</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914" w:author="Seggelke, Klaus" w:date="2017-03-14T17:12:00Z">
              <w:rPr>
                <w:rStyle w:val="Hyperlink"/>
                <w:lang w:eastAsia="zh-CN"/>
              </w:rPr>
            </w:rPrChange>
          </w:rPr>
          <w:delText>VNFD:VDU General Reliability and Availability Unit</w:delText>
        </w:r>
        <w:r w:rsidRPr="00A57497" w:rsidDel="00A57497">
          <w:rPr>
            <w:rFonts w:cs="Arial"/>
            <w:sz w:val="22"/>
            <w:rPrChange w:id="915" w:author="Seggelke, Klaus" w:date="2017-03-14T17:12:00Z">
              <w:rPr>
                <w:rStyle w:val="Hyperlink"/>
              </w:rPr>
            </w:rPrChange>
          </w:rPr>
          <w:delText xml:space="preserve"> validation</w:delText>
        </w:r>
        <w:r w:rsidDel="00A57497">
          <w:rPr>
            <w:webHidden/>
          </w:rPr>
          <w:tab/>
          <w:delText>20</w:delText>
        </w:r>
      </w:del>
    </w:p>
    <w:p w:rsidR="001E6CEC" w:rsidDel="00A57497" w:rsidRDefault="001E6CEC">
      <w:pPr>
        <w:pStyle w:val="TOC1"/>
        <w:rPr>
          <w:del w:id="916" w:author="Seggelke, Klaus" w:date="2017-03-14T17:12:00Z"/>
          <w:rFonts w:asciiTheme="minorHAnsi" w:eastAsiaTheme="minorEastAsia" w:hAnsiTheme="minorHAnsi" w:cstheme="minorBidi"/>
          <w:color w:val="auto"/>
          <w:sz w:val="22"/>
          <w:szCs w:val="22"/>
        </w:rPr>
      </w:pPr>
      <w:del w:id="917" w:author="Seggelke, Klaus" w:date="2017-03-14T17:12:00Z">
        <w:r w:rsidRPr="00A57497" w:rsidDel="00A57497">
          <w:rPr>
            <w:rFonts w:cs="Arial"/>
            <w:sz w:val="22"/>
            <w:rPrChange w:id="918" w:author="Seggelke, Klaus" w:date="2017-03-14T17:12:00Z">
              <w:rPr>
                <w:rStyle w:val="Hyperlink"/>
              </w:rPr>
            </w:rPrChange>
          </w:rPr>
          <w:delText>TC.VNFD.VDU.010</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919" w:author="Seggelke, Klaus" w:date="2017-03-14T17:12:00Z">
              <w:rPr>
                <w:rStyle w:val="Hyperlink"/>
                <w:lang w:eastAsia="zh-CN"/>
              </w:rPr>
            </w:rPrChange>
          </w:rPr>
          <w:delText>VNFD:VDU Storage Unit</w:delText>
        </w:r>
        <w:r w:rsidRPr="00A57497" w:rsidDel="00A57497">
          <w:rPr>
            <w:rFonts w:cs="Arial"/>
            <w:sz w:val="22"/>
            <w:rPrChange w:id="920" w:author="Seggelke, Klaus" w:date="2017-03-14T17:12:00Z">
              <w:rPr>
                <w:rStyle w:val="Hyperlink"/>
              </w:rPr>
            </w:rPrChange>
          </w:rPr>
          <w:delText xml:space="preserve"> validation</w:delText>
        </w:r>
        <w:r w:rsidDel="00A57497">
          <w:rPr>
            <w:webHidden/>
          </w:rPr>
          <w:tab/>
          <w:delText>20</w:delText>
        </w:r>
      </w:del>
    </w:p>
    <w:p w:rsidR="001E6CEC" w:rsidDel="00A57497" w:rsidRDefault="001E6CEC">
      <w:pPr>
        <w:pStyle w:val="TOC1"/>
        <w:rPr>
          <w:del w:id="921" w:author="Seggelke, Klaus" w:date="2017-03-14T17:12:00Z"/>
          <w:rFonts w:asciiTheme="minorHAnsi" w:eastAsiaTheme="minorEastAsia" w:hAnsiTheme="minorHAnsi" w:cstheme="minorBidi"/>
          <w:color w:val="auto"/>
          <w:sz w:val="22"/>
          <w:szCs w:val="22"/>
        </w:rPr>
      </w:pPr>
      <w:del w:id="922" w:author="Seggelke, Klaus" w:date="2017-03-14T17:12:00Z">
        <w:r w:rsidRPr="00A57497" w:rsidDel="00A57497">
          <w:rPr>
            <w:rFonts w:cs="Arial"/>
            <w:sz w:val="22"/>
            <w:rPrChange w:id="923" w:author="Seggelke, Klaus" w:date="2017-03-14T17:12:00Z">
              <w:rPr>
                <w:rStyle w:val="Hyperlink"/>
              </w:rPr>
            </w:rPrChange>
          </w:rPr>
          <w:delText>TC.VNFD.VLINK.001</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924" w:author="Seggelke, Klaus" w:date="2017-03-14T17:12:00Z">
              <w:rPr>
                <w:rStyle w:val="Hyperlink"/>
                <w:lang w:eastAsia="zh-CN"/>
              </w:rPr>
            </w:rPrChange>
          </w:rPr>
          <w:delText>VNFD:VDU Virtual Link</w:delText>
        </w:r>
        <w:r w:rsidRPr="00A57497" w:rsidDel="00A57497">
          <w:rPr>
            <w:rFonts w:cs="Arial"/>
            <w:sz w:val="22"/>
            <w:rPrChange w:id="925" w:author="Seggelke, Klaus" w:date="2017-03-14T17:12:00Z">
              <w:rPr>
                <w:rStyle w:val="Hyperlink"/>
              </w:rPr>
            </w:rPrChange>
          </w:rPr>
          <w:delText xml:space="preserve"> validation</w:delText>
        </w:r>
        <w:r w:rsidDel="00A57497">
          <w:rPr>
            <w:webHidden/>
          </w:rPr>
          <w:tab/>
          <w:delText>21</w:delText>
        </w:r>
      </w:del>
    </w:p>
    <w:p w:rsidR="001E6CEC" w:rsidDel="00A57497" w:rsidRDefault="001E6CEC">
      <w:pPr>
        <w:pStyle w:val="TOC1"/>
        <w:rPr>
          <w:del w:id="926" w:author="Seggelke, Klaus" w:date="2017-03-14T17:12:00Z"/>
          <w:rFonts w:asciiTheme="minorHAnsi" w:eastAsiaTheme="minorEastAsia" w:hAnsiTheme="minorHAnsi" w:cstheme="minorBidi"/>
          <w:color w:val="auto"/>
          <w:sz w:val="22"/>
          <w:szCs w:val="22"/>
        </w:rPr>
      </w:pPr>
      <w:del w:id="927" w:author="Seggelke, Klaus" w:date="2017-03-14T17:12:00Z">
        <w:r w:rsidRPr="00A57497" w:rsidDel="00A57497">
          <w:rPr>
            <w:rFonts w:cs="Arial"/>
            <w:sz w:val="22"/>
            <w:rPrChange w:id="928" w:author="Seggelke, Klaus" w:date="2017-03-14T17:12:00Z">
              <w:rPr>
                <w:rStyle w:val="Hyperlink"/>
              </w:rPr>
            </w:rPrChange>
          </w:rPr>
          <w:delText>TC.VNFD.ConPoint.001</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929" w:author="Seggelke, Klaus" w:date="2017-03-14T17:12:00Z">
              <w:rPr>
                <w:rStyle w:val="Hyperlink"/>
                <w:lang w:eastAsia="zh-CN"/>
              </w:rPr>
            </w:rPrChange>
          </w:rPr>
          <w:delText>VNFD Connection Points Unit</w:delText>
        </w:r>
        <w:r w:rsidRPr="00A57497" w:rsidDel="00A57497">
          <w:rPr>
            <w:rFonts w:cs="Arial"/>
            <w:sz w:val="22"/>
            <w:rPrChange w:id="930" w:author="Seggelke, Klaus" w:date="2017-03-14T17:12:00Z">
              <w:rPr>
                <w:rStyle w:val="Hyperlink"/>
              </w:rPr>
            </w:rPrChange>
          </w:rPr>
          <w:delText xml:space="preserve"> validation</w:delText>
        </w:r>
        <w:r w:rsidDel="00A57497">
          <w:rPr>
            <w:webHidden/>
          </w:rPr>
          <w:tab/>
          <w:delText>21</w:delText>
        </w:r>
      </w:del>
    </w:p>
    <w:p w:rsidR="001E6CEC" w:rsidDel="00A57497" w:rsidRDefault="001E6CEC">
      <w:pPr>
        <w:pStyle w:val="TOC1"/>
        <w:rPr>
          <w:del w:id="931" w:author="Seggelke, Klaus" w:date="2017-03-14T17:12:00Z"/>
          <w:rFonts w:asciiTheme="minorHAnsi" w:eastAsiaTheme="minorEastAsia" w:hAnsiTheme="minorHAnsi" w:cstheme="minorBidi"/>
          <w:color w:val="auto"/>
          <w:sz w:val="22"/>
          <w:szCs w:val="22"/>
        </w:rPr>
      </w:pPr>
      <w:del w:id="932" w:author="Seggelke, Klaus" w:date="2017-03-14T17:12:00Z">
        <w:r w:rsidRPr="00A57497" w:rsidDel="00A57497">
          <w:rPr>
            <w:rFonts w:cs="Arial"/>
            <w:sz w:val="22"/>
            <w:rPrChange w:id="933" w:author="Seggelke, Klaus" w:date="2017-03-14T17:12:00Z">
              <w:rPr>
                <w:rStyle w:val="Hyperlink"/>
              </w:rPr>
            </w:rPrChange>
          </w:rPr>
          <w:delText>TC.VNFD.DEPLOY.001</w:delText>
        </w:r>
        <w:r w:rsidDel="00A57497">
          <w:rPr>
            <w:rFonts w:asciiTheme="minorHAnsi" w:eastAsiaTheme="minorEastAsia" w:hAnsiTheme="minorHAnsi" w:cstheme="minorBidi"/>
            <w:color w:val="auto"/>
            <w:sz w:val="22"/>
            <w:szCs w:val="22"/>
          </w:rPr>
          <w:tab/>
        </w:r>
        <w:r w:rsidRPr="00A57497" w:rsidDel="00A57497">
          <w:rPr>
            <w:rFonts w:cs="Arial"/>
            <w:sz w:val="22"/>
            <w:lang w:eastAsia="zh-CN"/>
            <w:rPrChange w:id="934" w:author="Seggelke, Klaus" w:date="2017-03-14T17:12:00Z">
              <w:rPr>
                <w:rStyle w:val="Hyperlink"/>
                <w:lang w:eastAsia="zh-CN"/>
              </w:rPr>
            </w:rPrChange>
          </w:rPr>
          <w:delText>VNFD Deployment Flavors Unit</w:delText>
        </w:r>
        <w:r w:rsidRPr="00A57497" w:rsidDel="00A57497">
          <w:rPr>
            <w:rFonts w:cs="Arial"/>
            <w:sz w:val="22"/>
            <w:rPrChange w:id="935" w:author="Seggelke, Klaus" w:date="2017-03-14T17:12:00Z">
              <w:rPr>
                <w:rStyle w:val="Hyperlink"/>
              </w:rPr>
            </w:rPrChange>
          </w:rPr>
          <w:delText xml:space="preserve"> validation</w:delText>
        </w:r>
        <w:r w:rsidDel="00A57497">
          <w:rPr>
            <w:webHidden/>
          </w:rPr>
          <w:tab/>
          <w:delText>22</w:delText>
        </w:r>
      </w:del>
    </w:p>
    <w:p w:rsidR="001E6CEC" w:rsidDel="00A57497" w:rsidRDefault="001E6CEC">
      <w:pPr>
        <w:pStyle w:val="TOC1"/>
        <w:rPr>
          <w:del w:id="936" w:author="Seggelke, Klaus" w:date="2017-03-14T17:12:00Z"/>
          <w:rFonts w:asciiTheme="minorHAnsi" w:eastAsiaTheme="minorEastAsia" w:hAnsiTheme="minorHAnsi" w:cstheme="minorBidi"/>
          <w:color w:val="auto"/>
          <w:sz w:val="22"/>
          <w:szCs w:val="22"/>
        </w:rPr>
      </w:pPr>
      <w:del w:id="937" w:author="Seggelke, Klaus" w:date="2017-03-14T17:12:00Z">
        <w:r w:rsidRPr="00A57497" w:rsidDel="00A57497">
          <w:rPr>
            <w:rFonts w:cs="Arial"/>
            <w:sz w:val="22"/>
            <w:rPrChange w:id="938" w:author="Seggelke, Klaus" w:date="2017-03-14T17:12:00Z">
              <w:rPr>
                <w:rStyle w:val="Hyperlink"/>
              </w:rPr>
            </w:rPrChange>
          </w:rPr>
          <w:delText>TC.VNF.IMAGE.001</w:delText>
        </w:r>
        <w:r w:rsidDel="00A57497">
          <w:rPr>
            <w:rFonts w:asciiTheme="minorHAnsi" w:eastAsiaTheme="minorEastAsia" w:hAnsiTheme="minorHAnsi" w:cstheme="minorBidi"/>
            <w:color w:val="auto"/>
            <w:sz w:val="22"/>
            <w:szCs w:val="22"/>
          </w:rPr>
          <w:tab/>
        </w:r>
        <w:r w:rsidRPr="00A57497" w:rsidDel="00A57497">
          <w:rPr>
            <w:rFonts w:cs="Arial"/>
            <w:sz w:val="22"/>
            <w:rPrChange w:id="939" w:author="Seggelke, Klaus" w:date="2017-03-14T17:12:00Z">
              <w:rPr>
                <w:rStyle w:val="Hyperlink"/>
              </w:rPr>
            </w:rPrChange>
          </w:rPr>
          <w:delText>Software Image Retrieval with single vendor release without filter</w:delText>
        </w:r>
        <w:r w:rsidDel="00A57497">
          <w:rPr>
            <w:webHidden/>
          </w:rPr>
          <w:tab/>
          <w:delText>22</w:delText>
        </w:r>
      </w:del>
    </w:p>
    <w:p w:rsidR="001E6CEC" w:rsidDel="00A57497" w:rsidRDefault="001E6CEC">
      <w:pPr>
        <w:pStyle w:val="TOC1"/>
        <w:rPr>
          <w:del w:id="940" w:author="Seggelke, Klaus" w:date="2017-03-14T17:12:00Z"/>
          <w:rFonts w:asciiTheme="minorHAnsi" w:eastAsiaTheme="minorEastAsia" w:hAnsiTheme="minorHAnsi" w:cstheme="minorBidi"/>
          <w:color w:val="auto"/>
          <w:sz w:val="22"/>
          <w:szCs w:val="22"/>
        </w:rPr>
      </w:pPr>
      <w:del w:id="941" w:author="Seggelke, Klaus" w:date="2017-03-14T17:12:00Z">
        <w:r w:rsidRPr="00A57497" w:rsidDel="00A57497">
          <w:rPr>
            <w:rFonts w:cs="Arial"/>
            <w:sz w:val="22"/>
            <w:rPrChange w:id="942" w:author="Seggelke, Klaus" w:date="2017-03-14T17:12:00Z">
              <w:rPr>
                <w:rStyle w:val="Hyperlink"/>
              </w:rPr>
            </w:rPrChange>
          </w:rPr>
          <w:delText>TC.VNF.IMAGE.002</w:delText>
        </w:r>
        <w:r w:rsidDel="00A57497">
          <w:rPr>
            <w:rFonts w:asciiTheme="minorHAnsi" w:eastAsiaTheme="minorEastAsia" w:hAnsiTheme="minorHAnsi" w:cstheme="minorBidi"/>
            <w:color w:val="auto"/>
            <w:sz w:val="22"/>
            <w:szCs w:val="22"/>
          </w:rPr>
          <w:tab/>
        </w:r>
        <w:r w:rsidRPr="00A57497" w:rsidDel="00A57497">
          <w:rPr>
            <w:rFonts w:cs="Arial"/>
            <w:sz w:val="22"/>
            <w:rPrChange w:id="943" w:author="Seggelke, Klaus" w:date="2017-03-14T17:12:00Z">
              <w:rPr>
                <w:rStyle w:val="Hyperlink"/>
              </w:rPr>
            </w:rPrChange>
          </w:rPr>
          <w:delText>Software Image Retrieval with single vendor release with filters</w:delText>
        </w:r>
        <w:r w:rsidDel="00A57497">
          <w:rPr>
            <w:webHidden/>
          </w:rPr>
          <w:tab/>
          <w:delText>23</w:delText>
        </w:r>
      </w:del>
    </w:p>
    <w:p w:rsidR="001E6CEC" w:rsidDel="00A57497" w:rsidRDefault="001E6CEC">
      <w:pPr>
        <w:pStyle w:val="TOC1"/>
        <w:rPr>
          <w:del w:id="944" w:author="Seggelke, Klaus" w:date="2017-03-14T17:12:00Z"/>
          <w:rFonts w:asciiTheme="minorHAnsi" w:eastAsiaTheme="minorEastAsia" w:hAnsiTheme="minorHAnsi" w:cstheme="minorBidi"/>
          <w:color w:val="auto"/>
          <w:sz w:val="22"/>
          <w:szCs w:val="22"/>
        </w:rPr>
      </w:pPr>
      <w:del w:id="945" w:author="Seggelke, Klaus" w:date="2017-03-14T17:12:00Z">
        <w:r w:rsidRPr="00A57497" w:rsidDel="00A57497">
          <w:rPr>
            <w:rFonts w:cs="Arial"/>
            <w:sz w:val="22"/>
            <w:rPrChange w:id="946" w:author="Seggelke, Klaus" w:date="2017-03-14T17:12:00Z">
              <w:rPr>
                <w:rStyle w:val="Hyperlink"/>
              </w:rPr>
            </w:rPrChange>
          </w:rPr>
          <w:delText>TC.VNF.IMAGE.003</w:delText>
        </w:r>
        <w:r w:rsidDel="00A57497">
          <w:rPr>
            <w:rFonts w:asciiTheme="minorHAnsi" w:eastAsiaTheme="minorEastAsia" w:hAnsiTheme="minorHAnsi" w:cstheme="minorBidi"/>
            <w:color w:val="auto"/>
            <w:sz w:val="22"/>
            <w:szCs w:val="22"/>
          </w:rPr>
          <w:tab/>
        </w:r>
        <w:r w:rsidRPr="00A57497" w:rsidDel="00A57497">
          <w:rPr>
            <w:rFonts w:cs="Arial"/>
            <w:sz w:val="22"/>
            <w:rPrChange w:id="947" w:author="Seggelke, Klaus" w:date="2017-03-14T17:12:00Z">
              <w:rPr>
                <w:rStyle w:val="Hyperlink"/>
              </w:rPr>
            </w:rPrChange>
          </w:rPr>
          <w:delText>Software Image Retrieval with multi vendor release</w:delText>
        </w:r>
        <w:r w:rsidDel="00A57497">
          <w:rPr>
            <w:webHidden/>
          </w:rPr>
          <w:tab/>
          <w:delText>24</w:delText>
        </w:r>
      </w:del>
    </w:p>
    <w:p w:rsidR="001E6CEC" w:rsidDel="00A57497" w:rsidRDefault="001E6CEC">
      <w:pPr>
        <w:pStyle w:val="TOC1"/>
        <w:rPr>
          <w:del w:id="948" w:author="Seggelke, Klaus" w:date="2017-03-14T17:12:00Z"/>
          <w:rFonts w:asciiTheme="minorHAnsi" w:eastAsiaTheme="minorEastAsia" w:hAnsiTheme="minorHAnsi" w:cstheme="minorBidi"/>
          <w:color w:val="auto"/>
          <w:sz w:val="22"/>
          <w:szCs w:val="22"/>
        </w:rPr>
      </w:pPr>
      <w:del w:id="949" w:author="Seggelke, Klaus" w:date="2017-03-14T17:12:00Z">
        <w:r w:rsidRPr="00A57497" w:rsidDel="00A57497">
          <w:rPr>
            <w:rFonts w:cs="Arial"/>
            <w:sz w:val="22"/>
            <w:rPrChange w:id="950" w:author="Seggelke, Klaus" w:date="2017-03-14T17:12:00Z">
              <w:rPr>
                <w:rStyle w:val="Hyperlink"/>
              </w:rPr>
            </w:rPrChange>
          </w:rPr>
          <w:delText>TC.VNF.IMAGE.004</w:delText>
        </w:r>
        <w:r w:rsidDel="00A57497">
          <w:rPr>
            <w:rFonts w:asciiTheme="minorHAnsi" w:eastAsiaTheme="minorEastAsia" w:hAnsiTheme="minorHAnsi" w:cstheme="minorBidi"/>
            <w:color w:val="auto"/>
            <w:sz w:val="22"/>
            <w:szCs w:val="22"/>
          </w:rPr>
          <w:tab/>
        </w:r>
        <w:r w:rsidRPr="00A57497" w:rsidDel="00A57497">
          <w:rPr>
            <w:rFonts w:cs="Arial"/>
            <w:sz w:val="22"/>
            <w:rPrChange w:id="951" w:author="Seggelke, Klaus" w:date="2017-03-14T17:12:00Z">
              <w:rPr>
                <w:rStyle w:val="Hyperlink"/>
              </w:rPr>
            </w:rPrChange>
          </w:rPr>
          <w:delText>Life-Cycle management information</w:delText>
        </w:r>
        <w:r w:rsidDel="00A57497">
          <w:rPr>
            <w:webHidden/>
          </w:rPr>
          <w:tab/>
          <w:delText>26</w:delText>
        </w:r>
      </w:del>
    </w:p>
    <w:p w:rsidR="001E6CEC" w:rsidDel="00A57497" w:rsidRDefault="001E6CEC">
      <w:pPr>
        <w:pStyle w:val="TOC1"/>
        <w:rPr>
          <w:del w:id="952" w:author="Seggelke, Klaus" w:date="2017-03-14T17:12:00Z"/>
          <w:rFonts w:asciiTheme="minorHAnsi" w:eastAsiaTheme="minorEastAsia" w:hAnsiTheme="minorHAnsi" w:cstheme="minorBidi"/>
          <w:color w:val="auto"/>
          <w:sz w:val="22"/>
          <w:szCs w:val="22"/>
        </w:rPr>
      </w:pPr>
      <w:del w:id="953" w:author="Seggelke, Klaus" w:date="2017-03-14T17:12:00Z">
        <w:r w:rsidRPr="00A57497" w:rsidDel="00A57497">
          <w:rPr>
            <w:rFonts w:cs="Arial"/>
            <w:sz w:val="22"/>
            <w:rPrChange w:id="954" w:author="Seggelke, Klaus" w:date="2017-03-14T17:12:00Z">
              <w:rPr>
                <w:rStyle w:val="Hyperlink"/>
              </w:rPr>
            </w:rPrChange>
          </w:rPr>
          <w:delText>TC.VNF.STATE.INST.001</w:delText>
        </w:r>
        <w:r w:rsidDel="00A57497">
          <w:rPr>
            <w:rFonts w:asciiTheme="minorHAnsi" w:eastAsiaTheme="minorEastAsia" w:hAnsiTheme="minorHAnsi" w:cstheme="minorBidi"/>
            <w:color w:val="auto"/>
            <w:sz w:val="22"/>
            <w:szCs w:val="22"/>
          </w:rPr>
          <w:tab/>
        </w:r>
        <w:r w:rsidRPr="00A57497" w:rsidDel="00A57497">
          <w:rPr>
            <w:rFonts w:cs="Arial"/>
            <w:sz w:val="22"/>
            <w:rPrChange w:id="955" w:author="Seggelke, Klaus" w:date="2017-03-14T17:12:00Z">
              <w:rPr>
                <w:rStyle w:val="Hyperlink"/>
              </w:rPr>
            </w:rPrChange>
          </w:rPr>
          <w:delText>VNF Instantiation without Element Management with configuration file without traffic</w:delText>
        </w:r>
        <w:r w:rsidDel="00A57497">
          <w:rPr>
            <w:webHidden/>
          </w:rPr>
          <w:tab/>
          <w:delText>27</w:delText>
        </w:r>
      </w:del>
    </w:p>
    <w:p w:rsidR="001E6CEC" w:rsidDel="00A57497" w:rsidRDefault="001E6CEC">
      <w:pPr>
        <w:pStyle w:val="TOC1"/>
        <w:rPr>
          <w:del w:id="956" w:author="Seggelke, Klaus" w:date="2017-03-14T17:12:00Z"/>
          <w:rFonts w:asciiTheme="minorHAnsi" w:eastAsiaTheme="minorEastAsia" w:hAnsiTheme="minorHAnsi" w:cstheme="minorBidi"/>
          <w:color w:val="auto"/>
          <w:sz w:val="22"/>
          <w:szCs w:val="22"/>
        </w:rPr>
      </w:pPr>
      <w:del w:id="957" w:author="Seggelke, Klaus" w:date="2017-03-14T17:12:00Z">
        <w:r w:rsidRPr="00A57497" w:rsidDel="00A57497">
          <w:rPr>
            <w:rFonts w:cs="Arial"/>
            <w:sz w:val="22"/>
            <w:rPrChange w:id="958" w:author="Seggelke, Klaus" w:date="2017-03-14T17:12:00Z">
              <w:rPr>
                <w:rStyle w:val="Hyperlink"/>
              </w:rPr>
            </w:rPrChange>
          </w:rPr>
          <w:delText>TC.VNF.STATE.INST.002</w:delText>
        </w:r>
        <w:r w:rsidDel="00A57497">
          <w:rPr>
            <w:rFonts w:asciiTheme="minorHAnsi" w:eastAsiaTheme="minorEastAsia" w:hAnsiTheme="minorHAnsi" w:cstheme="minorBidi"/>
            <w:color w:val="auto"/>
            <w:sz w:val="22"/>
            <w:szCs w:val="22"/>
          </w:rPr>
          <w:tab/>
        </w:r>
        <w:r w:rsidRPr="00A57497" w:rsidDel="00A57497">
          <w:rPr>
            <w:rFonts w:cs="Arial"/>
            <w:sz w:val="22"/>
            <w:rPrChange w:id="959" w:author="Seggelke, Klaus" w:date="2017-03-14T17:12:00Z">
              <w:rPr>
                <w:rStyle w:val="Hyperlink"/>
              </w:rPr>
            </w:rPrChange>
          </w:rPr>
          <w:delText>VNF Instantiation without Element Management without traffic without configuration file</w:delText>
        </w:r>
        <w:r w:rsidDel="00A57497">
          <w:rPr>
            <w:webHidden/>
          </w:rPr>
          <w:tab/>
          <w:delText>28</w:delText>
        </w:r>
      </w:del>
    </w:p>
    <w:p w:rsidR="001E6CEC" w:rsidDel="00A57497" w:rsidRDefault="001E6CEC">
      <w:pPr>
        <w:pStyle w:val="TOC1"/>
        <w:rPr>
          <w:del w:id="960" w:author="Seggelke, Klaus" w:date="2017-03-14T17:12:00Z"/>
          <w:rFonts w:asciiTheme="minorHAnsi" w:eastAsiaTheme="minorEastAsia" w:hAnsiTheme="minorHAnsi" w:cstheme="minorBidi"/>
          <w:color w:val="auto"/>
          <w:sz w:val="22"/>
          <w:szCs w:val="22"/>
        </w:rPr>
      </w:pPr>
      <w:del w:id="961" w:author="Seggelke, Klaus" w:date="2017-03-14T17:12:00Z">
        <w:r w:rsidRPr="00A57497" w:rsidDel="00A57497">
          <w:rPr>
            <w:rFonts w:cs="Arial"/>
            <w:sz w:val="22"/>
            <w:rPrChange w:id="962" w:author="Seggelke, Klaus" w:date="2017-03-14T17:12:00Z">
              <w:rPr>
                <w:rStyle w:val="Hyperlink"/>
              </w:rPr>
            </w:rPrChange>
          </w:rPr>
          <w:delText>TC.VNF.STATE.INST.003</w:delText>
        </w:r>
        <w:r w:rsidDel="00A57497">
          <w:rPr>
            <w:rFonts w:asciiTheme="minorHAnsi" w:eastAsiaTheme="minorEastAsia" w:hAnsiTheme="minorHAnsi" w:cstheme="minorBidi"/>
            <w:color w:val="auto"/>
            <w:sz w:val="22"/>
            <w:szCs w:val="22"/>
          </w:rPr>
          <w:tab/>
        </w:r>
        <w:r w:rsidRPr="00A57497" w:rsidDel="00A57497">
          <w:rPr>
            <w:rFonts w:cs="Arial"/>
            <w:sz w:val="22"/>
            <w:rPrChange w:id="963" w:author="Seggelke, Klaus" w:date="2017-03-14T17:12:00Z">
              <w:rPr>
                <w:rStyle w:val="Hyperlink"/>
              </w:rPr>
            </w:rPrChange>
          </w:rPr>
          <w:delText>VNF Instantiation including active Element Management without traffic</w:delText>
        </w:r>
        <w:r w:rsidDel="00A57497">
          <w:rPr>
            <w:webHidden/>
          </w:rPr>
          <w:tab/>
          <w:delText>29</w:delText>
        </w:r>
      </w:del>
    </w:p>
    <w:p w:rsidR="001E6CEC" w:rsidDel="00A57497" w:rsidRDefault="001E6CEC">
      <w:pPr>
        <w:pStyle w:val="TOC1"/>
        <w:rPr>
          <w:del w:id="964" w:author="Seggelke, Klaus" w:date="2017-03-14T17:12:00Z"/>
          <w:rFonts w:asciiTheme="minorHAnsi" w:eastAsiaTheme="minorEastAsia" w:hAnsiTheme="minorHAnsi" w:cstheme="minorBidi"/>
          <w:color w:val="auto"/>
          <w:sz w:val="22"/>
          <w:szCs w:val="22"/>
        </w:rPr>
      </w:pPr>
      <w:del w:id="965" w:author="Seggelke, Klaus" w:date="2017-03-14T17:12:00Z">
        <w:r w:rsidRPr="00A57497" w:rsidDel="00A57497">
          <w:rPr>
            <w:rFonts w:cs="Arial"/>
            <w:sz w:val="22"/>
            <w:rPrChange w:id="966" w:author="Seggelke, Klaus" w:date="2017-03-14T17:12:00Z">
              <w:rPr>
                <w:rStyle w:val="Hyperlink"/>
              </w:rPr>
            </w:rPrChange>
          </w:rPr>
          <w:delText>TC.VNF.STATE.INST.004</w:delText>
        </w:r>
        <w:r w:rsidDel="00A57497">
          <w:rPr>
            <w:rFonts w:asciiTheme="minorHAnsi" w:eastAsiaTheme="minorEastAsia" w:hAnsiTheme="minorHAnsi" w:cstheme="minorBidi"/>
            <w:color w:val="auto"/>
            <w:sz w:val="22"/>
            <w:szCs w:val="22"/>
          </w:rPr>
          <w:tab/>
        </w:r>
        <w:r w:rsidRPr="00A57497" w:rsidDel="00A57497">
          <w:rPr>
            <w:rFonts w:cs="Arial"/>
            <w:sz w:val="22"/>
            <w:rPrChange w:id="967" w:author="Seggelke, Klaus" w:date="2017-03-14T17:12:00Z">
              <w:rPr>
                <w:rStyle w:val="Hyperlink"/>
              </w:rPr>
            </w:rPrChange>
          </w:rPr>
          <w:delText>VNF Instantiation with active Element Management without traffic and failed EM configuration</w:delText>
        </w:r>
        <w:r w:rsidDel="00A57497">
          <w:rPr>
            <w:webHidden/>
          </w:rPr>
          <w:tab/>
          <w:delText>30</w:delText>
        </w:r>
      </w:del>
    </w:p>
    <w:p w:rsidR="001E6CEC" w:rsidDel="00A57497" w:rsidRDefault="001E6CEC">
      <w:pPr>
        <w:pStyle w:val="TOC1"/>
        <w:rPr>
          <w:del w:id="968" w:author="Seggelke, Klaus" w:date="2017-03-14T17:12:00Z"/>
          <w:rFonts w:asciiTheme="minorHAnsi" w:eastAsiaTheme="minorEastAsia" w:hAnsiTheme="minorHAnsi" w:cstheme="minorBidi"/>
          <w:color w:val="auto"/>
          <w:sz w:val="22"/>
          <w:szCs w:val="22"/>
        </w:rPr>
      </w:pPr>
      <w:del w:id="969" w:author="Seggelke, Klaus" w:date="2017-03-14T17:12:00Z">
        <w:r w:rsidRPr="00A57497" w:rsidDel="00A57497">
          <w:rPr>
            <w:rFonts w:cs="Arial"/>
            <w:sz w:val="22"/>
            <w:rPrChange w:id="970" w:author="Seggelke, Klaus" w:date="2017-03-14T17:12:00Z">
              <w:rPr>
                <w:rStyle w:val="Hyperlink"/>
              </w:rPr>
            </w:rPrChange>
          </w:rPr>
          <w:delText>TC.VNF.STATE.INST.005</w:delText>
        </w:r>
        <w:r w:rsidDel="00A57497">
          <w:rPr>
            <w:rFonts w:asciiTheme="minorHAnsi" w:eastAsiaTheme="minorEastAsia" w:hAnsiTheme="minorHAnsi" w:cstheme="minorBidi"/>
            <w:color w:val="auto"/>
            <w:sz w:val="22"/>
            <w:szCs w:val="22"/>
          </w:rPr>
          <w:tab/>
        </w:r>
        <w:r w:rsidRPr="00A57497" w:rsidDel="00A57497">
          <w:rPr>
            <w:rFonts w:cs="Arial"/>
            <w:sz w:val="22"/>
            <w:rPrChange w:id="971" w:author="Seggelke, Klaus" w:date="2017-03-14T17:12:00Z">
              <w:rPr>
                <w:rStyle w:val="Hyperlink"/>
              </w:rPr>
            </w:rPrChange>
          </w:rPr>
          <w:delText>VNF Instantiation with inactive Element Management without traffic</w:delText>
        </w:r>
        <w:r w:rsidDel="00A57497">
          <w:rPr>
            <w:webHidden/>
          </w:rPr>
          <w:tab/>
          <w:delText>30</w:delText>
        </w:r>
      </w:del>
    </w:p>
    <w:p w:rsidR="001E6CEC" w:rsidDel="00A57497" w:rsidRDefault="001E6CEC">
      <w:pPr>
        <w:pStyle w:val="TOC1"/>
        <w:rPr>
          <w:del w:id="972" w:author="Seggelke, Klaus" w:date="2017-03-14T17:12:00Z"/>
          <w:rFonts w:asciiTheme="minorHAnsi" w:eastAsiaTheme="minorEastAsia" w:hAnsiTheme="minorHAnsi" w:cstheme="minorBidi"/>
          <w:color w:val="auto"/>
          <w:sz w:val="22"/>
          <w:szCs w:val="22"/>
        </w:rPr>
      </w:pPr>
      <w:del w:id="973" w:author="Seggelke, Klaus" w:date="2017-03-14T17:12:00Z">
        <w:r w:rsidRPr="00A57497" w:rsidDel="00A57497">
          <w:rPr>
            <w:rFonts w:cs="Arial"/>
            <w:sz w:val="22"/>
            <w:rPrChange w:id="974" w:author="Seggelke, Klaus" w:date="2017-03-14T17:12:00Z">
              <w:rPr>
                <w:rStyle w:val="Hyperlink"/>
              </w:rPr>
            </w:rPrChange>
          </w:rPr>
          <w:delText>TC.VNF.STATE.INST.006</w:delText>
        </w:r>
        <w:r w:rsidDel="00A57497">
          <w:rPr>
            <w:rFonts w:asciiTheme="minorHAnsi" w:eastAsiaTheme="minorEastAsia" w:hAnsiTheme="minorHAnsi" w:cstheme="minorBidi"/>
            <w:color w:val="auto"/>
            <w:sz w:val="22"/>
            <w:szCs w:val="22"/>
          </w:rPr>
          <w:tab/>
        </w:r>
        <w:r w:rsidRPr="00A57497" w:rsidDel="00A57497">
          <w:rPr>
            <w:rFonts w:cs="Arial"/>
            <w:sz w:val="22"/>
            <w:rPrChange w:id="975" w:author="Seggelke, Klaus" w:date="2017-03-14T17:12:00Z">
              <w:rPr>
                <w:rStyle w:val="Hyperlink"/>
              </w:rPr>
            </w:rPrChange>
          </w:rPr>
          <w:delText>VNF Instantiation Failure with missing required virtual resources</w:delText>
        </w:r>
        <w:r w:rsidDel="00A57497">
          <w:rPr>
            <w:webHidden/>
          </w:rPr>
          <w:tab/>
          <w:delText>31</w:delText>
        </w:r>
      </w:del>
    </w:p>
    <w:p w:rsidR="001E6CEC" w:rsidDel="00A57497" w:rsidRDefault="001E6CEC">
      <w:pPr>
        <w:pStyle w:val="TOC1"/>
        <w:rPr>
          <w:del w:id="976" w:author="Seggelke, Klaus" w:date="2017-03-14T17:12:00Z"/>
          <w:rFonts w:asciiTheme="minorHAnsi" w:eastAsiaTheme="minorEastAsia" w:hAnsiTheme="minorHAnsi" w:cstheme="minorBidi"/>
          <w:color w:val="auto"/>
          <w:sz w:val="22"/>
          <w:szCs w:val="22"/>
        </w:rPr>
      </w:pPr>
      <w:del w:id="977" w:author="Seggelke, Klaus" w:date="2017-03-14T17:12:00Z">
        <w:r w:rsidRPr="00A57497" w:rsidDel="00A57497">
          <w:rPr>
            <w:rFonts w:cs="Arial"/>
            <w:sz w:val="22"/>
            <w:rPrChange w:id="978" w:author="Seggelke, Klaus" w:date="2017-03-14T17:12:00Z">
              <w:rPr>
                <w:rStyle w:val="Hyperlink"/>
              </w:rPr>
            </w:rPrChange>
          </w:rPr>
          <w:delText>TC.VNF.STATE.INST.007</w:delText>
        </w:r>
        <w:r w:rsidDel="00A57497">
          <w:rPr>
            <w:rFonts w:asciiTheme="minorHAnsi" w:eastAsiaTheme="minorEastAsia" w:hAnsiTheme="minorHAnsi" w:cstheme="minorBidi"/>
            <w:color w:val="auto"/>
            <w:sz w:val="22"/>
            <w:szCs w:val="22"/>
          </w:rPr>
          <w:tab/>
        </w:r>
        <w:r w:rsidRPr="00A57497" w:rsidDel="00A57497">
          <w:rPr>
            <w:rFonts w:cs="Arial"/>
            <w:sz w:val="22"/>
            <w:rPrChange w:id="979" w:author="Seggelke, Klaus" w:date="2017-03-14T17:12:00Z">
              <w:rPr>
                <w:rStyle w:val="Hyperlink"/>
              </w:rPr>
            </w:rPrChange>
          </w:rPr>
          <w:delText>VNF Instantiation without Element Management or inactive Element Management with traffic</w:delText>
        </w:r>
        <w:r w:rsidDel="00A57497">
          <w:rPr>
            <w:webHidden/>
          </w:rPr>
          <w:tab/>
          <w:delText>32</w:delText>
        </w:r>
      </w:del>
    </w:p>
    <w:p w:rsidR="001E6CEC" w:rsidDel="00A57497" w:rsidRDefault="001E6CEC">
      <w:pPr>
        <w:pStyle w:val="TOC1"/>
        <w:rPr>
          <w:del w:id="980" w:author="Seggelke, Klaus" w:date="2017-03-14T17:12:00Z"/>
          <w:rFonts w:asciiTheme="minorHAnsi" w:eastAsiaTheme="minorEastAsia" w:hAnsiTheme="minorHAnsi" w:cstheme="minorBidi"/>
          <w:color w:val="auto"/>
          <w:sz w:val="22"/>
          <w:szCs w:val="22"/>
        </w:rPr>
      </w:pPr>
      <w:del w:id="981" w:author="Seggelke, Klaus" w:date="2017-03-14T17:12:00Z">
        <w:r w:rsidRPr="00A57497" w:rsidDel="00A57497">
          <w:rPr>
            <w:rFonts w:cs="Arial"/>
            <w:sz w:val="22"/>
            <w:rPrChange w:id="982" w:author="Seggelke, Klaus" w:date="2017-03-14T17:12:00Z">
              <w:rPr>
                <w:rStyle w:val="Hyperlink"/>
              </w:rPr>
            </w:rPrChange>
          </w:rPr>
          <w:delText>TC.VNF.STATE.INST.008</w:delText>
        </w:r>
        <w:r w:rsidDel="00A57497">
          <w:rPr>
            <w:rFonts w:asciiTheme="minorHAnsi" w:eastAsiaTheme="minorEastAsia" w:hAnsiTheme="minorHAnsi" w:cstheme="minorBidi"/>
            <w:color w:val="auto"/>
            <w:sz w:val="22"/>
            <w:szCs w:val="22"/>
          </w:rPr>
          <w:tab/>
        </w:r>
        <w:r w:rsidRPr="00A57497" w:rsidDel="00A57497">
          <w:rPr>
            <w:rFonts w:cs="Arial"/>
            <w:sz w:val="22"/>
            <w:rPrChange w:id="983" w:author="Seggelke, Klaus" w:date="2017-03-14T17:12:00Z">
              <w:rPr>
                <w:rStyle w:val="Hyperlink"/>
              </w:rPr>
            </w:rPrChange>
          </w:rPr>
          <w:delText>VNF Instantiation including active Element Management with traffic</w:delText>
        </w:r>
        <w:r w:rsidDel="00A57497">
          <w:rPr>
            <w:webHidden/>
          </w:rPr>
          <w:tab/>
          <w:delText>33</w:delText>
        </w:r>
      </w:del>
    </w:p>
    <w:p w:rsidR="001E6CEC" w:rsidDel="00A57497" w:rsidRDefault="001E6CEC">
      <w:pPr>
        <w:pStyle w:val="TOC1"/>
        <w:rPr>
          <w:del w:id="984" w:author="Seggelke, Klaus" w:date="2017-03-14T17:12:00Z"/>
          <w:rFonts w:asciiTheme="minorHAnsi" w:eastAsiaTheme="minorEastAsia" w:hAnsiTheme="minorHAnsi" w:cstheme="minorBidi"/>
          <w:color w:val="auto"/>
          <w:sz w:val="22"/>
          <w:szCs w:val="22"/>
        </w:rPr>
      </w:pPr>
      <w:del w:id="985" w:author="Seggelke, Klaus" w:date="2017-03-14T17:12:00Z">
        <w:r w:rsidRPr="00A57497" w:rsidDel="00A57497">
          <w:rPr>
            <w:rFonts w:cs="Arial"/>
            <w:sz w:val="22"/>
            <w:rPrChange w:id="986" w:author="Seggelke, Klaus" w:date="2017-03-14T17:12:00Z">
              <w:rPr>
                <w:rStyle w:val="Hyperlink"/>
              </w:rPr>
            </w:rPrChange>
          </w:rPr>
          <w:delText>TC.VNF.STATE.START.001</w:delText>
        </w:r>
        <w:r w:rsidDel="00A57497">
          <w:rPr>
            <w:rFonts w:asciiTheme="minorHAnsi" w:eastAsiaTheme="minorEastAsia" w:hAnsiTheme="minorHAnsi" w:cstheme="minorBidi"/>
            <w:color w:val="auto"/>
            <w:sz w:val="22"/>
            <w:szCs w:val="22"/>
          </w:rPr>
          <w:tab/>
        </w:r>
        <w:r w:rsidRPr="00A57497" w:rsidDel="00A57497">
          <w:rPr>
            <w:rFonts w:cs="Arial"/>
            <w:sz w:val="22"/>
            <w:rPrChange w:id="987" w:author="Seggelke, Klaus" w:date="2017-03-14T17:12:00Z">
              <w:rPr>
                <w:rStyle w:val="Hyperlink"/>
              </w:rPr>
            </w:rPrChange>
          </w:rPr>
          <w:delText>VNF Start without traffic load</w:delText>
        </w:r>
        <w:r w:rsidDel="00A57497">
          <w:rPr>
            <w:webHidden/>
          </w:rPr>
          <w:tab/>
          <w:delText>33</w:delText>
        </w:r>
      </w:del>
    </w:p>
    <w:p w:rsidR="001E6CEC" w:rsidDel="00A57497" w:rsidRDefault="001E6CEC">
      <w:pPr>
        <w:pStyle w:val="TOC1"/>
        <w:rPr>
          <w:del w:id="988" w:author="Seggelke, Klaus" w:date="2017-03-14T17:12:00Z"/>
          <w:rFonts w:asciiTheme="minorHAnsi" w:eastAsiaTheme="minorEastAsia" w:hAnsiTheme="minorHAnsi" w:cstheme="minorBidi"/>
          <w:color w:val="auto"/>
          <w:sz w:val="22"/>
          <w:szCs w:val="22"/>
        </w:rPr>
      </w:pPr>
      <w:del w:id="989" w:author="Seggelke, Klaus" w:date="2017-03-14T17:12:00Z">
        <w:r w:rsidRPr="00A57497" w:rsidDel="00A57497">
          <w:rPr>
            <w:rFonts w:cs="Arial"/>
            <w:sz w:val="22"/>
            <w:rPrChange w:id="990" w:author="Seggelke, Klaus" w:date="2017-03-14T17:12:00Z">
              <w:rPr>
                <w:rStyle w:val="Hyperlink"/>
              </w:rPr>
            </w:rPrChange>
          </w:rPr>
          <w:delText>TC.VNF.STATE.START.002</w:delText>
        </w:r>
        <w:r w:rsidDel="00A57497">
          <w:rPr>
            <w:rFonts w:asciiTheme="minorHAnsi" w:eastAsiaTheme="minorEastAsia" w:hAnsiTheme="minorHAnsi" w:cstheme="minorBidi"/>
            <w:color w:val="auto"/>
            <w:sz w:val="22"/>
            <w:szCs w:val="22"/>
          </w:rPr>
          <w:tab/>
        </w:r>
        <w:r w:rsidRPr="00A57497" w:rsidDel="00A57497">
          <w:rPr>
            <w:rFonts w:cs="Arial"/>
            <w:sz w:val="22"/>
            <w:rPrChange w:id="991" w:author="Seggelke, Klaus" w:date="2017-03-14T17:12:00Z">
              <w:rPr>
                <w:rStyle w:val="Hyperlink"/>
              </w:rPr>
            </w:rPrChange>
          </w:rPr>
          <w:delText>VNF Start under low traffic load and measure start time</w:delText>
        </w:r>
        <w:r w:rsidDel="00A57497">
          <w:rPr>
            <w:webHidden/>
          </w:rPr>
          <w:tab/>
          <w:delText>34</w:delText>
        </w:r>
      </w:del>
    </w:p>
    <w:p w:rsidR="001E6CEC" w:rsidDel="00A57497" w:rsidRDefault="001E6CEC">
      <w:pPr>
        <w:pStyle w:val="TOC1"/>
        <w:rPr>
          <w:del w:id="992" w:author="Seggelke, Klaus" w:date="2017-03-14T17:12:00Z"/>
          <w:rFonts w:asciiTheme="minorHAnsi" w:eastAsiaTheme="minorEastAsia" w:hAnsiTheme="minorHAnsi" w:cstheme="minorBidi"/>
          <w:color w:val="auto"/>
          <w:sz w:val="22"/>
          <w:szCs w:val="22"/>
        </w:rPr>
      </w:pPr>
      <w:del w:id="993" w:author="Seggelke, Klaus" w:date="2017-03-14T17:12:00Z">
        <w:r w:rsidRPr="00A57497" w:rsidDel="00A57497">
          <w:rPr>
            <w:rFonts w:cs="Arial"/>
            <w:sz w:val="22"/>
            <w:rPrChange w:id="994" w:author="Seggelke, Klaus" w:date="2017-03-14T17:12:00Z">
              <w:rPr>
                <w:rStyle w:val="Hyperlink"/>
              </w:rPr>
            </w:rPrChange>
          </w:rPr>
          <w:delText>TC.VNF.STATE.START.003</w:delText>
        </w:r>
        <w:r w:rsidDel="00A57497">
          <w:rPr>
            <w:rFonts w:asciiTheme="minorHAnsi" w:eastAsiaTheme="minorEastAsia" w:hAnsiTheme="minorHAnsi" w:cstheme="minorBidi"/>
            <w:color w:val="auto"/>
            <w:sz w:val="22"/>
            <w:szCs w:val="22"/>
          </w:rPr>
          <w:tab/>
        </w:r>
        <w:r w:rsidRPr="00A57497" w:rsidDel="00A57497">
          <w:rPr>
            <w:rFonts w:cs="Arial"/>
            <w:sz w:val="22"/>
            <w:rPrChange w:id="995" w:author="Seggelke, Klaus" w:date="2017-03-14T17:12:00Z">
              <w:rPr>
                <w:rStyle w:val="Hyperlink"/>
              </w:rPr>
            </w:rPrChange>
          </w:rPr>
          <w:delText>VNF Start in state Instantiated</w:delText>
        </w:r>
        <w:r w:rsidDel="00A57497">
          <w:rPr>
            <w:webHidden/>
          </w:rPr>
          <w:tab/>
          <w:delText>35</w:delText>
        </w:r>
      </w:del>
    </w:p>
    <w:p w:rsidR="001E6CEC" w:rsidDel="00A57497" w:rsidRDefault="001E6CEC">
      <w:pPr>
        <w:pStyle w:val="TOC1"/>
        <w:rPr>
          <w:del w:id="996" w:author="Seggelke, Klaus" w:date="2017-03-14T17:12:00Z"/>
          <w:rFonts w:asciiTheme="minorHAnsi" w:eastAsiaTheme="minorEastAsia" w:hAnsiTheme="minorHAnsi" w:cstheme="minorBidi"/>
          <w:color w:val="auto"/>
          <w:sz w:val="22"/>
          <w:szCs w:val="22"/>
        </w:rPr>
      </w:pPr>
      <w:del w:id="997" w:author="Seggelke, Klaus" w:date="2017-03-14T17:12:00Z">
        <w:r w:rsidRPr="00A57497" w:rsidDel="00A57497">
          <w:rPr>
            <w:rFonts w:cs="Arial"/>
            <w:sz w:val="22"/>
            <w:rPrChange w:id="998" w:author="Seggelke, Klaus" w:date="2017-03-14T17:12:00Z">
              <w:rPr>
                <w:rStyle w:val="Hyperlink"/>
              </w:rPr>
            </w:rPrChange>
          </w:rPr>
          <w:delText>TC.VNF.STATE.START.004</w:delText>
        </w:r>
        <w:r w:rsidDel="00A57497">
          <w:rPr>
            <w:rFonts w:asciiTheme="minorHAnsi" w:eastAsiaTheme="minorEastAsia" w:hAnsiTheme="minorHAnsi" w:cstheme="minorBidi"/>
            <w:color w:val="auto"/>
            <w:sz w:val="22"/>
            <w:szCs w:val="22"/>
          </w:rPr>
          <w:tab/>
        </w:r>
        <w:r w:rsidRPr="00A57497" w:rsidDel="00A57497">
          <w:rPr>
            <w:rFonts w:cs="Arial"/>
            <w:sz w:val="22"/>
            <w:rPrChange w:id="999" w:author="Seggelke, Klaus" w:date="2017-03-14T17:12:00Z">
              <w:rPr>
                <w:rStyle w:val="Hyperlink"/>
              </w:rPr>
            </w:rPrChange>
          </w:rPr>
          <w:delText>VNF Start with normal traffic load and measure start time</w:delText>
        </w:r>
        <w:r w:rsidDel="00A57497">
          <w:rPr>
            <w:webHidden/>
          </w:rPr>
          <w:tab/>
          <w:delText>35</w:delText>
        </w:r>
      </w:del>
    </w:p>
    <w:p w:rsidR="001E6CEC" w:rsidDel="00A57497" w:rsidRDefault="001E6CEC">
      <w:pPr>
        <w:pStyle w:val="TOC1"/>
        <w:rPr>
          <w:del w:id="1000" w:author="Seggelke, Klaus" w:date="2017-03-14T17:12:00Z"/>
          <w:rFonts w:asciiTheme="minorHAnsi" w:eastAsiaTheme="minorEastAsia" w:hAnsiTheme="minorHAnsi" w:cstheme="minorBidi"/>
          <w:color w:val="auto"/>
          <w:sz w:val="22"/>
          <w:szCs w:val="22"/>
        </w:rPr>
      </w:pPr>
      <w:del w:id="1001" w:author="Seggelke, Klaus" w:date="2017-03-14T17:12:00Z">
        <w:r w:rsidRPr="00A57497" w:rsidDel="00A57497">
          <w:rPr>
            <w:rFonts w:cs="Arial"/>
            <w:sz w:val="22"/>
            <w:rPrChange w:id="1002" w:author="Seggelke, Klaus" w:date="2017-03-14T17:12:00Z">
              <w:rPr>
                <w:rStyle w:val="Hyperlink"/>
              </w:rPr>
            </w:rPrChange>
          </w:rPr>
          <w:delText>TC.VNF.STATE.STOP.001</w:delText>
        </w:r>
        <w:r w:rsidDel="00A57497">
          <w:rPr>
            <w:rFonts w:asciiTheme="minorHAnsi" w:eastAsiaTheme="minorEastAsia" w:hAnsiTheme="minorHAnsi" w:cstheme="minorBidi"/>
            <w:color w:val="auto"/>
            <w:sz w:val="22"/>
            <w:szCs w:val="22"/>
          </w:rPr>
          <w:tab/>
        </w:r>
        <w:r w:rsidRPr="00A57497" w:rsidDel="00A57497">
          <w:rPr>
            <w:rFonts w:cs="Arial"/>
            <w:sz w:val="22"/>
            <w:rPrChange w:id="1003" w:author="Seggelke, Klaus" w:date="2017-03-14T17:12:00Z">
              <w:rPr>
                <w:rStyle w:val="Hyperlink"/>
              </w:rPr>
            </w:rPrChange>
          </w:rPr>
          <w:delText>VNF Stop without traffic load and measure stop time</w:delText>
        </w:r>
        <w:r w:rsidDel="00A57497">
          <w:rPr>
            <w:webHidden/>
          </w:rPr>
          <w:tab/>
          <w:delText>36</w:delText>
        </w:r>
      </w:del>
    </w:p>
    <w:p w:rsidR="001E6CEC" w:rsidDel="00A57497" w:rsidRDefault="001E6CEC">
      <w:pPr>
        <w:pStyle w:val="TOC1"/>
        <w:rPr>
          <w:del w:id="1004" w:author="Seggelke, Klaus" w:date="2017-03-14T17:12:00Z"/>
          <w:rFonts w:asciiTheme="minorHAnsi" w:eastAsiaTheme="minorEastAsia" w:hAnsiTheme="minorHAnsi" w:cstheme="minorBidi"/>
          <w:color w:val="auto"/>
          <w:sz w:val="22"/>
          <w:szCs w:val="22"/>
        </w:rPr>
      </w:pPr>
      <w:del w:id="1005" w:author="Seggelke, Klaus" w:date="2017-03-14T17:12:00Z">
        <w:r w:rsidRPr="00A57497" w:rsidDel="00A57497">
          <w:rPr>
            <w:rFonts w:cs="Arial"/>
            <w:sz w:val="22"/>
            <w:rPrChange w:id="1006" w:author="Seggelke, Klaus" w:date="2017-03-14T17:12:00Z">
              <w:rPr>
                <w:rStyle w:val="Hyperlink"/>
              </w:rPr>
            </w:rPrChange>
          </w:rPr>
          <w:delText>TC.VNF.STATE.STOP.002</w:delText>
        </w:r>
        <w:r w:rsidDel="00A57497">
          <w:rPr>
            <w:rFonts w:asciiTheme="minorHAnsi" w:eastAsiaTheme="minorEastAsia" w:hAnsiTheme="minorHAnsi" w:cstheme="minorBidi"/>
            <w:color w:val="auto"/>
            <w:sz w:val="22"/>
            <w:szCs w:val="22"/>
          </w:rPr>
          <w:tab/>
        </w:r>
        <w:r w:rsidRPr="00A57497" w:rsidDel="00A57497">
          <w:rPr>
            <w:rFonts w:cs="Arial"/>
            <w:sz w:val="22"/>
            <w:rPrChange w:id="1007" w:author="Seggelke, Klaus" w:date="2017-03-14T17:12:00Z">
              <w:rPr>
                <w:rStyle w:val="Hyperlink"/>
              </w:rPr>
            </w:rPrChange>
          </w:rPr>
          <w:delText>VNF Stop with low traffic load and measure stop time</w:delText>
        </w:r>
        <w:r w:rsidDel="00A57497">
          <w:rPr>
            <w:webHidden/>
          </w:rPr>
          <w:tab/>
          <w:delText>37</w:delText>
        </w:r>
      </w:del>
    </w:p>
    <w:p w:rsidR="001E6CEC" w:rsidDel="00A57497" w:rsidRDefault="001E6CEC">
      <w:pPr>
        <w:pStyle w:val="TOC1"/>
        <w:rPr>
          <w:del w:id="1008" w:author="Seggelke, Klaus" w:date="2017-03-14T17:12:00Z"/>
          <w:rFonts w:asciiTheme="minorHAnsi" w:eastAsiaTheme="minorEastAsia" w:hAnsiTheme="minorHAnsi" w:cstheme="minorBidi"/>
          <w:color w:val="auto"/>
          <w:sz w:val="22"/>
          <w:szCs w:val="22"/>
        </w:rPr>
      </w:pPr>
      <w:del w:id="1009" w:author="Seggelke, Klaus" w:date="2017-03-14T17:12:00Z">
        <w:r w:rsidRPr="00A57497" w:rsidDel="00A57497">
          <w:rPr>
            <w:rFonts w:cs="Arial"/>
            <w:sz w:val="22"/>
            <w:rPrChange w:id="1010" w:author="Seggelke, Klaus" w:date="2017-03-14T17:12:00Z">
              <w:rPr>
                <w:rStyle w:val="Hyperlink"/>
              </w:rPr>
            </w:rPrChange>
          </w:rPr>
          <w:delText>TC.VNF.STATE.STOP.003</w:delText>
        </w:r>
        <w:r w:rsidDel="00A57497">
          <w:rPr>
            <w:rFonts w:asciiTheme="minorHAnsi" w:eastAsiaTheme="minorEastAsia" w:hAnsiTheme="minorHAnsi" w:cstheme="minorBidi"/>
            <w:color w:val="auto"/>
            <w:sz w:val="22"/>
            <w:szCs w:val="22"/>
          </w:rPr>
          <w:tab/>
        </w:r>
        <w:r w:rsidRPr="00A57497" w:rsidDel="00A57497">
          <w:rPr>
            <w:rFonts w:cs="Arial"/>
            <w:sz w:val="22"/>
            <w:rPrChange w:id="1011" w:author="Seggelke, Klaus" w:date="2017-03-14T17:12:00Z">
              <w:rPr>
                <w:rStyle w:val="Hyperlink"/>
              </w:rPr>
            </w:rPrChange>
          </w:rPr>
          <w:delText>VNF Stop with normal traffic load and measure stop time</w:delText>
        </w:r>
        <w:r w:rsidDel="00A57497">
          <w:rPr>
            <w:webHidden/>
          </w:rPr>
          <w:tab/>
          <w:delText>38</w:delText>
        </w:r>
      </w:del>
    </w:p>
    <w:p w:rsidR="001E6CEC" w:rsidDel="00A57497" w:rsidRDefault="001E6CEC">
      <w:pPr>
        <w:pStyle w:val="TOC1"/>
        <w:rPr>
          <w:del w:id="1012" w:author="Seggelke, Klaus" w:date="2017-03-14T17:12:00Z"/>
          <w:rFonts w:asciiTheme="minorHAnsi" w:eastAsiaTheme="minorEastAsia" w:hAnsiTheme="minorHAnsi" w:cstheme="minorBidi"/>
          <w:color w:val="auto"/>
          <w:sz w:val="22"/>
          <w:szCs w:val="22"/>
        </w:rPr>
      </w:pPr>
      <w:del w:id="1013" w:author="Seggelke, Klaus" w:date="2017-03-14T17:12:00Z">
        <w:r w:rsidRPr="00A57497" w:rsidDel="00A57497">
          <w:rPr>
            <w:rFonts w:cs="Arial"/>
            <w:sz w:val="22"/>
            <w:rPrChange w:id="1014" w:author="Seggelke, Klaus" w:date="2017-03-14T17:12:00Z">
              <w:rPr>
                <w:rStyle w:val="Hyperlink"/>
              </w:rPr>
            </w:rPrChange>
          </w:rPr>
          <w:delText>TC.VNF.STATE.TERM.001</w:delText>
        </w:r>
        <w:r w:rsidDel="00A57497">
          <w:rPr>
            <w:rFonts w:asciiTheme="minorHAnsi" w:eastAsiaTheme="minorEastAsia" w:hAnsiTheme="minorHAnsi" w:cstheme="minorBidi"/>
            <w:color w:val="auto"/>
            <w:sz w:val="22"/>
            <w:szCs w:val="22"/>
          </w:rPr>
          <w:tab/>
        </w:r>
        <w:r w:rsidRPr="00A57497" w:rsidDel="00A57497">
          <w:rPr>
            <w:rFonts w:cs="Arial"/>
            <w:sz w:val="22"/>
            <w:rPrChange w:id="1015" w:author="Seggelke, Klaus" w:date="2017-03-14T17:12:00Z">
              <w:rPr>
                <w:rStyle w:val="Hyperlink"/>
              </w:rPr>
            </w:rPrChange>
          </w:rPr>
          <w:delText>VNF terminate from state Active without traffic load</w:delText>
        </w:r>
        <w:r w:rsidDel="00A57497">
          <w:rPr>
            <w:webHidden/>
          </w:rPr>
          <w:tab/>
          <w:delText>39</w:delText>
        </w:r>
      </w:del>
    </w:p>
    <w:p w:rsidR="001E6CEC" w:rsidDel="00A57497" w:rsidRDefault="001E6CEC">
      <w:pPr>
        <w:pStyle w:val="TOC1"/>
        <w:rPr>
          <w:del w:id="1016" w:author="Seggelke, Klaus" w:date="2017-03-14T17:12:00Z"/>
          <w:rFonts w:asciiTheme="minorHAnsi" w:eastAsiaTheme="minorEastAsia" w:hAnsiTheme="minorHAnsi" w:cstheme="minorBidi"/>
          <w:color w:val="auto"/>
          <w:sz w:val="22"/>
          <w:szCs w:val="22"/>
        </w:rPr>
      </w:pPr>
      <w:del w:id="1017" w:author="Seggelke, Klaus" w:date="2017-03-14T17:12:00Z">
        <w:r w:rsidRPr="00A57497" w:rsidDel="00A57497">
          <w:rPr>
            <w:rFonts w:cs="Arial"/>
            <w:sz w:val="22"/>
            <w:rPrChange w:id="1018" w:author="Seggelke, Klaus" w:date="2017-03-14T17:12:00Z">
              <w:rPr>
                <w:rStyle w:val="Hyperlink"/>
              </w:rPr>
            </w:rPrChange>
          </w:rPr>
          <w:delText>TC.VNF.STATE.TERM.002</w:delText>
        </w:r>
        <w:r w:rsidDel="00A57497">
          <w:rPr>
            <w:rFonts w:asciiTheme="minorHAnsi" w:eastAsiaTheme="minorEastAsia" w:hAnsiTheme="minorHAnsi" w:cstheme="minorBidi"/>
            <w:color w:val="auto"/>
            <w:sz w:val="22"/>
            <w:szCs w:val="22"/>
          </w:rPr>
          <w:tab/>
        </w:r>
        <w:r w:rsidRPr="00A57497" w:rsidDel="00A57497">
          <w:rPr>
            <w:rFonts w:cs="Arial"/>
            <w:sz w:val="22"/>
            <w:rPrChange w:id="1019" w:author="Seggelke, Klaus" w:date="2017-03-14T17:12:00Z">
              <w:rPr>
                <w:rStyle w:val="Hyperlink"/>
              </w:rPr>
            </w:rPrChange>
          </w:rPr>
          <w:delText>VNF terminate from state Active with low traffic load</w:delText>
        </w:r>
        <w:r w:rsidDel="00A57497">
          <w:rPr>
            <w:webHidden/>
          </w:rPr>
          <w:tab/>
          <w:delText>39</w:delText>
        </w:r>
      </w:del>
    </w:p>
    <w:p w:rsidR="001E6CEC" w:rsidDel="00A57497" w:rsidRDefault="001E6CEC">
      <w:pPr>
        <w:pStyle w:val="TOC1"/>
        <w:rPr>
          <w:del w:id="1020" w:author="Seggelke, Klaus" w:date="2017-03-14T17:12:00Z"/>
          <w:rFonts w:asciiTheme="minorHAnsi" w:eastAsiaTheme="minorEastAsia" w:hAnsiTheme="minorHAnsi" w:cstheme="minorBidi"/>
          <w:color w:val="auto"/>
          <w:sz w:val="22"/>
          <w:szCs w:val="22"/>
        </w:rPr>
      </w:pPr>
      <w:del w:id="1021" w:author="Seggelke, Klaus" w:date="2017-03-14T17:12:00Z">
        <w:r w:rsidRPr="00A57497" w:rsidDel="00A57497">
          <w:rPr>
            <w:rFonts w:cs="Arial"/>
            <w:sz w:val="22"/>
            <w:rPrChange w:id="1022" w:author="Seggelke, Klaus" w:date="2017-03-14T17:12:00Z">
              <w:rPr>
                <w:rStyle w:val="Hyperlink"/>
              </w:rPr>
            </w:rPrChange>
          </w:rPr>
          <w:delText>TC.VNF.STATE.TERM.002</w:delText>
        </w:r>
        <w:r w:rsidDel="00A57497">
          <w:rPr>
            <w:rFonts w:asciiTheme="minorHAnsi" w:eastAsiaTheme="minorEastAsia" w:hAnsiTheme="minorHAnsi" w:cstheme="minorBidi"/>
            <w:color w:val="auto"/>
            <w:sz w:val="22"/>
            <w:szCs w:val="22"/>
          </w:rPr>
          <w:tab/>
        </w:r>
        <w:r w:rsidRPr="00A57497" w:rsidDel="00A57497">
          <w:rPr>
            <w:rFonts w:cs="Arial"/>
            <w:sz w:val="22"/>
            <w:rPrChange w:id="1023" w:author="Seggelke, Klaus" w:date="2017-03-14T17:12:00Z">
              <w:rPr>
                <w:rStyle w:val="Hyperlink"/>
              </w:rPr>
            </w:rPrChange>
          </w:rPr>
          <w:delText>VNF terminate from state Active with max traffic load</w:delText>
        </w:r>
        <w:r w:rsidDel="00A57497">
          <w:rPr>
            <w:webHidden/>
          </w:rPr>
          <w:tab/>
          <w:delText>40</w:delText>
        </w:r>
      </w:del>
    </w:p>
    <w:p w:rsidR="001E6CEC" w:rsidDel="00A57497" w:rsidRDefault="001E6CEC">
      <w:pPr>
        <w:pStyle w:val="TOC1"/>
        <w:rPr>
          <w:del w:id="1024" w:author="Seggelke, Klaus" w:date="2017-03-14T17:12:00Z"/>
          <w:rFonts w:asciiTheme="minorHAnsi" w:eastAsiaTheme="minorEastAsia" w:hAnsiTheme="minorHAnsi" w:cstheme="minorBidi"/>
          <w:color w:val="auto"/>
          <w:sz w:val="22"/>
          <w:szCs w:val="22"/>
        </w:rPr>
      </w:pPr>
      <w:del w:id="1025" w:author="Seggelke, Klaus" w:date="2017-03-14T17:12:00Z">
        <w:r w:rsidRPr="00A57497" w:rsidDel="00A57497">
          <w:rPr>
            <w:rFonts w:cs="Arial"/>
            <w:sz w:val="22"/>
            <w:rPrChange w:id="1026" w:author="Seggelke, Klaus" w:date="2017-03-14T17:12:00Z">
              <w:rPr>
                <w:rStyle w:val="Hyperlink"/>
              </w:rPr>
            </w:rPrChange>
          </w:rPr>
          <w:delText>TC.VNF.STATE.TERM.003</w:delText>
        </w:r>
        <w:r w:rsidDel="00A57497">
          <w:rPr>
            <w:rFonts w:asciiTheme="minorHAnsi" w:eastAsiaTheme="minorEastAsia" w:hAnsiTheme="minorHAnsi" w:cstheme="minorBidi"/>
            <w:color w:val="auto"/>
            <w:sz w:val="22"/>
            <w:szCs w:val="22"/>
          </w:rPr>
          <w:tab/>
        </w:r>
        <w:r w:rsidRPr="00A57497" w:rsidDel="00A57497">
          <w:rPr>
            <w:rFonts w:cs="Arial"/>
            <w:sz w:val="22"/>
            <w:rPrChange w:id="1027" w:author="Seggelke, Klaus" w:date="2017-03-14T17:12:00Z">
              <w:rPr>
                <w:rStyle w:val="Hyperlink"/>
              </w:rPr>
            </w:rPrChange>
          </w:rPr>
          <w:delText>VNF terminate from state Inactive without load</w:delText>
        </w:r>
        <w:r w:rsidDel="00A57497">
          <w:rPr>
            <w:webHidden/>
          </w:rPr>
          <w:tab/>
          <w:delText>41</w:delText>
        </w:r>
      </w:del>
    </w:p>
    <w:p w:rsidR="001E6CEC" w:rsidDel="00A57497" w:rsidRDefault="001E6CEC">
      <w:pPr>
        <w:pStyle w:val="TOC1"/>
        <w:rPr>
          <w:del w:id="1028" w:author="Seggelke, Klaus" w:date="2017-03-14T17:12:00Z"/>
          <w:rFonts w:asciiTheme="minorHAnsi" w:eastAsiaTheme="minorEastAsia" w:hAnsiTheme="minorHAnsi" w:cstheme="minorBidi"/>
          <w:color w:val="auto"/>
          <w:sz w:val="22"/>
          <w:szCs w:val="22"/>
        </w:rPr>
      </w:pPr>
      <w:del w:id="1029" w:author="Seggelke, Klaus" w:date="2017-03-14T17:12:00Z">
        <w:r w:rsidRPr="00A57497" w:rsidDel="00A57497">
          <w:rPr>
            <w:rFonts w:cs="Arial"/>
            <w:sz w:val="22"/>
            <w:rPrChange w:id="1030" w:author="Seggelke, Klaus" w:date="2017-03-14T17:12:00Z">
              <w:rPr>
                <w:rStyle w:val="Hyperlink"/>
              </w:rPr>
            </w:rPrChange>
          </w:rPr>
          <w:delText>TC.VNF.STATE.TERM.004</w:delText>
        </w:r>
        <w:r w:rsidDel="00A57497">
          <w:rPr>
            <w:rFonts w:asciiTheme="minorHAnsi" w:eastAsiaTheme="minorEastAsia" w:hAnsiTheme="minorHAnsi" w:cstheme="minorBidi"/>
            <w:color w:val="auto"/>
            <w:sz w:val="22"/>
            <w:szCs w:val="22"/>
          </w:rPr>
          <w:tab/>
        </w:r>
        <w:r w:rsidRPr="00A57497" w:rsidDel="00A57497">
          <w:rPr>
            <w:rFonts w:cs="Arial"/>
            <w:sz w:val="22"/>
            <w:rPrChange w:id="1031" w:author="Seggelke, Klaus" w:date="2017-03-14T17:12:00Z">
              <w:rPr>
                <w:rStyle w:val="Hyperlink"/>
              </w:rPr>
            </w:rPrChange>
          </w:rPr>
          <w:delText>VNF terminate from state Inactive with load</w:delText>
        </w:r>
        <w:r w:rsidDel="00A57497">
          <w:rPr>
            <w:webHidden/>
          </w:rPr>
          <w:tab/>
          <w:delText>41</w:delText>
        </w:r>
      </w:del>
    </w:p>
    <w:p w:rsidR="001E6CEC" w:rsidDel="00A57497" w:rsidRDefault="001E6CEC">
      <w:pPr>
        <w:pStyle w:val="TOC1"/>
        <w:rPr>
          <w:del w:id="1032" w:author="Seggelke, Klaus" w:date="2017-03-14T17:12:00Z"/>
          <w:rFonts w:asciiTheme="minorHAnsi" w:eastAsiaTheme="minorEastAsia" w:hAnsiTheme="minorHAnsi" w:cstheme="minorBidi"/>
          <w:color w:val="auto"/>
          <w:sz w:val="22"/>
          <w:szCs w:val="22"/>
        </w:rPr>
      </w:pPr>
      <w:del w:id="1033" w:author="Seggelke, Klaus" w:date="2017-03-14T17:12:00Z">
        <w:r w:rsidRPr="00A57497" w:rsidDel="00A57497">
          <w:rPr>
            <w:rFonts w:cs="Arial"/>
            <w:sz w:val="22"/>
            <w:rPrChange w:id="1034" w:author="Seggelke, Klaus" w:date="2017-03-14T17:12:00Z">
              <w:rPr>
                <w:rStyle w:val="Hyperlink"/>
              </w:rPr>
            </w:rPrChange>
          </w:rPr>
          <w:delText>TC.VNF.STATE.TERM.004</w:delText>
        </w:r>
        <w:r w:rsidDel="00A57497">
          <w:rPr>
            <w:rFonts w:asciiTheme="minorHAnsi" w:eastAsiaTheme="minorEastAsia" w:hAnsiTheme="minorHAnsi" w:cstheme="minorBidi"/>
            <w:color w:val="auto"/>
            <w:sz w:val="22"/>
            <w:szCs w:val="22"/>
          </w:rPr>
          <w:tab/>
        </w:r>
        <w:r w:rsidRPr="00A57497" w:rsidDel="00A57497">
          <w:rPr>
            <w:rFonts w:cs="Arial"/>
            <w:sz w:val="22"/>
            <w:rPrChange w:id="1035" w:author="Seggelke, Klaus" w:date="2017-03-14T17:12:00Z">
              <w:rPr>
                <w:rStyle w:val="Hyperlink"/>
              </w:rPr>
            </w:rPrChange>
          </w:rPr>
          <w:delText>VNF terminate from state Instantiated-Not Configured with traffic load</w:delText>
        </w:r>
        <w:r w:rsidDel="00A57497">
          <w:rPr>
            <w:webHidden/>
          </w:rPr>
          <w:tab/>
          <w:delText>42</w:delText>
        </w:r>
      </w:del>
    </w:p>
    <w:p w:rsidR="001E6CEC" w:rsidDel="00A57497" w:rsidRDefault="001E6CEC">
      <w:pPr>
        <w:pStyle w:val="TOC1"/>
        <w:rPr>
          <w:del w:id="1036" w:author="Seggelke, Klaus" w:date="2017-03-14T17:12:00Z"/>
          <w:rFonts w:asciiTheme="minorHAnsi" w:eastAsiaTheme="minorEastAsia" w:hAnsiTheme="minorHAnsi" w:cstheme="minorBidi"/>
          <w:color w:val="auto"/>
          <w:sz w:val="22"/>
          <w:szCs w:val="22"/>
        </w:rPr>
      </w:pPr>
      <w:del w:id="1037" w:author="Seggelke, Klaus" w:date="2017-03-14T17:12:00Z">
        <w:r w:rsidRPr="00A57497" w:rsidDel="00A57497">
          <w:rPr>
            <w:rFonts w:cs="Arial"/>
            <w:sz w:val="22"/>
            <w:rPrChange w:id="1038" w:author="Seggelke, Klaus" w:date="2017-03-14T17:12:00Z">
              <w:rPr>
                <w:rStyle w:val="Hyperlink"/>
              </w:rPr>
            </w:rPrChange>
          </w:rPr>
          <w:delText>TC.VNF.STATE.UPDATE.001</w:delText>
        </w:r>
        <w:r w:rsidDel="00A57497">
          <w:rPr>
            <w:rFonts w:asciiTheme="minorHAnsi" w:eastAsiaTheme="minorEastAsia" w:hAnsiTheme="minorHAnsi" w:cstheme="minorBidi"/>
            <w:color w:val="auto"/>
            <w:sz w:val="22"/>
            <w:szCs w:val="22"/>
          </w:rPr>
          <w:tab/>
        </w:r>
        <w:r w:rsidRPr="00A57497" w:rsidDel="00A57497">
          <w:rPr>
            <w:rFonts w:cs="Arial"/>
            <w:sz w:val="22"/>
            <w:rPrChange w:id="1039" w:author="Seggelke, Klaus" w:date="2017-03-14T17:12:00Z">
              <w:rPr>
                <w:rStyle w:val="Hyperlink"/>
              </w:rPr>
            </w:rPrChange>
          </w:rPr>
          <w:delText>VNF upgrade, update or rollback in state Instantiated</w:delText>
        </w:r>
        <w:r w:rsidDel="00A57497">
          <w:rPr>
            <w:webHidden/>
          </w:rPr>
          <w:tab/>
          <w:delText>43</w:delText>
        </w:r>
      </w:del>
    </w:p>
    <w:p w:rsidR="001E6CEC" w:rsidDel="00A57497" w:rsidRDefault="001E6CEC">
      <w:pPr>
        <w:pStyle w:val="TOC1"/>
        <w:rPr>
          <w:del w:id="1040" w:author="Seggelke, Klaus" w:date="2017-03-14T17:12:00Z"/>
          <w:rFonts w:asciiTheme="minorHAnsi" w:eastAsiaTheme="minorEastAsia" w:hAnsiTheme="minorHAnsi" w:cstheme="minorBidi"/>
          <w:color w:val="auto"/>
          <w:sz w:val="22"/>
          <w:szCs w:val="22"/>
        </w:rPr>
      </w:pPr>
      <w:del w:id="1041" w:author="Seggelke, Klaus" w:date="2017-03-14T17:12:00Z">
        <w:r w:rsidRPr="00A57497" w:rsidDel="00A57497">
          <w:rPr>
            <w:rFonts w:cs="Arial"/>
            <w:sz w:val="22"/>
            <w:rPrChange w:id="1042" w:author="Seggelke, Klaus" w:date="2017-03-14T17:12:00Z">
              <w:rPr>
                <w:rStyle w:val="Hyperlink"/>
              </w:rPr>
            </w:rPrChange>
          </w:rPr>
          <w:delText>TC.VNF.STATE.UPDATE.002</w:delText>
        </w:r>
        <w:r w:rsidDel="00A57497">
          <w:rPr>
            <w:rFonts w:asciiTheme="minorHAnsi" w:eastAsiaTheme="minorEastAsia" w:hAnsiTheme="minorHAnsi" w:cstheme="minorBidi"/>
            <w:color w:val="auto"/>
            <w:sz w:val="22"/>
            <w:szCs w:val="22"/>
          </w:rPr>
          <w:tab/>
        </w:r>
        <w:r w:rsidRPr="00A57497" w:rsidDel="00A57497">
          <w:rPr>
            <w:rFonts w:cs="Arial"/>
            <w:sz w:val="22"/>
            <w:rPrChange w:id="1043" w:author="Seggelke, Klaus" w:date="2017-03-14T17:12:00Z">
              <w:rPr>
                <w:rStyle w:val="Hyperlink"/>
              </w:rPr>
            </w:rPrChange>
          </w:rPr>
          <w:delText>VNF upgrade, update or rollback in state Inactive</w:delText>
        </w:r>
        <w:r w:rsidDel="00A57497">
          <w:rPr>
            <w:webHidden/>
          </w:rPr>
          <w:tab/>
          <w:delText>43</w:delText>
        </w:r>
      </w:del>
    </w:p>
    <w:p w:rsidR="001E6CEC" w:rsidDel="00A57497" w:rsidRDefault="001E6CEC">
      <w:pPr>
        <w:pStyle w:val="TOC1"/>
        <w:rPr>
          <w:del w:id="1044" w:author="Seggelke, Klaus" w:date="2017-03-14T17:12:00Z"/>
          <w:rFonts w:asciiTheme="minorHAnsi" w:eastAsiaTheme="minorEastAsia" w:hAnsiTheme="minorHAnsi" w:cstheme="minorBidi"/>
          <w:color w:val="auto"/>
          <w:sz w:val="22"/>
          <w:szCs w:val="22"/>
        </w:rPr>
      </w:pPr>
      <w:del w:id="1045" w:author="Seggelke, Klaus" w:date="2017-03-14T17:12:00Z">
        <w:r w:rsidRPr="00A57497" w:rsidDel="00A57497">
          <w:rPr>
            <w:rFonts w:cs="Arial"/>
            <w:sz w:val="22"/>
            <w:rPrChange w:id="1046" w:author="Seggelke, Klaus" w:date="2017-03-14T17:12:00Z">
              <w:rPr>
                <w:rStyle w:val="Hyperlink"/>
              </w:rPr>
            </w:rPrChange>
          </w:rPr>
          <w:delText>TC.VNF.STATE.UPDATE.003</w:delText>
        </w:r>
        <w:r w:rsidDel="00A57497">
          <w:rPr>
            <w:rFonts w:asciiTheme="minorHAnsi" w:eastAsiaTheme="minorEastAsia" w:hAnsiTheme="minorHAnsi" w:cstheme="minorBidi"/>
            <w:color w:val="auto"/>
            <w:sz w:val="22"/>
            <w:szCs w:val="22"/>
          </w:rPr>
          <w:tab/>
        </w:r>
        <w:r w:rsidRPr="00A57497" w:rsidDel="00A57497">
          <w:rPr>
            <w:rFonts w:cs="Arial"/>
            <w:sz w:val="22"/>
            <w:rPrChange w:id="1047" w:author="Seggelke, Klaus" w:date="2017-03-14T17:12:00Z">
              <w:rPr>
                <w:rStyle w:val="Hyperlink"/>
              </w:rPr>
            </w:rPrChange>
          </w:rPr>
          <w:delText>VNF upgrade, update or rollback in state Active without traffic</w:delText>
        </w:r>
        <w:r w:rsidDel="00A57497">
          <w:rPr>
            <w:webHidden/>
          </w:rPr>
          <w:tab/>
          <w:delText>44</w:delText>
        </w:r>
      </w:del>
    </w:p>
    <w:p w:rsidR="001E6CEC" w:rsidDel="00A57497" w:rsidRDefault="001E6CEC">
      <w:pPr>
        <w:pStyle w:val="TOC1"/>
        <w:rPr>
          <w:del w:id="1048" w:author="Seggelke, Klaus" w:date="2017-03-14T17:12:00Z"/>
          <w:rFonts w:asciiTheme="minorHAnsi" w:eastAsiaTheme="minorEastAsia" w:hAnsiTheme="minorHAnsi" w:cstheme="minorBidi"/>
          <w:color w:val="auto"/>
          <w:sz w:val="22"/>
          <w:szCs w:val="22"/>
        </w:rPr>
      </w:pPr>
      <w:del w:id="1049" w:author="Seggelke, Klaus" w:date="2017-03-14T17:12:00Z">
        <w:r w:rsidRPr="00A57497" w:rsidDel="00A57497">
          <w:rPr>
            <w:rFonts w:cs="Arial"/>
            <w:sz w:val="22"/>
            <w:rPrChange w:id="1050" w:author="Seggelke, Klaus" w:date="2017-03-14T17:12:00Z">
              <w:rPr>
                <w:rStyle w:val="Hyperlink"/>
              </w:rPr>
            </w:rPrChange>
          </w:rPr>
          <w:delText>TC.VNF.STATE.UPDATE.004</w:delText>
        </w:r>
        <w:r w:rsidDel="00A57497">
          <w:rPr>
            <w:rFonts w:asciiTheme="minorHAnsi" w:eastAsiaTheme="minorEastAsia" w:hAnsiTheme="minorHAnsi" w:cstheme="minorBidi"/>
            <w:color w:val="auto"/>
            <w:sz w:val="22"/>
            <w:szCs w:val="22"/>
          </w:rPr>
          <w:tab/>
        </w:r>
        <w:r w:rsidRPr="00A57497" w:rsidDel="00A57497">
          <w:rPr>
            <w:rFonts w:cs="Arial"/>
            <w:sz w:val="22"/>
            <w:rPrChange w:id="1051" w:author="Seggelke, Klaus" w:date="2017-03-14T17:12:00Z">
              <w:rPr>
                <w:rStyle w:val="Hyperlink"/>
              </w:rPr>
            </w:rPrChange>
          </w:rPr>
          <w:delText>VNF upgrade, update or rollback in state Active with low traffic</w:delText>
        </w:r>
        <w:r w:rsidDel="00A57497">
          <w:rPr>
            <w:webHidden/>
          </w:rPr>
          <w:tab/>
          <w:delText>45</w:delText>
        </w:r>
      </w:del>
    </w:p>
    <w:p w:rsidR="001E6CEC" w:rsidDel="00A57497" w:rsidRDefault="001E6CEC">
      <w:pPr>
        <w:pStyle w:val="TOC1"/>
        <w:rPr>
          <w:del w:id="1052" w:author="Seggelke, Klaus" w:date="2017-03-14T17:12:00Z"/>
          <w:rFonts w:asciiTheme="minorHAnsi" w:eastAsiaTheme="minorEastAsia" w:hAnsiTheme="minorHAnsi" w:cstheme="minorBidi"/>
          <w:color w:val="auto"/>
          <w:sz w:val="22"/>
          <w:szCs w:val="22"/>
        </w:rPr>
      </w:pPr>
      <w:del w:id="1053" w:author="Seggelke, Klaus" w:date="2017-03-14T17:12:00Z">
        <w:r w:rsidRPr="00A57497" w:rsidDel="00A57497">
          <w:rPr>
            <w:rFonts w:cs="Arial"/>
            <w:sz w:val="22"/>
            <w:rPrChange w:id="1054" w:author="Seggelke, Klaus" w:date="2017-03-14T17:12:00Z">
              <w:rPr>
                <w:rStyle w:val="Hyperlink"/>
              </w:rPr>
            </w:rPrChange>
          </w:rPr>
          <w:delText>TC.VNF.STATE.UPDATE.005</w:delText>
        </w:r>
        <w:r w:rsidDel="00A57497">
          <w:rPr>
            <w:rFonts w:asciiTheme="minorHAnsi" w:eastAsiaTheme="minorEastAsia" w:hAnsiTheme="minorHAnsi" w:cstheme="minorBidi"/>
            <w:color w:val="auto"/>
            <w:sz w:val="22"/>
            <w:szCs w:val="22"/>
          </w:rPr>
          <w:tab/>
        </w:r>
        <w:r w:rsidRPr="00A57497" w:rsidDel="00A57497">
          <w:rPr>
            <w:rFonts w:cs="Arial"/>
            <w:sz w:val="22"/>
            <w:rPrChange w:id="1055" w:author="Seggelke, Klaus" w:date="2017-03-14T17:12:00Z">
              <w:rPr>
                <w:rStyle w:val="Hyperlink"/>
              </w:rPr>
            </w:rPrChange>
          </w:rPr>
          <w:delText>VNF upgrade, update or rollback in state Active with normal traffic</w:delText>
        </w:r>
        <w:r w:rsidDel="00A57497">
          <w:rPr>
            <w:webHidden/>
          </w:rPr>
          <w:tab/>
          <w:delText>46</w:delText>
        </w:r>
      </w:del>
    </w:p>
    <w:p w:rsidR="001E6CEC" w:rsidDel="00A57497" w:rsidRDefault="001E6CEC">
      <w:pPr>
        <w:pStyle w:val="TOC1"/>
        <w:rPr>
          <w:del w:id="1056" w:author="Seggelke, Klaus" w:date="2017-03-14T17:12:00Z"/>
          <w:rFonts w:asciiTheme="minorHAnsi" w:eastAsiaTheme="minorEastAsia" w:hAnsiTheme="minorHAnsi" w:cstheme="minorBidi"/>
          <w:color w:val="auto"/>
          <w:sz w:val="22"/>
          <w:szCs w:val="22"/>
        </w:rPr>
      </w:pPr>
      <w:del w:id="1057" w:author="Seggelke, Klaus" w:date="2017-03-14T17:12:00Z">
        <w:r w:rsidRPr="00A57497" w:rsidDel="00A57497">
          <w:rPr>
            <w:rFonts w:cs="Arial"/>
            <w:sz w:val="22"/>
            <w:rPrChange w:id="1058" w:author="Seggelke, Klaus" w:date="2017-03-14T17:12:00Z">
              <w:rPr>
                <w:rStyle w:val="Hyperlink"/>
              </w:rPr>
            </w:rPrChange>
          </w:rPr>
          <w:delText>TC.VNF.SNAPSHOT.001</w:delText>
        </w:r>
        <w:r w:rsidDel="00A57497">
          <w:rPr>
            <w:rFonts w:asciiTheme="minorHAnsi" w:eastAsiaTheme="minorEastAsia" w:hAnsiTheme="minorHAnsi" w:cstheme="minorBidi"/>
            <w:color w:val="auto"/>
            <w:sz w:val="22"/>
            <w:szCs w:val="22"/>
          </w:rPr>
          <w:tab/>
        </w:r>
        <w:r w:rsidRPr="00A57497" w:rsidDel="00A57497">
          <w:rPr>
            <w:rFonts w:cs="Arial"/>
            <w:sz w:val="22"/>
            <w:rPrChange w:id="1059" w:author="Seggelke, Klaus" w:date="2017-03-14T17:12:00Z">
              <w:rPr>
                <w:rStyle w:val="Hyperlink"/>
              </w:rPr>
            </w:rPrChange>
          </w:rPr>
          <w:delText>Compute Snapshot Creation and Deletion without traffic load</w:delText>
        </w:r>
        <w:r w:rsidDel="00A57497">
          <w:rPr>
            <w:webHidden/>
          </w:rPr>
          <w:tab/>
          <w:delText>47</w:delText>
        </w:r>
      </w:del>
    </w:p>
    <w:p w:rsidR="001E6CEC" w:rsidDel="00A57497" w:rsidRDefault="001E6CEC">
      <w:pPr>
        <w:pStyle w:val="TOC1"/>
        <w:rPr>
          <w:del w:id="1060" w:author="Seggelke, Klaus" w:date="2017-03-14T17:12:00Z"/>
          <w:rFonts w:asciiTheme="minorHAnsi" w:eastAsiaTheme="minorEastAsia" w:hAnsiTheme="minorHAnsi" w:cstheme="minorBidi"/>
          <w:color w:val="auto"/>
          <w:sz w:val="22"/>
          <w:szCs w:val="22"/>
        </w:rPr>
      </w:pPr>
      <w:del w:id="1061" w:author="Seggelke, Klaus" w:date="2017-03-14T17:12:00Z">
        <w:r w:rsidRPr="00A57497" w:rsidDel="00A57497">
          <w:rPr>
            <w:rFonts w:cs="Arial"/>
            <w:sz w:val="22"/>
            <w:rPrChange w:id="1062" w:author="Seggelke, Klaus" w:date="2017-03-14T17:12:00Z">
              <w:rPr>
                <w:rStyle w:val="Hyperlink"/>
              </w:rPr>
            </w:rPrChange>
          </w:rPr>
          <w:delText>TC.VNF.SNAPSHOT.002</w:delText>
        </w:r>
        <w:r w:rsidDel="00A57497">
          <w:rPr>
            <w:rFonts w:asciiTheme="minorHAnsi" w:eastAsiaTheme="minorEastAsia" w:hAnsiTheme="minorHAnsi" w:cstheme="minorBidi"/>
            <w:color w:val="auto"/>
            <w:sz w:val="22"/>
            <w:szCs w:val="22"/>
          </w:rPr>
          <w:tab/>
        </w:r>
        <w:r w:rsidRPr="00A57497" w:rsidDel="00A57497">
          <w:rPr>
            <w:rFonts w:cs="Arial"/>
            <w:sz w:val="22"/>
            <w:rPrChange w:id="1063" w:author="Seggelke, Klaus" w:date="2017-03-14T17:12:00Z">
              <w:rPr>
                <w:rStyle w:val="Hyperlink"/>
              </w:rPr>
            </w:rPrChange>
          </w:rPr>
          <w:delText>Compute Snapshot Creation and Deletion under normal traffic load</w:delText>
        </w:r>
        <w:r w:rsidDel="00A57497">
          <w:rPr>
            <w:webHidden/>
          </w:rPr>
          <w:tab/>
          <w:delText>47</w:delText>
        </w:r>
      </w:del>
    </w:p>
    <w:p w:rsidR="001E6CEC" w:rsidDel="00A57497" w:rsidRDefault="001E6CEC">
      <w:pPr>
        <w:pStyle w:val="TOC1"/>
        <w:rPr>
          <w:del w:id="1064" w:author="Seggelke, Klaus" w:date="2017-03-14T17:12:00Z"/>
          <w:rFonts w:asciiTheme="minorHAnsi" w:eastAsiaTheme="minorEastAsia" w:hAnsiTheme="minorHAnsi" w:cstheme="minorBidi"/>
          <w:color w:val="auto"/>
          <w:sz w:val="22"/>
          <w:szCs w:val="22"/>
        </w:rPr>
      </w:pPr>
      <w:del w:id="1065" w:author="Seggelke, Klaus" w:date="2017-03-14T17:12:00Z">
        <w:r w:rsidRPr="00A57497" w:rsidDel="00A57497">
          <w:rPr>
            <w:rFonts w:cs="Arial"/>
            <w:sz w:val="22"/>
            <w:rPrChange w:id="1066" w:author="Seggelke, Klaus" w:date="2017-03-14T17:12:00Z">
              <w:rPr>
                <w:rStyle w:val="Hyperlink"/>
              </w:rPr>
            </w:rPrChange>
          </w:rPr>
          <w:delText>TC.VNF.SNAPSHOT.003</w:delText>
        </w:r>
        <w:r w:rsidDel="00A57497">
          <w:rPr>
            <w:rFonts w:asciiTheme="minorHAnsi" w:eastAsiaTheme="minorEastAsia" w:hAnsiTheme="minorHAnsi" w:cstheme="minorBidi"/>
            <w:color w:val="auto"/>
            <w:sz w:val="22"/>
            <w:szCs w:val="22"/>
          </w:rPr>
          <w:tab/>
        </w:r>
        <w:r w:rsidRPr="00A57497" w:rsidDel="00A57497">
          <w:rPr>
            <w:rFonts w:cs="Arial"/>
            <w:sz w:val="22"/>
            <w:rPrChange w:id="1067" w:author="Seggelke, Klaus" w:date="2017-03-14T17:12:00Z">
              <w:rPr>
                <w:rStyle w:val="Hyperlink"/>
              </w:rPr>
            </w:rPrChange>
          </w:rPr>
          <w:delText>Compute Snapshot Instantiation</w:delText>
        </w:r>
        <w:r w:rsidDel="00A57497">
          <w:rPr>
            <w:webHidden/>
          </w:rPr>
          <w:tab/>
          <w:delText>48</w:delText>
        </w:r>
      </w:del>
    </w:p>
    <w:p w:rsidR="001E6CEC" w:rsidDel="00A57497" w:rsidRDefault="001E6CEC">
      <w:pPr>
        <w:pStyle w:val="TOC1"/>
        <w:rPr>
          <w:del w:id="1068" w:author="Seggelke, Klaus" w:date="2017-03-14T17:12:00Z"/>
          <w:rFonts w:asciiTheme="minorHAnsi" w:eastAsiaTheme="minorEastAsia" w:hAnsiTheme="minorHAnsi" w:cstheme="minorBidi"/>
          <w:color w:val="auto"/>
          <w:sz w:val="22"/>
          <w:szCs w:val="22"/>
        </w:rPr>
      </w:pPr>
      <w:del w:id="1069" w:author="Seggelke, Klaus" w:date="2017-03-14T17:12:00Z">
        <w:r w:rsidRPr="00A57497" w:rsidDel="00A57497">
          <w:rPr>
            <w:rFonts w:cs="Arial"/>
            <w:sz w:val="22"/>
            <w:rPrChange w:id="1070" w:author="Seggelke, Klaus" w:date="2017-03-14T17:12:00Z">
              <w:rPr>
                <w:rStyle w:val="Hyperlink"/>
              </w:rPr>
            </w:rPrChange>
          </w:rPr>
          <w:delText>TC.VNF.SNAPSHOT.004</w:delText>
        </w:r>
        <w:r w:rsidDel="00A57497">
          <w:rPr>
            <w:rFonts w:asciiTheme="minorHAnsi" w:eastAsiaTheme="minorEastAsia" w:hAnsiTheme="minorHAnsi" w:cstheme="minorBidi"/>
            <w:color w:val="auto"/>
            <w:sz w:val="22"/>
            <w:szCs w:val="22"/>
          </w:rPr>
          <w:tab/>
        </w:r>
        <w:r w:rsidRPr="00A57497" w:rsidDel="00A57497">
          <w:rPr>
            <w:rFonts w:cs="Arial"/>
            <w:sz w:val="22"/>
            <w:rPrChange w:id="1071" w:author="Seggelke, Klaus" w:date="2017-03-14T17:12:00Z">
              <w:rPr>
                <w:rStyle w:val="Hyperlink"/>
              </w:rPr>
            </w:rPrChange>
          </w:rPr>
          <w:delText>Storage Snapshot Creation and Deletion</w:delText>
        </w:r>
        <w:r w:rsidDel="00A57497">
          <w:rPr>
            <w:webHidden/>
          </w:rPr>
          <w:tab/>
          <w:delText>49</w:delText>
        </w:r>
      </w:del>
    </w:p>
    <w:p w:rsidR="001E6CEC" w:rsidDel="00A57497" w:rsidRDefault="001E6CEC">
      <w:pPr>
        <w:pStyle w:val="TOC1"/>
        <w:rPr>
          <w:del w:id="1072" w:author="Seggelke, Klaus" w:date="2017-03-14T17:12:00Z"/>
          <w:rFonts w:asciiTheme="minorHAnsi" w:eastAsiaTheme="minorEastAsia" w:hAnsiTheme="minorHAnsi" w:cstheme="minorBidi"/>
          <w:color w:val="auto"/>
          <w:sz w:val="22"/>
          <w:szCs w:val="22"/>
        </w:rPr>
      </w:pPr>
      <w:del w:id="1073" w:author="Seggelke, Klaus" w:date="2017-03-14T17:12:00Z">
        <w:r w:rsidRPr="00A57497" w:rsidDel="00A57497">
          <w:rPr>
            <w:rFonts w:cs="Arial"/>
            <w:sz w:val="22"/>
            <w:rPrChange w:id="1074" w:author="Seggelke, Klaus" w:date="2017-03-14T17:12:00Z">
              <w:rPr>
                <w:rStyle w:val="Hyperlink"/>
              </w:rPr>
            </w:rPrChange>
          </w:rPr>
          <w:delText>TC.VNF.SNAPSHOT.005</w:delText>
        </w:r>
        <w:r w:rsidDel="00A57497">
          <w:rPr>
            <w:rFonts w:asciiTheme="minorHAnsi" w:eastAsiaTheme="minorEastAsia" w:hAnsiTheme="minorHAnsi" w:cstheme="minorBidi"/>
            <w:color w:val="auto"/>
            <w:sz w:val="22"/>
            <w:szCs w:val="22"/>
          </w:rPr>
          <w:tab/>
        </w:r>
        <w:r w:rsidRPr="00A57497" w:rsidDel="00A57497">
          <w:rPr>
            <w:rFonts w:cs="Arial"/>
            <w:sz w:val="22"/>
            <w:rPrChange w:id="1075" w:author="Seggelke, Klaus" w:date="2017-03-14T17:12:00Z">
              <w:rPr>
                <w:rStyle w:val="Hyperlink"/>
              </w:rPr>
            </w:rPrChange>
          </w:rPr>
          <w:delText>Storage Snapshot Instantiation</w:delText>
        </w:r>
        <w:r w:rsidDel="00A57497">
          <w:rPr>
            <w:webHidden/>
          </w:rPr>
          <w:tab/>
          <w:delText>50</w:delText>
        </w:r>
      </w:del>
    </w:p>
    <w:p w:rsidR="001E6CEC" w:rsidDel="00A57497" w:rsidRDefault="001E6CEC">
      <w:pPr>
        <w:pStyle w:val="TOC1"/>
        <w:rPr>
          <w:del w:id="1076" w:author="Seggelke, Klaus" w:date="2017-03-14T17:12:00Z"/>
          <w:rFonts w:asciiTheme="minorHAnsi" w:eastAsiaTheme="minorEastAsia" w:hAnsiTheme="minorHAnsi" w:cstheme="minorBidi"/>
          <w:color w:val="auto"/>
          <w:sz w:val="22"/>
          <w:szCs w:val="22"/>
        </w:rPr>
      </w:pPr>
      <w:del w:id="1077" w:author="Seggelke, Klaus" w:date="2017-03-14T17:12:00Z">
        <w:r w:rsidRPr="00A57497" w:rsidDel="00A57497">
          <w:rPr>
            <w:rFonts w:cs="Arial"/>
            <w:sz w:val="22"/>
            <w:rPrChange w:id="1078" w:author="Seggelke, Klaus" w:date="2017-03-14T17:12:00Z">
              <w:rPr>
                <w:rStyle w:val="Hyperlink"/>
              </w:rPr>
            </w:rPrChange>
          </w:rPr>
          <w:delText>TC.VNF.SCALE.UP.001</w:delText>
        </w:r>
        <w:r w:rsidDel="00A57497">
          <w:rPr>
            <w:rFonts w:asciiTheme="minorHAnsi" w:eastAsiaTheme="minorEastAsia" w:hAnsiTheme="minorHAnsi" w:cstheme="minorBidi"/>
            <w:color w:val="auto"/>
            <w:sz w:val="22"/>
            <w:szCs w:val="22"/>
          </w:rPr>
          <w:tab/>
        </w:r>
        <w:r w:rsidRPr="00A57497" w:rsidDel="00A57497">
          <w:rPr>
            <w:rFonts w:cs="Arial"/>
            <w:sz w:val="22"/>
            <w:rPrChange w:id="1079" w:author="Seggelke, Klaus" w:date="2017-03-14T17:12:00Z">
              <w:rPr>
                <w:rStyle w:val="Hyperlink"/>
              </w:rPr>
            </w:rPrChange>
          </w:rPr>
          <w:delText>Scale-up VNF instance</w:delText>
        </w:r>
        <w:r w:rsidDel="00A57497">
          <w:rPr>
            <w:webHidden/>
          </w:rPr>
          <w:tab/>
          <w:delText>51</w:delText>
        </w:r>
      </w:del>
    </w:p>
    <w:p w:rsidR="001E6CEC" w:rsidDel="00A57497" w:rsidRDefault="001E6CEC">
      <w:pPr>
        <w:pStyle w:val="TOC1"/>
        <w:rPr>
          <w:del w:id="1080" w:author="Seggelke, Klaus" w:date="2017-03-14T17:12:00Z"/>
          <w:rFonts w:asciiTheme="minorHAnsi" w:eastAsiaTheme="minorEastAsia" w:hAnsiTheme="minorHAnsi" w:cstheme="minorBidi"/>
          <w:color w:val="auto"/>
          <w:sz w:val="22"/>
          <w:szCs w:val="22"/>
        </w:rPr>
      </w:pPr>
      <w:del w:id="1081" w:author="Seggelke, Klaus" w:date="2017-03-14T17:12:00Z">
        <w:r w:rsidRPr="00A57497" w:rsidDel="00A57497">
          <w:rPr>
            <w:rFonts w:cs="Arial"/>
            <w:sz w:val="22"/>
            <w:rPrChange w:id="1082" w:author="Seggelke, Klaus" w:date="2017-03-14T17:12:00Z">
              <w:rPr>
                <w:rStyle w:val="Hyperlink"/>
              </w:rPr>
            </w:rPrChange>
          </w:rPr>
          <w:delText>TC.VNF.SCALE.UP.002</w:delText>
        </w:r>
        <w:r w:rsidDel="00A57497">
          <w:rPr>
            <w:rFonts w:asciiTheme="minorHAnsi" w:eastAsiaTheme="minorEastAsia" w:hAnsiTheme="minorHAnsi" w:cstheme="minorBidi"/>
            <w:color w:val="auto"/>
            <w:sz w:val="22"/>
            <w:szCs w:val="22"/>
          </w:rPr>
          <w:tab/>
        </w:r>
        <w:r w:rsidRPr="00A57497" w:rsidDel="00A57497">
          <w:rPr>
            <w:rFonts w:cs="Arial"/>
            <w:sz w:val="22"/>
            <w:rPrChange w:id="1083" w:author="Seggelke, Klaus" w:date="2017-03-14T17:12:00Z">
              <w:rPr>
                <w:rStyle w:val="Hyperlink"/>
              </w:rPr>
            </w:rPrChange>
          </w:rPr>
          <w:delText>Max scale-up VNF instance</w:delText>
        </w:r>
        <w:r w:rsidDel="00A57497">
          <w:rPr>
            <w:webHidden/>
          </w:rPr>
          <w:tab/>
          <w:delText>52</w:delText>
        </w:r>
      </w:del>
    </w:p>
    <w:p w:rsidR="001E6CEC" w:rsidDel="00A57497" w:rsidRDefault="001E6CEC">
      <w:pPr>
        <w:pStyle w:val="TOC1"/>
        <w:rPr>
          <w:del w:id="1084" w:author="Seggelke, Klaus" w:date="2017-03-14T17:12:00Z"/>
          <w:rFonts w:asciiTheme="minorHAnsi" w:eastAsiaTheme="minorEastAsia" w:hAnsiTheme="minorHAnsi" w:cstheme="minorBidi"/>
          <w:color w:val="auto"/>
          <w:sz w:val="22"/>
          <w:szCs w:val="22"/>
        </w:rPr>
      </w:pPr>
      <w:del w:id="1085" w:author="Seggelke, Klaus" w:date="2017-03-14T17:12:00Z">
        <w:r w:rsidRPr="00A57497" w:rsidDel="00A57497">
          <w:rPr>
            <w:rFonts w:cs="Arial"/>
            <w:sz w:val="22"/>
            <w:rPrChange w:id="1086" w:author="Seggelke, Klaus" w:date="2017-03-14T17:12:00Z">
              <w:rPr>
                <w:rStyle w:val="Hyperlink"/>
              </w:rPr>
            </w:rPrChange>
          </w:rPr>
          <w:delText>TC.VNF.SCALE.UP.003</w:delText>
        </w:r>
        <w:r w:rsidDel="00A57497">
          <w:rPr>
            <w:rFonts w:asciiTheme="minorHAnsi" w:eastAsiaTheme="minorEastAsia" w:hAnsiTheme="minorHAnsi" w:cstheme="minorBidi"/>
            <w:color w:val="auto"/>
            <w:sz w:val="22"/>
            <w:szCs w:val="22"/>
          </w:rPr>
          <w:tab/>
        </w:r>
        <w:r w:rsidRPr="00A57497" w:rsidDel="00A57497">
          <w:rPr>
            <w:rFonts w:cs="Arial"/>
            <w:sz w:val="22"/>
            <w:rPrChange w:id="1087" w:author="Seggelke, Klaus" w:date="2017-03-14T17:12:00Z">
              <w:rPr>
                <w:rStyle w:val="Hyperlink"/>
              </w:rPr>
            </w:rPrChange>
          </w:rPr>
          <w:delText>Scale-down VNF instance</w:delText>
        </w:r>
        <w:r w:rsidDel="00A57497">
          <w:rPr>
            <w:webHidden/>
          </w:rPr>
          <w:tab/>
          <w:delText>53</w:delText>
        </w:r>
      </w:del>
    </w:p>
    <w:p w:rsidR="001E6CEC" w:rsidDel="00A57497" w:rsidRDefault="001E6CEC">
      <w:pPr>
        <w:pStyle w:val="TOC1"/>
        <w:rPr>
          <w:del w:id="1088" w:author="Seggelke, Klaus" w:date="2017-03-14T17:12:00Z"/>
          <w:rFonts w:asciiTheme="minorHAnsi" w:eastAsiaTheme="minorEastAsia" w:hAnsiTheme="minorHAnsi" w:cstheme="minorBidi"/>
          <w:color w:val="auto"/>
          <w:sz w:val="22"/>
          <w:szCs w:val="22"/>
        </w:rPr>
      </w:pPr>
      <w:del w:id="1089" w:author="Seggelke, Klaus" w:date="2017-03-14T17:12:00Z">
        <w:r w:rsidRPr="00A57497" w:rsidDel="00A57497">
          <w:rPr>
            <w:rFonts w:cs="Arial"/>
            <w:sz w:val="22"/>
            <w:rPrChange w:id="1090" w:author="Seggelke, Klaus" w:date="2017-03-14T17:12:00Z">
              <w:rPr>
                <w:rStyle w:val="Hyperlink"/>
              </w:rPr>
            </w:rPrChange>
          </w:rPr>
          <w:delText>TC.VNF.SCALE.UP.004</w:delText>
        </w:r>
        <w:r w:rsidDel="00A57497">
          <w:rPr>
            <w:rFonts w:asciiTheme="minorHAnsi" w:eastAsiaTheme="minorEastAsia" w:hAnsiTheme="minorHAnsi" w:cstheme="minorBidi"/>
            <w:color w:val="auto"/>
            <w:sz w:val="22"/>
            <w:szCs w:val="22"/>
          </w:rPr>
          <w:tab/>
        </w:r>
        <w:r w:rsidRPr="00A57497" w:rsidDel="00A57497">
          <w:rPr>
            <w:rFonts w:cs="Arial"/>
            <w:sz w:val="22"/>
            <w:rPrChange w:id="1091" w:author="Seggelke, Klaus" w:date="2017-03-14T17:12:00Z">
              <w:rPr>
                <w:rStyle w:val="Hyperlink"/>
              </w:rPr>
            </w:rPrChange>
          </w:rPr>
          <w:delText>Max vResource limit reached before max VNFD limit for Scale-Up</w:delText>
        </w:r>
        <w:r w:rsidDel="00A57497">
          <w:rPr>
            <w:webHidden/>
          </w:rPr>
          <w:tab/>
          <w:delText>54</w:delText>
        </w:r>
      </w:del>
    </w:p>
    <w:p w:rsidR="001E6CEC" w:rsidDel="00A57497" w:rsidRDefault="001E6CEC">
      <w:pPr>
        <w:pStyle w:val="TOC1"/>
        <w:rPr>
          <w:del w:id="1092" w:author="Seggelke, Klaus" w:date="2017-03-14T17:12:00Z"/>
          <w:rFonts w:asciiTheme="minorHAnsi" w:eastAsiaTheme="minorEastAsia" w:hAnsiTheme="minorHAnsi" w:cstheme="minorBidi"/>
          <w:color w:val="auto"/>
          <w:sz w:val="22"/>
          <w:szCs w:val="22"/>
        </w:rPr>
      </w:pPr>
      <w:del w:id="1093" w:author="Seggelke, Klaus" w:date="2017-03-14T17:12:00Z">
        <w:r w:rsidRPr="00A57497" w:rsidDel="00A57497">
          <w:rPr>
            <w:rFonts w:cs="Arial"/>
            <w:sz w:val="22"/>
            <w:rPrChange w:id="1094" w:author="Seggelke, Klaus" w:date="2017-03-14T17:12:00Z">
              <w:rPr>
                <w:rStyle w:val="Hyperlink"/>
              </w:rPr>
            </w:rPrChange>
          </w:rPr>
          <w:delText>TC.VNF.SCALE.UP.005</w:delText>
        </w:r>
        <w:r w:rsidDel="00A57497">
          <w:rPr>
            <w:rFonts w:asciiTheme="minorHAnsi" w:eastAsiaTheme="minorEastAsia" w:hAnsiTheme="minorHAnsi" w:cstheme="minorBidi"/>
            <w:color w:val="auto"/>
            <w:sz w:val="22"/>
            <w:szCs w:val="22"/>
          </w:rPr>
          <w:tab/>
        </w:r>
        <w:r w:rsidRPr="00A57497" w:rsidDel="00A57497">
          <w:rPr>
            <w:rFonts w:cs="Arial"/>
            <w:sz w:val="22"/>
            <w:rPrChange w:id="1095" w:author="Seggelke, Klaus" w:date="2017-03-14T17:12:00Z">
              <w:rPr>
                <w:rStyle w:val="Hyperlink"/>
              </w:rPr>
            </w:rPrChange>
          </w:rPr>
          <w:delText>Removal of virtualized specialized hardware acceleration for Scale-Up</w:delText>
        </w:r>
        <w:r w:rsidDel="00A57497">
          <w:rPr>
            <w:webHidden/>
          </w:rPr>
          <w:tab/>
          <w:delText>55</w:delText>
        </w:r>
      </w:del>
    </w:p>
    <w:p w:rsidR="001E6CEC" w:rsidDel="00A57497" w:rsidRDefault="001E6CEC">
      <w:pPr>
        <w:pStyle w:val="TOC1"/>
        <w:rPr>
          <w:del w:id="1096" w:author="Seggelke, Klaus" w:date="2017-03-14T17:12:00Z"/>
          <w:rFonts w:asciiTheme="minorHAnsi" w:eastAsiaTheme="minorEastAsia" w:hAnsiTheme="minorHAnsi" w:cstheme="minorBidi"/>
          <w:color w:val="auto"/>
          <w:sz w:val="22"/>
          <w:szCs w:val="22"/>
        </w:rPr>
      </w:pPr>
      <w:del w:id="1097" w:author="Seggelke, Klaus" w:date="2017-03-14T17:12:00Z">
        <w:r w:rsidRPr="00A57497" w:rsidDel="00A57497">
          <w:rPr>
            <w:rFonts w:cs="Arial"/>
            <w:sz w:val="22"/>
            <w:rPrChange w:id="1098" w:author="Seggelke, Klaus" w:date="2017-03-14T17:12:00Z">
              <w:rPr>
                <w:rStyle w:val="Hyperlink"/>
              </w:rPr>
            </w:rPrChange>
          </w:rPr>
          <w:delText>TC.VNF.SCALE.OUT.001</w:delText>
        </w:r>
        <w:r w:rsidDel="00A57497">
          <w:rPr>
            <w:rFonts w:asciiTheme="minorHAnsi" w:eastAsiaTheme="minorEastAsia" w:hAnsiTheme="minorHAnsi" w:cstheme="minorBidi"/>
            <w:color w:val="auto"/>
            <w:sz w:val="22"/>
            <w:szCs w:val="22"/>
          </w:rPr>
          <w:tab/>
        </w:r>
        <w:r w:rsidRPr="00A57497" w:rsidDel="00A57497">
          <w:rPr>
            <w:rFonts w:cs="Arial"/>
            <w:sz w:val="22"/>
            <w:rPrChange w:id="1099" w:author="Seggelke, Klaus" w:date="2017-03-14T17:12:00Z">
              <w:rPr>
                <w:rStyle w:val="Hyperlink"/>
              </w:rPr>
            </w:rPrChange>
          </w:rPr>
          <w:delText>Scale-Out VNF instance</w:delText>
        </w:r>
        <w:r w:rsidDel="00A57497">
          <w:rPr>
            <w:webHidden/>
          </w:rPr>
          <w:tab/>
          <w:delText>56</w:delText>
        </w:r>
      </w:del>
    </w:p>
    <w:p w:rsidR="001E6CEC" w:rsidDel="00A57497" w:rsidRDefault="001E6CEC">
      <w:pPr>
        <w:pStyle w:val="TOC1"/>
        <w:rPr>
          <w:del w:id="1100" w:author="Seggelke, Klaus" w:date="2017-03-14T17:12:00Z"/>
          <w:rFonts w:asciiTheme="minorHAnsi" w:eastAsiaTheme="minorEastAsia" w:hAnsiTheme="minorHAnsi" w:cstheme="minorBidi"/>
          <w:color w:val="auto"/>
          <w:sz w:val="22"/>
          <w:szCs w:val="22"/>
        </w:rPr>
      </w:pPr>
      <w:del w:id="1101" w:author="Seggelke, Klaus" w:date="2017-03-14T17:12:00Z">
        <w:r w:rsidRPr="00A57497" w:rsidDel="00A57497">
          <w:rPr>
            <w:rFonts w:cs="Arial"/>
            <w:sz w:val="22"/>
            <w:rPrChange w:id="1102" w:author="Seggelke, Klaus" w:date="2017-03-14T17:12:00Z">
              <w:rPr>
                <w:rStyle w:val="Hyperlink"/>
              </w:rPr>
            </w:rPrChange>
          </w:rPr>
          <w:delText>TC.VNF.SCALE.OUT.002</w:delText>
        </w:r>
        <w:r w:rsidDel="00A57497">
          <w:rPr>
            <w:rFonts w:asciiTheme="minorHAnsi" w:eastAsiaTheme="minorEastAsia" w:hAnsiTheme="minorHAnsi" w:cstheme="minorBidi"/>
            <w:color w:val="auto"/>
            <w:sz w:val="22"/>
            <w:szCs w:val="22"/>
          </w:rPr>
          <w:tab/>
        </w:r>
        <w:r w:rsidRPr="00A57497" w:rsidDel="00A57497">
          <w:rPr>
            <w:rFonts w:cs="Arial"/>
            <w:sz w:val="22"/>
            <w:rPrChange w:id="1103" w:author="Seggelke, Klaus" w:date="2017-03-14T17:12:00Z">
              <w:rPr>
                <w:rStyle w:val="Hyperlink"/>
              </w:rPr>
            </w:rPrChange>
          </w:rPr>
          <w:delText>Max scale-out VNF instance</w:delText>
        </w:r>
        <w:r w:rsidDel="00A57497">
          <w:rPr>
            <w:webHidden/>
          </w:rPr>
          <w:tab/>
          <w:delText>57</w:delText>
        </w:r>
      </w:del>
    </w:p>
    <w:p w:rsidR="001E6CEC" w:rsidDel="00A57497" w:rsidRDefault="001E6CEC">
      <w:pPr>
        <w:pStyle w:val="TOC1"/>
        <w:rPr>
          <w:del w:id="1104" w:author="Seggelke, Klaus" w:date="2017-03-14T17:12:00Z"/>
          <w:rFonts w:asciiTheme="minorHAnsi" w:eastAsiaTheme="minorEastAsia" w:hAnsiTheme="minorHAnsi" w:cstheme="minorBidi"/>
          <w:color w:val="auto"/>
          <w:sz w:val="22"/>
          <w:szCs w:val="22"/>
        </w:rPr>
      </w:pPr>
      <w:del w:id="1105" w:author="Seggelke, Klaus" w:date="2017-03-14T17:12:00Z">
        <w:r w:rsidRPr="00A57497" w:rsidDel="00A57497">
          <w:rPr>
            <w:rFonts w:cs="Arial"/>
            <w:sz w:val="22"/>
            <w:rPrChange w:id="1106" w:author="Seggelke, Klaus" w:date="2017-03-14T17:12:00Z">
              <w:rPr>
                <w:rStyle w:val="Hyperlink"/>
              </w:rPr>
            </w:rPrChange>
          </w:rPr>
          <w:delText>TC.VNF.SCALE.OUT.003</w:delText>
        </w:r>
        <w:r w:rsidDel="00A57497">
          <w:rPr>
            <w:rFonts w:asciiTheme="minorHAnsi" w:eastAsiaTheme="minorEastAsia" w:hAnsiTheme="minorHAnsi" w:cstheme="minorBidi"/>
            <w:color w:val="auto"/>
            <w:sz w:val="22"/>
            <w:szCs w:val="22"/>
          </w:rPr>
          <w:tab/>
        </w:r>
        <w:r w:rsidRPr="00A57497" w:rsidDel="00A57497">
          <w:rPr>
            <w:rFonts w:cs="Arial"/>
            <w:sz w:val="22"/>
            <w:rPrChange w:id="1107" w:author="Seggelke, Klaus" w:date="2017-03-14T17:12:00Z">
              <w:rPr>
                <w:rStyle w:val="Hyperlink"/>
              </w:rPr>
            </w:rPrChange>
          </w:rPr>
          <w:delText>Scale-in VNF instance</w:delText>
        </w:r>
        <w:r w:rsidDel="00A57497">
          <w:rPr>
            <w:webHidden/>
          </w:rPr>
          <w:tab/>
          <w:delText>58</w:delText>
        </w:r>
      </w:del>
    </w:p>
    <w:p w:rsidR="001E6CEC" w:rsidDel="00A57497" w:rsidRDefault="001E6CEC">
      <w:pPr>
        <w:pStyle w:val="TOC1"/>
        <w:rPr>
          <w:del w:id="1108" w:author="Seggelke, Klaus" w:date="2017-03-14T17:12:00Z"/>
          <w:rFonts w:asciiTheme="minorHAnsi" w:eastAsiaTheme="minorEastAsia" w:hAnsiTheme="minorHAnsi" w:cstheme="minorBidi"/>
          <w:color w:val="auto"/>
          <w:sz w:val="22"/>
          <w:szCs w:val="22"/>
        </w:rPr>
      </w:pPr>
      <w:del w:id="1109" w:author="Seggelke, Klaus" w:date="2017-03-14T17:12:00Z">
        <w:r w:rsidRPr="00A57497" w:rsidDel="00A57497">
          <w:rPr>
            <w:rFonts w:cs="Arial"/>
            <w:sz w:val="22"/>
            <w:rPrChange w:id="1110" w:author="Seggelke, Klaus" w:date="2017-03-14T17:12:00Z">
              <w:rPr>
                <w:rStyle w:val="Hyperlink"/>
              </w:rPr>
            </w:rPrChange>
          </w:rPr>
          <w:delText>TC.VNF.SCALE.OUT.004</w:delText>
        </w:r>
        <w:r w:rsidDel="00A57497">
          <w:rPr>
            <w:rFonts w:asciiTheme="minorHAnsi" w:eastAsiaTheme="minorEastAsia" w:hAnsiTheme="minorHAnsi" w:cstheme="minorBidi"/>
            <w:color w:val="auto"/>
            <w:sz w:val="22"/>
            <w:szCs w:val="22"/>
          </w:rPr>
          <w:tab/>
        </w:r>
        <w:r w:rsidRPr="00A57497" w:rsidDel="00A57497">
          <w:rPr>
            <w:rFonts w:cs="Arial"/>
            <w:sz w:val="22"/>
            <w:rPrChange w:id="1111" w:author="Seggelke, Klaus" w:date="2017-03-14T17:12:00Z">
              <w:rPr>
                <w:rStyle w:val="Hyperlink"/>
              </w:rPr>
            </w:rPrChange>
          </w:rPr>
          <w:delText>Max vResource limit reached before max VNFD limit for scale-out</w:delText>
        </w:r>
        <w:r w:rsidDel="00A57497">
          <w:rPr>
            <w:webHidden/>
          </w:rPr>
          <w:tab/>
          <w:delText>59</w:delText>
        </w:r>
      </w:del>
    </w:p>
    <w:p w:rsidR="001E6CEC" w:rsidDel="00A57497" w:rsidRDefault="001E6CEC">
      <w:pPr>
        <w:pStyle w:val="TOC1"/>
        <w:rPr>
          <w:del w:id="1112" w:author="Seggelke, Klaus" w:date="2017-03-14T17:12:00Z"/>
          <w:rFonts w:asciiTheme="minorHAnsi" w:eastAsiaTheme="minorEastAsia" w:hAnsiTheme="minorHAnsi" w:cstheme="minorBidi"/>
          <w:color w:val="auto"/>
          <w:sz w:val="22"/>
          <w:szCs w:val="22"/>
        </w:rPr>
      </w:pPr>
      <w:del w:id="1113" w:author="Seggelke, Klaus" w:date="2017-03-14T17:12:00Z">
        <w:r w:rsidRPr="00A57497" w:rsidDel="00A57497">
          <w:rPr>
            <w:rFonts w:cs="Arial"/>
            <w:sz w:val="22"/>
            <w:rPrChange w:id="1114" w:author="Seggelke, Klaus" w:date="2017-03-14T17:12:00Z">
              <w:rPr>
                <w:rStyle w:val="Hyperlink"/>
              </w:rPr>
            </w:rPrChange>
          </w:rPr>
          <w:delText>TC.VNF.SCALE.OUT.005</w:delText>
        </w:r>
        <w:r w:rsidDel="00A57497">
          <w:rPr>
            <w:rFonts w:asciiTheme="minorHAnsi" w:eastAsiaTheme="minorEastAsia" w:hAnsiTheme="minorHAnsi" w:cstheme="minorBidi"/>
            <w:color w:val="auto"/>
            <w:sz w:val="22"/>
            <w:szCs w:val="22"/>
          </w:rPr>
          <w:tab/>
        </w:r>
        <w:r w:rsidRPr="00A57497" w:rsidDel="00A57497">
          <w:rPr>
            <w:rFonts w:cs="Arial"/>
            <w:sz w:val="22"/>
            <w:rPrChange w:id="1115" w:author="Seggelke, Klaus" w:date="2017-03-14T17:12:00Z">
              <w:rPr>
                <w:rStyle w:val="Hyperlink"/>
              </w:rPr>
            </w:rPrChange>
          </w:rPr>
          <w:delText>Removal of virtualized specialized hardware acceleration for scale-in</w:delText>
        </w:r>
        <w:r w:rsidDel="00A57497">
          <w:rPr>
            <w:webHidden/>
          </w:rPr>
          <w:tab/>
          <w:delText>60</w:delText>
        </w:r>
      </w:del>
    </w:p>
    <w:p w:rsidR="001E6CEC" w:rsidDel="00A57497" w:rsidRDefault="001E6CEC">
      <w:pPr>
        <w:pStyle w:val="TOC1"/>
        <w:rPr>
          <w:del w:id="1116" w:author="Seggelke, Klaus" w:date="2017-03-14T17:12:00Z"/>
          <w:rFonts w:asciiTheme="minorHAnsi" w:eastAsiaTheme="minorEastAsia" w:hAnsiTheme="minorHAnsi" w:cstheme="minorBidi"/>
          <w:color w:val="auto"/>
          <w:sz w:val="22"/>
          <w:szCs w:val="22"/>
        </w:rPr>
      </w:pPr>
      <w:del w:id="1117" w:author="Seggelke, Klaus" w:date="2017-03-14T17:12:00Z">
        <w:r w:rsidRPr="00A57497" w:rsidDel="00A57497">
          <w:rPr>
            <w:rFonts w:cs="Arial"/>
            <w:sz w:val="22"/>
            <w:rPrChange w:id="1118" w:author="Seggelke, Klaus" w:date="2017-03-14T17:12:00Z">
              <w:rPr>
                <w:rStyle w:val="Hyperlink"/>
              </w:rPr>
            </w:rPrChange>
          </w:rPr>
          <w:delText>TC.VNF.MIGRATE.001</w:delText>
        </w:r>
        <w:r w:rsidDel="00A57497">
          <w:rPr>
            <w:rFonts w:asciiTheme="minorHAnsi" w:eastAsiaTheme="minorEastAsia" w:hAnsiTheme="minorHAnsi" w:cstheme="minorBidi"/>
            <w:color w:val="auto"/>
            <w:sz w:val="22"/>
            <w:szCs w:val="22"/>
          </w:rPr>
          <w:tab/>
        </w:r>
        <w:r w:rsidRPr="00A57497" w:rsidDel="00A57497">
          <w:rPr>
            <w:rFonts w:cs="Arial"/>
            <w:sz w:val="22"/>
            <w:rPrChange w:id="1119" w:author="Seggelke, Klaus" w:date="2017-03-14T17:12:00Z">
              <w:rPr>
                <w:rStyle w:val="Hyperlink"/>
              </w:rPr>
            </w:rPrChange>
          </w:rPr>
          <w:delText>Migration of virtual resource with live migration set without traffic load</w:delText>
        </w:r>
        <w:r w:rsidDel="00A57497">
          <w:rPr>
            <w:webHidden/>
          </w:rPr>
          <w:tab/>
          <w:delText>62</w:delText>
        </w:r>
      </w:del>
    </w:p>
    <w:p w:rsidR="001E6CEC" w:rsidDel="00A57497" w:rsidRDefault="001E6CEC">
      <w:pPr>
        <w:pStyle w:val="TOC1"/>
        <w:rPr>
          <w:del w:id="1120" w:author="Seggelke, Klaus" w:date="2017-03-14T17:12:00Z"/>
          <w:rFonts w:asciiTheme="minorHAnsi" w:eastAsiaTheme="minorEastAsia" w:hAnsiTheme="minorHAnsi" w:cstheme="minorBidi"/>
          <w:color w:val="auto"/>
          <w:sz w:val="22"/>
          <w:szCs w:val="22"/>
        </w:rPr>
      </w:pPr>
      <w:del w:id="1121" w:author="Seggelke, Klaus" w:date="2017-03-14T17:12:00Z">
        <w:r w:rsidRPr="00A57497" w:rsidDel="00A57497">
          <w:rPr>
            <w:rFonts w:cs="Arial"/>
            <w:sz w:val="22"/>
            <w:rPrChange w:id="1122" w:author="Seggelke, Klaus" w:date="2017-03-14T17:12:00Z">
              <w:rPr>
                <w:rStyle w:val="Hyperlink"/>
              </w:rPr>
            </w:rPrChange>
          </w:rPr>
          <w:delText>TC.VNF.MIGRATE.002</w:delText>
        </w:r>
        <w:r w:rsidDel="00A57497">
          <w:rPr>
            <w:rFonts w:asciiTheme="minorHAnsi" w:eastAsiaTheme="minorEastAsia" w:hAnsiTheme="minorHAnsi" w:cstheme="minorBidi"/>
            <w:color w:val="auto"/>
            <w:sz w:val="22"/>
            <w:szCs w:val="22"/>
          </w:rPr>
          <w:tab/>
        </w:r>
        <w:r w:rsidRPr="00A57497" w:rsidDel="00A57497">
          <w:rPr>
            <w:rFonts w:cs="Arial"/>
            <w:sz w:val="22"/>
            <w:rPrChange w:id="1123" w:author="Seggelke, Klaus" w:date="2017-03-14T17:12:00Z">
              <w:rPr>
                <w:rStyle w:val="Hyperlink"/>
              </w:rPr>
            </w:rPrChange>
          </w:rPr>
          <w:delText>Migration of virtual resource with live migration set under traffic load</w:delText>
        </w:r>
        <w:r w:rsidDel="00A57497">
          <w:rPr>
            <w:webHidden/>
          </w:rPr>
          <w:tab/>
          <w:delText>62</w:delText>
        </w:r>
      </w:del>
    </w:p>
    <w:p w:rsidR="001E6CEC" w:rsidDel="00A57497" w:rsidRDefault="001E6CEC">
      <w:pPr>
        <w:pStyle w:val="TOC1"/>
        <w:rPr>
          <w:del w:id="1124" w:author="Seggelke, Klaus" w:date="2017-03-14T17:12:00Z"/>
          <w:rFonts w:asciiTheme="minorHAnsi" w:eastAsiaTheme="minorEastAsia" w:hAnsiTheme="minorHAnsi" w:cstheme="minorBidi"/>
          <w:color w:val="auto"/>
          <w:sz w:val="22"/>
          <w:szCs w:val="22"/>
        </w:rPr>
      </w:pPr>
      <w:del w:id="1125" w:author="Seggelke, Klaus" w:date="2017-03-14T17:12:00Z">
        <w:r w:rsidRPr="00A57497" w:rsidDel="00A57497">
          <w:rPr>
            <w:rFonts w:cs="Arial"/>
            <w:sz w:val="22"/>
            <w:rPrChange w:id="1126" w:author="Seggelke, Klaus" w:date="2017-03-14T17:12:00Z">
              <w:rPr>
                <w:rStyle w:val="Hyperlink"/>
              </w:rPr>
            </w:rPrChange>
          </w:rPr>
          <w:delText>TC.VNF.MIGRATE.003</w:delText>
        </w:r>
        <w:r w:rsidDel="00A57497">
          <w:rPr>
            <w:rFonts w:asciiTheme="minorHAnsi" w:eastAsiaTheme="minorEastAsia" w:hAnsiTheme="minorHAnsi" w:cstheme="minorBidi"/>
            <w:color w:val="auto"/>
            <w:sz w:val="22"/>
            <w:szCs w:val="22"/>
          </w:rPr>
          <w:tab/>
        </w:r>
        <w:r w:rsidRPr="00A57497" w:rsidDel="00A57497">
          <w:rPr>
            <w:rFonts w:cs="Arial"/>
            <w:sz w:val="22"/>
            <w:rPrChange w:id="1127" w:author="Seggelke, Klaus" w:date="2017-03-14T17:12:00Z">
              <w:rPr>
                <w:rStyle w:val="Hyperlink"/>
              </w:rPr>
            </w:rPrChange>
          </w:rPr>
          <w:delText>Migration of virtual resource with offline migration set without traffic load</w:delText>
        </w:r>
        <w:r w:rsidDel="00A57497">
          <w:rPr>
            <w:webHidden/>
          </w:rPr>
          <w:tab/>
          <w:delText>63</w:delText>
        </w:r>
      </w:del>
    </w:p>
    <w:p w:rsidR="001E6CEC" w:rsidDel="00A57497" w:rsidRDefault="001E6CEC">
      <w:pPr>
        <w:pStyle w:val="TOC1"/>
        <w:rPr>
          <w:del w:id="1128" w:author="Seggelke, Klaus" w:date="2017-03-14T17:12:00Z"/>
          <w:rFonts w:asciiTheme="minorHAnsi" w:eastAsiaTheme="minorEastAsia" w:hAnsiTheme="minorHAnsi" w:cstheme="minorBidi"/>
          <w:color w:val="auto"/>
          <w:sz w:val="22"/>
          <w:szCs w:val="22"/>
        </w:rPr>
      </w:pPr>
      <w:del w:id="1129" w:author="Seggelke, Klaus" w:date="2017-03-14T17:12:00Z">
        <w:r w:rsidRPr="00A57497" w:rsidDel="00A57497">
          <w:rPr>
            <w:rFonts w:cs="Arial"/>
            <w:sz w:val="22"/>
            <w:rPrChange w:id="1130" w:author="Seggelke, Klaus" w:date="2017-03-14T17:12:00Z">
              <w:rPr>
                <w:rStyle w:val="Hyperlink"/>
              </w:rPr>
            </w:rPrChange>
          </w:rPr>
          <w:delText>TC.VNF.MIGRATE.004</w:delText>
        </w:r>
        <w:r w:rsidDel="00A57497">
          <w:rPr>
            <w:rFonts w:asciiTheme="minorHAnsi" w:eastAsiaTheme="minorEastAsia" w:hAnsiTheme="minorHAnsi" w:cstheme="minorBidi"/>
            <w:color w:val="auto"/>
            <w:sz w:val="22"/>
            <w:szCs w:val="22"/>
          </w:rPr>
          <w:tab/>
        </w:r>
        <w:r w:rsidRPr="00A57497" w:rsidDel="00A57497">
          <w:rPr>
            <w:rFonts w:cs="Arial"/>
            <w:sz w:val="22"/>
            <w:rPrChange w:id="1131" w:author="Seggelke, Klaus" w:date="2017-03-14T17:12:00Z">
              <w:rPr>
                <w:rStyle w:val="Hyperlink"/>
              </w:rPr>
            </w:rPrChange>
          </w:rPr>
          <w:delText>Migration of virtual resource with offline migration set under traffic load</w:delText>
        </w:r>
        <w:r w:rsidDel="00A57497">
          <w:rPr>
            <w:webHidden/>
          </w:rPr>
          <w:tab/>
          <w:delText>64</w:delText>
        </w:r>
      </w:del>
    </w:p>
    <w:p w:rsidR="001E6CEC" w:rsidDel="00A57497" w:rsidRDefault="001E6CEC">
      <w:pPr>
        <w:pStyle w:val="TOC1"/>
        <w:rPr>
          <w:del w:id="1132" w:author="Seggelke, Klaus" w:date="2017-03-14T17:12:00Z"/>
          <w:rFonts w:asciiTheme="minorHAnsi" w:eastAsiaTheme="minorEastAsia" w:hAnsiTheme="minorHAnsi" w:cstheme="minorBidi"/>
          <w:color w:val="auto"/>
          <w:sz w:val="22"/>
          <w:szCs w:val="22"/>
        </w:rPr>
      </w:pPr>
      <w:del w:id="1133" w:author="Seggelke, Klaus" w:date="2017-03-14T17:12:00Z">
        <w:r w:rsidRPr="00A57497" w:rsidDel="00A57497">
          <w:rPr>
            <w:rFonts w:cs="Arial"/>
            <w:sz w:val="22"/>
            <w:rPrChange w:id="1134" w:author="Seggelke, Klaus" w:date="2017-03-14T17:12:00Z">
              <w:rPr>
                <w:rStyle w:val="Hyperlink"/>
              </w:rPr>
            </w:rPrChange>
          </w:rPr>
          <w:delText>TC.VNF.VNETWORK.001</w:delText>
        </w:r>
        <w:r w:rsidDel="00A57497">
          <w:rPr>
            <w:rFonts w:asciiTheme="minorHAnsi" w:eastAsiaTheme="minorEastAsia" w:hAnsiTheme="minorHAnsi" w:cstheme="minorBidi"/>
            <w:color w:val="auto"/>
            <w:sz w:val="22"/>
            <w:szCs w:val="22"/>
          </w:rPr>
          <w:tab/>
        </w:r>
        <w:r w:rsidRPr="00A57497" w:rsidDel="00A57497">
          <w:rPr>
            <w:rFonts w:cs="Arial"/>
            <w:sz w:val="22"/>
            <w:rPrChange w:id="1135" w:author="Seggelke, Klaus" w:date="2017-03-14T17:12:00Z">
              <w:rPr>
                <w:rStyle w:val="Hyperlink"/>
              </w:rPr>
            </w:rPrChange>
          </w:rPr>
          <w:delText>vNetworks resources</w:delText>
        </w:r>
        <w:r w:rsidDel="00A57497">
          <w:rPr>
            <w:webHidden/>
          </w:rPr>
          <w:tab/>
          <w:delText>66</w:delText>
        </w:r>
      </w:del>
    </w:p>
    <w:p w:rsidR="001E6CEC" w:rsidDel="00A57497" w:rsidRDefault="001E6CEC">
      <w:pPr>
        <w:pStyle w:val="TOC1"/>
        <w:rPr>
          <w:del w:id="1136" w:author="Seggelke, Klaus" w:date="2017-03-14T17:12:00Z"/>
          <w:rFonts w:asciiTheme="minorHAnsi" w:eastAsiaTheme="minorEastAsia" w:hAnsiTheme="minorHAnsi" w:cstheme="minorBidi"/>
          <w:color w:val="auto"/>
          <w:sz w:val="22"/>
          <w:szCs w:val="22"/>
        </w:rPr>
      </w:pPr>
      <w:del w:id="1137" w:author="Seggelke, Klaus" w:date="2017-03-14T17:12:00Z">
        <w:r w:rsidRPr="00A57497" w:rsidDel="00A57497">
          <w:rPr>
            <w:rFonts w:cs="Arial"/>
            <w:sz w:val="22"/>
            <w:rPrChange w:id="1138" w:author="Seggelke, Klaus" w:date="2017-03-14T17:12:00Z">
              <w:rPr>
                <w:rStyle w:val="Hyperlink"/>
              </w:rPr>
            </w:rPrChange>
          </w:rPr>
          <w:delText>TC.VNF.VNETWORK.002</w:delText>
        </w:r>
        <w:r w:rsidDel="00A57497">
          <w:rPr>
            <w:rFonts w:asciiTheme="minorHAnsi" w:eastAsiaTheme="minorEastAsia" w:hAnsiTheme="minorHAnsi" w:cstheme="minorBidi"/>
            <w:color w:val="auto"/>
            <w:sz w:val="22"/>
            <w:szCs w:val="22"/>
          </w:rPr>
          <w:tab/>
        </w:r>
        <w:r w:rsidRPr="00A57497" w:rsidDel="00A57497">
          <w:rPr>
            <w:rFonts w:cs="Arial"/>
            <w:sz w:val="22"/>
            <w:rPrChange w:id="1139" w:author="Seggelke, Klaus" w:date="2017-03-14T17:12:00Z">
              <w:rPr>
                <w:rStyle w:val="Hyperlink"/>
              </w:rPr>
            </w:rPrChange>
          </w:rPr>
          <w:delText>VNFM is able to modify the bandwidth of the vNetwork</w:delText>
        </w:r>
        <w:r w:rsidDel="00A57497">
          <w:rPr>
            <w:webHidden/>
          </w:rPr>
          <w:tab/>
          <w:delText>67</w:delText>
        </w:r>
      </w:del>
    </w:p>
    <w:p w:rsidR="001E6CEC" w:rsidDel="00A57497" w:rsidRDefault="001E6CEC">
      <w:pPr>
        <w:pStyle w:val="TOC1"/>
        <w:rPr>
          <w:del w:id="1140" w:author="Seggelke, Klaus" w:date="2017-03-14T17:12:00Z"/>
          <w:rFonts w:asciiTheme="minorHAnsi" w:eastAsiaTheme="minorEastAsia" w:hAnsiTheme="minorHAnsi" w:cstheme="minorBidi"/>
          <w:color w:val="auto"/>
          <w:sz w:val="22"/>
          <w:szCs w:val="22"/>
        </w:rPr>
      </w:pPr>
      <w:del w:id="1141" w:author="Seggelke, Klaus" w:date="2017-03-14T17:12:00Z">
        <w:r w:rsidRPr="00A57497" w:rsidDel="00A57497">
          <w:rPr>
            <w:rFonts w:cs="Arial"/>
            <w:sz w:val="22"/>
            <w:rPrChange w:id="1142" w:author="Seggelke, Klaus" w:date="2017-03-14T17:12:00Z">
              <w:rPr>
                <w:rStyle w:val="Hyperlink"/>
              </w:rPr>
            </w:rPrChange>
          </w:rPr>
          <w:delText>TC.VNF.VSTORAGE.001</w:delText>
        </w:r>
        <w:r w:rsidDel="00A57497">
          <w:rPr>
            <w:rFonts w:asciiTheme="minorHAnsi" w:eastAsiaTheme="minorEastAsia" w:hAnsiTheme="minorHAnsi" w:cstheme="minorBidi"/>
            <w:color w:val="auto"/>
            <w:sz w:val="22"/>
            <w:szCs w:val="22"/>
          </w:rPr>
          <w:tab/>
        </w:r>
        <w:r w:rsidRPr="00A57497" w:rsidDel="00A57497">
          <w:rPr>
            <w:rFonts w:cs="Arial"/>
            <w:sz w:val="22"/>
            <w:rPrChange w:id="1143" w:author="Seggelke, Klaus" w:date="2017-03-14T17:12:00Z">
              <w:rPr>
                <w:rStyle w:val="Hyperlink"/>
              </w:rPr>
            </w:rPrChange>
          </w:rPr>
          <w:delText>Increase of vStorage</w:delText>
        </w:r>
        <w:r w:rsidDel="00A57497">
          <w:rPr>
            <w:webHidden/>
          </w:rPr>
          <w:tab/>
          <w:delText>68</w:delText>
        </w:r>
      </w:del>
    </w:p>
    <w:p w:rsidR="001E6CEC" w:rsidDel="00A57497" w:rsidRDefault="001E6CEC">
      <w:pPr>
        <w:pStyle w:val="TOC1"/>
        <w:rPr>
          <w:del w:id="1144" w:author="Seggelke, Klaus" w:date="2017-03-14T17:12:00Z"/>
          <w:rFonts w:asciiTheme="minorHAnsi" w:eastAsiaTheme="minorEastAsia" w:hAnsiTheme="minorHAnsi" w:cstheme="minorBidi"/>
          <w:color w:val="auto"/>
          <w:sz w:val="22"/>
          <w:szCs w:val="22"/>
        </w:rPr>
      </w:pPr>
      <w:del w:id="1145" w:author="Seggelke, Klaus" w:date="2017-03-14T17:12:00Z">
        <w:r w:rsidRPr="00A57497" w:rsidDel="00A57497">
          <w:rPr>
            <w:rFonts w:cs="Arial"/>
            <w:sz w:val="22"/>
            <w:rPrChange w:id="1146" w:author="Seggelke, Klaus" w:date="2017-03-14T17:12:00Z">
              <w:rPr>
                <w:rStyle w:val="Hyperlink"/>
              </w:rPr>
            </w:rPrChange>
          </w:rPr>
          <w:delText>TC.VNF.VSTORAGE.002</w:delText>
        </w:r>
        <w:r w:rsidDel="00A57497">
          <w:rPr>
            <w:rFonts w:asciiTheme="minorHAnsi" w:eastAsiaTheme="minorEastAsia" w:hAnsiTheme="minorHAnsi" w:cstheme="minorBidi"/>
            <w:color w:val="auto"/>
            <w:sz w:val="22"/>
            <w:szCs w:val="22"/>
          </w:rPr>
          <w:tab/>
        </w:r>
        <w:r w:rsidRPr="00A57497" w:rsidDel="00A57497">
          <w:rPr>
            <w:rFonts w:cs="Arial"/>
            <w:sz w:val="22"/>
            <w:rPrChange w:id="1147" w:author="Seggelke, Klaus" w:date="2017-03-14T17:12:00Z">
              <w:rPr>
                <w:rStyle w:val="Hyperlink"/>
              </w:rPr>
            </w:rPrChange>
          </w:rPr>
          <w:delText>Decrease of vStorage</w:delText>
        </w:r>
        <w:r w:rsidDel="00A57497">
          <w:rPr>
            <w:webHidden/>
          </w:rPr>
          <w:tab/>
          <w:delText>69</w:delText>
        </w:r>
      </w:del>
    </w:p>
    <w:p w:rsidR="001E6CEC" w:rsidDel="00A57497" w:rsidRDefault="001E6CEC">
      <w:pPr>
        <w:pStyle w:val="TOC1"/>
        <w:rPr>
          <w:del w:id="1148" w:author="Seggelke, Klaus" w:date="2017-03-14T17:12:00Z"/>
          <w:rFonts w:asciiTheme="minorHAnsi" w:eastAsiaTheme="minorEastAsia" w:hAnsiTheme="minorHAnsi" w:cstheme="minorBidi"/>
          <w:color w:val="auto"/>
          <w:sz w:val="22"/>
          <w:szCs w:val="22"/>
        </w:rPr>
      </w:pPr>
      <w:del w:id="1149" w:author="Seggelke, Klaus" w:date="2017-03-14T17:12:00Z">
        <w:r w:rsidRPr="00A57497" w:rsidDel="00A57497">
          <w:rPr>
            <w:rFonts w:cs="Arial"/>
            <w:sz w:val="22"/>
            <w:rPrChange w:id="1150" w:author="Seggelke, Klaus" w:date="2017-03-14T17:12:00Z">
              <w:rPr>
                <w:rStyle w:val="Hyperlink"/>
              </w:rPr>
            </w:rPrChange>
          </w:rPr>
          <w:delText>TC.VNF.FAULT.001</w:delText>
        </w:r>
        <w:r w:rsidDel="00A57497">
          <w:rPr>
            <w:rFonts w:asciiTheme="minorHAnsi" w:eastAsiaTheme="minorEastAsia" w:hAnsiTheme="minorHAnsi" w:cstheme="minorBidi"/>
            <w:color w:val="auto"/>
            <w:sz w:val="22"/>
            <w:szCs w:val="22"/>
          </w:rPr>
          <w:tab/>
        </w:r>
        <w:r w:rsidRPr="00A57497" w:rsidDel="00A57497">
          <w:rPr>
            <w:rFonts w:cs="Arial"/>
            <w:sz w:val="22"/>
            <w:rPrChange w:id="1151" w:author="Seggelke, Klaus" w:date="2017-03-14T17:12:00Z">
              <w:rPr>
                <w:rStyle w:val="Hyperlink"/>
              </w:rPr>
            </w:rPrChange>
          </w:rPr>
          <w:delText>vCPU resource fault notification subscription and notification</w:delText>
        </w:r>
        <w:r w:rsidDel="00A57497">
          <w:rPr>
            <w:webHidden/>
          </w:rPr>
          <w:tab/>
          <w:delText>71</w:delText>
        </w:r>
      </w:del>
    </w:p>
    <w:p w:rsidR="001E6CEC" w:rsidDel="00A57497" w:rsidRDefault="001E6CEC">
      <w:pPr>
        <w:pStyle w:val="TOC1"/>
        <w:rPr>
          <w:del w:id="1152" w:author="Seggelke, Klaus" w:date="2017-03-14T17:12:00Z"/>
          <w:rFonts w:asciiTheme="minorHAnsi" w:eastAsiaTheme="minorEastAsia" w:hAnsiTheme="minorHAnsi" w:cstheme="minorBidi"/>
          <w:color w:val="auto"/>
          <w:sz w:val="22"/>
          <w:szCs w:val="22"/>
        </w:rPr>
      </w:pPr>
      <w:del w:id="1153" w:author="Seggelke, Klaus" w:date="2017-03-14T17:12:00Z">
        <w:r w:rsidRPr="00A57497" w:rsidDel="00A57497">
          <w:rPr>
            <w:rFonts w:cs="Arial"/>
            <w:sz w:val="22"/>
            <w:rPrChange w:id="1154" w:author="Seggelke, Klaus" w:date="2017-03-14T17:12:00Z">
              <w:rPr>
                <w:rStyle w:val="Hyperlink"/>
              </w:rPr>
            </w:rPrChange>
          </w:rPr>
          <w:delText>TC.VNF.FAULT.002</w:delText>
        </w:r>
        <w:r w:rsidDel="00A57497">
          <w:rPr>
            <w:rFonts w:asciiTheme="minorHAnsi" w:eastAsiaTheme="minorEastAsia" w:hAnsiTheme="minorHAnsi" w:cstheme="minorBidi"/>
            <w:color w:val="auto"/>
            <w:sz w:val="22"/>
            <w:szCs w:val="22"/>
          </w:rPr>
          <w:tab/>
        </w:r>
        <w:r w:rsidRPr="00A57497" w:rsidDel="00A57497">
          <w:rPr>
            <w:rFonts w:cs="Arial"/>
            <w:sz w:val="22"/>
            <w:rPrChange w:id="1155" w:author="Seggelke, Klaus" w:date="2017-03-14T17:12:00Z">
              <w:rPr>
                <w:rStyle w:val="Hyperlink"/>
              </w:rPr>
            </w:rPrChange>
          </w:rPr>
          <w:delText>Double vCPU resource fault notification subscription and notification</w:delText>
        </w:r>
        <w:r w:rsidDel="00A57497">
          <w:rPr>
            <w:webHidden/>
          </w:rPr>
          <w:tab/>
          <w:delText>72</w:delText>
        </w:r>
      </w:del>
    </w:p>
    <w:p w:rsidR="001E6CEC" w:rsidDel="00A57497" w:rsidRDefault="001E6CEC">
      <w:pPr>
        <w:pStyle w:val="TOC1"/>
        <w:rPr>
          <w:del w:id="1156" w:author="Seggelke, Klaus" w:date="2017-03-14T17:12:00Z"/>
          <w:rFonts w:asciiTheme="minorHAnsi" w:eastAsiaTheme="minorEastAsia" w:hAnsiTheme="minorHAnsi" w:cstheme="minorBidi"/>
          <w:color w:val="auto"/>
          <w:sz w:val="22"/>
          <w:szCs w:val="22"/>
        </w:rPr>
      </w:pPr>
      <w:del w:id="1157" w:author="Seggelke, Klaus" w:date="2017-03-14T17:12:00Z">
        <w:r w:rsidRPr="00A57497" w:rsidDel="00A57497">
          <w:rPr>
            <w:rFonts w:cs="Arial"/>
            <w:sz w:val="22"/>
            <w:rPrChange w:id="1158" w:author="Seggelke, Klaus" w:date="2017-03-14T17:12:00Z">
              <w:rPr>
                <w:rStyle w:val="Hyperlink"/>
              </w:rPr>
            </w:rPrChange>
          </w:rPr>
          <w:delText>TC.VNF.FAULT.003</w:delText>
        </w:r>
        <w:r w:rsidDel="00A57497">
          <w:rPr>
            <w:rFonts w:asciiTheme="minorHAnsi" w:eastAsiaTheme="minorEastAsia" w:hAnsiTheme="minorHAnsi" w:cstheme="minorBidi"/>
            <w:color w:val="auto"/>
            <w:sz w:val="22"/>
            <w:szCs w:val="22"/>
          </w:rPr>
          <w:tab/>
        </w:r>
        <w:r w:rsidRPr="00A57497" w:rsidDel="00A57497">
          <w:rPr>
            <w:rFonts w:cs="Arial"/>
            <w:sz w:val="22"/>
            <w:rPrChange w:id="1159" w:author="Seggelke, Klaus" w:date="2017-03-14T17:12:00Z">
              <w:rPr>
                <w:rStyle w:val="Hyperlink"/>
              </w:rPr>
            </w:rPrChange>
          </w:rPr>
          <w:delText>vMemory resource fault notification subscription and notification</w:delText>
        </w:r>
        <w:r w:rsidDel="00A57497">
          <w:rPr>
            <w:webHidden/>
          </w:rPr>
          <w:tab/>
          <w:delText>73</w:delText>
        </w:r>
      </w:del>
    </w:p>
    <w:p w:rsidR="001E6CEC" w:rsidDel="00A57497" w:rsidRDefault="001E6CEC">
      <w:pPr>
        <w:pStyle w:val="TOC1"/>
        <w:rPr>
          <w:del w:id="1160" w:author="Seggelke, Klaus" w:date="2017-03-14T17:12:00Z"/>
          <w:rFonts w:asciiTheme="minorHAnsi" w:eastAsiaTheme="minorEastAsia" w:hAnsiTheme="minorHAnsi" w:cstheme="minorBidi"/>
          <w:color w:val="auto"/>
          <w:sz w:val="22"/>
          <w:szCs w:val="22"/>
        </w:rPr>
      </w:pPr>
      <w:del w:id="1161" w:author="Seggelke, Klaus" w:date="2017-03-14T17:12:00Z">
        <w:r w:rsidRPr="00A57497" w:rsidDel="00A57497">
          <w:rPr>
            <w:rFonts w:cs="Arial"/>
            <w:sz w:val="22"/>
            <w:rPrChange w:id="1162" w:author="Seggelke, Klaus" w:date="2017-03-14T17:12:00Z">
              <w:rPr>
                <w:rStyle w:val="Hyperlink"/>
              </w:rPr>
            </w:rPrChange>
          </w:rPr>
          <w:delText>TC.VNF.FAULT.004</w:delText>
        </w:r>
        <w:r w:rsidDel="00A57497">
          <w:rPr>
            <w:rFonts w:asciiTheme="minorHAnsi" w:eastAsiaTheme="minorEastAsia" w:hAnsiTheme="minorHAnsi" w:cstheme="minorBidi"/>
            <w:color w:val="auto"/>
            <w:sz w:val="22"/>
            <w:szCs w:val="22"/>
          </w:rPr>
          <w:tab/>
        </w:r>
        <w:r w:rsidRPr="00A57497" w:rsidDel="00A57497">
          <w:rPr>
            <w:rFonts w:cs="Arial"/>
            <w:sz w:val="22"/>
            <w:rPrChange w:id="1163" w:author="Seggelke, Klaus" w:date="2017-03-14T17:12:00Z">
              <w:rPr>
                <w:rStyle w:val="Hyperlink"/>
              </w:rPr>
            </w:rPrChange>
          </w:rPr>
          <w:delText>vNetwork resource fault notification subscription and notification</w:delText>
        </w:r>
        <w:r w:rsidDel="00A57497">
          <w:rPr>
            <w:webHidden/>
          </w:rPr>
          <w:tab/>
          <w:delText>74</w:delText>
        </w:r>
      </w:del>
    </w:p>
    <w:p w:rsidR="001E6CEC" w:rsidDel="00A57497" w:rsidRDefault="001E6CEC">
      <w:pPr>
        <w:pStyle w:val="TOC1"/>
        <w:rPr>
          <w:del w:id="1164" w:author="Seggelke, Klaus" w:date="2017-03-14T17:12:00Z"/>
          <w:rFonts w:asciiTheme="minorHAnsi" w:eastAsiaTheme="minorEastAsia" w:hAnsiTheme="minorHAnsi" w:cstheme="minorBidi"/>
          <w:color w:val="auto"/>
          <w:sz w:val="22"/>
          <w:szCs w:val="22"/>
        </w:rPr>
      </w:pPr>
      <w:del w:id="1165" w:author="Seggelke, Klaus" w:date="2017-03-14T17:12:00Z">
        <w:r w:rsidRPr="00A57497" w:rsidDel="00A57497">
          <w:rPr>
            <w:rFonts w:cs="Arial"/>
            <w:sz w:val="22"/>
            <w:rPrChange w:id="1166" w:author="Seggelke, Klaus" w:date="2017-03-14T17:12:00Z">
              <w:rPr>
                <w:rStyle w:val="Hyperlink"/>
              </w:rPr>
            </w:rPrChange>
          </w:rPr>
          <w:delText>TC.VNF.FAULT.005</w:delText>
        </w:r>
        <w:r w:rsidDel="00A57497">
          <w:rPr>
            <w:rFonts w:asciiTheme="minorHAnsi" w:eastAsiaTheme="minorEastAsia" w:hAnsiTheme="minorHAnsi" w:cstheme="minorBidi"/>
            <w:color w:val="auto"/>
            <w:sz w:val="22"/>
            <w:szCs w:val="22"/>
          </w:rPr>
          <w:tab/>
        </w:r>
        <w:r w:rsidRPr="00A57497" w:rsidDel="00A57497">
          <w:rPr>
            <w:rFonts w:cs="Arial"/>
            <w:sz w:val="22"/>
            <w:rPrChange w:id="1167" w:author="Seggelke, Klaus" w:date="2017-03-14T17:12:00Z">
              <w:rPr>
                <w:rStyle w:val="Hyperlink"/>
              </w:rPr>
            </w:rPrChange>
          </w:rPr>
          <w:delText>vStorage resource fault notification subscription and notification</w:delText>
        </w:r>
        <w:r w:rsidDel="00A57497">
          <w:rPr>
            <w:webHidden/>
          </w:rPr>
          <w:tab/>
          <w:delText>75</w:delText>
        </w:r>
      </w:del>
    </w:p>
    <w:p w:rsidR="001E6CEC" w:rsidDel="00A57497" w:rsidRDefault="001E6CEC">
      <w:pPr>
        <w:pStyle w:val="TOC1"/>
        <w:rPr>
          <w:del w:id="1168" w:author="Seggelke, Klaus" w:date="2017-03-14T17:12:00Z"/>
          <w:rFonts w:asciiTheme="minorHAnsi" w:eastAsiaTheme="minorEastAsia" w:hAnsiTheme="minorHAnsi" w:cstheme="minorBidi"/>
          <w:color w:val="auto"/>
          <w:sz w:val="22"/>
          <w:szCs w:val="22"/>
        </w:rPr>
      </w:pPr>
      <w:del w:id="1169" w:author="Seggelke, Klaus" w:date="2017-03-14T17:12:00Z">
        <w:r w:rsidRPr="00A57497" w:rsidDel="00A57497">
          <w:rPr>
            <w:rFonts w:cs="Arial"/>
            <w:sz w:val="22"/>
            <w:rPrChange w:id="1170" w:author="Seggelke, Klaus" w:date="2017-03-14T17:12:00Z">
              <w:rPr>
                <w:rStyle w:val="Hyperlink"/>
              </w:rPr>
            </w:rPrChange>
          </w:rPr>
          <w:delText>TC.VNF.RECOVERY.001</w:delText>
        </w:r>
        <w:r w:rsidDel="00A57497">
          <w:rPr>
            <w:rFonts w:asciiTheme="minorHAnsi" w:eastAsiaTheme="minorEastAsia" w:hAnsiTheme="minorHAnsi" w:cstheme="minorBidi"/>
            <w:color w:val="auto"/>
            <w:sz w:val="22"/>
            <w:szCs w:val="22"/>
          </w:rPr>
          <w:tab/>
        </w:r>
        <w:r w:rsidRPr="00A57497" w:rsidDel="00A57497">
          <w:rPr>
            <w:rFonts w:cs="Arial"/>
            <w:sz w:val="22"/>
            <w:rPrChange w:id="1171" w:author="Seggelke, Klaus" w:date="2017-03-14T17:12:00Z">
              <w:rPr>
                <w:rStyle w:val="Hyperlink"/>
              </w:rPr>
            </w:rPrChange>
          </w:rPr>
          <w:delText>Manual VNF recover of a faulty VNF</w:delText>
        </w:r>
        <w:r w:rsidDel="00A57497">
          <w:rPr>
            <w:webHidden/>
          </w:rPr>
          <w:tab/>
          <w:delText>76</w:delText>
        </w:r>
      </w:del>
    </w:p>
    <w:p w:rsidR="001E6CEC" w:rsidDel="00A57497" w:rsidRDefault="001E6CEC">
      <w:pPr>
        <w:pStyle w:val="TOC1"/>
        <w:rPr>
          <w:del w:id="1172" w:author="Seggelke, Klaus" w:date="2017-03-14T17:12:00Z"/>
          <w:rFonts w:asciiTheme="minorHAnsi" w:eastAsiaTheme="minorEastAsia" w:hAnsiTheme="minorHAnsi" w:cstheme="minorBidi"/>
          <w:color w:val="auto"/>
          <w:sz w:val="22"/>
          <w:szCs w:val="22"/>
        </w:rPr>
      </w:pPr>
      <w:del w:id="1173" w:author="Seggelke, Klaus" w:date="2017-03-14T17:12:00Z">
        <w:r w:rsidRPr="00A57497" w:rsidDel="00A57497">
          <w:rPr>
            <w:rFonts w:cs="Arial"/>
            <w:sz w:val="22"/>
            <w:rPrChange w:id="1174" w:author="Seggelke, Klaus" w:date="2017-03-14T17:12:00Z">
              <w:rPr>
                <w:rStyle w:val="Hyperlink"/>
              </w:rPr>
            </w:rPrChange>
          </w:rPr>
          <w:delText>TC.VNF.PERF.001</w:delText>
        </w:r>
        <w:r w:rsidDel="00A57497">
          <w:rPr>
            <w:rFonts w:asciiTheme="minorHAnsi" w:eastAsiaTheme="minorEastAsia" w:hAnsiTheme="minorHAnsi" w:cstheme="minorBidi"/>
            <w:color w:val="auto"/>
            <w:sz w:val="22"/>
            <w:szCs w:val="22"/>
          </w:rPr>
          <w:tab/>
        </w:r>
        <w:r w:rsidRPr="00A57497" w:rsidDel="00A57497">
          <w:rPr>
            <w:rFonts w:cs="Arial"/>
            <w:sz w:val="22"/>
            <w:rPrChange w:id="1175" w:author="Seggelke, Klaus" w:date="2017-03-14T17:12:00Z">
              <w:rPr>
                <w:rStyle w:val="Hyperlink"/>
              </w:rPr>
            </w:rPrChange>
          </w:rPr>
          <w:delText>vCPU resource performance data notification subscription and notification</w:delText>
        </w:r>
        <w:r w:rsidDel="00A57497">
          <w:rPr>
            <w:webHidden/>
          </w:rPr>
          <w:tab/>
          <w:delText>78</w:delText>
        </w:r>
      </w:del>
    </w:p>
    <w:p w:rsidR="001E6CEC" w:rsidDel="00A57497" w:rsidRDefault="001E6CEC">
      <w:pPr>
        <w:pStyle w:val="TOC1"/>
        <w:rPr>
          <w:del w:id="1176" w:author="Seggelke, Klaus" w:date="2017-03-14T17:12:00Z"/>
          <w:rFonts w:asciiTheme="minorHAnsi" w:eastAsiaTheme="minorEastAsia" w:hAnsiTheme="minorHAnsi" w:cstheme="minorBidi"/>
          <w:color w:val="auto"/>
          <w:sz w:val="22"/>
          <w:szCs w:val="22"/>
        </w:rPr>
      </w:pPr>
      <w:del w:id="1177" w:author="Seggelke, Klaus" w:date="2017-03-14T17:12:00Z">
        <w:r w:rsidRPr="00A57497" w:rsidDel="00A57497">
          <w:rPr>
            <w:rFonts w:cs="Arial"/>
            <w:sz w:val="22"/>
            <w:rPrChange w:id="1178" w:author="Seggelke, Klaus" w:date="2017-03-14T17:12:00Z">
              <w:rPr>
                <w:rStyle w:val="Hyperlink"/>
              </w:rPr>
            </w:rPrChange>
          </w:rPr>
          <w:delText>TC.VNF.PERF.002</w:delText>
        </w:r>
        <w:r w:rsidDel="00A57497">
          <w:rPr>
            <w:rFonts w:asciiTheme="minorHAnsi" w:eastAsiaTheme="minorEastAsia" w:hAnsiTheme="minorHAnsi" w:cstheme="minorBidi"/>
            <w:color w:val="auto"/>
            <w:sz w:val="22"/>
            <w:szCs w:val="22"/>
          </w:rPr>
          <w:tab/>
        </w:r>
        <w:r w:rsidRPr="00A57497" w:rsidDel="00A57497">
          <w:rPr>
            <w:rFonts w:cs="Arial"/>
            <w:sz w:val="22"/>
            <w:rPrChange w:id="1179" w:author="Seggelke, Klaus" w:date="2017-03-14T17:12:00Z">
              <w:rPr>
                <w:rStyle w:val="Hyperlink"/>
              </w:rPr>
            </w:rPrChange>
          </w:rPr>
          <w:delText>vMemory resource performance data notification subscription and notification</w:delText>
        </w:r>
        <w:r w:rsidDel="00A57497">
          <w:rPr>
            <w:webHidden/>
          </w:rPr>
          <w:tab/>
          <w:delText>79</w:delText>
        </w:r>
      </w:del>
    </w:p>
    <w:p w:rsidR="001E6CEC" w:rsidDel="00A57497" w:rsidRDefault="001E6CEC">
      <w:pPr>
        <w:pStyle w:val="TOC1"/>
        <w:rPr>
          <w:del w:id="1180" w:author="Seggelke, Klaus" w:date="2017-03-14T17:12:00Z"/>
          <w:rFonts w:asciiTheme="minorHAnsi" w:eastAsiaTheme="minorEastAsia" w:hAnsiTheme="minorHAnsi" w:cstheme="minorBidi"/>
          <w:color w:val="auto"/>
          <w:sz w:val="22"/>
          <w:szCs w:val="22"/>
        </w:rPr>
      </w:pPr>
      <w:del w:id="1181" w:author="Seggelke, Klaus" w:date="2017-03-14T17:12:00Z">
        <w:r w:rsidRPr="00A57497" w:rsidDel="00A57497">
          <w:rPr>
            <w:rFonts w:cs="Arial"/>
            <w:sz w:val="22"/>
            <w:rPrChange w:id="1182" w:author="Seggelke, Klaus" w:date="2017-03-14T17:12:00Z">
              <w:rPr>
                <w:rStyle w:val="Hyperlink"/>
              </w:rPr>
            </w:rPrChange>
          </w:rPr>
          <w:delText>TC.VNF.PERF.003</w:delText>
        </w:r>
        <w:r w:rsidDel="00A57497">
          <w:rPr>
            <w:rFonts w:asciiTheme="minorHAnsi" w:eastAsiaTheme="minorEastAsia" w:hAnsiTheme="minorHAnsi" w:cstheme="minorBidi"/>
            <w:color w:val="auto"/>
            <w:sz w:val="22"/>
            <w:szCs w:val="22"/>
          </w:rPr>
          <w:tab/>
        </w:r>
        <w:r w:rsidRPr="00A57497" w:rsidDel="00A57497">
          <w:rPr>
            <w:rFonts w:cs="Arial"/>
            <w:sz w:val="22"/>
            <w:rPrChange w:id="1183" w:author="Seggelke, Klaus" w:date="2017-03-14T17:12:00Z">
              <w:rPr>
                <w:rStyle w:val="Hyperlink"/>
              </w:rPr>
            </w:rPrChange>
          </w:rPr>
          <w:delText>vStorage resource performance data notification subscription and notification</w:delText>
        </w:r>
        <w:r w:rsidDel="00A57497">
          <w:rPr>
            <w:webHidden/>
          </w:rPr>
          <w:tab/>
          <w:delText>80</w:delText>
        </w:r>
      </w:del>
    </w:p>
    <w:p w:rsidR="001E6CEC" w:rsidDel="00A57497" w:rsidRDefault="001E6CEC">
      <w:pPr>
        <w:pStyle w:val="TOC1"/>
        <w:rPr>
          <w:del w:id="1184" w:author="Seggelke, Klaus" w:date="2017-03-14T17:12:00Z"/>
          <w:rFonts w:asciiTheme="minorHAnsi" w:eastAsiaTheme="minorEastAsia" w:hAnsiTheme="minorHAnsi" w:cstheme="minorBidi"/>
          <w:color w:val="auto"/>
          <w:sz w:val="22"/>
          <w:szCs w:val="22"/>
        </w:rPr>
      </w:pPr>
      <w:del w:id="1185" w:author="Seggelke, Klaus" w:date="2017-03-14T17:12:00Z">
        <w:r w:rsidRPr="00A57497" w:rsidDel="00A57497">
          <w:rPr>
            <w:rFonts w:cs="Arial"/>
            <w:sz w:val="22"/>
            <w:rPrChange w:id="1186" w:author="Seggelke, Klaus" w:date="2017-03-14T17:12:00Z">
              <w:rPr>
                <w:rStyle w:val="Hyperlink"/>
              </w:rPr>
            </w:rPrChange>
          </w:rPr>
          <w:delText>TC.VNF.PERF.004</w:delText>
        </w:r>
        <w:r w:rsidDel="00A57497">
          <w:rPr>
            <w:rFonts w:asciiTheme="minorHAnsi" w:eastAsiaTheme="minorEastAsia" w:hAnsiTheme="minorHAnsi" w:cstheme="minorBidi"/>
            <w:color w:val="auto"/>
            <w:sz w:val="22"/>
            <w:szCs w:val="22"/>
          </w:rPr>
          <w:tab/>
        </w:r>
        <w:r w:rsidRPr="00A57497" w:rsidDel="00A57497">
          <w:rPr>
            <w:rFonts w:cs="Arial"/>
            <w:sz w:val="22"/>
            <w:rPrChange w:id="1187" w:author="Seggelke, Klaus" w:date="2017-03-14T17:12:00Z">
              <w:rPr>
                <w:rStyle w:val="Hyperlink"/>
              </w:rPr>
            </w:rPrChange>
          </w:rPr>
          <w:delText>vCPU resource performance threshold notification subscription and notification</w:delText>
        </w:r>
        <w:r w:rsidDel="00A57497">
          <w:rPr>
            <w:webHidden/>
          </w:rPr>
          <w:tab/>
          <w:delText>81</w:delText>
        </w:r>
      </w:del>
    </w:p>
    <w:p w:rsidR="001E6CEC" w:rsidDel="00A57497" w:rsidRDefault="001E6CEC">
      <w:pPr>
        <w:pStyle w:val="TOC1"/>
        <w:rPr>
          <w:del w:id="1188" w:author="Seggelke, Klaus" w:date="2017-03-14T17:12:00Z"/>
          <w:rFonts w:asciiTheme="minorHAnsi" w:eastAsiaTheme="minorEastAsia" w:hAnsiTheme="minorHAnsi" w:cstheme="minorBidi"/>
          <w:color w:val="auto"/>
          <w:sz w:val="22"/>
          <w:szCs w:val="22"/>
        </w:rPr>
      </w:pPr>
      <w:del w:id="1189" w:author="Seggelke, Klaus" w:date="2017-03-14T17:12:00Z">
        <w:r w:rsidRPr="00A57497" w:rsidDel="00A57497">
          <w:rPr>
            <w:rFonts w:cs="Arial"/>
            <w:sz w:val="22"/>
            <w:rPrChange w:id="1190" w:author="Seggelke, Klaus" w:date="2017-03-14T17:12:00Z">
              <w:rPr>
                <w:rStyle w:val="Hyperlink"/>
              </w:rPr>
            </w:rPrChange>
          </w:rPr>
          <w:delText>TC.VNF.PERF.005</w:delText>
        </w:r>
        <w:r w:rsidDel="00A57497">
          <w:rPr>
            <w:rFonts w:asciiTheme="minorHAnsi" w:eastAsiaTheme="minorEastAsia" w:hAnsiTheme="minorHAnsi" w:cstheme="minorBidi"/>
            <w:color w:val="auto"/>
            <w:sz w:val="22"/>
            <w:szCs w:val="22"/>
          </w:rPr>
          <w:tab/>
        </w:r>
        <w:r w:rsidRPr="00A57497" w:rsidDel="00A57497">
          <w:rPr>
            <w:rFonts w:cs="Arial"/>
            <w:sz w:val="22"/>
            <w:rPrChange w:id="1191" w:author="Seggelke, Klaus" w:date="2017-03-14T17:12:00Z">
              <w:rPr>
                <w:rStyle w:val="Hyperlink"/>
              </w:rPr>
            </w:rPrChange>
          </w:rPr>
          <w:delText>vMemory resource performance threshold notification subscription and notification</w:delText>
        </w:r>
        <w:r w:rsidDel="00A57497">
          <w:rPr>
            <w:webHidden/>
          </w:rPr>
          <w:tab/>
          <w:delText>82</w:delText>
        </w:r>
      </w:del>
    </w:p>
    <w:p w:rsidR="001E6CEC" w:rsidDel="00A57497" w:rsidRDefault="001E6CEC">
      <w:pPr>
        <w:pStyle w:val="TOC1"/>
        <w:rPr>
          <w:del w:id="1192" w:author="Seggelke, Klaus" w:date="2017-03-14T17:12:00Z"/>
          <w:rFonts w:asciiTheme="minorHAnsi" w:eastAsiaTheme="minorEastAsia" w:hAnsiTheme="minorHAnsi" w:cstheme="minorBidi"/>
          <w:color w:val="auto"/>
          <w:sz w:val="22"/>
          <w:szCs w:val="22"/>
        </w:rPr>
      </w:pPr>
      <w:del w:id="1193" w:author="Seggelke, Klaus" w:date="2017-03-14T17:12:00Z">
        <w:r w:rsidRPr="00A57497" w:rsidDel="00A57497">
          <w:rPr>
            <w:rFonts w:cs="Arial"/>
            <w:sz w:val="22"/>
            <w:rPrChange w:id="1194" w:author="Seggelke, Klaus" w:date="2017-03-14T17:12:00Z">
              <w:rPr>
                <w:rStyle w:val="Hyperlink"/>
              </w:rPr>
            </w:rPrChange>
          </w:rPr>
          <w:delText>TC.VNF.PERF.006</w:delText>
        </w:r>
        <w:r w:rsidDel="00A57497">
          <w:rPr>
            <w:rFonts w:asciiTheme="minorHAnsi" w:eastAsiaTheme="minorEastAsia" w:hAnsiTheme="minorHAnsi" w:cstheme="minorBidi"/>
            <w:color w:val="auto"/>
            <w:sz w:val="22"/>
            <w:szCs w:val="22"/>
          </w:rPr>
          <w:tab/>
        </w:r>
        <w:r w:rsidRPr="00A57497" w:rsidDel="00A57497">
          <w:rPr>
            <w:rFonts w:cs="Arial"/>
            <w:sz w:val="22"/>
            <w:rPrChange w:id="1195" w:author="Seggelke, Klaus" w:date="2017-03-14T17:12:00Z">
              <w:rPr>
                <w:rStyle w:val="Hyperlink"/>
              </w:rPr>
            </w:rPrChange>
          </w:rPr>
          <w:delText>vStorage resource performance threshold notification subscription and notification</w:delText>
        </w:r>
        <w:r w:rsidDel="00A57497">
          <w:rPr>
            <w:webHidden/>
          </w:rPr>
          <w:tab/>
          <w:delText>83</w:delText>
        </w:r>
      </w:del>
    </w:p>
    <w:p w:rsidR="001E6CEC" w:rsidDel="00A57497" w:rsidRDefault="001E6CEC">
      <w:pPr>
        <w:pStyle w:val="TOC1"/>
        <w:rPr>
          <w:del w:id="1196" w:author="Seggelke, Klaus" w:date="2017-03-14T17:12:00Z"/>
          <w:rFonts w:asciiTheme="minorHAnsi" w:eastAsiaTheme="minorEastAsia" w:hAnsiTheme="minorHAnsi" w:cstheme="minorBidi"/>
          <w:color w:val="auto"/>
          <w:sz w:val="22"/>
          <w:szCs w:val="22"/>
        </w:rPr>
      </w:pPr>
      <w:del w:id="1197" w:author="Seggelke, Klaus" w:date="2017-03-14T17:12:00Z">
        <w:r w:rsidRPr="00A57497" w:rsidDel="00A57497">
          <w:rPr>
            <w:rFonts w:cs="Arial"/>
            <w:sz w:val="22"/>
            <w:rPrChange w:id="1198" w:author="Seggelke, Klaus" w:date="2017-03-14T17:12:00Z">
              <w:rPr>
                <w:rStyle w:val="Hyperlink"/>
              </w:rPr>
            </w:rPrChange>
          </w:rPr>
          <w:delText>TC.VNF.COMPLEX.001</w:delText>
        </w:r>
        <w:r w:rsidDel="00A57497">
          <w:rPr>
            <w:rFonts w:asciiTheme="minorHAnsi" w:eastAsiaTheme="minorEastAsia" w:hAnsiTheme="minorHAnsi" w:cstheme="minorBidi"/>
            <w:color w:val="auto"/>
            <w:sz w:val="22"/>
            <w:szCs w:val="22"/>
          </w:rPr>
          <w:tab/>
        </w:r>
        <w:r w:rsidRPr="00A57497" w:rsidDel="00A57497">
          <w:rPr>
            <w:rFonts w:cs="Arial"/>
            <w:sz w:val="22"/>
            <w:rPrChange w:id="1199" w:author="Seggelke, Klaus" w:date="2017-03-14T17:12:00Z">
              <w:rPr>
                <w:rStyle w:val="Hyperlink"/>
              </w:rPr>
            </w:rPrChange>
          </w:rPr>
          <w:delText>VNF Start and Scaling with max traffic load</w:delText>
        </w:r>
        <w:r w:rsidDel="00A57497">
          <w:rPr>
            <w:webHidden/>
          </w:rPr>
          <w:tab/>
          <w:delText>85</w:delText>
        </w:r>
      </w:del>
    </w:p>
    <w:p w:rsidR="001E6CEC" w:rsidDel="00A57497" w:rsidRDefault="001E6CEC">
      <w:pPr>
        <w:pStyle w:val="TOC1"/>
        <w:rPr>
          <w:del w:id="1200" w:author="Seggelke, Klaus" w:date="2017-03-14T17:12:00Z"/>
          <w:rFonts w:asciiTheme="minorHAnsi" w:eastAsiaTheme="minorEastAsia" w:hAnsiTheme="minorHAnsi" w:cstheme="minorBidi"/>
          <w:color w:val="auto"/>
          <w:sz w:val="22"/>
          <w:szCs w:val="22"/>
        </w:rPr>
      </w:pPr>
      <w:del w:id="1201" w:author="Seggelke, Klaus" w:date="2017-03-14T17:12:00Z">
        <w:r w:rsidRPr="00A57497" w:rsidDel="00A57497">
          <w:rPr>
            <w:rFonts w:cs="Arial"/>
            <w:sz w:val="22"/>
            <w:rPrChange w:id="1202" w:author="Seggelke, Klaus" w:date="2017-03-14T17:12:00Z">
              <w:rPr>
                <w:rStyle w:val="Hyperlink"/>
              </w:rPr>
            </w:rPrChange>
          </w:rPr>
          <w:delText>TC.VNF.COMPLEX.002</w:delText>
        </w:r>
        <w:r w:rsidDel="00A57497">
          <w:rPr>
            <w:rFonts w:asciiTheme="minorHAnsi" w:eastAsiaTheme="minorEastAsia" w:hAnsiTheme="minorHAnsi" w:cstheme="minorBidi"/>
            <w:color w:val="auto"/>
            <w:sz w:val="22"/>
            <w:szCs w:val="22"/>
          </w:rPr>
          <w:tab/>
        </w:r>
        <w:r w:rsidRPr="00A57497" w:rsidDel="00A57497">
          <w:rPr>
            <w:rFonts w:cs="Arial"/>
            <w:sz w:val="22"/>
            <w:rPrChange w:id="1203" w:author="Seggelke, Klaus" w:date="2017-03-14T17:12:00Z">
              <w:rPr>
                <w:rStyle w:val="Hyperlink"/>
              </w:rPr>
            </w:rPrChange>
          </w:rPr>
          <w:delText>Stop a max scale-up/scaled-out VNF instance in state Active under max traffic load</w:delText>
        </w:r>
        <w:r w:rsidDel="00A57497">
          <w:rPr>
            <w:webHidden/>
          </w:rPr>
          <w:tab/>
          <w:delText>86</w:delText>
        </w:r>
      </w:del>
    </w:p>
    <w:p w:rsidR="001E6CEC" w:rsidDel="00A57497" w:rsidRDefault="001E6CEC">
      <w:pPr>
        <w:pStyle w:val="TOC1"/>
        <w:rPr>
          <w:del w:id="1204" w:author="Seggelke, Klaus" w:date="2017-03-14T17:12:00Z"/>
          <w:rFonts w:asciiTheme="minorHAnsi" w:eastAsiaTheme="minorEastAsia" w:hAnsiTheme="minorHAnsi" w:cstheme="minorBidi"/>
          <w:color w:val="auto"/>
          <w:sz w:val="22"/>
          <w:szCs w:val="22"/>
        </w:rPr>
      </w:pPr>
      <w:del w:id="1205" w:author="Seggelke, Klaus" w:date="2017-03-14T17:12:00Z">
        <w:r w:rsidRPr="00A57497" w:rsidDel="00A57497">
          <w:rPr>
            <w:rFonts w:cs="Arial"/>
            <w:sz w:val="22"/>
            <w:rPrChange w:id="1206" w:author="Seggelke, Klaus" w:date="2017-03-14T17:12:00Z">
              <w:rPr>
                <w:rStyle w:val="Hyperlink"/>
              </w:rPr>
            </w:rPrChange>
          </w:rPr>
          <w:delText>TC.VNF.COMPLEX.003</w:delText>
        </w:r>
        <w:r w:rsidDel="00A57497">
          <w:rPr>
            <w:rFonts w:asciiTheme="minorHAnsi" w:eastAsiaTheme="minorEastAsia" w:hAnsiTheme="minorHAnsi" w:cstheme="minorBidi"/>
            <w:color w:val="auto"/>
            <w:sz w:val="22"/>
            <w:szCs w:val="22"/>
          </w:rPr>
          <w:tab/>
        </w:r>
        <w:r w:rsidRPr="00A57497" w:rsidDel="00A57497">
          <w:rPr>
            <w:rFonts w:cs="Arial"/>
            <w:sz w:val="22"/>
            <w:rPrChange w:id="1207" w:author="Seggelke, Klaus" w:date="2017-03-14T17:12:00Z">
              <w:rPr>
                <w:rStyle w:val="Hyperlink"/>
              </w:rPr>
            </w:rPrChange>
          </w:rPr>
          <w:delText>Terminate max scale-up/out VNF in state Active under max traffic load</w:delText>
        </w:r>
        <w:r w:rsidDel="00A57497">
          <w:rPr>
            <w:webHidden/>
          </w:rPr>
          <w:tab/>
          <w:delText>87</w:delText>
        </w:r>
      </w:del>
    </w:p>
    <w:p w:rsidR="001E6CEC" w:rsidDel="00A57497" w:rsidRDefault="001E6CEC">
      <w:pPr>
        <w:pStyle w:val="TOC1"/>
        <w:rPr>
          <w:del w:id="1208" w:author="Seggelke, Klaus" w:date="2017-03-14T17:12:00Z"/>
          <w:rFonts w:asciiTheme="minorHAnsi" w:eastAsiaTheme="minorEastAsia" w:hAnsiTheme="minorHAnsi" w:cstheme="minorBidi"/>
          <w:color w:val="auto"/>
          <w:sz w:val="22"/>
          <w:szCs w:val="22"/>
        </w:rPr>
      </w:pPr>
      <w:del w:id="1209" w:author="Seggelke, Klaus" w:date="2017-03-14T17:12:00Z">
        <w:r w:rsidRPr="00A57497" w:rsidDel="00A57497">
          <w:rPr>
            <w:rFonts w:cs="Arial"/>
            <w:sz w:val="22"/>
            <w:rPrChange w:id="1210" w:author="Seggelke, Klaus" w:date="2017-03-14T17:12:00Z">
              <w:rPr>
                <w:rStyle w:val="Hyperlink"/>
              </w:rPr>
            </w:rPrChange>
          </w:rPr>
          <w:delText>TC.VNF.COMPLEX.004</w:delText>
        </w:r>
        <w:r w:rsidDel="00A57497">
          <w:rPr>
            <w:rFonts w:asciiTheme="minorHAnsi" w:eastAsiaTheme="minorEastAsia" w:hAnsiTheme="minorHAnsi" w:cstheme="minorBidi"/>
            <w:color w:val="auto"/>
            <w:sz w:val="22"/>
            <w:szCs w:val="22"/>
          </w:rPr>
          <w:tab/>
        </w:r>
        <w:r w:rsidRPr="00A57497" w:rsidDel="00A57497">
          <w:rPr>
            <w:rFonts w:cs="Arial"/>
            <w:sz w:val="22"/>
            <w:rPrChange w:id="1211" w:author="Seggelke, Klaus" w:date="2017-03-14T17:12:00Z">
              <w:rPr>
                <w:rStyle w:val="Hyperlink"/>
              </w:rPr>
            </w:rPrChange>
          </w:rPr>
          <w:delText>VNF upgrade, update or rollback in state Active with max traffic</w:delText>
        </w:r>
        <w:r w:rsidDel="00A57497">
          <w:rPr>
            <w:webHidden/>
          </w:rPr>
          <w:tab/>
          <w:delText>88</w:delText>
        </w:r>
      </w:del>
    </w:p>
    <w:p w:rsidR="005A676A" w:rsidRDefault="005A676A" w:rsidP="005A676A">
      <w:pPr>
        <w:pStyle w:val="BodyText"/>
      </w:pPr>
      <w:r>
        <w:fldChar w:fldCharType="end"/>
      </w:r>
    </w:p>
    <w:p w:rsidR="005A676A" w:rsidRDefault="005A676A">
      <w:pPr>
        <w:rPr>
          <w:color w:val="45525A" w:themeColor="text1"/>
          <w:sz w:val="24"/>
          <w:szCs w:val="24"/>
        </w:rPr>
      </w:pPr>
      <w:r>
        <w:br w:type="page"/>
      </w:r>
    </w:p>
    <w:p w:rsidR="005A676A" w:rsidRDefault="005A676A" w:rsidP="001C5F01">
      <w:pPr>
        <w:pStyle w:val="Heading1"/>
      </w:pPr>
      <w:bookmarkStart w:id="1212" w:name="_Toc477275322"/>
      <w:r>
        <w:lastRenderedPageBreak/>
        <w:t>Introduction</w:t>
      </w:r>
      <w:bookmarkEnd w:id="574"/>
      <w:bookmarkEnd w:id="1212"/>
    </w:p>
    <w:p w:rsidR="005A676A" w:rsidRDefault="005A676A" w:rsidP="00C35DDF">
      <w:pPr>
        <w:pStyle w:val="Heading2"/>
      </w:pPr>
      <w:bookmarkStart w:id="1213" w:name="_Toc454184330"/>
      <w:bookmarkStart w:id="1214" w:name="_Toc477275323"/>
      <w:r>
        <w:t>Overview</w:t>
      </w:r>
      <w:bookmarkEnd w:id="1213"/>
      <w:bookmarkEnd w:id="1214"/>
    </w:p>
    <w:p w:rsidR="00637153" w:rsidRDefault="005A676A" w:rsidP="005A676A">
      <w:pPr>
        <w:rPr>
          <w:lang w:eastAsia="zh-CN"/>
        </w:rPr>
      </w:pPr>
      <w:r>
        <w:rPr>
          <w:lang w:eastAsia="zh-CN"/>
        </w:rPr>
        <w:t xml:space="preserve">Network provider are challenged </w:t>
      </w:r>
      <w:r w:rsidR="00A90E48">
        <w:rPr>
          <w:lang w:eastAsia="zh-CN"/>
        </w:rPr>
        <w:t>by</w:t>
      </w:r>
      <w:r w:rsidR="00247DAB">
        <w:rPr>
          <w:lang w:eastAsia="zh-CN"/>
        </w:rPr>
        <w:t xml:space="preserve"> customer demands </w:t>
      </w:r>
      <w:r w:rsidR="00637153">
        <w:rPr>
          <w:lang w:eastAsia="zh-CN"/>
        </w:rPr>
        <w:t>to activate</w:t>
      </w:r>
      <w:r w:rsidR="00A90E48">
        <w:rPr>
          <w:lang w:eastAsia="zh-CN"/>
        </w:rPr>
        <w:t xml:space="preserve"> </w:t>
      </w:r>
      <w:r w:rsidR="00247DAB">
        <w:rPr>
          <w:lang w:eastAsia="zh-CN"/>
        </w:rPr>
        <w:t>new service</w:t>
      </w:r>
      <w:r w:rsidR="00637153">
        <w:rPr>
          <w:lang w:eastAsia="zh-CN"/>
        </w:rPr>
        <w:t>s</w:t>
      </w:r>
      <w:r w:rsidR="00247DAB">
        <w:rPr>
          <w:lang w:eastAsia="zh-CN"/>
        </w:rPr>
        <w:t xml:space="preserve"> </w:t>
      </w:r>
      <w:r w:rsidR="00637153">
        <w:rPr>
          <w:lang w:eastAsia="zh-CN"/>
        </w:rPr>
        <w:t>quickly</w:t>
      </w:r>
      <w:r>
        <w:rPr>
          <w:lang w:eastAsia="zh-CN"/>
        </w:rPr>
        <w:t>.</w:t>
      </w:r>
      <w:r w:rsidR="00637153">
        <w:rPr>
          <w:lang w:eastAsia="zh-CN"/>
        </w:rPr>
        <w:t xml:space="preserve"> Currently i</w:t>
      </w:r>
      <w:r>
        <w:rPr>
          <w:lang w:eastAsia="zh-CN"/>
        </w:rPr>
        <w:t>t takes a lo</w:t>
      </w:r>
      <w:r w:rsidR="00637153">
        <w:rPr>
          <w:lang w:eastAsia="zh-CN"/>
        </w:rPr>
        <w:t>ng</w:t>
      </w:r>
      <w:r>
        <w:rPr>
          <w:lang w:eastAsia="zh-CN"/>
        </w:rPr>
        <w:t xml:space="preserve"> time to configure dedicated devices to provide new services. The solutio</w:t>
      </w:r>
      <w:r w:rsidR="00A90E48">
        <w:rPr>
          <w:lang w:eastAsia="zh-CN"/>
        </w:rPr>
        <w:t>n is to transition the multiple</w:t>
      </w:r>
      <w:r>
        <w:rPr>
          <w:lang w:eastAsia="zh-CN"/>
        </w:rPr>
        <w:t xml:space="preserve"> network devices from a dedicated hardware device to a software driven eco system by using off-the-self servers. The software solution runs on commonly available servers and provide so much performance that it comes close to the performance of dedicated hardware. </w:t>
      </w:r>
      <w:r w:rsidR="00637153">
        <w:rPr>
          <w:lang w:eastAsia="zh-CN"/>
        </w:rPr>
        <w:t>A software based solution brings several advantages for the service providers:</w:t>
      </w:r>
    </w:p>
    <w:p w:rsidR="00637153" w:rsidRDefault="00637153" w:rsidP="00046106">
      <w:pPr>
        <w:pStyle w:val="ListParagraph"/>
        <w:numPr>
          <w:ilvl w:val="0"/>
          <w:numId w:val="21"/>
        </w:numPr>
        <w:rPr>
          <w:lang w:eastAsia="zh-CN"/>
        </w:rPr>
      </w:pPr>
      <w:r>
        <w:rPr>
          <w:lang w:eastAsia="zh-CN"/>
        </w:rPr>
        <w:t>Quick setup and fast service delivery to customer</w:t>
      </w:r>
    </w:p>
    <w:p w:rsidR="00637153" w:rsidRDefault="00637153" w:rsidP="00046106">
      <w:pPr>
        <w:pStyle w:val="ListParagraph"/>
        <w:numPr>
          <w:ilvl w:val="0"/>
          <w:numId w:val="21"/>
        </w:numPr>
        <w:rPr>
          <w:lang w:eastAsia="zh-CN"/>
        </w:rPr>
      </w:pPr>
      <w:r>
        <w:rPr>
          <w:lang w:eastAsia="zh-CN"/>
        </w:rPr>
        <w:t>Performance</w:t>
      </w:r>
      <w:r w:rsidR="00DE6966">
        <w:rPr>
          <w:lang w:eastAsia="zh-CN"/>
        </w:rPr>
        <w:t xml:space="preserve"> and</w:t>
      </w:r>
      <w:r>
        <w:rPr>
          <w:lang w:eastAsia="zh-CN"/>
        </w:rPr>
        <w:t xml:space="preserve"> scalability can be </w:t>
      </w:r>
      <w:r w:rsidR="00DE6966">
        <w:rPr>
          <w:lang w:eastAsia="zh-CN"/>
        </w:rPr>
        <w:t xml:space="preserve">dynamic and </w:t>
      </w:r>
      <w:r>
        <w:rPr>
          <w:lang w:eastAsia="zh-CN"/>
        </w:rPr>
        <w:t>time bound</w:t>
      </w:r>
    </w:p>
    <w:p w:rsidR="00637153" w:rsidRDefault="00637153" w:rsidP="00046106">
      <w:pPr>
        <w:pStyle w:val="ListParagraph"/>
        <w:numPr>
          <w:ilvl w:val="0"/>
          <w:numId w:val="21"/>
        </w:numPr>
        <w:rPr>
          <w:lang w:eastAsia="zh-CN"/>
        </w:rPr>
      </w:pPr>
      <w:r>
        <w:rPr>
          <w:lang w:eastAsia="zh-CN"/>
        </w:rPr>
        <w:t>Fewer hardware devices to maintain and configure</w:t>
      </w:r>
    </w:p>
    <w:p w:rsidR="00637153" w:rsidRDefault="00637153" w:rsidP="00046106">
      <w:pPr>
        <w:pStyle w:val="ListParagraph"/>
        <w:numPr>
          <w:ilvl w:val="0"/>
          <w:numId w:val="21"/>
        </w:numPr>
        <w:rPr>
          <w:lang w:eastAsia="zh-CN"/>
        </w:rPr>
      </w:pPr>
      <w:r>
        <w:rPr>
          <w:lang w:eastAsia="zh-CN"/>
        </w:rPr>
        <w:t>Higher hardware usage optimization</w:t>
      </w:r>
    </w:p>
    <w:p w:rsidR="00637153" w:rsidRDefault="00637153" w:rsidP="00046106">
      <w:pPr>
        <w:pStyle w:val="ListParagraph"/>
        <w:numPr>
          <w:ilvl w:val="0"/>
          <w:numId w:val="21"/>
        </w:numPr>
        <w:rPr>
          <w:lang w:eastAsia="zh-CN"/>
        </w:rPr>
      </w:pPr>
      <w:r>
        <w:rPr>
          <w:lang w:eastAsia="zh-CN"/>
        </w:rPr>
        <w:t>Fewer service personal</w:t>
      </w:r>
    </w:p>
    <w:p w:rsidR="00637153" w:rsidRDefault="00637153" w:rsidP="00046106">
      <w:pPr>
        <w:pStyle w:val="ListParagraph"/>
        <w:numPr>
          <w:ilvl w:val="0"/>
          <w:numId w:val="21"/>
        </w:numPr>
        <w:rPr>
          <w:lang w:eastAsia="zh-CN"/>
        </w:rPr>
      </w:pPr>
      <w:r>
        <w:rPr>
          <w:lang w:eastAsia="zh-CN"/>
        </w:rPr>
        <w:t>Centralized configuration, maintenance and control</w:t>
      </w:r>
    </w:p>
    <w:p w:rsidR="00FC4EF3" w:rsidRDefault="00FC4EF3" w:rsidP="005A676A">
      <w:pPr>
        <w:rPr>
          <w:lang w:eastAsia="zh-CN"/>
        </w:rPr>
      </w:pPr>
      <w:r>
        <w:rPr>
          <w:lang w:eastAsia="zh-CN"/>
        </w:rPr>
        <w:t xml:space="preserve">The following picture illustrates the NFV impact on service provider network by eliminating dedicated hardware and replacing it with NFV </w:t>
      </w:r>
      <w:r w:rsidR="000745CD">
        <w:rPr>
          <w:lang w:eastAsia="zh-CN"/>
        </w:rPr>
        <w:t xml:space="preserve">based </w:t>
      </w:r>
      <w:r>
        <w:rPr>
          <w:lang w:eastAsia="zh-CN"/>
        </w:rPr>
        <w:t>virtualized functionality.</w:t>
      </w:r>
      <w:r w:rsidR="000745CD">
        <w:rPr>
          <w:lang w:eastAsia="zh-CN"/>
        </w:rPr>
        <w:t xml:space="preserve"> The vE-CPE can be deployed at different locations pending on the required performance and throughput.</w:t>
      </w:r>
    </w:p>
    <w:p w:rsidR="00FC4EF3" w:rsidRDefault="00FC4EF3" w:rsidP="00FC4EF3">
      <w:pPr>
        <w:jc w:val="center"/>
        <w:rPr>
          <w:lang w:eastAsia="zh-CN"/>
        </w:rPr>
      </w:pPr>
      <w:r w:rsidRPr="00FC4EF3">
        <w:rPr>
          <w:noProof/>
        </w:rPr>
        <w:drawing>
          <wp:inline distT="0" distB="0" distL="0" distR="0" wp14:anchorId="0DD7544F" wp14:editId="18CA0736">
            <wp:extent cx="4433011" cy="2769227"/>
            <wp:effectExtent l="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598" cy="2774591"/>
                    </a:xfrm>
                    <a:prstGeom prst="rect">
                      <a:avLst/>
                    </a:prstGeom>
                    <a:noFill/>
                    <a:ln>
                      <a:noFill/>
                    </a:ln>
                    <a:extLst/>
                  </pic:spPr>
                </pic:pic>
              </a:graphicData>
            </a:graphic>
          </wp:inline>
        </w:drawing>
      </w:r>
    </w:p>
    <w:p w:rsidR="00FC4EF3" w:rsidRDefault="00FC4EF3" w:rsidP="005A676A">
      <w:pPr>
        <w:rPr>
          <w:lang w:eastAsia="zh-CN"/>
        </w:rPr>
      </w:pPr>
    </w:p>
    <w:p w:rsidR="005A676A" w:rsidRDefault="00184631" w:rsidP="005A676A">
      <w:pPr>
        <w:rPr>
          <w:lang w:eastAsia="zh-CN"/>
        </w:rPr>
      </w:pPr>
      <w:r>
        <w:rPr>
          <w:lang w:eastAsia="zh-CN"/>
        </w:rPr>
        <w:t>To allow competition, exchangeability and undependability</w:t>
      </w:r>
      <w:r w:rsidR="005A676A">
        <w:rPr>
          <w:lang w:eastAsia="zh-CN"/>
        </w:rPr>
        <w:t xml:space="preserve"> of one single provider, a well-define software architecture is required where modules can </w:t>
      </w:r>
      <w:r w:rsidR="00F706FC">
        <w:rPr>
          <w:lang w:eastAsia="zh-CN"/>
        </w:rPr>
        <w:t xml:space="preserve">be </w:t>
      </w:r>
      <w:r w:rsidR="005A676A">
        <w:rPr>
          <w:lang w:eastAsia="zh-CN"/>
        </w:rPr>
        <w:t>added and removed like a Lego system. NFV defines this overall software architecture of such system.</w:t>
      </w:r>
      <w:r w:rsidR="009461E8">
        <w:rPr>
          <w:lang w:eastAsia="zh-CN"/>
        </w:rPr>
        <w:t xml:space="preserve"> It transfers </w:t>
      </w:r>
      <w:r w:rsidR="00DE6966">
        <w:rPr>
          <w:lang w:eastAsia="zh-CN"/>
        </w:rPr>
        <w:t xml:space="preserve">the network functions of dedicated hardware devices to software based applications. This decouples the network functions from proprietary hardware without affecting the </w:t>
      </w:r>
      <w:r>
        <w:rPr>
          <w:lang w:eastAsia="zh-CN"/>
        </w:rPr>
        <w:t>functionality</w:t>
      </w:r>
      <w:r w:rsidR="00DE6966">
        <w:rPr>
          <w:lang w:eastAsia="zh-CN"/>
        </w:rPr>
        <w:t>.</w:t>
      </w:r>
    </w:p>
    <w:p w:rsidR="00FC4EF3" w:rsidRDefault="00FC4EF3" w:rsidP="005A676A">
      <w:pPr>
        <w:rPr>
          <w:lang w:eastAsia="zh-CN"/>
        </w:rPr>
      </w:pPr>
    </w:p>
    <w:p w:rsidR="00FC4EF3" w:rsidRPr="00FC4EF3" w:rsidRDefault="00FC4EF3" w:rsidP="005A676A">
      <w:pPr>
        <w:rPr>
          <w:u w:val="single"/>
          <w:lang w:eastAsia="zh-CN"/>
        </w:rPr>
      </w:pPr>
      <w:r w:rsidRPr="00FC4EF3">
        <w:rPr>
          <w:u w:val="single"/>
          <w:lang w:eastAsia="zh-CN"/>
        </w:rPr>
        <w:t>SDN (Service Defined Networks)</w:t>
      </w:r>
    </w:p>
    <w:p w:rsidR="00FC4EF3" w:rsidRDefault="00FC4EF3" w:rsidP="00FC4EF3">
      <w:pPr>
        <w:jc w:val="center"/>
        <w:rPr>
          <w:lang w:eastAsia="zh-CN"/>
        </w:rPr>
      </w:pPr>
      <w:r w:rsidRPr="00FC4EF3">
        <w:rPr>
          <w:noProof/>
        </w:rPr>
        <w:lastRenderedPageBreak/>
        <w:drawing>
          <wp:inline distT="0" distB="0" distL="0" distR="0" wp14:anchorId="1983520D" wp14:editId="5DEF6F5F">
            <wp:extent cx="3963543" cy="3510567"/>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543" cy="35105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C4EF3" w:rsidRDefault="00FC4EF3" w:rsidP="005A676A">
      <w:pPr>
        <w:rPr>
          <w:lang w:eastAsia="zh-CN"/>
        </w:rPr>
      </w:pPr>
    </w:p>
    <w:p w:rsidR="00DE6966" w:rsidRDefault="00DE6966" w:rsidP="005A676A">
      <w:pPr>
        <w:rPr>
          <w:lang w:eastAsia="zh-CN"/>
        </w:rPr>
      </w:pPr>
      <w:r>
        <w:rPr>
          <w:lang w:eastAsia="zh-CN"/>
        </w:rPr>
        <w:t>SDN (Service Defined Networks) is another architecture that is currently under heavy development and has major impacts already on the current eco system by forcing switch manufacture to expose well defined software interfaces. SDN takes on the actual network functionalities. Its architecture decouples the control plane from the data plane. This allows to create a centralized controller managing the network. The network devices allow programmability and exposing therefore flexibility.</w:t>
      </w:r>
    </w:p>
    <w:p w:rsidR="009461E8" w:rsidRDefault="009461E8" w:rsidP="009461E8">
      <w:pPr>
        <w:rPr>
          <w:lang w:eastAsia="zh-CN"/>
        </w:rPr>
      </w:pPr>
      <w:r w:rsidRPr="009461E8">
        <w:rPr>
          <w:lang w:eastAsia="zh-CN"/>
        </w:rPr>
        <w:t>SDN serves NFV by providing the programmable connectivity between NFVs Connections orc</w:t>
      </w:r>
      <w:r w:rsidR="00441EC7">
        <w:rPr>
          <w:lang w:eastAsia="zh-CN"/>
        </w:rPr>
        <w:t xml:space="preserve">hestrated by the SDN controller. </w:t>
      </w:r>
      <w:r w:rsidRPr="009461E8">
        <w:rPr>
          <w:lang w:eastAsia="zh-CN"/>
        </w:rPr>
        <w:t>NFV serves SDN by implementing its network functions in software, allowing SDN controller to be virtualized and run in the cloud, by adapting to needs of the moment</w:t>
      </w:r>
      <w:r w:rsidR="00441EC7">
        <w:rPr>
          <w:lang w:eastAsia="zh-CN"/>
        </w:rPr>
        <w:t>. Both c</w:t>
      </w:r>
      <w:r w:rsidRPr="009461E8">
        <w:rPr>
          <w:lang w:eastAsia="zh-CN"/>
        </w:rPr>
        <w:t>ombine very well and complement each other</w:t>
      </w:r>
      <w:r w:rsidR="00441EC7">
        <w:rPr>
          <w:lang w:eastAsia="zh-CN"/>
        </w:rPr>
        <w:t>.</w:t>
      </w:r>
    </w:p>
    <w:p w:rsidR="00FC4EF3" w:rsidRDefault="00FC4EF3" w:rsidP="005A676A">
      <w:pPr>
        <w:rPr>
          <w:lang w:eastAsia="zh-CN"/>
        </w:rPr>
      </w:pPr>
    </w:p>
    <w:p w:rsidR="005A676A" w:rsidRPr="00FC4EF3" w:rsidRDefault="00FC4EF3" w:rsidP="005A676A">
      <w:pPr>
        <w:rPr>
          <w:u w:val="single"/>
          <w:lang w:eastAsia="zh-CN"/>
        </w:rPr>
      </w:pPr>
      <w:r w:rsidRPr="00FC4EF3">
        <w:rPr>
          <w:u w:val="single"/>
          <w:lang w:eastAsia="zh-CN"/>
        </w:rPr>
        <w:t>NFV</w:t>
      </w:r>
    </w:p>
    <w:p w:rsidR="00FC4EF3" w:rsidRDefault="00FC4EF3" w:rsidP="005A676A">
      <w:pPr>
        <w:rPr>
          <w:lang w:eastAsia="zh-CN"/>
        </w:rPr>
      </w:pPr>
    </w:p>
    <w:p w:rsidR="00AA308E" w:rsidRDefault="005A676A" w:rsidP="000745CD">
      <w:pPr>
        <w:jc w:val="center"/>
        <w:rPr>
          <w:lang w:eastAsia="zh-CN"/>
        </w:rPr>
      </w:pPr>
      <w:del w:id="1215" w:author="Seggelke, Klaus" w:date="2017-03-14T14:34:00Z">
        <w:r w:rsidDel="00AA308E">
          <w:rPr>
            <w:noProof/>
          </w:rPr>
          <w:drawing>
            <wp:inline distT="0" distB="0" distL="0" distR="0" wp14:anchorId="4590879F" wp14:editId="54AFBF1E">
              <wp:extent cx="5025542" cy="24605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3087" cy="2474057"/>
                      </a:xfrm>
                      <a:prstGeom prst="rect">
                        <a:avLst/>
                      </a:prstGeom>
                      <a:noFill/>
                    </pic:spPr>
                  </pic:pic>
                </a:graphicData>
              </a:graphic>
            </wp:inline>
          </w:drawing>
        </w:r>
      </w:del>
      <w:ins w:id="1216" w:author="Seggelke, Klaus" w:date="2017-03-14T14:33:00Z">
        <w:r w:rsidR="00AA308E">
          <w:rPr>
            <w:noProof/>
          </w:rPr>
          <w:drawing>
            <wp:inline distT="0" distB="0" distL="0" distR="0">
              <wp:extent cx="5591175" cy="2741228"/>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7004" cy="2753892"/>
                      </a:xfrm>
                      <a:prstGeom prst="rect">
                        <a:avLst/>
                      </a:prstGeom>
                      <a:noFill/>
                      <a:ln>
                        <a:noFill/>
                      </a:ln>
                    </pic:spPr>
                  </pic:pic>
                </a:graphicData>
              </a:graphic>
            </wp:inline>
          </w:drawing>
        </w:r>
      </w:ins>
    </w:p>
    <w:p w:rsidR="005A676A" w:rsidRDefault="005A676A" w:rsidP="005A676A">
      <w:pPr>
        <w:rPr>
          <w:lang w:eastAsia="zh-CN"/>
        </w:rPr>
      </w:pPr>
    </w:p>
    <w:p w:rsidR="005A676A" w:rsidRPr="00323A50" w:rsidRDefault="005A676A" w:rsidP="005A676A">
      <w:pPr>
        <w:tabs>
          <w:tab w:val="num" w:pos="720"/>
        </w:tabs>
        <w:rPr>
          <w:lang w:eastAsia="zh-CN"/>
        </w:rPr>
      </w:pPr>
      <w:r w:rsidRPr="00323A50">
        <w:rPr>
          <w:lang w:eastAsia="zh-CN"/>
        </w:rPr>
        <w:t>Virtualized Network Function</w:t>
      </w:r>
      <w:r>
        <w:rPr>
          <w:lang w:eastAsia="zh-CN"/>
        </w:rPr>
        <w:t xml:space="preserve"> (</w:t>
      </w:r>
      <w:r w:rsidRPr="00323A50">
        <w:rPr>
          <w:lang w:eastAsia="zh-CN"/>
        </w:rPr>
        <w:t>VNF</w:t>
      </w:r>
      <w:r>
        <w:rPr>
          <w:lang w:eastAsia="zh-CN"/>
        </w:rPr>
        <w:t>)</w:t>
      </w:r>
      <w:r w:rsidRPr="00323A50">
        <w:rPr>
          <w:lang w:eastAsia="zh-CN"/>
        </w:rPr>
        <w:t xml:space="preserve"> runs on NFV Infrastructure (NFVI)</w:t>
      </w:r>
      <w:r>
        <w:rPr>
          <w:lang w:eastAsia="zh-CN"/>
        </w:rPr>
        <w:t xml:space="preserve">. A </w:t>
      </w:r>
      <w:r w:rsidRPr="00323A50">
        <w:rPr>
          <w:lang w:eastAsia="zh-CN"/>
        </w:rPr>
        <w:t>VNF is been orchestrated by NFV Orchestrator (NFVO) and VNF Manager</w:t>
      </w:r>
      <w:r>
        <w:rPr>
          <w:lang w:eastAsia="zh-CN"/>
        </w:rPr>
        <w:t>. It has w</w:t>
      </w:r>
      <w:r w:rsidRPr="00323A50">
        <w:rPr>
          <w:lang w:eastAsia="zh-CN"/>
        </w:rPr>
        <w:t>ell-defined reference points:</w:t>
      </w:r>
    </w:p>
    <w:p w:rsidR="005A676A" w:rsidRPr="00323A50" w:rsidRDefault="005A676A" w:rsidP="00046106">
      <w:pPr>
        <w:numPr>
          <w:ilvl w:val="1"/>
          <w:numId w:val="14"/>
        </w:numPr>
        <w:rPr>
          <w:lang w:eastAsia="zh-CN"/>
        </w:rPr>
      </w:pPr>
      <w:r w:rsidRPr="00323A50">
        <w:rPr>
          <w:lang w:eastAsia="zh-CN"/>
        </w:rPr>
        <w:t>SWA-1 – Interface to other VNF</w:t>
      </w:r>
    </w:p>
    <w:p w:rsidR="005A676A" w:rsidRPr="00323A50" w:rsidRDefault="005A676A" w:rsidP="00046106">
      <w:pPr>
        <w:numPr>
          <w:ilvl w:val="1"/>
          <w:numId w:val="14"/>
        </w:numPr>
        <w:rPr>
          <w:lang w:eastAsia="zh-CN"/>
        </w:rPr>
      </w:pPr>
      <w:r w:rsidRPr="00323A50">
        <w:rPr>
          <w:lang w:eastAsia="zh-CN"/>
        </w:rPr>
        <w:t>SWA-2 – Interface between two VNFC</w:t>
      </w:r>
    </w:p>
    <w:p w:rsidR="005A676A" w:rsidRPr="00323A50" w:rsidRDefault="005A676A" w:rsidP="00046106">
      <w:pPr>
        <w:numPr>
          <w:ilvl w:val="1"/>
          <w:numId w:val="14"/>
        </w:numPr>
        <w:rPr>
          <w:lang w:eastAsia="zh-CN"/>
        </w:rPr>
      </w:pPr>
      <w:r w:rsidRPr="00323A50">
        <w:rPr>
          <w:lang w:eastAsia="zh-CN"/>
        </w:rPr>
        <w:t>SWA-3 – Interface to VNF manager</w:t>
      </w:r>
    </w:p>
    <w:p w:rsidR="005A676A" w:rsidRPr="00323A50" w:rsidRDefault="005A676A" w:rsidP="00046106">
      <w:pPr>
        <w:numPr>
          <w:ilvl w:val="1"/>
          <w:numId w:val="14"/>
        </w:numPr>
        <w:rPr>
          <w:lang w:eastAsia="zh-CN"/>
        </w:rPr>
      </w:pPr>
      <w:r w:rsidRPr="00323A50">
        <w:rPr>
          <w:lang w:eastAsia="zh-CN"/>
        </w:rPr>
        <w:t>SWA-4 – Interface to Element Management (EM)</w:t>
      </w:r>
    </w:p>
    <w:p w:rsidR="005A676A" w:rsidRPr="00323A50" w:rsidRDefault="005A676A" w:rsidP="00046106">
      <w:pPr>
        <w:numPr>
          <w:ilvl w:val="1"/>
          <w:numId w:val="14"/>
        </w:numPr>
        <w:rPr>
          <w:lang w:eastAsia="zh-CN"/>
        </w:rPr>
      </w:pPr>
      <w:r w:rsidRPr="00323A50">
        <w:rPr>
          <w:lang w:eastAsia="zh-CN"/>
        </w:rPr>
        <w:t>SWA-5 – Interface to NFVI</w:t>
      </w:r>
    </w:p>
    <w:p w:rsidR="005A676A" w:rsidRDefault="005A676A" w:rsidP="005A676A">
      <w:pPr>
        <w:tabs>
          <w:tab w:val="num" w:pos="720"/>
        </w:tabs>
        <w:rPr>
          <w:lang w:eastAsia="zh-CN"/>
        </w:rPr>
      </w:pPr>
      <w:r>
        <w:rPr>
          <w:lang w:eastAsia="zh-CN"/>
        </w:rPr>
        <w:t>Once instantiated</w:t>
      </w:r>
      <w:r w:rsidR="00247DAB">
        <w:rPr>
          <w:lang w:eastAsia="zh-CN"/>
        </w:rPr>
        <w:t xml:space="preserve"> and activated, the VNF provides the required functionality by receiving packets, processing them, may manipulate the packets, may respond to a packet or forward the packet. Therefore, a VNF could be one of the two types:</w:t>
      </w:r>
    </w:p>
    <w:p w:rsidR="00247DAB" w:rsidRDefault="00247DAB" w:rsidP="00046106">
      <w:pPr>
        <w:pStyle w:val="ListParagraph"/>
        <w:numPr>
          <w:ilvl w:val="0"/>
          <w:numId w:val="20"/>
        </w:numPr>
        <w:tabs>
          <w:tab w:val="num" w:pos="720"/>
        </w:tabs>
        <w:rPr>
          <w:lang w:eastAsia="zh-CN"/>
        </w:rPr>
      </w:pPr>
      <w:r>
        <w:rPr>
          <w:lang w:eastAsia="zh-CN"/>
        </w:rPr>
        <w:t>Server VNF (e.g., HTTP server)</w:t>
      </w:r>
    </w:p>
    <w:p w:rsidR="00247DAB" w:rsidRDefault="00247DAB" w:rsidP="00046106">
      <w:pPr>
        <w:pStyle w:val="ListParagraph"/>
        <w:numPr>
          <w:ilvl w:val="0"/>
          <w:numId w:val="20"/>
        </w:numPr>
        <w:tabs>
          <w:tab w:val="num" w:pos="720"/>
        </w:tabs>
        <w:rPr>
          <w:lang w:eastAsia="zh-CN"/>
        </w:rPr>
      </w:pPr>
      <w:r>
        <w:rPr>
          <w:lang w:eastAsia="zh-CN"/>
        </w:rPr>
        <w:t>Transient VNF (e.g., switch, router, firewall)</w:t>
      </w:r>
    </w:p>
    <w:p w:rsidR="005A676A" w:rsidRDefault="005A676A" w:rsidP="005A676A">
      <w:pPr>
        <w:tabs>
          <w:tab w:val="num" w:pos="720"/>
        </w:tabs>
        <w:rPr>
          <w:lang w:eastAsia="zh-CN"/>
        </w:rPr>
      </w:pPr>
      <w:r>
        <w:rPr>
          <w:lang w:eastAsia="zh-CN"/>
        </w:rPr>
        <w:t>The following picture illustrates the reference points and the location of the responsibility.</w:t>
      </w:r>
    </w:p>
    <w:p w:rsidR="005A676A" w:rsidRDefault="005A676A" w:rsidP="000745CD">
      <w:pPr>
        <w:tabs>
          <w:tab w:val="num" w:pos="720"/>
        </w:tabs>
        <w:jc w:val="center"/>
        <w:rPr>
          <w:lang w:eastAsia="zh-CN"/>
        </w:rPr>
      </w:pPr>
      <w:r w:rsidRPr="00323A50">
        <w:rPr>
          <w:noProof/>
        </w:rPr>
        <w:drawing>
          <wp:inline distT="0" distB="0" distL="0" distR="0" wp14:anchorId="7543D25D" wp14:editId="45EA2C47">
            <wp:extent cx="4352544" cy="369733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2417" cy="3714219"/>
                    </a:xfrm>
                    <a:prstGeom prst="rect">
                      <a:avLst/>
                    </a:prstGeom>
                    <a:noFill/>
                    <a:ln>
                      <a:noFill/>
                    </a:ln>
                    <a:extLst/>
                  </pic:spPr>
                </pic:pic>
              </a:graphicData>
            </a:graphic>
          </wp:inline>
        </w:drawing>
      </w:r>
    </w:p>
    <w:p w:rsidR="005A676A" w:rsidRDefault="005A676A" w:rsidP="005A676A">
      <w:pPr>
        <w:tabs>
          <w:tab w:val="num" w:pos="720"/>
        </w:tabs>
        <w:rPr>
          <w:lang w:eastAsia="zh-CN"/>
        </w:rPr>
      </w:pPr>
    </w:p>
    <w:p w:rsidR="005A676A" w:rsidRPr="00323A50" w:rsidRDefault="005A676A" w:rsidP="005A676A">
      <w:pPr>
        <w:tabs>
          <w:tab w:val="num" w:pos="720"/>
        </w:tabs>
        <w:rPr>
          <w:lang w:eastAsia="zh-CN"/>
        </w:rPr>
      </w:pPr>
      <w:r w:rsidRPr="00323A50">
        <w:rPr>
          <w:lang w:eastAsia="zh-CN"/>
        </w:rPr>
        <w:t>Internal interfaces don’t need to be exposed</w:t>
      </w:r>
      <w:r>
        <w:rPr>
          <w:lang w:eastAsia="zh-CN"/>
        </w:rPr>
        <w:t xml:space="preserve"> and can change from one release to another release of the VNF. The </w:t>
      </w:r>
      <w:r w:rsidRPr="00323A50">
        <w:rPr>
          <w:lang w:eastAsia="zh-CN"/>
        </w:rPr>
        <w:t>VNF provider can divide the software into one or more VNF Components (VNFC)</w:t>
      </w:r>
      <w:r>
        <w:rPr>
          <w:lang w:eastAsia="zh-CN"/>
        </w:rPr>
        <w:t xml:space="preserve">. </w:t>
      </w:r>
      <w:r w:rsidRPr="00323A50">
        <w:rPr>
          <w:lang w:eastAsia="zh-CN"/>
        </w:rPr>
        <w:t>Each VNFC instance is mapped to a NFVI Virtualized Container Interface</w:t>
      </w:r>
      <w:r>
        <w:rPr>
          <w:lang w:eastAsia="zh-CN"/>
        </w:rPr>
        <w:t xml:space="preserve">. </w:t>
      </w:r>
      <w:r w:rsidRPr="00323A50">
        <w:rPr>
          <w:lang w:eastAsia="zh-CN"/>
        </w:rPr>
        <w:t>Functionality and Interfaces between VNFCs may change over time</w:t>
      </w:r>
      <w:r>
        <w:rPr>
          <w:lang w:eastAsia="zh-CN"/>
        </w:rPr>
        <w:t xml:space="preserve"> and considered as internal. Here the vendor has the flexibility to change its internal architecture. Any external interfaces should be kept and manipulated with care.</w:t>
      </w:r>
    </w:p>
    <w:p w:rsidR="005A676A" w:rsidRPr="005707D2" w:rsidRDefault="005A676A" w:rsidP="005A676A">
      <w:pPr>
        <w:rPr>
          <w:lang w:eastAsia="zh-CN"/>
        </w:rPr>
      </w:pPr>
    </w:p>
    <w:p w:rsidR="005A676A" w:rsidRDefault="005A676A" w:rsidP="00C35DDF">
      <w:pPr>
        <w:pStyle w:val="Heading2"/>
      </w:pPr>
      <w:bookmarkStart w:id="1217" w:name="_Toc454184331"/>
      <w:bookmarkStart w:id="1218" w:name="_Toc477275324"/>
      <w:r>
        <w:t>Objectives</w:t>
      </w:r>
      <w:bookmarkEnd w:id="1217"/>
      <w:bookmarkEnd w:id="1218"/>
    </w:p>
    <w:p w:rsidR="005A676A" w:rsidRDefault="00F54A9C" w:rsidP="005A676A">
      <w:pPr>
        <w:rPr>
          <w:lang w:eastAsia="zh-CN"/>
        </w:rPr>
      </w:pPr>
      <w:r>
        <w:rPr>
          <w:lang w:eastAsia="zh-CN"/>
        </w:rPr>
        <w:t>NFV validation can be divided into three different areas:</w:t>
      </w:r>
    </w:p>
    <w:p w:rsidR="00F54A9C" w:rsidRDefault="00F54A9C" w:rsidP="005A676A">
      <w:pPr>
        <w:rPr>
          <w:lang w:eastAsia="zh-CN"/>
        </w:rPr>
      </w:pPr>
    </w:p>
    <w:p w:rsidR="005A676A" w:rsidRDefault="00F54A9C" w:rsidP="00046106">
      <w:pPr>
        <w:pStyle w:val="ListParagraph"/>
        <w:numPr>
          <w:ilvl w:val="0"/>
          <w:numId w:val="18"/>
        </w:numPr>
        <w:rPr>
          <w:lang w:eastAsia="zh-CN"/>
        </w:rPr>
      </w:pPr>
      <w:r>
        <w:rPr>
          <w:lang w:eastAsia="zh-CN"/>
        </w:rPr>
        <w:t>NFVI validation</w:t>
      </w:r>
    </w:p>
    <w:p w:rsidR="00F54A9C" w:rsidRDefault="00F54A9C" w:rsidP="00046106">
      <w:pPr>
        <w:pStyle w:val="ListParagraph"/>
        <w:numPr>
          <w:ilvl w:val="0"/>
          <w:numId w:val="18"/>
        </w:numPr>
        <w:rPr>
          <w:lang w:eastAsia="zh-CN"/>
        </w:rPr>
      </w:pPr>
      <w:r>
        <w:rPr>
          <w:lang w:eastAsia="zh-CN"/>
        </w:rPr>
        <w:t>VNF Lifecycle Validation</w:t>
      </w:r>
    </w:p>
    <w:p w:rsidR="00F54A9C" w:rsidRDefault="00F54A9C" w:rsidP="00046106">
      <w:pPr>
        <w:pStyle w:val="ListParagraph"/>
        <w:numPr>
          <w:ilvl w:val="0"/>
          <w:numId w:val="18"/>
        </w:numPr>
        <w:rPr>
          <w:lang w:eastAsia="zh-CN"/>
        </w:rPr>
      </w:pPr>
      <w:r>
        <w:rPr>
          <w:lang w:eastAsia="zh-CN"/>
        </w:rPr>
        <w:t>VNF Function validation</w:t>
      </w:r>
    </w:p>
    <w:p w:rsidR="005A676A" w:rsidRDefault="005A676A" w:rsidP="005A676A">
      <w:pPr>
        <w:rPr>
          <w:lang w:eastAsia="zh-CN"/>
        </w:rPr>
      </w:pPr>
    </w:p>
    <w:p w:rsidR="00F54A9C" w:rsidRDefault="00F54A9C" w:rsidP="005A676A">
      <w:pPr>
        <w:rPr>
          <w:lang w:eastAsia="zh-CN"/>
        </w:rPr>
      </w:pPr>
      <w:r>
        <w:rPr>
          <w:lang w:eastAsia="zh-CN"/>
        </w:rPr>
        <w:t xml:space="preserve">The </w:t>
      </w:r>
      <w:r w:rsidRPr="00184631">
        <w:rPr>
          <w:b/>
          <w:lang w:eastAsia="zh-CN"/>
        </w:rPr>
        <w:t>NFVI validation</w:t>
      </w:r>
      <w:r>
        <w:rPr>
          <w:lang w:eastAsia="zh-CN"/>
        </w:rPr>
        <w:t xml:space="preserve"> is focused on the validation of the </w:t>
      </w:r>
      <w:r w:rsidR="00DF3650">
        <w:rPr>
          <w:lang w:eastAsia="zh-CN"/>
        </w:rPr>
        <w:t>NFVI layer. It concentrates on the virtual resource management, like vCPU, vMemory, vStorage, vNetwork and virtual image management</w:t>
      </w:r>
      <w:r w:rsidR="00184631">
        <w:rPr>
          <w:lang w:eastAsia="zh-CN"/>
        </w:rPr>
        <w:t xml:space="preserve"> and its performance</w:t>
      </w:r>
      <w:r w:rsidR="00DF3650">
        <w:rPr>
          <w:lang w:eastAsia="zh-CN"/>
        </w:rPr>
        <w:t>.</w:t>
      </w:r>
    </w:p>
    <w:p w:rsidR="00184631" w:rsidRDefault="00DF3650" w:rsidP="005A676A">
      <w:pPr>
        <w:rPr>
          <w:lang w:eastAsia="zh-CN"/>
        </w:rPr>
      </w:pPr>
      <w:r w:rsidRPr="00184631">
        <w:rPr>
          <w:b/>
          <w:lang w:eastAsia="zh-CN"/>
        </w:rPr>
        <w:t>VNF Lifecycle Management</w:t>
      </w:r>
      <w:r>
        <w:rPr>
          <w:lang w:eastAsia="zh-CN"/>
        </w:rPr>
        <w:t xml:space="preserve"> focuses on the life cycle management of the VNF. This includes instantiation, termination of a VNF, state managem</w:t>
      </w:r>
      <w:r w:rsidR="00184631">
        <w:rPr>
          <w:lang w:eastAsia="zh-CN"/>
        </w:rPr>
        <w:t>ent, scaling up/down or in/out.</w:t>
      </w:r>
    </w:p>
    <w:p w:rsidR="00A160C9" w:rsidRDefault="00DF3650" w:rsidP="005A676A">
      <w:pPr>
        <w:rPr>
          <w:lang w:eastAsia="zh-CN"/>
        </w:rPr>
      </w:pPr>
      <w:r>
        <w:rPr>
          <w:lang w:eastAsia="zh-CN"/>
        </w:rPr>
        <w:t xml:space="preserve">The </w:t>
      </w:r>
      <w:r w:rsidR="00184631">
        <w:rPr>
          <w:b/>
          <w:lang w:eastAsia="zh-CN"/>
        </w:rPr>
        <w:t>VNF F</w:t>
      </w:r>
      <w:r w:rsidRPr="00184631">
        <w:rPr>
          <w:b/>
          <w:lang w:eastAsia="zh-CN"/>
        </w:rPr>
        <w:t>unction</w:t>
      </w:r>
      <w:r>
        <w:rPr>
          <w:lang w:eastAsia="zh-CN"/>
        </w:rPr>
        <w:t xml:space="preserve"> validation main focus is to validate the actual functional operation of the VNF.</w:t>
      </w:r>
      <w:r w:rsidR="00A160C9">
        <w:rPr>
          <w:lang w:eastAsia="zh-CN"/>
        </w:rPr>
        <w:t xml:space="preserve"> The VNF functional validation can be divided into following parts:</w:t>
      </w:r>
    </w:p>
    <w:p w:rsidR="00A160C9" w:rsidRDefault="00A160C9" w:rsidP="00FD6C0C">
      <w:pPr>
        <w:pStyle w:val="ListParagraph"/>
        <w:numPr>
          <w:ilvl w:val="0"/>
          <w:numId w:val="143"/>
        </w:numPr>
        <w:rPr>
          <w:lang w:eastAsia="zh-CN"/>
        </w:rPr>
      </w:pPr>
      <w:r>
        <w:rPr>
          <w:lang w:eastAsia="zh-CN"/>
        </w:rPr>
        <w:t>VNF certification of the VNF functionality</w:t>
      </w:r>
    </w:p>
    <w:p w:rsidR="00DF3650" w:rsidRDefault="00A160C9" w:rsidP="00FD6C0C">
      <w:pPr>
        <w:pStyle w:val="ListParagraph"/>
        <w:numPr>
          <w:ilvl w:val="0"/>
          <w:numId w:val="143"/>
        </w:numPr>
        <w:rPr>
          <w:lang w:eastAsia="zh-CN"/>
        </w:rPr>
      </w:pPr>
      <w:r>
        <w:rPr>
          <w:lang w:eastAsia="zh-CN"/>
        </w:rPr>
        <w:t>Benchmark of the VNF functionality</w:t>
      </w:r>
    </w:p>
    <w:p w:rsidR="00D53E8A" w:rsidRDefault="00D53E8A" w:rsidP="005A676A">
      <w:pPr>
        <w:rPr>
          <w:lang w:eastAsia="zh-CN"/>
        </w:rPr>
      </w:pPr>
    </w:p>
    <w:p w:rsidR="00D53E8A" w:rsidRDefault="00D53E8A" w:rsidP="00313DE0">
      <w:pPr>
        <w:jc w:val="center"/>
        <w:rPr>
          <w:lang w:eastAsia="zh-CN"/>
        </w:rPr>
        <w:pPrChange w:id="1219" w:author="Seggelke, Klaus" w:date="2017-03-14T13:47:00Z">
          <w:pPr/>
        </w:pPrChange>
      </w:pPr>
      <w:del w:id="1220" w:author="Seggelke, Klaus" w:date="2017-03-14T13:47:00Z">
        <w:r w:rsidDel="00313DE0">
          <w:rPr>
            <w:noProof/>
          </w:rPr>
          <w:drawing>
            <wp:inline distT="0" distB="0" distL="0" distR="0" wp14:anchorId="43B16840" wp14:editId="07F92B88">
              <wp:extent cx="5243645" cy="3319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2836" cy="3325493"/>
                      </a:xfrm>
                      <a:prstGeom prst="rect">
                        <a:avLst/>
                      </a:prstGeom>
                      <a:noFill/>
                    </pic:spPr>
                  </pic:pic>
                </a:graphicData>
              </a:graphic>
            </wp:inline>
          </w:drawing>
        </w:r>
      </w:del>
      <w:ins w:id="1221" w:author="Seggelke, Klaus" w:date="2017-03-14T13:47:00Z">
        <w:r w:rsidR="00313DE0">
          <w:rPr>
            <w:noProof/>
          </w:rPr>
          <w:drawing>
            <wp:inline distT="0" distB="0" distL="0" distR="0">
              <wp:extent cx="5974771" cy="350520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4728" cy="3522775"/>
                      </a:xfrm>
                      <a:prstGeom prst="rect">
                        <a:avLst/>
                      </a:prstGeom>
                      <a:noFill/>
                      <a:ln>
                        <a:noFill/>
                      </a:ln>
                    </pic:spPr>
                  </pic:pic>
                </a:graphicData>
              </a:graphic>
            </wp:inline>
          </w:drawing>
        </w:r>
      </w:ins>
    </w:p>
    <w:p w:rsidR="00AA308E" w:rsidRDefault="00AA308E" w:rsidP="005A676A">
      <w:pPr>
        <w:rPr>
          <w:ins w:id="1222" w:author="Seggelke, Klaus" w:date="2017-03-14T14:35:00Z"/>
          <w:lang w:eastAsia="zh-CN"/>
        </w:rPr>
      </w:pPr>
    </w:p>
    <w:p w:rsidR="00D53E8A" w:rsidRDefault="00DF3650" w:rsidP="005A676A">
      <w:pPr>
        <w:rPr>
          <w:lang w:eastAsia="zh-CN"/>
        </w:rPr>
      </w:pPr>
      <w:r>
        <w:rPr>
          <w:lang w:eastAsia="zh-CN"/>
        </w:rPr>
        <w:t>In this document we focus on the VNF Lifecycle Management.</w:t>
      </w:r>
    </w:p>
    <w:p w:rsidR="005A676A" w:rsidRDefault="005A676A" w:rsidP="00C35DDF">
      <w:pPr>
        <w:pStyle w:val="Heading2"/>
      </w:pPr>
      <w:bookmarkStart w:id="1223" w:name="_Toc454184332"/>
      <w:bookmarkStart w:id="1224" w:name="_Toc477275325"/>
      <w:r>
        <w:t>Test bed setup</w:t>
      </w:r>
      <w:bookmarkEnd w:id="1223"/>
      <w:bookmarkEnd w:id="1224"/>
    </w:p>
    <w:p w:rsidR="005A676A" w:rsidRDefault="005A676A" w:rsidP="005A676A">
      <w:pPr>
        <w:rPr>
          <w:lang w:eastAsia="zh-CN"/>
        </w:rPr>
      </w:pPr>
      <w:r>
        <w:rPr>
          <w:lang w:eastAsia="zh-CN"/>
        </w:rPr>
        <w:t>The architecture and the functionality of a VNF introduces a wide variety in the considerations of the test bed setup and also the test case execution. Following are examples of test bed setups.</w:t>
      </w:r>
    </w:p>
    <w:p w:rsidR="005A676A" w:rsidRDefault="005A676A" w:rsidP="00874974">
      <w:pPr>
        <w:pStyle w:val="Heading3"/>
      </w:pPr>
      <w:bookmarkStart w:id="1225" w:name="_Toc454184333"/>
      <w:bookmarkStart w:id="1226" w:name="_Toc477275326"/>
      <w:r w:rsidRPr="00825953">
        <w:t xml:space="preserve">Single </w:t>
      </w:r>
      <w:r w:rsidRPr="00874974">
        <w:t>Transient</w:t>
      </w:r>
      <w:r w:rsidRPr="00825953">
        <w:t xml:space="preserve"> VNF</w:t>
      </w:r>
      <w:bookmarkEnd w:id="1225"/>
      <w:bookmarkEnd w:id="1226"/>
    </w:p>
    <w:p w:rsidR="005A676A" w:rsidRDefault="005A676A" w:rsidP="005A676A">
      <w:pPr>
        <w:rPr>
          <w:lang w:eastAsia="zh-CN"/>
        </w:rPr>
      </w:pPr>
      <w:r>
        <w:rPr>
          <w:lang w:eastAsia="zh-CN"/>
        </w:rPr>
        <w:t>A single VNF provides functionality by passing packets between two</w:t>
      </w:r>
      <w:r w:rsidR="000745CD">
        <w:rPr>
          <w:lang w:eastAsia="zh-CN"/>
        </w:rPr>
        <w:t xml:space="preserve"> or more</w:t>
      </w:r>
      <w:r>
        <w:rPr>
          <w:lang w:eastAsia="zh-CN"/>
        </w:rPr>
        <w:t xml:space="preserve"> network interfaces and applying its manipulation on the packet data if required. Packets flow most likely bidirectional. Examples for this type are:</w:t>
      </w:r>
    </w:p>
    <w:p w:rsidR="005A676A" w:rsidRDefault="005A676A" w:rsidP="00046106">
      <w:pPr>
        <w:pStyle w:val="ListParagraph"/>
        <w:numPr>
          <w:ilvl w:val="0"/>
          <w:numId w:val="19"/>
        </w:numPr>
        <w:rPr>
          <w:lang w:eastAsia="zh-CN"/>
        </w:rPr>
      </w:pPr>
      <w:r>
        <w:rPr>
          <w:lang w:eastAsia="zh-CN"/>
        </w:rPr>
        <w:t>Firewall</w:t>
      </w:r>
    </w:p>
    <w:p w:rsidR="005A676A" w:rsidRDefault="005A676A" w:rsidP="00046106">
      <w:pPr>
        <w:pStyle w:val="ListParagraph"/>
        <w:numPr>
          <w:ilvl w:val="0"/>
          <w:numId w:val="19"/>
        </w:numPr>
        <w:rPr>
          <w:lang w:eastAsia="zh-CN"/>
        </w:rPr>
      </w:pPr>
      <w:r>
        <w:rPr>
          <w:lang w:eastAsia="zh-CN"/>
        </w:rPr>
        <w:t>Router</w:t>
      </w:r>
    </w:p>
    <w:p w:rsidR="005A676A" w:rsidRDefault="005A676A" w:rsidP="00046106">
      <w:pPr>
        <w:pStyle w:val="ListParagraph"/>
        <w:numPr>
          <w:ilvl w:val="0"/>
          <w:numId w:val="19"/>
        </w:numPr>
        <w:rPr>
          <w:lang w:eastAsia="zh-CN"/>
        </w:rPr>
      </w:pPr>
      <w:r>
        <w:rPr>
          <w:lang w:eastAsia="zh-CN"/>
        </w:rPr>
        <w:t>Switch</w:t>
      </w:r>
    </w:p>
    <w:p w:rsidR="005A676A" w:rsidRDefault="005A676A" w:rsidP="00046106">
      <w:pPr>
        <w:pStyle w:val="ListParagraph"/>
        <w:numPr>
          <w:ilvl w:val="0"/>
          <w:numId w:val="19"/>
        </w:numPr>
        <w:rPr>
          <w:ins w:id="1227" w:author="Seggelke, Klaus" w:date="2017-03-14T14:34:00Z"/>
          <w:lang w:eastAsia="zh-CN"/>
        </w:rPr>
      </w:pPr>
      <w:r>
        <w:rPr>
          <w:lang w:eastAsia="zh-CN"/>
        </w:rPr>
        <w:t>NAT/PAT</w:t>
      </w:r>
    </w:p>
    <w:p w:rsidR="00AA308E" w:rsidRDefault="00AA308E" w:rsidP="00AA308E">
      <w:pPr>
        <w:rPr>
          <w:lang w:eastAsia="zh-CN"/>
        </w:rPr>
        <w:pPrChange w:id="1228" w:author="Seggelke, Klaus" w:date="2017-03-14T14:34:00Z">
          <w:pPr>
            <w:pStyle w:val="ListParagraph"/>
            <w:numPr>
              <w:numId w:val="19"/>
            </w:numPr>
            <w:ind w:hanging="360"/>
          </w:pPr>
        </w:pPrChange>
      </w:pPr>
    </w:p>
    <w:p w:rsidR="00184631" w:rsidRPr="00825953" w:rsidDel="00AA308E" w:rsidRDefault="00184631" w:rsidP="00184631">
      <w:pPr>
        <w:rPr>
          <w:del w:id="1229" w:author="Seggelke, Klaus" w:date="2017-03-14T14:34:00Z"/>
          <w:lang w:eastAsia="zh-CN"/>
        </w:rPr>
      </w:pPr>
    </w:p>
    <w:p w:rsidR="00313DE0" w:rsidRDefault="005A676A" w:rsidP="00AA308E">
      <w:pPr>
        <w:jc w:val="center"/>
        <w:rPr>
          <w:lang w:eastAsia="zh-CN"/>
        </w:rPr>
      </w:pPr>
      <w:del w:id="1230" w:author="Seggelke, Klaus" w:date="2017-03-14T13:54:00Z">
        <w:r w:rsidDel="00313DE0">
          <w:rPr>
            <w:noProof/>
          </w:rPr>
          <w:drawing>
            <wp:inline distT="0" distB="0" distL="0" distR="0" wp14:anchorId="7D07B06F" wp14:editId="2B087CB9">
              <wp:extent cx="5031740" cy="2869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3663" cy="2875798"/>
                      </a:xfrm>
                      <a:prstGeom prst="rect">
                        <a:avLst/>
                      </a:prstGeom>
                      <a:noFill/>
                    </pic:spPr>
                  </pic:pic>
                </a:graphicData>
              </a:graphic>
            </wp:inline>
          </w:drawing>
        </w:r>
      </w:del>
      <w:ins w:id="1231" w:author="Seggelke, Klaus" w:date="2017-03-14T13:53:00Z">
        <w:r w:rsidR="00313DE0">
          <w:rPr>
            <w:noProof/>
          </w:rPr>
          <w:drawing>
            <wp:inline distT="0" distB="0" distL="0" distR="0">
              <wp:extent cx="5057775" cy="28801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1958" cy="2893893"/>
                      </a:xfrm>
                      <a:prstGeom prst="rect">
                        <a:avLst/>
                      </a:prstGeom>
                      <a:noFill/>
                      <a:ln>
                        <a:noFill/>
                      </a:ln>
                    </pic:spPr>
                  </pic:pic>
                </a:graphicData>
              </a:graphic>
            </wp:inline>
          </w:drawing>
        </w:r>
      </w:ins>
    </w:p>
    <w:p w:rsidR="005A676A" w:rsidRDefault="005A676A" w:rsidP="005A676A">
      <w:pPr>
        <w:rPr>
          <w:lang w:eastAsia="zh-CN"/>
        </w:rPr>
      </w:pPr>
    </w:p>
    <w:p w:rsidR="005A676A" w:rsidRDefault="005A676A" w:rsidP="00874974">
      <w:pPr>
        <w:pStyle w:val="Heading3"/>
      </w:pPr>
      <w:bookmarkStart w:id="1232" w:name="_Toc454184334"/>
      <w:bookmarkStart w:id="1233" w:name="_Toc477275327"/>
      <w:r>
        <w:t>Multi Transient VNF</w:t>
      </w:r>
      <w:bookmarkEnd w:id="1232"/>
      <w:bookmarkEnd w:id="1233"/>
    </w:p>
    <w:p w:rsidR="005A676A" w:rsidRDefault="005A676A" w:rsidP="005A676A">
      <w:pPr>
        <w:rPr>
          <w:lang w:eastAsia="zh-CN"/>
        </w:rPr>
      </w:pPr>
      <w:r>
        <w:rPr>
          <w:lang w:eastAsia="zh-CN"/>
        </w:rPr>
        <w:t xml:space="preserve">A VNF could be composed of multiple VNFCs. All together deliver the functionality. The VNF vendor could also design the functionality as a multi VNF system where multiple VNFs need to be activated. It depends on the vendor’s decision how and why he slices the VNFs. A multi VNF configuration provides many challenges for our system as we need to check many VNFs. For </w:t>
      </w:r>
      <w:r w:rsidR="0015581B">
        <w:rPr>
          <w:lang w:eastAsia="zh-CN"/>
        </w:rPr>
        <w:t>now,</w:t>
      </w:r>
      <w:r>
        <w:rPr>
          <w:lang w:eastAsia="zh-CN"/>
        </w:rPr>
        <w:t xml:space="preserve"> we consider that the vendor would not go this path and rather create one VNF with many components. If we see a demand to cover the multi VNF configuration, we can enhance our </w:t>
      </w:r>
      <w:r w:rsidR="0015581B">
        <w:rPr>
          <w:lang w:eastAsia="zh-CN"/>
        </w:rPr>
        <w:t>test cases</w:t>
      </w:r>
      <w:r>
        <w:rPr>
          <w:lang w:eastAsia="zh-CN"/>
        </w:rPr>
        <w:t xml:space="preserve"> with the vendor’s input.</w:t>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Multi Transient VNF</w:t>
      </w:r>
    </w:p>
    <w:p w:rsidR="005A676A" w:rsidRDefault="005A676A" w:rsidP="00231EFD">
      <w:pPr>
        <w:ind w:left="720"/>
        <w:rPr>
          <w:ins w:id="1234" w:author="Seggelke, Klaus" w:date="2017-03-14T13:54:00Z"/>
          <w:lang w:eastAsia="zh-CN"/>
        </w:rPr>
      </w:pPr>
      <w:del w:id="1235" w:author="Seggelke, Klaus" w:date="2017-03-14T13:55:00Z">
        <w:r w:rsidDel="00313DE0">
          <w:rPr>
            <w:noProof/>
          </w:rPr>
          <w:drawing>
            <wp:inline distT="0" distB="0" distL="0" distR="0" wp14:anchorId="7FA59C58" wp14:editId="0F6BE5B1">
              <wp:extent cx="4550858" cy="271687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68242" cy="2727250"/>
                      </a:xfrm>
                      <a:prstGeom prst="rect">
                        <a:avLst/>
                      </a:prstGeom>
                      <a:noFill/>
                    </pic:spPr>
                  </pic:pic>
                </a:graphicData>
              </a:graphic>
            </wp:inline>
          </w:drawing>
        </w:r>
      </w:del>
    </w:p>
    <w:p w:rsidR="00313DE0" w:rsidRDefault="00313DE0" w:rsidP="00AA308E">
      <w:pPr>
        <w:ind w:left="720"/>
        <w:rPr>
          <w:lang w:eastAsia="zh-CN"/>
        </w:rPr>
      </w:pPr>
      <w:ins w:id="1236" w:author="Seggelke, Klaus" w:date="2017-03-14T13:54:00Z">
        <w:r>
          <w:rPr>
            <w:noProof/>
          </w:rPr>
          <w:drawing>
            <wp:inline distT="0" distB="0" distL="0" distR="0">
              <wp:extent cx="5303587" cy="3171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1470" cy="3200461"/>
                      </a:xfrm>
                      <a:prstGeom prst="rect">
                        <a:avLst/>
                      </a:prstGeom>
                      <a:noFill/>
                      <a:ln>
                        <a:noFill/>
                      </a:ln>
                    </pic:spPr>
                  </pic:pic>
                </a:graphicData>
              </a:graphic>
            </wp:inline>
          </w:drawing>
        </w:r>
      </w:ins>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lastRenderedPageBreak/>
        <w:t>Transient VNF with multiple VNFCs</w:t>
      </w:r>
    </w:p>
    <w:p w:rsidR="00231EFD" w:rsidRDefault="00231EFD" w:rsidP="005A676A">
      <w:pPr>
        <w:rPr>
          <w:lang w:eastAsia="zh-CN"/>
        </w:rPr>
      </w:pPr>
    </w:p>
    <w:p w:rsidR="00231EFD" w:rsidRDefault="00231EFD" w:rsidP="000745CD">
      <w:pPr>
        <w:ind w:left="720"/>
        <w:jc w:val="center"/>
        <w:rPr>
          <w:ins w:id="1237" w:author="Seggelke, Klaus" w:date="2017-03-14T13:56:00Z"/>
          <w:lang w:eastAsia="zh-CN"/>
        </w:rPr>
      </w:pPr>
      <w:del w:id="1238" w:author="Seggelke, Klaus" w:date="2017-03-14T13:56:00Z">
        <w:r w:rsidDel="00313DE0">
          <w:rPr>
            <w:noProof/>
          </w:rPr>
          <w:drawing>
            <wp:inline distT="0" distB="0" distL="0" distR="0" wp14:anchorId="39576562" wp14:editId="68D92F46">
              <wp:extent cx="4608999" cy="275158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9320" cy="2769684"/>
                      </a:xfrm>
                      <a:prstGeom prst="rect">
                        <a:avLst/>
                      </a:prstGeom>
                      <a:noFill/>
                    </pic:spPr>
                  </pic:pic>
                </a:graphicData>
              </a:graphic>
            </wp:inline>
          </w:drawing>
        </w:r>
      </w:del>
    </w:p>
    <w:p w:rsidR="00313DE0" w:rsidRDefault="00313DE0" w:rsidP="000745CD">
      <w:pPr>
        <w:ind w:left="720"/>
        <w:jc w:val="center"/>
        <w:rPr>
          <w:lang w:eastAsia="zh-CN"/>
        </w:rPr>
      </w:pPr>
      <w:ins w:id="1239" w:author="Seggelke, Klaus" w:date="2017-03-14T13:56:00Z">
        <w:r>
          <w:rPr>
            <w:noProof/>
          </w:rPr>
          <w:drawing>
            <wp:inline distT="0" distB="0" distL="0" distR="0">
              <wp:extent cx="5267325" cy="31501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4038" cy="3166115"/>
                      </a:xfrm>
                      <a:prstGeom prst="rect">
                        <a:avLst/>
                      </a:prstGeom>
                      <a:noFill/>
                      <a:ln>
                        <a:noFill/>
                      </a:ln>
                    </pic:spPr>
                  </pic:pic>
                </a:graphicData>
              </a:graphic>
            </wp:inline>
          </w:drawing>
        </w:r>
      </w:ins>
    </w:p>
    <w:p w:rsidR="00231EFD" w:rsidRDefault="00231EFD" w:rsidP="005A676A">
      <w:pPr>
        <w:rPr>
          <w:lang w:eastAsia="zh-CN"/>
        </w:rPr>
      </w:pPr>
    </w:p>
    <w:p w:rsidR="005A676A" w:rsidRDefault="005A676A" w:rsidP="00874974">
      <w:pPr>
        <w:pStyle w:val="Heading3"/>
      </w:pPr>
      <w:bookmarkStart w:id="1240" w:name="_Toc454184335"/>
      <w:bookmarkStart w:id="1241" w:name="_Toc477275328"/>
      <w:r>
        <w:t>Server based VNF</w:t>
      </w:r>
      <w:bookmarkEnd w:id="1240"/>
      <w:bookmarkEnd w:id="1241"/>
    </w:p>
    <w:p w:rsidR="005A676A" w:rsidRDefault="005A676A" w:rsidP="005A676A">
      <w:pPr>
        <w:rPr>
          <w:lang w:eastAsia="zh-CN"/>
        </w:rPr>
      </w:pPr>
      <w:r>
        <w:rPr>
          <w:lang w:eastAsia="zh-CN"/>
        </w:rPr>
        <w:t xml:space="preserve">A server based VNF doesn’t forward packets. This type of VNF terminates the packet, extracts all required information out of the packet, processes the information and responds with one or multiple packets back to the requestor. To increase the overall </w:t>
      </w:r>
      <w:r w:rsidR="000745CD">
        <w:rPr>
          <w:lang w:eastAsia="zh-CN"/>
        </w:rPr>
        <w:t xml:space="preserve">network throughput </w:t>
      </w:r>
      <w:r>
        <w:rPr>
          <w:lang w:eastAsia="zh-CN"/>
        </w:rPr>
        <w:t>of the server based VNF, two or more network interfaces could be assigned to the VNF. A server network IO is potentially limited by the overall network IO bandwidth. To reach higher bandwidth several physical interfaces may be used to increase the throughput.</w:t>
      </w:r>
    </w:p>
    <w:p w:rsidR="005A676A" w:rsidRDefault="005A676A" w:rsidP="005A676A">
      <w:pPr>
        <w:rPr>
          <w:lang w:eastAsia="zh-CN"/>
        </w:rPr>
      </w:pPr>
    </w:p>
    <w:p w:rsidR="004A51BE" w:rsidRDefault="005A676A" w:rsidP="000745CD">
      <w:pPr>
        <w:jc w:val="center"/>
        <w:rPr>
          <w:lang w:eastAsia="zh-CN"/>
        </w:rPr>
      </w:pPr>
      <w:del w:id="1242" w:author="Seggelke, Klaus" w:date="2017-03-14T13:57:00Z">
        <w:r w:rsidDel="004A51BE">
          <w:rPr>
            <w:noProof/>
          </w:rPr>
          <w:drawing>
            <wp:inline distT="0" distB="0" distL="0" distR="0" wp14:anchorId="6EF785FD" wp14:editId="28DC3AE4">
              <wp:extent cx="5001904" cy="2851989"/>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08799" cy="2855920"/>
                      </a:xfrm>
                      <a:prstGeom prst="rect">
                        <a:avLst/>
                      </a:prstGeom>
                      <a:noFill/>
                    </pic:spPr>
                  </pic:pic>
                </a:graphicData>
              </a:graphic>
            </wp:inline>
          </w:drawing>
        </w:r>
      </w:del>
      <w:ins w:id="1243" w:author="Seggelke, Klaus" w:date="2017-03-14T13:57:00Z">
        <w:r w:rsidR="004A51BE">
          <w:rPr>
            <w:noProof/>
          </w:rPr>
          <w:drawing>
            <wp:inline distT="0" distB="0" distL="0" distR="0">
              <wp:extent cx="5172075" cy="2945209"/>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1003" cy="2955987"/>
                      </a:xfrm>
                      <a:prstGeom prst="rect">
                        <a:avLst/>
                      </a:prstGeom>
                      <a:noFill/>
                      <a:ln>
                        <a:noFill/>
                      </a:ln>
                    </pic:spPr>
                  </pic:pic>
                </a:graphicData>
              </a:graphic>
            </wp:inline>
          </w:drawing>
        </w:r>
      </w:ins>
    </w:p>
    <w:p w:rsidR="005A676A" w:rsidRDefault="005A676A" w:rsidP="005A676A">
      <w:pPr>
        <w:rPr>
          <w:lang w:eastAsia="zh-CN"/>
        </w:rPr>
      </w:pPr>
    </w:p>
    <w:p w:rsidR="005A676A" w:rsidRDefault="005A676A" w:rsidP="005A676A">
      <w:pPr>
        <w:rPr>
          <w:lang w:eastAsia="zh-CN"/>
        </w:rPr>
      </w:pPr>
    </w:p>
    <w:p w:rsidR="005A676A" w:rsidRDefault="00FE2547" w:rsidP="00874974">
      <w:pPr>
        <w:pStyle w:val="Heading3"/>
      </w:pPr>
      <w:bookmarkStart w:id="1244" w:name="_Toc454184336"/>
      <w:bookmarkStart w:id="1245" w:name="_Toc477275329"/>
      <w:r w:rsidRPr="00FE2547">
        <w:t xml:space="preserve">VNF Lifecycle </w:t>
      </w:r>
      <w:r>
        <w:t xml:space="preserve">Verification </w:t>
      </w:r>
      <w:r w:rsidR="005A676A">
        <w:t>Architecture</w:t>
      </w:r>
      <w:bookmarkEnd w:id="1244"/>
      <w:bookmarkEnd w:id="1245"/>
    </w:p>
    <w:p w:rsidR="00FE2547" w:rsidRDefault="00FE2547" w:rsidP="00FE2547">
      <w:pPr>
        <w:rPr>
          <w:lang w:eastAsia="zh-CN"/>
        </w:rPr>
      </w:pPr>
      <w:r>
        <w:rPr>
          <w:lang w:eastAsia="zh-CN"/>
        </w:rPr>
        <w:t xml:space="preserve">The validation architecture of </w:t>
      </w:r>
      <w:r w:rsidRPr="00FE2547">
        <w:rPr>
          <w:lang w:eastAsia="zh-CN"/>
        </w:rPr>
        <w:t>VNF Lifecycle Management</w:t>
      </w:r>
      <w:r>
        <w:rPr>
          <w:lang w:eastAsia="zh-CN"/>
        </w:rPr>
        <w:t xml:space="preserve"> is illustrated in the below picture.</w:t>
      </w:r>
    </w:p>
    <w:p w:rsidR="00FE2547" w:rsidRDefault="00FE2547" w:rsidP="005A676A">
      <w:pPr>
        <w:rPr>
          <w:lang w:eastAsia="zh-CN"/>
        </w:rPr>
      </w:pPr>
    </w:p>
    <w:p w:rsidR="005A676A" w:rsidRDefault="00E95B04" w:rsidP="000745CD">
      <w:pPr>
        <w:jc w:val="center"/>
        <w:rPr>
          <w:ins w:id="1246" w:author="Seggelke, Klaus" w:date="2017-03-14T13:59:00Z"/>
          <w:lang w:eastAsia="zh-CN"/>
        </w:rPr>
      </w:pPr>
      <w:del w:id="1247" w:author="Seggelke, Klaus" w:date="2017-03-14T13:59:00Z">
        <w:r w:rsidDel="00F26F95">
          <w:rPr>
            <w:noProof/>
          </w:rPr>
          <w:drawing>
            <wp:inline distT="0" distB="0" distL="0" distR="0" wp14:anchorId="23CBF999" wp14:editId="633321F8">
              <wp:extent cx="5758481" cy="2755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9881" cy="2761356"/>
                      </a:xfrm>
                      <a:prstGeom prst="rect">
                        <a:avLst/>
                      </a:prstGeom>
                      <a:noFill/>
                    </pic:spPr>
                  </pic:pic>
                </a:graphicData>
              </a:graphic>
            </wp:inline>
          </w:drawing>
        </w:r>
      </w:del>
    </w:p>
    <w:p w:rsidR="00F26F95" w:rsidRDefault="00F26F95" w:rsidP="000745CD">
      <w:pPr>
        <w:jc w:val="center"/>
        <w:rPr>
          <w:lang w:eastAsia="zh-CN"/>
        </w:rPr>
      </w:pPr>
      <w:ins w:id="1248" w:author="Seggelke, Klaus" w:date="2017-03-14T13:59:00Z">
        <w:r>
          <w:rPr>
            <w:noProof/>
          </w:rPr>
          <w:drawing>
            <wp:inline distT="0" distB="0" distL="0" distR="0">
              <wp:extent cx="6858000" cy="3362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3362325"/>
                      </a:xfrm>
                      <a:prstGeom prst="rect">
                        <a:avLst/>
                      </a:prstGeom>
                      <a:noFill/>
                      <a:ln>
                        <a:noFill/>
                      </a:ln>
                    </pic:spPr>
                  </pic:pic>
                </a:graphicData>
              </a:graphic>
            </wp:inline>
          </w:drawing>
        </w:r>
      </w:ins>
    </w:p>
    <w:p w:rsidR="005A676A" w:rsidRDefault="005A676A" w:rsidP="005A676A">
      <w:pPr>
        <w:rPr>
          <w:lang w:eastAsia="zh-CN"/>
        </w:rPr>
      </w:pPr>
    </w:p>
    <w:p w:rsidR="009353A6" w:rsidRDefault="009353A6" w:rsidP="005A676A">
      <w:pPr>
        <w:rPr>
          <w:lang w:eastAsia="zh-CN"/>
        </w:rPr>
      </w:pPr>
      <w:r>
        <w:rPr>
          <w:lang w:eastAsia="zh-CN"/>
        </w:rPr>
        <w:t>The VNF Lifecycle Validation Automation is divided into following components:</w:t>
      </w:r>
    </w:p>
    <w:p w:rsidR="00756A91" w:rsidRDefault="00756A91" w:rsidP="005A676A">
      <w:pPr>
        <w:rPr>
          <w:lang w:eastAsia="zh-CN"/>
        </w:rPr>
      </w:pPr>
    </w:p>
    <w:p w:rsidR="009353A6" w:rsidRDefault="009353A6" w:rsidP="00046106">
      <w:pPr>
        <w:pStyle w:val="ListParagraph"/>
        <w:numPr>
          <w:ilvl w:val="0"/>
          <w:numId w:val="23"/>
        </w:numPr>
        <w:rPr>
          <w:lang w:eastAsia="zh-CN"/>
        </w:rPr>
      </w:pPr>
      <w:r>
        <w:rPr>
          <w:lang w:eastAsia="zh-CN"/>
        </w:rPr>
        <w:t>VNF Lifecycle Automation</w:t>
      </w:r>
      <w:r w:rsidR="00536362">
        <w:rPr>
          <w:lang w:eastAsia="zh-CN"/>
        </w:rPr>
        <w:t xml:space="preserve"> Layer</w:t>
      </w:r>
    </w:p>
    <w:p w:rsidR="009353A6" w:rsidRDefault="009353A6" w:rsidP="00046106">
      <w:pPr>
        <w:pStyle w:val="ListParagraph"/>
        <w:numPr>
          <w:ilvl w:val="0"/>
          <w:numId w:val="23"/>
        </w:numPr>
        <w:rPr>
          <w:lang w:eastAsia="zh-CN"/>
        </w:rPr>
      </w:pPr>
      <w:r>
        <w:rPr>
          <w:lang w:eastAsia="zh-CN"/>
        </w:rPr>
        <w:t xml:space="preserve">VNFM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VNFM API</w:t>
      </w:r>
    </w:p>
    <w:p w:rsidR="00042CD9" w:rsidRDefault="00042CD9" w:rsidP="00046106">
      <w:pPr>
        <w:pStyle w:val="ListParagraph"/>
        <w:numPr>
          <w:ilvl w:val="1"/>
          <w:numId w:val="23"/>
        </w:numPr>
        <w:rPr>
          <w:lang w:eastAsia="zh-CN"/>
        </w:rPr>
      </w:pPr>
      <w:r>
        <w:rPr>
          <w:lang w:eastAsia="zh-CN"/>
        </w:rPr>
        <w:t>VNFM Vendor API</w:t>
      </w:r>
    </w:p>
    <w:p w:rsidR="009353A6" w:rsidRDefault="009353A6" w:rsidP="00046106">
      <w:pPr>
        <w:pStyle w:val="ListParagraph"/>
        <w:numPr>
          <w:ilvl w:val="0"/>
          <w:numId w:val="23"/>
        </w:numPr>
        <w:rPr>
          <w:lang w:eastAsia="zh-CN"/>
        </w:rPr>
      </w:pPr>
      <w:r>
        <w:rPr>
          <w:lang w:eastAsia="zh-CN"/>
        </w:rPr>
        <w:t xml:space="preserve">VNF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 API</w:t>
      </w:r>
    </w:p>
    <w:p w:rsidR="00042CD9" w:rsidRDefault="00042CD9" w:rsidP="00046106">
      <w:pPr>
        <w:pStyle w:val="ListParagraph"/>
        <w:numPr>
          <w:ilvl w:val="1"/>
          <w:numId w:val="23"/>
        </w:numPr>
        <w:rPr>
          <w:lang w:eastAsia="zh-CN"/>
        </w:rPr>
      </w:pPr>
      <w:r>
        <w:rPr>
          <w:lang w:eastAsia="zh-CN"/>
        </w:rPr>
        <w:t>VNF Vendor API</w:t>
      </w:r>
    </w:p>
    <w:p w:rsidR="009353A6" w:rsidRDefault="009353A6" w:rsidP="00046106">
      <w:pPr>
        <w:pStyle w:val="ListParagraph"/>
        <w:numPr>
          <w:ilvl w:val="0"/>
          <w:numId w:val="23"/>
        </w:numPr>
        <w:rPr>
          <w:lang w:eastAsia="zh-CN"/>
        </w:rPr>
      </w:pPr>
      <w:r>
        <w:rPr>
          <w:lang w:eastAsia="zh-CN"/>
        </w:rPr>
        <w:t xml:space="preserve">VIM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VIM API</w:t>
      </w:r>
    </w:p>
    <w:p w:rsidR="00042CD9" w:rsidRDefault="00042CD9" w:rsidP="00046106">
      <w:pPr>
        <w:pStyle w:val="ListParagraph"/>
        <w:numPr>
          <w:ilvl w:val="1"/>
          <w:numId w:val="23"/>
        </w:numPr>
        <w:rPr>
          <w:lang w:eastAsia="zh-CN"/>
        </w:rPr>
      </w:pPr>
      <w:r>
        <w:rPr>
          <w:lang w:eastAsia="zh-CN"/>
        </w:rPr>
        <w:t>VIM Vendor API</w:t>
      </w:r>
    </w:p>
    <w:p w:rsidR="009353A6" w:rsidRDefault="009353A6" w:rsidP="00046106">
      <w:pPr>
        <w:pStyle w:val="ListParagraph"/>
        <w:numPr>
          <w:ilvl w:val="0"/>
          <w:numId w:val="23"/>
        </w:numPr>
        <w:rPr>
          <w:lang w:eastAsia="zh-CN"/>
        </w:rPr>
      </w:pPr>
      <w:r>
        <w:rPr>
          <w:lang w:eastAsia="zh-CN"/>
        </w:rPr>
        <w:t xml:space="preserve">Traffic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STC API</w:t>
      </w:r>
    </w:p>
    <w:p w:rsidR="00042CD9" w:rsidRDefault="00042CD9" w:rsidP="00046106">
      <w:pPr>
        <w:pStyle w:val="ListParagraph"/>
        <w:numPr>
          <w:ilvl w:val="1"/>
          <w:numId w:val="23"/>
        </w:numPr>
        <w:rPr>
          <w:lang w:eastAsia="zh-CN"/>
        </w:rPr>
      </w:pPr>
      <w:r>
        <w:rPr>
          <w:lang w:eastAsia="zh-CN"/>
        </w:rPr>
        <w:t>Avalanche API</w:t>
      </w:r>
    </w:p>
    <w:p w:rsidR="00537D69" w:rsidRDefault="00537D69" w:rsidP="00537D69">
      <w:pPr>
        <w:pStyle w:val="ListParagraph"/>
        <w:numPr>
          <w:ilvl w:val="0"/>
          <w:numId w:val="23"/>
        </w:numPr>
        <w:rPr>
          <w:lang w:eastAsia="zh-CN"/>
        </w:rPr>
      </w:pPr>
      <w:r>
        <w:rPr>
          <w:lang w:eastAsia="zh-CN"/>
        </w:rPr>
        <w:t>EM API</w:t>
      </w:r>
    </w:p>
    <w:p w:rsidR="00537D69" w:rsidRDefault="00537D69" w:rsidP="00537D69">
      <w:pPr>
        <w:pStyle w:val="ListParagraph"/>
        <w:numPr>
          <w:ilvl w:val="0"/>
          <w:numId w:val="23"/>
        </w:numPr>
        <w:rPr>
          <w:lang w:eastAsia="zh-CN"/>
        </w:rPr>
      </w:pPr>
      <w:r>
        <w:rPr>
          <w:lang w:eastAsia="zh-CN"/>
        </w:rPr>
        <w:t>NFVO API</w:t>
      </w:r>
    </w:p>
    <w:p w:rsidR="00537D69" w:rsidRDefault="00537D69" w:rsidP="00537D69">
      <w:pPr>
        <w:pStyle w:val="ListParagraph"/>
        <w:numPr>
          <w:ilvl w:val="0"/>
          <w:numId w:val="23"/>
        </w:numPr>
        <w:rPr>
          <w:lang w:eastAsia="zh-CN"/>
        </w:rPr>
      </w:pPr>
      <w:r>
        <w:rPr>
          <w:lang w:eastAsia="zh-CN"/>
        </w:rPr>
        <w:t>Metric Service</w:t>
      </w:r>
    </w:p>
    <w:p w:rsidR="009353A6" w:rsidRDefault="009353A6" w:rsidP="005A676A">
      <w:pPr>
        <w:rPr>
          <w:lang w:eastAsia="zh-CN"/>
        </w:rPr>
      </w:pPr>
    </w:p>
    <w:p w:rsidR="009353A6" w:rsidRDefault="009353A6" w:rsidP="00CF3F7A">
      <w:pPr>
        <w:pStyle w:val="Heading4"/>
        <w:rPr>
          <w:lang w:eastAsia="zh-CN"/>
        </w:rPr>
      </w:pPr>
      <w:r>
        <w:rPr>
          <w:lang w:eastAsia="zh-CN"/>
        </w:rPr>
        <w:t>VNF Lifecycle Automation</w:t>
      </w:r>
      <w:r w:rsidR="00536362">
        <w:rPr>
          <w:lang w:eastAsia="zh-CN"/>
        </w:rPr>
        <w:t xml:space="preserve"> Layer</w:t>
      </w:r>
    </w:p>
    <w:p w:rsidR="009353A6" w:rsidRDefault="00A80116" w:rsidP="009353A6">
      <w:pPr>
        <w:rPr>
          <w:lang w:eastAsia="zh-CN"/>
        </w:rPr>
      </w:pPr>
      <w:r>
        <w:rPr>
          <w:lang w:eastAsia="zh-CN"/>
        </w:rPr>
        <w:t>Each VNF Lifecycle test case is implemented by a test sequence coded in the VNF Lifecycle Automation Layer. The VNF Lifecycle Automation Layer takes advantage of the following layers:</w:t>
      </w:r>
    </w:p>
    <w:p w:rsidR="00A80116" w:rsidRDefault="00A80116" w:rsidP="00046106">
      <w:pPr>
        <w:pStyle w:val="ListParagraph"/>
        <w:numPr>
          <w:ilvl w:val="0"/>
          <w:numId w:val="24"/>
        </w:numPr>
        <w:rPr>
          <w:lang w:eastAsia="zh-CN"/>
        </w:rPr>
      </w:pPr>
      <w:r>
        <w:rPr>
          <w:lang w:eastAsia="zh-CN"/>
        </w:rPr>
        <w:lastRenderedPageBreak/>
        <w:t>VNFM Automation Layer</w:t>
      </w:r>
    </w:p>
    <w:p w:rsidR="00A80116" w:rsidRDefault="00A80116" w:rsidP="00046106">
      <w:pPr>
        <w:pStyle w:val="ListParagraph"/>
        <w:numPr>
          <w:ilvl w:val="0"/>
          <w:numId w:val="24"/>
        </w:numPr>
        <w:rPr>
          <w:lang w:eastAsia="zh-CN"/>
        </w:rPr>
      </w:pPr>
      <w:r>
        <w:rPr>
          <w:lang w:eastAsia="zh-CN"/>
        </w:rPr>
        <w:t>VNF Automation Layer</w:t>
      </w:r>
    </w:p>
    <w:p w:rsidR="00A80116" w:rsidRDefault="00A80116" w:rsidP="00046106">
      <w:pPr>
        <w:pStyle w:val="ListParagraph"/>
        <w:numPr>
          <w:ilvl w:val="0"/>
          <w:numId w:val="24"/>
        </w:numPr>
        <w:rPr>
          <w:lang w:eastAsia="zh-CN"/>
        </w:rPr>
      </w:pPr>
      <w:r>
        <w:rPr>
          <w:lang w:eastAsia="zh-CN"/>
        </w:rPr>
        <w:t>VIM Automation Layer</w:t>
      </w:r>
    </w:p>
    <w:p w:rsidR="00A80116" w:rsidRDefault="00A80116" w:rsidP="00046106">
      <w:pPr>
        <w:pStyle w:val="ListParagraph"/>
        <w:numPr>
          <w:ilvl w:val="0"/>
          <w:numId w:val="24"/>
        </w:numPr>
        <w:rPr>
          <w:lang w:eastAsia="zh-CN"/>
        </w:rPr>
      </w:pPr>
      <w:r>
        <w:rPr>
          <w:lang w:eastAsia="zh-CN"/>
        </w:rPr>
        <w:t>Traffic Automation Layer</w:t>
      </w:r>
    </w:p>
    <w:p w:rsidR="00CF3F7A" w:rsidRDefault="00A80116" w:rsidP="009353A6">
      <w:pPr>
        <w:rPr>
          <w:lang w:eastAsia="zh-CN"/>
        </w:rPr>
      </w:pPr>
      <w:r>
        <w:rPr>
          <w:lang w:eastAsia="zh-CN"/>
        </w:rPr>
        <w:t>It calls each layers API to configure, instruct, control, manage and retrieve information or results.</w:t>
      </w:r>
    </w:p>
    <w:p w:rsidR="009353A6" w:rsidRDefault="00A80116" w:rsidP="00CF3F7A">
      <w:pPr>
        <w:pStyle w:val="Heading4"/>
        <w:rPr>
          <w:lang w:eastAsia="zh-CN"/>
        </w:rPr>
      </w:pPr>
      <w:r>
        <w:rPr>
          <w:lang w:eastAsia="zh-CN"/>
        </w:rPr>
        <w:t xml:space="preserve">VNFM Automation </w:t>
      </w:r>
      <w:r w:rsidR="00536362">
        <w:rPr>
          <w:lang w:eastAsia="zh-CN"/>
        </w:rPr>
        <w:t>Layer</w:t>
      </w:r>
    </w:p>
    <w:p w:rsidR="009353A6" w:rsidRDefault="00A80116" w:rsidP="009353A6">
      <w:pPr>
        <w:rPr>
          <w:lang w:eastAsia="zh-CN"/>
        </w:rPr>
      </w:pPr>
      <w:r>
        <w:rPr>
          <w:lang w:eastAsia="zh-CN"/>
        </w:rPr>
        <w:t xml:space="preserve">The VNFM Layer is divided into two layers. The top layer </w:t>
      </w:r>
      <w:r w:rsidR="00D84D1C">
        <w:rPr>
          <w:lang w:eastAsia="zh-CN"/>
        </w:rPr>
        <w:t xml:space="preserve">VNFM API </w:t>
      </w:r>
      <w:r>
        <w:rPr>
          <w:lang w:eastAsia="zh-CN"/>
        </w:rPr>
        <w:t xml:space="preserve">is the common layer and exposes a well-defined common interface to the upper layer. It abstracts the lower layer and resolves </w:t>
      </w:r>
      <w:r w:rsidR="00D84D1C">
        <w:rPr>
          <w:lang w:eastAsia="zh-CN"/>
        </w:rPr>
        <w:t xml:space="preserve">and encapsulates </w:t>
      </w:r>
      <w:r>
        <w:rPr>
          <w:lang w:eastAsia="zh-CN"/>
        </w:rPr>
        <w:t>any vendor specific impacts. The vendor specific access to the VNFM is coded in the VNFM vendor API. This allows us to adapt to different vendor specific VNFM interfaces without impacting the overall architecture and test sequence.</w:t>
      </w:r>
    </w:p>
    <w:p w:rsidR="009353A6" w:rsidRDefault="009353A6" w:rsidP="00CF3F7A">
      <w:pPr>
        <w:pStyle w:val="Heading4"/>
        <w:rPr>
          <w:lang w:eastAsia="zh-CN"/>
        </w:rPr>
      </w:pPr>
      <w:r>
        <w:rPr>
          <w:lang w:eastAsia="zh-CN"/>
        </w:rPr>
        <w:t xml:space="preserve">VNF </w:t>
      </w:r>
      <w:r w:rsidR="00A80116">
        <w:rPr>
          <w:lang w:eastAsia="zh-CN"/>
        </w:rPr>
        <w:t xml:space="preserve">Automation </w:t>
      </w:r>
      <w:r w:rsidR="00536362">
        <w:rPr>
          <w:lang w:eastAsia="zh-CN"/>
        </w:rPr>
        <w:t>Layer</w:t>
      </w:r>
    </w:p>
    <w:p w:rsidR="00A80116" w:rsidRDefault="00A80116" w:rsidP="00A80116">
      <w:pPr>
        <w:rPr>
          <w:lang w:eastAsia="zh-CN"/>
        </w:rPr>
      </w:pPr>
      <w:r>
        <w:rPr>
          <w:lang w:eastAsia="zh-CN"/>
        </w:rPr>
        <w:t xml:space="preserve">The VNF Layer is divided </w:t>
      </w:r>
      <w:r w:rsidR="00D84D1C">
        <w:rPr>
          <w:lang w:eastAsia="zh-CN"/>
        </w:rPr>
        <w:t xml:space="preserve">too </w:t>
      </w:r>
      <w:r>
        <w:rPr>
          <w:lang w:eastAsia="zh-CN"/>
        </w:rPr>
        <w:t xml:space="preserve">into two layers. The top layer </w:t>
      </w:r>
      <w:r w:rsidR="00D84D1C">
        <w:rPr>
          <w:lang w:eastAsia="zh-CN"/>
        </w:rPr>
        <w:t xml:space="preserve">VNF API </w:t>
      </w:r>
      <w:r>
        <w:rPr>
          <w:lang w:eastAsia="zh-CN"/>
        </w:rPr>
        <w:t>is the common layer and exposes a well-defined common interface to the upper layer. It abstracts the lower layer and resolves any vendor specific impacts. The vendor specific access to the VNF is coded in the VNF vendor API. This allows us to adapt to different vendor specific VNF interfaces without impacting the overall architecture and test sequence.</w:t>
      </w:r>
    </w:p>
    <w:p w:rsidR="009353A6" w:rsidRDefault="009353A6" w:rsidP="00CF3F7A">
      <w:pPr>
        <w:pStyle w:val="Heading4"/>
        <w:rPr>
          <w:lang w:eastAsia="zh-CN"/>
        </w:rPr>
      </w:pPr>
      <w:r>
        <w:rPr>
          <w:lang w:eastAsia="zh-CN"/>
        </w:rPr>
        <w:t xml:space="preserve">VIM </w:t>
      </w:r>
      <w:r w:rsidR="00A80116">
        <w:rPr>
          <w:lang w:eastAsia="zh-CN"/>
        </w:rPr>
        <w:t xml:space="preserve">Automation </w:t>
      </w:r>
      <w:r w:rsidR="00536362">
        <w:rPr>
          <w:lang w:eastAsia="zh-CN"/>
        </w:rPr>
        <w:t>Layer</w:t>
      </w:r>
    </w:p>
    <w:p w:rsidR="009353A6" w:rsidRDefault="00D84D1C" w:rsidP="009353A6">
      <w:pPr>
        <w:rPr>
          <w:lang w:eastAsia="zh-CN"/>
        </w:rPr>
      </w:pPr>
      <w:r>
        <w:rPr>
          <w:lang w:eastAsia="zh-CN"/>
        </w:rPr>
        <w:t>The VIM Layer is divided into two layers. The top layer VIM API is the common layer and exposes a well-defined common interface to the upper layer. It abstracts the lower layer and resolves any vendor specific impacts. The vendor specific access to the VIM is coded in the VIM vendor API. This allows us to adapt to different vendor specific VIM interfaces without impacting the overall architecture and test sequence.</w:t>
      </w:r>
    </w:p>
    <w:p w:rsidR="009353A6" w:rsidRDefault="009353A6" w:rsidP="00CF3F7A">
      <w:pPr>
        <w:pStyle w:val="Heading4"/>
        <w:rPr>
          <w:lang w:eastAsia="zh-CN"/>
        </w:rPr>
      </w:pPr>
      <w:r>
        <w:rPr>
          <w:lang w:eastAsia="zh-CN"/>
        </w:rPr>
        <w:t xml:space="preserve">Traffic </w:t>
      </w:r>
      <w:r w:rsidR="00A80116">
        <w:rPr>
          <w:lang w:eastAsia="zh-CN"/>
        </w:rPr>
        <w:t xml:space="preserve">Automation </w:t>
      </w:r>
      <w:r w:rsidR="00536362">
        <w:rPr>
          <w:lang w:eastAsia="zh-CN"/>
        </w:rPr>
        <w:t>Layer</w:t>
      </w:r>
    </w:p>
    <w:p w:rsidR="009353A6" w:rsidRDefault="009353A6" w:rsidP="005A676A">
      <w:pPr>
        <w:rPr>
          <w:lang w:eastAsia="zh-CN"/>
        </w:rPr>
      </w:pPr>
      <w:r>
        <w:rPr>
          <w:lang w:eastAsia="zh-CN"/>
        </w:rPr>
        <w:t xml:space="preserve">Test cases require to validate the correctness of the VNF functionality. In case of a transient VNF, the VNF Lifecycle </w:t>
      </w:r>
      <w:r w:rsidR="00CF3F7A">
        <w:rPr>
          <w:lang w:eastAsia="zh-CN"/>
        </w:rPr>
        <w:t>v</w:t>
      </w:r>
      <w:r>
        <w:rPr>
          <w:lang w:eastAsia="zh-CN"/>
        </w:rPr>
        <w:t xml:space="preserve">erification can use STC to generate and analyze traffic. With </w:t>
      </w:r>
      <w:r w:rsidR="00CF3F7A">
        <w:rPr>
          <w:lang w:eastAsia="zh-CN"/>
        </w:rPr>
        <w:t xml:space="preserve">the </w:t>
      </w:r>
      <w:r>
        <w:rPr>
          <w:lang w:eastAsia="zh-CN"/>
        </w:rPr>
        <w:t xml:space="preserve">STC precision we are able to detect traffic packet loss and </w:t>
      </w:r>
      <w:r w:rsidR="00EE18EA">
        <w:rPr>
          <w:lang w:eastAsia="zh-CN"/>
        </w:rPr>
        <w:t>generate traffic up to line rate with ease.</w:t>
      </w:r>
    </w:p>
    <w:p w:rsidR="00EE18EA" w:rsidRDefault="00EE18EA" w:rsidP="005A676A">
      <w:pPr>
        <w:rPr>
          <w:lang w:eastAsia="zh-CN"/>
        </w:rPr>
      </w:pPr>
      <w:r>
        <w:rPr>
          <w:lang w:eastAsia="zh-CN"/>
        </w:rPr>
        <w:t>A server VNF terminates the traffic and responses to requests with packets back. Majority of the data gets transported through a TCP connection and is therefore</w:t>
      </w:r>
      <w:r w:rsidR="00D84D1C">
        <w:rPr>
          <w:lang w:eastAsia="zh-CN"/>
        </w:rPr>
        <w:t xml:space="preserve"> stateful traffic. If STC can’</w:t>
      </w:r>
      <w:r>
        <w:rPr>
          <w:lang w:eastAsia="zh-CN"/>
        </w:rPr>
        <w:t xml:space="preserve">t provide this type of throughput, the traffic API must be able to adapt and use Avalanche product. Here we are able to generate line rate stateful traffic. </w:t>
      </w:r>
    </w:p>
    <w:p w:rsidR="005A676A" w:rsidRDefault="00EE18EA" w:rsidP="005A676A">
      <w:pPr>
        <w:rPr>
          <w:lang w:eastAsia="zh-CN"/>
        </w:rPr>
      </w:pPr>
      <w:r>
        <w:rPr>
          <w:lang w:eastAsia="zh-CN"/>
        </w:rPr>
        <w:t xml:space="preserve">As the type of VNF has different demands on the type of traffic (stateful and stateless traffic), the Traffic API module gets separated into two layers. The common traffic API layer </w:t>
      </w:r>
      <w:r w:rsidR="00CF3F7A">
        <w:rPr>
          <w:lang w:eastAsia="zh-CN"/>
        </w:rPr>
        <w:t>gets called by the VNF Lifecycle Automation layer. It provides a generic and common interface to the upper layer. The common traffic API layer takes advantage of the STC traffic layer or the Avalanche traffic layer. Each layer will have its own configuration file to drive its functionality. The traffic API layer determines based on the provided configuration to use either STC or Avalanche for the traffic generation.</w:t>
      </w:r>
    </w:p>
    <w:p w:rsidR="00650FBB" w:rsidRDefault="00650FBB" w:rsidP="001C5F01">
      <w:pPr>
        <w:pStyle w:val="Heading1"/>
        <w:rPr>
          <w:ins w:id="1249" w:author="Seggelke, Klaus" w:date="2017-03-06T13:37:00Z"/>
        </w:rPr>
      </w:pPr>
      <w:bookmarkStart w:id="1250" w:name="_Toc454184338"/>
      <w:bookmarkStart w:id="1251" w:name="_Toc477275330"/>
      <w:ins w:id="1252" w:author="Seggelke, Klaus" w:date="2017-03-06T13:38:00Z">
        <w:r>
          <w:t>VNF Lifecycle Management Overview</w:t>
        </w:r>
      </w:ins>
      <w:bookmarkEnd w:id="1251"/>
    </w:p>
    <w:p w:rsidR="00650FBB" w:rsidRDefault="00510C4A">
      <w:pPr>
        <w:pStyle w:val="BodyText"/>
        <w:rPr>
          <w:ins w:id="1253" w:author="Seggelke, Klaus" w:date="2017-03-06T15:15:00Z"/>
        </w:rPr>
        <w:pPrChange w:id="1254" w:author="Seggelke, Klaus" w:date="2017-03-06T13:37:00Z">
          <w:pPr>
            <w:pStyle w:val="Heading1"/>
          </w:pPr>
        </w:pPrChange>
      </w:pPr>
      <w:ins w:id="1255" w:author="Seggelke, Klaus" w:date="2017-03-06T15:14:00Z">
        <w:r>
          <w:rPr>
            <w:lang w:eastAsia="zh-CN"/>
          </w:rPr>
          <w:t>Test Cases for t</w:t>
        </w:r>
      </w:ins>
      <w:ins w:id="1256" w:author="Seggelke, Klaus" w:date="2017-03-06T15:13:00Z">
        <w:r>
          <w:rPr>
            <w:lang w:eastAsia="zh-CN"/>
          </w:rPr>
          <w:t xml:space="preserve">he VNF Lifecycle </w:t>
        </w:r>
      </w:ins>
      <w:ins w:id="1257" w:author="Seggelke, Klaus" w:date="2017-03-06T15:14:00Z">
        <w:r>
          <w:rPr>
            <w:lang w:eastAsia="zh-CN"/>
          </w:rPr>
          <w:t>Management</w:t>
        </w:r>
      </w:ins>
      <w:ins w:id="1258" w:author="Seggelke, Klaus" w:date="2017-03-06T15:13:00Z">
        <w:r>
          <w:rPr>
            <w:lang w:eastAsia="zh-CN"/>
          </w:rPr>
          <w:t xml:space="preserve"> </w:t>
        </w:r>
      </w:ins>
      <w:ins w:id="1259" w:author="Seggelke, Klaus" w:date="2017-03-06T15:14:00Z">
        <w:r>
          <w:rPr>
            <w:lang w:eastAsia="zh-CN"/>
          </w:rPr>
          <w:t>can be divided into different groups or areas.</w:t>
        </w:r>
      </w:ins>
      <w:ins w:id="1260" w:author="Seggelke, Klaus" w:date="2017-03-06T15:15:00Z">
        <w:r>
          <w:rPr>
            <w:lang w:eastAsia="zh-CN"/>
          </w:rPr>
          <w:t xml:space="preserve"> The following </w:t>
        </w:r>
      </w:ins>
      <w:ins w:id="1261" w:author="Seggelke, Klaus" w:date="2017-03-06T15:16:00Z">
        <w:r>
          <w:rPr>
            <w:lang w:eastAsia="zh-CN"/>
          </w:rPr>
          <w:t>drawing</w:t>
        </w:r>
      </w:ins>
      <w:ins w:id="1262" w:author="Seggelke, Klaus" w:date="2017-03-06T15:15:00Z">
        <w:r>
          <w:rPr>
            <w:lang w:eastAsia="zh-CN"/>
          </w:rPr>
          <w:t xml:space="preserve"> illustrates them</w:t>
        </w:r>
      </w:ins>
      <w:ins w:id="1263" w:author="Seggelke, Klaus" w:date="2017-03-06T15:16:00Z">
        <w:r>
          <w:rPr>
            <w:lang w:eastAsia="zh-CN"/>
          </w:rPr>
          <w:t>;</w:t>
        </w:r>
      </w:ins>
      <w:ins w:id="1264" w:author="Seggelke, Klaus" w:date="2017-03-06T15:15:00Z">
        <w:r>
          <w:rPr>
            <w:lang w:eastAsia="zh-CN"/>
          </w:rPr>
          <w:t xml:space="preserve"> they are</w:t>
        </w:r>
      </w:ins>
    </w:p>
    <w:p w:rsidR="00510C4A" w:rsidRDefault="00510C4A">
      <w:pPr>
        <w:pStyle w:val="BodyText"/>
        <w:numPr>
          <w:ilvl w:val="0"/>
          <w:numId w:val="22"/>
        </w:numPr>
        <w:spacing w:before="0" w:after="0"/>
        <w:rPr>
          <w:ins w:id="1265" w:author="Seggelke, Klaus" w:date="2017-03-06T15:16:00Z"/>
          <w:lang w:eastAsia="zh-CN"/>
        </w:rPr>
        <w:pPrChange w:id="1266" w:author="Seggelke, Klaus" w:date="2017-03-06T15:16:00Z">
          <w:pPr>
            <w:pStyle w:val="BodyText"/>
          </w:pPr>
        </w:pPrChange>
      </w:pPr>
      <w:ins w:id="1267" w:author="Seggelke, Klaus" w:date="2017-03-06T15:16:00Z">
        <w:r>
          <w:rPr>
            <w:lang w:eastAsia="zh-CN"/>
          </w:rPr>
          <w:t>VNF Instance Management</w:t>
        </w:r>
      </w:ins>
    </w:p>
    <w:p w:rsidR="00510C4A" w:rsidRDefault="00510C4A">
      <w:pPr>
        <w:pStyle w:val="BodyText"/>
        <w:numPr>
          <w:ilvl w:val="0"/>
          <w:numId w:val="22"/>
        </w:numPr>
        <w:spacing w:before="0" w:after="0"/>
        <w:rPr>
          <w:ins w:id="1268" w:author="Seggelke, Klaus" w:date="2017-03-06T15:16:00Z"/>
          <w:lang w:eastAsia="zh-CN"/>
        </w:rPr>
        <w:pPrChange w:id="1269" w:author="Seggelke, Klaus" w:date="2017-03-06T15:16:00Z">
          <w:pPr>
            <w:pStyle w:val="BodyText"/>
          </w:pPr>
        </w:pPrChange>
      </w:pPr>
      <w:ins w:id="1270" w:author="Seggelke, Klaus" w:date="2017-03-06T15:16:00Z">
        <w:r>
          <w:rPr>
            <w:lang w:eastAsia="zh-CN"/>
          </w:rPr>
          <w:t>Virtualized Resource Management</w:t>
        </w:r>
      </w:ins>
    </w:p>
    <w:p w:rsidR="00510C4A" w:rsidRDefault="00510C4A">
      <w:pPr>
        <w:pStyle w:val="BodyText"/>
        <w:numPr>
          <w:ilvl w:val="0"/>
          <w:numId w:val="22"/>
        </w:numPr>
        <w:spacing w:before="0" w:after="0"/>
        <w:rPr>
          <w:ins w:id="1271" w:author="Seggelke, Klaus" w:date="2017-03-06T15:16:00Z"/>
          <w:lang w:eastAsia="zh-CN"/>
        </w:rPr>
        <w:pPrChange w:id="1272" w:author="Seggelke, Klaus" w:date="2017-03-06T15:16:00Z">
          <w:pPr>
            <w:pStyle w:val="BodyText"/>
          </w:pPr>
        </w:pPrChange>
      </w:pPr>
      <w:ins w:id="1273" w:author="Seggelke, Klaus" w:date="2017-03-06T15:16:00Z">
        <w:r>
          <w:rPr>
            <w:lang w:eastAsia="zh-CN"/>
          </w:rPr>
          <w:t>Fault/Recovery</w:t>
        </w:r>
      </w:ins>
    </w:p>
    <w:p w:rsidR="00510C4A" w:rsidRDefault="00510C4A">
      <w:pPr>
        <w:pStyle w:val="BodyText"/>
        <w:numPr>
          <w:ilvl w:val="0"/>
          <w:numId w:val="22"/>
        </w:numPr>
        <w:spacing w:before="0" w:after="0"/>
        <w:rPr>
          <w:ins w:id="1274" w:author="Seggelke, Klaus" w:date="2017-03-06T15:16:00Z"/>
          <w:lang w:eastAsia="zh-CN"/>
        </w:rPr>
        <w:pPrChange w:id="1275" w:author="Seggelke, Klaus" w:date="2017-03-06T15:16:00Z">
          <w:pPr>
            <w:pStyle w:val="BodyText"/>
          </w:pPr>
        </w:pPrChange>
      </w:pPr>
      <w:ins w:id="1276" w:author="Seggelke, Klaus" w:date="2017-03-06T15:16:00Z">
        <w:r>
          <w:rPr>
            <w:lang w:eastAsia="zh-CN"/>
          </w:rPr>
          <w:t>VNF Package</w:t>
        </w:r>
      </w:ins>
    </w:p>
    <w:p w:rsidR="00510C4A" w:rsidRDefault="00510C4A">
      <w:pPr>
        <w:pStyle w:val="BodyText"/>
        <w:numPr>
          <w:ilvl w:val="0"/>
          <w:numId w:val="22"/>
        </w:numPr>
        <w:spacing w:before="0" w:after="0"/>
        <w:rPr>
          <w:ins w:id="1277" w:author="Seggelke, Klaus" w:date="2017-03-06T15:00:00Z"/>
        </w:rPr>
        <w:pPrChange w:id="1278" w:author="Seggelke, Klaus" w:date="2017-03-06T15:16:00Z">
          <w:pPr>
            <w:pStyle w:val="Heading1"/>
          </w:pPr>
        </w:pPrChange>
      </w:pPr>
      <w:ins w:id="1279" w:author="Seggelke, Klaus" w:date="2017-03-06T15:16:00Z">
        <w:r>
          <w:rPr>
            <w:lang w:eastAsia="zh-CN"/>
          </w:rPr>
          <w:t>Performance Management</w:t>
        </w:r>
      </w:ins>
    </w:p>
    <w:p w:rsidR="00B0118B" w:rsidRDefault="00B0118B">
      <w:pPr>
        <w:pStyle w:val="BodyText"/>
        <w:rPr>
          <w:ins w:id="1280" w:author="Seggelke, Klaus" w:date="2017-03-06T15:00:00Z"/>
        </w:rPr>
        <w:pPrChange w:id="1281" w:author="Seggelke, Klaus" w:date="2017-03-06T13:37:00Z">
          <w:pPr>
            <w:pStyle w:val="Heading1"/>
          </w:pPr>
        </w:pPrChange>
      </w:pPr>
      <w:ins w:id="1282" w:author="Seggelke, Klaus" w:date="2017-03-06T15:00:00Z">
        <w:r>
          <w:rPr>
            <w:noProof/>
          </w:rPr>
          <w:lastRenderedPageBreak/>
          <w:drawing>
            <wp:inline distT="0" distB="0" distL="0" distR="0" wp14:anchorId="07935CAB" wp14:editId="0843964E">
              <wp:extent cx="5934075" cy="3819525"/>
              <wp:effectExtent l="0" t="0" r="9525" b="9525"/>
              <wp:docPr id="28" name="Chart 28">
                <a:extLst xmlns:a="http://schemas.openxmlformats.org/drawingml/2006/main">
                  <a:ext uri="{FF2B5EF4-FFF2-40B4-BE49-F238E27FC236}">
                    <a16:creationId xmlns:a16="http://schemas.microsoft.com/office/drawing/2014/main" id="{5898E20B-837D-4A57-98BE-31582D4E9E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ins>
    </w:p>
    <w:p w:rsidR="00B0118B" w:rsidRDefault="00510C4A">
      <w:pPr>
        <w:pStyle w:val="BodyText"/>
        <w:rPr>
          <w:ins w:id="1283" w:author="Seggelke, Klaus" w:date="2017-03-06T13:51:00Z"/>
        </w:rPr>
        <w:pPrChange w:id="1284" w:author="Seggelke, Klaus" w:date="2017-03-06T13:37:00Z">
          <w:pPr>
            <w:pStyle w:val="Heading1"/>
          </w:pPr>
        </w:pPrChange>
      </w:pPr>
      <w:ins w:id="1285" w:author="Seggelke, Klaus" w:date="2017-03-06T15:17:00Z">
        <w:r>
          <w:rPr>
            <w:lang w:eastAsia="zh-CN"/>
          </w:rPr>
          <w:t>A more detailed explanation of these areas is given in the following table.</w:t>
        </w:r>
      </w:ins>
    </w:p>
    <w:tbl>
      <w:tblPr>
        <w:tblStyle w:val="GridTable5Dark-Accent4"/>
        <w:tblW w:w="0" w:type="auto"/>
        <w:tblLook w:val="04A0" w:firstRow="1" w:lastRow="0" w:firstColumn="1" w:lastColumn="0" w:noHBand="0" w:noVBand="1"/>
        <w:tblPrChange w:id="1286" w:author="Seggelke, Klaus" w:date="2017-03-06T15:18:00Z">
          <w:tblPr>
            <w:tblStyle w:val="TableGrid"/>
            <w:tblW w:w="0" w:type="auto"/>
            <w:tblLook w:val="04A0" w:firstRow="1" w:lastRow="0" w:firstColumn="1" w:lastColumn="0" w:noHBand="0" w:noVBand="1"/>
          </w:tblPr>
        </w:tblPrChange>
      </w:tblPr>
      <w:tblGrid>
        <w:gridCol w:w="3505"/>
        <w:gridCol w:w="7285"/>
        <w:tblGridChange w:id="1287">
          <w:tblGrid>
            <w:gridCol w:w="3505"/>
            <w:gridCol w:w="1890"/>
            <w:gridCol w:w="5395"/>
          </w:tblGrid>
        </w:tblGridChange>
      </w:tblGrid>
      <w:tr w:rsidR="004E766F" w:rsidTr="00510C4A">
        <w:trPr>
          <w:cnfStyle w:val="100000000000" w:firstRow="1" w:lastRow="0" w:firstColumn="0" w:lastColumn="0" w:oddVBand="0" w:evenVBand="0" w:oddHBand="0" w:evenHBand="0" w:firstRowFirstColumn="0" w:firstRowLastColumn="0" w:lastRowFirstColumn="0" w:lastRowLastColumn="0"/>
          <w:trHeight w:val="575"/>
          <w:ins w:id="1288"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tcPrChange w:id="1289" w:author="Seggelke, Klaus" w:date="2017-03-06T15:18:00Z">
              <w:tcPr>
                <w:tcW w:w="5395" w:type="dxa"/>
                <w:gridSpan w:val="2"/>
              </w:tcPr>
            </w:tcPrChange>
          </w:tcPr>
          <w:p w:rsidR="004E766F" w:rsidRDefault="004E766F">
            <w:pPr>
              <w:pStyle w:val="BodyText"/>
              <w:jc w:val="center"/>
              <w:cnfStyle w:val="101000000000" w:firstRow="1" w:lastRow="0" w:firstColumn="1" w:lastColumn="0" w:oddVBand="0" w:evenVBand="0" w:oddHBand="0" w:evenHBand="0" w:firstRowFirstColumn="0" w:firstRowLastColumn="0" w:lastRowFirstColumn="0" w:lastRowLastColumn="0"/>
              <w:rPr>
                <w:ins w:id="1290" w:author="Seggelke, Klaus" w:date="2017-03-06T13:51:00Z"/>
                <w:lang w:eastAsia="zh-CN"/>
              </w:rPr>
              <w:pPrChange w:id="1291" w:author="Seggelke, Klaus" w:date="2017-03-06T13:53:00Z">
                <w:pPr>
                  <w:pStyle w:val="BodyText"/>
                  <w:cnfStyle w:val="101000000000" w:firstRow="1" w:lastRow="0" w:firstColumn="1" w:lastColumn="0" w:oddVBand="0" w:evenVBand="0" w:oddHBand="0" w:evenHBand="0" w:firstRowFirstColumn="0" w:firstRowLastColumn="0" w:lastRowFirstColumn="0" w:lastRowLastColumn="0"/>
                </w:pPr>
              </w:pPrChange>
            </w:pPr>
            <w:ins w:id="1292" w:author="Seggelke, Klaus" w:date="2017-03-06T13:53:00Z">
              <w:r>
                <w:rPr>
                  <w:lang w:eastAsia="zh-CN"/>
                </w:rPr>
                <w:t>Feature Group</w:t>
              </w:r>
            </w:ins>
          </w:p>
        </w:tc>
        <w:tc>
          <w:tcPr>
            <w:tcW w:w="7285" w:type="dxa"/>
            <w:tcPrChange w:id="1293" w:author="Seggelke, Klaus" w:date="2017-03-06T15:18:00Z">
              <w:tcPr>
                <w:tcW w:w="5395" w:type="dxa"/>
              </w:tcPr>
            </w:tcPrChange>
          </w:tcPr>
          <w:p w:rsidR="004E766F" w:rsidRDefault="004E766F">
            <w:pPr>
              <w:pStyle w:val="BodyText"/>
              <w:jc w:val="center"/>
              <w:cnfStyle w:val="100000000000" w:firstRow="1" w:lastRow="0" w:firstColumn="0" w:lastColumn="0" w:oddVBand="0" w:evenVBand="0" w:oddHBand="0" w:evenHBand="0" w:firstRowFirstColumn="0" w:firstRowLastColumn="0" w:lastRowFirstColumn="0" w:lastRowLastColumn="0"/>
              <w:rPr>
                <w:ins w:id="1294" w:author="Seggelke, Klaus" w:date="2017-03-06T13:51:00Z"/>
                <w:lang w:eastAsia="zh-CN"/>
              </w:rPr>
              <w:pPrChange w:id="1295" w:author="Seggelke, Klaus" w:date="2017-03-06T13:53:00Z">
                <w:pPr>
                  <w:pStyle w:val="BodyText"/>
                  <w:cnfStyle w:val="100000000000" w:firstRow="1" w:lastRow="0" w:firstColumn="0" w:lastColumn="0" w:oddVBand="0" w:evenVBand="0" w:oddHBand="0" w:evenHBand="0" w:firstRowFirstColumn="0" w:firstRowLastColumn="0" w:lastRowFirstColumn="0" w:lastRowLastColumn="0"/>
                </w:pPr>
              </w:pPrChange>
            </w:pPr>
            <w:ins w:id="1296" w:author="Seggelke, Klaus" w:date="2017-03-06T13:53:00Z">
              <w:r>
                <w:rPr>
                  <w:lang w:eastAsia="zh-CN"/>
                </w:rPr>
                <w:t>Description</w:t>
              </w:r>
            </w:ins>
          </w:p>
        </w:tc>
      </w:tr>
      <w:tr w:rsidR="004E766F" w:rsidTr="00E168C7">
        <w:trPr>
          <w:cnfStyle w:val="000000100000" w:firstRow="0" w:lastRow="0" w:firstColumn="0" w:lastColumn="0" w:oddVBand="0" w:evenVBand="0" w:oddHBand="1" w:evenHBand="0" w:firstRowFirstColumn="0" w:firstRowLastColumn="0" w:lastRowFirstColumn="0" w:lastRowLastColumn="0"/>
          <w:ins w:id="1297"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vAlign w:val="center"/>
            <w:tcPrChange w:id="1298" w:author="Seggelke, Klaus" w:date="2017-03-06T14:01:00Z">
              <w:tcPr>
                <w:tcW w:w="5395" w:type="dxa"/>
                <w:gridSpan w:val="2"/>
              </w:tcPr>
            </w:tcPrChange>
          </w:tcPr>
          <w:p w:rsidR="004E766F" w:rsidRDefault="004E766F">
            <w:pPr>
              <w:pStyle w:val="BodyText"/>
              <w:jc w:val="center"/>
              <w:cnfStyle w:val="001000100000" w:firstRow="0" w:lastRow="0" w:firstColumn="1" w:lastColumn="0" w:oddVBand="0" w:evenVBand="0" w:oddHBand="1" w:evenHBand="0" w:firstRowFirstColumn="0" w:firstRowLastColumn="0" w:lastRowFirstColumn="0" w:lastRowLastColumn="0"/>
              <w:rPr>
                <w:ins w:id="1299" w:author="Seggelke, Klaus" w:date="2017-03-06T13:51:00Z"/>
                <w:lang w:eastAsia="zh-CN"/>
              </w:rPr>
              <w:pPrChange w:id="1300" w:author="Seggelke, Klaus" w:date="2017-03-06T14:01:00Z">
                <w:pPr>
                  <w:pStyle w:val="BodyText"/>
                  <w:cnfStyle w:val="001000100000" w:firstRow="0" w:lastRow="0" w:firstColumn="1" w:lastColumn="0" w:oddVBand="0" w:evenVBand="0" w:oddHBand="1" w:evenHBand="0" w:firstRowFirstColumn="0" w:firstRowLastColumn="0" w:lastRowFirstColumn="0" w:lastRowLastColumn="0"/>
                </w:pPr>
              </w:pPrChange>
            </w:pPr>
            <w:ins w:id="1301" w:author="Seggelke, Klaus" w:date="2017-03-06T13:53:00Z">
              <w:r>
                <w:rPr>
                  <w:lang w:eastAsia="zh-CN"/>
                </w:rPr>
                <w:t>VNF Instance Management</w:t>
              </w:r>
            </w:ins>
          </w:p>
        </w:tc>
        <w:tc>
          <w:tcPr>
            <w:tcW w:w="7285" w:type="dxa"/>
            <w:tcPrChange w:id="1302" w:author="Seggelke, Klaus" w:date="2017-03-06T14:01:00Z">
              <w:tcPr>
                <w:tcW w:w="5395" w:type="dxa"/>
              </w:tcPr>
            </w:tcPrChange>
          </w:tcPr>
          <w:p w:rsidR="004E766F" w:rsidRDefault="004E766F">
            <w:pPr>
              <w:pStyle w:val="BodyText"/>
              <w:cnfStyle w:val="000000100000" w:firstRow="0" w:lastRow="0" w:firstColumn="0" w:lastColumn="0" w:oddVBand="0" w:evenVBand="0" w:oddHBand="1" w:evenHBand="0" w:firstRowFirstColumn="0" w:firstRowLastColumn="0" w:lastRowFirstColumn="0" w:lastRowLastColumn="0"/>
              <w:rPr>
                <w:ins w:id="1303" w:author="Seggelke, Klaus" w:date="2017-03-06T13:51:00Z"/>
                <w:lang w:eastAsia="zh-CN"/>
              </w:rPr>
            </w:pPr>
            <w:ins w:id="1304" w:author="Seggelke, Klaus" w:date="2017-03-06T13:54:00Z">
              <w:r>
                <w:rPr>
                  <w:lang w:eastAsia="zh-CN"/>
                </w:rPr>
                <w:t>Validation of VNF Instance Management includes VNF State Management and VNF installation and termination</w:t>
              </w:r>
            </w:ins>
          </w:p>
        </w:tc>
      </w:tr>
      <w:tr w:rsidR="004E766F" w:rsidTr="00E168C7">
        <w:trPr>
          <w:ins w:id="1305"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vAlign w:val="center"/>
            <w:tcPrChange w:id="1306" w:author="Seggelke, Klaus" w:date="2017-03-06T14:01:00Z">
              <w:tcPr>
                <w:tcW w:w="5395" w:type="dxa"/>
                <w:gridSpan w:val="2"/>
              </w:tcPr>
            </w:tcPrChange>
          </w:tcPr>
          <w:p w:rsidR="004E766F" w:rsidRDefault="004E766F">
            <w:pPr>
              <w:pStyle w:val="BodyText"/>
              <w:jc w:val="center"/>
              <w:rPr>
                <w:ins w:id="1307" w:author="Seggelke, Klaus" w:date="2017-03-06T13:51:00Z"/>
                <w:lang w:eastAsia="zh-CN"/>
              </w:rPr>
              <w:pPrChange w:id="1308" w:author="Seggelke, Klaus" w:date="2017-03-06T14:01:00Z">
                <w:pPr>
                  <w:pStyle w:val="BodyText"/>
                </w:pPr>
              </w:pPrChange>
            </w:pPr>
            <w:ins w:id="1309" w:author="Seggelke, Klaus" w:date="2017-03-06T13:54:00Z">
              <w:r>
                <w:rPr>
                  <w:lang w:eastAsia="zh-CN"/>
                </w:rPr>
                <w:t>Virtualized Resource Management</w:t>
              </w:r>
            </w:ins>
          </w:p>
        </w:tc>
        <w:tc>
          <w:tcPr>
            <w:tcW w:w="7285" w:type="dxa"/>
            <w:tcPrChange w:id="1310" w:author="Seggelke, Klaus" w:date="2017-03-06T14:01:00Z">
              <w:tcPr>
                <w:tcW w:w="5395" w:type="dxa"/>
              </w:tcPr>
            </w:tcPrChange>
          </w:tcPr>
          <w:p w:rsidR="00E168C7" w:rsidRDefault="00E168C7">
            <w:pPr>
              <w:pStyle w:val="BodyText"/>
              <w:spacing w:before="0" w:after="0"/>
              <w:cnfStyle w:val="000000000000" w:firstRow="0" w:lastRow="0" w:firstColumn="0" w:lastColumn="0" w:oddVBand="0" w:evenVBand="0" w:oddHBand="0" w:evenHBand="0" w:firstRowFirstColumn="0" w:firstRowLastColumn="0" w:lastRowFirstColumn="0" w:lastRowLastColumn="0"/>
              <w:rPr>
                <w:ins w:id="1311" w:author="Seggelke, Klaus" w:date="2017-03-06T13:59:00Z"/>
                <w:lang w:eastAsia="zh-CN"/>
              </w:rPr>
              <w:pPrChange w:id="1312" w:author="Seggelke, Klaus" w:date="2017-03-06T13:57: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p>
          <w:p w:rsidR="004E766F" w:rsidRDefault="004E766F">
            <w:pPr>
              <w:pStyle w:val="BodyText"/>
              <w:spacing w:before="0" w:after="0"/>
              <w:cnfStyle w:val="000000000000" w:firstRow="0" w:lastRow="0" w:firstColumn="0" w:lastColumn="0" w:oddVBand="0" w:evenVBand="0" w:oddHBand="0" w:evenHBand="0" w:firstRowFirstColumn="0" w:firstRowLastColumn="0" w:lastRowFirstColumn="0" w:lastRowLastColumn="0"/>
              <w:rPr>
                <w:ins w:id="1313" w:author="Seggelke, Klaus" w:date="2017-03-06T13:57:00Z"/>
                <w:lang w:eastAsia="zh-CN"/>
              </w:rPr>
              <w:pPrChange w:id="1314" w:author="Seggelke, Klaus" w:date="2017-03-06T13:57: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15" w:author="Seggelke, Klaus" w:date="2017-03-06T13:54:00Z">
              <w:r>
                <w:rPr>
                  <w:lang w:eastAsia="zh-CN"/>
                </w:rPr>
                <w:t>Validation of Virtualized Resource Management includes</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1316" w:author="Seggelke, Klaus" w:date="2017-03-06T13:54:00Z"/>
                <w:lang w:eastAsia="zh-CN"/>
              </w:rPr>
              <w:pPrChange w:id="1317" w:author="Seggelke, Klaus" w:date="2017-03-06T13:58: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18" w:author="Seggelke, Klaus" w:date="2017-03-06T13:54:00Z">
              <w:r>
                <w:rPr>
                  <w:lang w:eastAsia="zh-CN"/>
                </w:rPr>
                <w:t xml:space="preserve">Scaling up/out the VNF resources </w:t>
              </w:r>
            </w:ins>
            <w:ins w:id="1319" w:author="Seggelke, Klaus" w:date="2017-03-06T13:56:00Z">
              <w:r>
                <w:rPr>
                  <w:lang w:eastAsia="zh-CN"/>
                </w:rPr>
                <w:sym w:font="Wingdings" w:char="F0E0"/>
              </w:r>
            </w:ins>
            <w:ins w:id="1320" w:author="Seggelke, Klaus" w:date="2017-03-06T13:54:00Z">
              <w:r>
                <w:rPr>
                  <w:lang w:eastAsia="zh-CN"/>
                </w:rPr>
                <w:t xml:space="preserve"> addition of virtualized resources</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1321" w:author="Seggelke, Klaus" w:date="2017-03-06T13:54:00Z"/>
                <w:lang w:eastAsia="zh-CN"/>
              </w:rPr>
              <w:pPrChange w:id="1322" w:author="Seggelke, Klaus" w:date="2017-03-06T13:58: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23" w:author="Seggelke, Klaus" w:date="2017-03-06T13:54:00Z">
              <w:r>
                <w:rPr>
                  <w:lang w:eastAsia="zh-CN"/>
                </w:rPr>
                <w:t xml:space="preserve">Scaling down/in the VNF resources </w:t>
              </w:r>
            </w:ins>
            <w:ins w:id="1324" w:author="Seggelke, Klaus" w:date="2017-03-06T13:56:00Z">
              <w:r>
                <w:rPr>
                  <w:lang w:eastAsia="zh-CN"/>
                </w:rPr>
                <w:sym w:font="Wingdings" w:char="F0E0"/>
              </w:r>
            </w:ins>
            <w:ins w:id="1325" w:author="Seggelke, Klaus" w:date="2017-03-06T13:54:00Z">
              <w:r>
                <w:rPr>
                  <w:lang w:eastAsia="zh-CN"/>
                </w:rPr>
                <w:t xml:space="preserve"> removal of virtualized resources</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1326" w:author="Seggelke, Klaus" w:date="2017-03-06T13:54:00Z"/>
                <w:lang w:eastAsia="zh-CN"/>
              </w:rPr>
              <w:pPrChange w:id="1327" w:author="Seggelke, Klaus" w:date="2017-03-06T13:58: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28" w:author="Seggelke, Klaus" w:date="2017-03-06T13:54:00Z">
              <w:r>
                <w:rPr>
                  <w:lang w:eastAsia="zh-CN"/>
                </w:rPr>
                <w:t>Scaling of virtualized specialized hardware acceleration</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1329" w:author="Seggelke, Klaus" w:date="2017-03-06T13:54:00Z"/>
                <w:lang w:eastAsia="zh-CN"/>
              </w:rPr>
              <w:pPrChange w:id="1330" w:author="Seggelke, Klaus" w:date="2017-03-06T13:58: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31" w:author="Seggelke, Klaus" w:date="2017-03-06T13:54:00Z">
              <w:r>
                <w:rPr>
                  <w:lang w:eastAsia="zh-CN"/>
                </w:rPr>
                <w:t>Scaling of network bandwidth</w:t>
              </w:r>
            </w:ins>
          </w:p>
          <w:p w:rsidR="004E766F" w:rsidRDefault="004E766F">
            <w:pPr>
              <w:pStyle w:val="BodyText"/>
              <w:numPr>
                <w:ilvl w:val="0"/>
                <w:numId w:val="22"/>
              </w:numPr>
              <w:spacing w:before="0" w:after="0"/>
              <w:cnfStyle w:val="000000000000" w:firstRow="0" w:lastRow="0" w:firstColumn="0" w:lastColumn="0" w:oddVBand="0" w:evenVBand="0" w:oddHBand="0" w:evenHBand="0" w:firstRowFirstColumn="0" w:firstRowLastColumn="0" w:lastRowFirstColumn="0" w:lastRowLastColumn="0"/>
              <w:rPr>
                <w:ins w:id="1332" w:author="Seggelke, Klaus" w:date="2017-03-06T13:59:00Z"/>
                <w:lang w:eastAsia="zh-CN"/>
              </w:rPr>
              <w:pPrChange w:id="1333" w:author="Seggelke, Klaus" w:date="2017-03-06T13:58:00Z">
                <w:pPr>
                  <w:pStyle w:val="BodyText"/>
                  <w:cnfStyle w:val="000000000000" w:firstRow="0" w:lastRow="0" w:firstColumn="0" w:lastColumn="0" w:oddVBand="0" w:evenVBand="0" w:oddHBand="0" w:evenHBand="0" w:firstRowFirstColumn="0" w:firstRowLastColumn="0" w:lastRowFirstColumn="0" w:lastRowLastColumn="0"/>
                </w:pPr>
              </w:pPrChange>
            </w:pPr>
            <w:ins w:id="1334" w:author="Seggelke, Klaus" w:date="2017-03-06T13:54:00Z">
              <w:r>
                <w:rPr>
                  <w:lang w:eastAsia="zh-CN"/>
                </w:rPr>
                <w:t>Scaling of Storage</w:t>
              </w:r>
            </w:ins>
          </w:p>
          <w:p w:rsidR="00E168C7" w:rsidRDefault="00E168C7">
            <w:pPr>
              <w:pStyle w:val="BodyText"/>
              <w:spacing w:before="0" w:after="0"/>
              <w:ind w:left="720"/>
              <w:cnfStyle w:val="000000000000" w:firstRow="0" w:lastRow="0" w:firstColumn="0" w:lastColumn="0" w:oddVBand="0" w:evenVBand="0" w:oddHBand="0" w:evenHBand="0" w:firstRowFirstColumn="0" w:firstRowLastColumn="0" w:lastRowFirstColumn="0" w:lastRowLastColumn="0"/>
              <w:rPr>
                <w:ins w:id="1335" w:author="Seggelke, Klaus" w:date="2017-03-06T13:51:00Z"/>
                <w:lang w:eastAsia="zh-CN"/>
              </w:rPr>
              <w:pPrChange w:id="1336" w:author="Seggelke, Klaus" w:date="2017-03-06T13:59:00Z">
                <w:pPr>
                  <w:pStyle w:val="BodyText"/>
                  <w:cnfStyle w:val="000000000000" w:firstRow="0" w:lastRow="0" w:firstColumn="0" w:lastColumn="0" w:oddVBand="0" w:evenVBand="0" w:oddHBand="0" w:evenHBand="0" w:firstRowFirstColumn="0" w:firstRowLastColumn="0" w:lastRowFirstColumn="0" w:lastRowLastColumn="0"/>
                </w:pPr>
              </w:pPrChange>
            </w:pPr>
          </w:p>
        </w:tc>
      </w:tr>
      <w:tr w:rsidR="004E766F" w:rsidTr="00E168C7">
        <w:trPr>
          <w:cnfStyle w:val="000000100000" w:firstRow="0" w:lastRow="0" w:firstColumn="0" w:lastColumn="0" w:oddVBand="0" w:evenVBand="0" w:oddHBand="1" w:evenHBand="0" w:firstRowFirstColumn="0" w:firstRowLastColumn="0" w:lastRowFirstColumn="0" w:lastRowLastColumn="0"/>
          <w:ins w:id="1337"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vAlign w:val="center"/>
            <w:tcPrChange w:id="1338" w:author="Seggelke, Klaus" w:date="2017-03-06T14:01:00Z">
              <w:tcPr>
                <w:tcW w:w="5395" w:type="dxa"/>
                <w:gridSpan w:val="2"/>
              </w:tcPr>
            </w:tcPrChange>
          </w:tcPr>
          <w:p w:rsidR="004E766F" w:rsidRDefault="004E766F">
            <w:pPr>
              <w:pStyle w:val="BodyText"/>
              <w:spacing w:before="0" w:after="0"/>
              <w:jc w:val="center"/>
              <w:cnfStyle w:val="001000100000" w:firstRow="0" w:lastRow="0" w:firstColumn="1" w:lastColumn="0" w:oddVBand="0" w:evenVBand="0" w:oddHBand="1" w:evenHBand="0" w:firstRowFirstColumn="0" w:firstRowLastColumn="0" w:lastRowFirstColumn="0" w:lastRowLastColumn="0"/>
              <w:rPr>
                <w:ins w:id="1339" w:author="Seggelke, Klaus" w:date="2017-03-06T13:51:00Z"/>
                <w:lang w:eastAsia="zh-CN"/>
              </w:rPr>
              <w:pPrChange w:id="1340" w:author="Seggelke, Klaus" w:date="2017-03-06T14:01:00Z">
                <w:pPr>
                  <w:pStyle w:val="BodyText"/>
                  <w:cnfStyle w:val="001000100000" w:firstRow="0" w:lastRow="0" w:firstColumn="1" w:lastColumn="0" w:oddVBand="0" w:evenVBand="0" w:oddHBand="1" w:evenHBand="0" w:firstRowFirstColumn="0" w:firstRowLastColumn="0" w:lastRowFirstColumn="0" w:lastRowLastColumn="0"/>
                </w:pPr>
              </w:pPrChange>
            </w:pPr>
            <w:ins w:id="1341" w:author="Seggelke, Klaus" w:date="2017-03-06T13:56:00Z">
              <w:r>
                <w:rPr>
                  <w:lang w:eastAsia="zh-CN"/>
                </w:rPr>
                <w:t>Fault/Recovery</w:t>
              </w:r>
            </w:ins>
          </w:p>
        </w:tc>
        <w:tc>
          <w:tcPr>
            <w:tcW w:w="7285" w:type="dxa"/>
            <w:tcPrChange w:id="1342" w:author="Seggelke, Klaus" w:date="2017-03-06T14:01:00Z">
              <w:tcPr>
                <w:tcW w:w="5395" w:type="dxa"/>
              </w:tcPr>
            </w:tcPrChange>
          </w:tcPr>
          <w:p w:rsidR="00E168C7" w:rsidRDefault="00E168C7">
            <w:pPr>
              <w:pStyle w:val="BodyText"/>
              <w:spacing w:before="0" w:after="0"/>
              <w:cnfStyle w:val="000000100000" w:firstRow="0" w:lastRow="0" w:firstColumn="0" w:lastColumn="0" w:oddVBand="0" w:evenVBand="0" w:oddHBand="1" w:evenHBand="0" w:firstRowFirstColumn="0" w:firstRowLastColumn="0" w:lastRowFirstColumn="0" w:lastRowLastColumn="0"/>
              <w:rPr>
                <w:ins w:id="1343" w:author="Seggelke, Klaus" w:date="2017-03-06T13:59:00Z"/>
                <w:lang w:eastAsia="zh-CN"/>
              </w:rPr>
              <w:pPrChange w:id="1344" w:author="Seggelke, Klaus" w:date="2017-03-06T13:58:00Z">
                <w:pPr>
                  <w:pStyle w:val="BodyText"/>
                  <w:ind w:left="360"/>
                  <w:cnfStyle w:val="000000100000" w:firstRow="0" w:lastRow="0" w:firstColumn="0" w:lastColumn="0" w:oddVBand="0" w:evenVBand="0" w:oddHBand="1" w:evenHBand="0" w:firstRowFirstColumn="0" w:firstRowLastColumn="0" w:lastRowFirstColumn="0" w:lastRowLastColumn="0"/>
                </w:pPr>
              </w:pPrChange>
            </w:pPr>
          </w:p>
          <w:p w:rsidR="004E766F" w:rsidRDefault="004E766F">
            <w:pPr>
              <w:pStyle w:val="BodyText"/>
              <w:spacing w:before="0" w:after="0"/>
              <w:cnfStyle w:val="000000100000" w:firstRow="0" w:lastRow="0" w:firstColumn="0" w:lastColumn="0" w:oddVBand="0" w:evenVBand="0" w:oddHBand="1" w:evenHBand="0" w:firstRowFirstColumn="0" w:firstRowLastColumn="0" w:lastRowFirstColumn="0" w:lastRowLastColumn="0"/>
              <w:rPr>
                <w:ins w:id="1345" w:author="Seggelke, Klaus" w:date="2017-03-06T13:57:00Z"/>
                <w:lang w:eastAsia="zh-CN"/>
              </w:rPr>
              <w:pPrChange w:id="1346" w:author="Seggelke, Klaus" w:date="2017-03-06T13:58:00Z">
                <w:pPr>
                  <w:pStyle w:val="BodyText"/>
                  <w:ind w:left="360"/>
                  <w:cnfStyle w:val="000000100000" w:firstRow="0" w:lastRow="0" w:firstColumn="0" w:lastColumn="0" w:oddVBand="0" w:evenVBand="0" w:oddHBand="1" w:evenHBand="0" w:firstRowFirstColumn="0" w:firstRowLastColumn="0" w:lastRowFirstColumn="0" w:lastRowLastColumn="0"/>
                </w:pPr>
              </w:pPrChange>
            </w:pPr>
            <w:ins w:id="1347" w:author="Seggelke, Klaus" w:date="2017-03-06T13:57:00Z">
              <w:r>
                <w:rPr>
                  <w:lang w:eastAsia="zh-CN"/>
                </w:rPr>
                <w:t>Validation of VNF Fault and Recovery Management includes</w:t>
              </w:r>
            </w:ins>
          </w:p>
          <w:p w:rsidR="004E766F" w:rsidRDefault="004E766F">
            <w:pPr>
              <w:pStyle w:val="BodyText"/>
              <w:numPr>
                <w:ilvl w:val="0"/>
                <w:numId w:val="225"/>
              </w:numPr>
              <w:spacing w:before="0" w:after="0"/>
              <w:cnfStyle w:val="000000100000" w:firstRow="0" w:lastRow="0" w:firstColumn="0" w:lastColumn="0" w:oddVBand="0" w:evenVBand="0" w:oddHBand="1" w:evenHBand="0" w:firstRowFirstColumn="0" w:firstRowLastColumn="0" w:lastRowFirstColumn="0" w:lastRowLastColumn="0"/>
              <w:rPr>
                <w:ins w:id="1348" w:author="Seggelke, Klaus" w:date="2017-03-06T13:57:00Z"/>
                <w:lang w:eastAsia="zh-CN"/>
              </w:rPr>
              <w:pPrChange w:id="1349" w:author="Seggelke, Klaus" w:date="2017-03-06T13:58:00Z">
                <w:pPr>
                  <w:pStyle w:val="BodyText"/>
                  <w:numPr>
                    <w:ilvl w:val="1"/>
                    <w:numId w:val="22"/>
                  </w:numPr>
                  <w:ind w:left="1440" w:hanging="360"/>
                  <w:cnfStyle w:val="000000100000" w:firstRow="0" w:lastRow="0" w:firstColumn="0" w:lastColumn="0" w:oddVBand="0" w:evenVBand="0" w:oddHBand="1" w:evenHBand="0" w:firstRowFirstColumn="0" w:firstRowLastColumn="0" w:lastRowFirstColumn="0" w:lastRowLastColumn="0"/>
                </w:pPr>
              </w:pPrChange>
            </w:pPr>
            <w:ins w:id="1350" w:author="Seggelke, Klaus" w:date="2017-03-06T13:57:00Z">
              <w:r>
                <w:rPr>
                  <w:lang w:eastAsia="zh-CN"/>
                </w:rPr>
                <w:t xml:space="preserve">VNF Recovery </w:t>
              </w:r>
              <w:r>
                <w:rPr>
                  <w:lang w:eastAsia="zh-CN"/>
                </w:rPr>
                <w:sym w:font="Wingdings" w:char="F0E0"/>
              </w:r>
              <w:r>
                <w:rPr>
                  <w:lang w:eastAsia="zh-CN"/>
                </w:rPr>
                <w:t xml:space="preserve"> healing</w:t>
              </w:r>
            </w:ins>
          </w:p>
          <w:p w:rsidR="004E766F" w:rsidRDefault="004E766F">
            <w:pPr>
              <w:pStyle w:val="BodyText"/>
              <w:numPr>
                <w:ilvl w:val="0"/>
                <w:numId w:val="225"/>
              </w:numPr>
              <w:spacing w:before="0" w:after="0"/>
              <w:cnfStyle w:val="000000100000" w:firstRow="0" w:lastRow="0" w:firstColumn="0" w:lastColumn="0" w:oddVBand="0" w:evenVBand="0" w:oddHBand="1" w:evenHBand="0" w:firstRowFirstColumn="0" w:firstRowLastColumn="0" w:lastRowFirstColumn="0" w:lastRowLastColumn="0"/>
              <w:rPr>
                <w:ins w:id="1351" w:author="Seggelke, Klaus" w:date="2017-03-06T13:59:00Z"/>
                <w:lang w:eastAsia="zh-CN"/>
              </w:rPr>
              <w:pPrChange w:id="1352" w:author="Seggelke, Klaus" w:date="2017-03-06T13:58:00Z">
                <w:pPr>
                  <w:pStyle w:val="BodyText"/>
                  <w:cnfStyle w:val="000000100000" w:firstRow="0" w:lastRow="0" w:firstColumn="0" w:lastColumn="0" w:oddVBand="0" w:evenVBand="0" w:oddHBand="1" w:evenHBand="0" w:firstRowFirstColumn="0" w:firstRowLastColumn="0" w:lastRowFirstColumn="0" w:lastRowLastColumn="0"/>
                </w:pPr>
              </w:pPrChange>
            </w:pPr>
            <w:ins w:id="1353" w:author="Seggelke, Klaus" w:date="2017-03-06T13:57:00Z">
              <w:r>
                <w:rPr>
                  <w:lang w:eastAsia="zh-CN"/>
                </w:rPr>
                <w:t xml:space="preserve">VNF Migration Management </w:t>
              </w:r>
              <w:r>
                <w:rPr>
                  <w:lang w:eastAsia="zh-CN"/>
                </w:rPr>
                <w:sym w:font="Wingdings" w:char="F0E0"/>
              </w:r>
              <w:r>
                <w:rPr>
                  <w:lang w:eastAsia="zh-CN"/>
                </w:rPr>
                <w:t xml:space="preserve"> resource migration</w:t>
              </w:r>
            </w:ins>
          </w:p>
          <w:p w:rsidR="00E168C7" w:rsidRDefault="00E168C7">
            <w:pPr>
              <w:pStyle w:val="BodyText"/>
              <w:spacing w:before="0" w:after="0"/>
              <w:ind w:left="360"/>
              <w:cnfStyle w:val="000000100000" w:firstRow="0" w:lastRow="0" w:firstColumn="0" w:lastColumn="0" w:oddVBand="0" w:evenVBand="0" w:oddHBand="1" w:evenHBand="0" w:firstRowFirstColumn="0" w:firstRowLastColumn="0" w:lastRowFirstColumn="0" w:lastRowLastColumn="0"/>
              <w:rPr>
                <w:ins w:id="1354" w:author="Seggelke, Klaus" w:date="2017-03-06T13:51:00Z"/>
                <w:lang w:eastAsia="zh-CN"/>
              </w:rPr>
              <w:pPrChange w:id="1355" w:author="Seggelke, Klaus" w:date="2017-03-06T13:59:00Z">
                <w:pPr>
                  <w:pStyle w:val="BodyText"/>
                  <w:cnfStyle w:val="000000100000" w:firstRow="0" w:lastRow="0" w:firstColumn="0" w:lastColumn="0" w:oddVBand="0" w:evenVBand="0" w:oddHBand="1" w:evenHBand="0" w:firstRowFirstColumn="0" w:firstRowLastColumn="0" w:lastRowFirstColumn="0" w:lastRowLastColumn="0"/>
                </w:pPr>
              </w:pPrChange>
            </w:pPr>
          </w:p>
        </w:tc>
      </w:tr>
      <w:tr w:rsidR="004E766F" w:rsidTr="00E168C7">
        <w:trPr>
          <w:ins w:id="1356" w:author="Seggelke, Klaus" w:date="2017-03-06T13:51:00Z"/>
        </w:trPr>
        <w:tc>
          <w:tcPr>
            <w:cnfStyle w:val="001000000000" w:firstRow="0" w:lastRow="0" w:firstColumn="1" w:lastColumn="0" w:oddVBand="0" w:evenVBand="0" w:oddHBand="0" w:evenHBand="0" w:firstRowFirstColumn="0" w:firstRowLastColumn="0" w:lastRowFirstColumn="0" w:lastRowLastColumn="0"/>
            <w:tcW w:w="3505" w:type="dxa"/>
            <w:vAlign w:val="center"/>
            <w:tcPrChange w:id="1357" w:author="Seggelke, Klaus" w:date="2017-03-06T14:01:00Z">
              <w:tcPr>
                <w:tcW w:w="5395" w:type="dxa"/>
                <w:gridSpan w:val="2"/>
              </w:tcPr>
            </w:tcPrChange>
          </w:tcPr>
          <w:p w:rsidR="00510C4A" w:rsidRDefault="00510C4A">
            <w:pPr>
              <w:pStyle w:val="BodyText"/>
              <w:spacing w:before="0" w:after="0"/>
              <w:jc w:val="center"/>
              <w:rPr>
                <w:ins w:id="1358" w:author="Seggelke, Klaus" w:date="2017-03-06T15:18:00Z"/>
                <w:lang w:eastAsia="zh-CN"/>
              </w:rPr>
              <w:pPrChange w:id="1359" w:author="Seggelke, Klaus" w:date="2017-03-06T14:01:00Z">
                <w:pPr>
                  <w:pStyle w:val="BodyText"/>
                </w:pPr>
              </w:pPrChange>
            </w:pPr>
          </w:p>
          <w:p w:rsidR="004E766F" w:rsidRDefault="00E168C7">
            <w:pPr>
              <w:pStyle w:val="BodyText"/>
              <w:spacing w:before="0" w:after="0"/>
              <w:jc w:val="center"/>
              <w:rPr>
                <w:ins w:id="1360" w:author="Seggelke, Klaus" w:date="2017-03-06T13:51:00Z"/>
                <w:lang w:eastAsia="zh-CN"/>
              </w:rPr>
              <w:pPrChange w:id="1361" w:author="Seggelke, Klaus" w:date="2017-03-06T14:01:00Z">
                <w:pPr>
                  <w:pStyle w:val="BodyText"/>
                </w:pPr>
              </w:pPrChange>
            </w:pPr>
            <w:ins w:id="1362" w:author="Seggelke, Klaus" w:date="2017-03-06T13:58:00Z">
              <w:r>
                <w:rPr>
                  <w:lang w:eastAsia="zh-CN"/>
                </w:rPr>
                <w:lastRenderedPageBreak/>
                <w:t>VNF Package</w:t>
              </w:r>
            </w:ins>
          </w:p>
        </w:tc>
        <w:tc>
          <w:tcPr>
            <w:tcW w:w="7285" w:type="dxa"/>
            <w:tcPrChange w:id="1363" w:author="Seggelke, Klaus" w:date="2017-03-06T14:01:00Z">
              <w:tcPr>
                <w:tcW w:w="5395" w:type="dxa"/>
              </w:tcPr>
            </w:tcPrChange>
          </w:tcPr>
          <w:p w:rsidR="00E168C7" w:rsidRDefault="00E168C7">
            <w:pPr>
              <w:pStyle w:val="BodyText"/>
              <w:spacing w:before="0" w:after="0"/>
              <w:cnfStyle w:val="000000000000" w:firstRow="0" w:lastRow="0" w:firstColumn="0" w:lastColumn="0" w:oddVBand="0" w:evenVBand="0" w:oddHBand="0" w:evenHBand="0" w:firstRowFirstColumn="0" w:firstRowLastColumn="0" w:lastRowFirstColumn="0" w:lastRowLastColumn="0"/>
              <w:rPr>
                <w:ins w:id="1364" w:author="Seggelke, Klaus" w:date="2017-03-06T13:59:00Z"/>
                <w:lang w:eastAsia="zh-CN"/>
              </w:rPr>
              <w:pPrChange w:id="1365" w:author="Seggelke, Klaus" w:date="2017-03-06T13:59: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66" w:author="Seggelke, Klaus" w:date="2017-03-06T13:59:00Z">
              <w:r>
                <w:rPr>
                  <w:lang w:eastAsia="zh-CN"/>
                </w:rPr>
                <w:lastRenderedPageBreak/>
                <w:t>Validation of VNF Package Management</w:t>
              </w:r>
            </w:ins>
          </w:p>
          <w:p w:rsidR="00E168C7" w:rsidRDefault="00E168C7">
            <w:pPr>
              <w:pStyle w:val="BodyText"/>
              <w:numPr>
                <w:ilvl w:val="0"/>
                <w:numId w:val="226"/>
              </w:numPr>
              <w:spacing w:before="0" w:after="0"/>
              <w:cnfStyle w:val="000000000000" w:firstRow="0" w:lastRow="0" w:firstColumn="0" w:lastColumn="0" w:oddVBand="0" w:evenVBand="0" w:oddHBand="0" w:evenHBand="0" w:firstRowFirstColumn="0" w:firstRowLastColumn="0" w:lastRowFirstColumn="0" w:lastRowLastColumn="0"/>
              <w:rPr>
                <w:ins w:id="1367" w:author="Seggelke, Klaus" w:date="2017-03-06T13:59:00Z"/>
                <w:lang w:eastAsia="zh-CN"/>
              </w:rPr>
              <w:pPrChange w:id="1368" w:author="Seggelke, Klaus" w:date="2017-03-06T13:59: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69" w:author="Seggelke, Klaus" w:date="2017-03-06T13:59:00Z">
              <w:r>
                <w:rPr>
                  <w:lang w:eastAsia="zh-CN"/>
                </w:rPr>
                <w:lastRenderedPageBreak/>
                <w:t>VNF Package Content and Signature</w:t>
              </w:r>
            </w:ins>
          </w:p>
          <w:p w:rsidR="00E168C7" w:rsidRDefault="00E168C7">
            <w:pPr>
              <w:pStyle w:val="BodyText"/>
              <w:numPr>
                <w:ilvl w:val="0"/>
                <w:numId w:val="226"/>
              </w:numPr>
              <w:spacing w:before="0" w:after="0"/>
              <w:cnfStyle w:val="000000000000" w:firstRow="0" w:lastRow="0" w:firstColumn="0" w:lastColumn="0" w:oddVBand="0" w:evenVBand="0" w:oddHBand="0" w:evenHBand="0" w:firstRowFirstColumn="0" w:firstRowLastColumn="0" w:lastRowFirstColumn="0" w:lastRowLastColumn="0"/>
              <w:rPr>
                <w:ins w:id="1370" w:author="Seggelke, Klaus" w:date="2017-03-06T13:59:00Z"/>
                <w:lang w:eastAsia="zh-CN"/>
              </w:rPr>
              <w:pPrChange w:id="1371" w:author="Seggelke, Klaus" w:date="2017-03-06T13:59:00Z">
                <w:pPr>
                  <w:pStyle w:val="BodyText"/>
                  <w:numPr>
                    <w:ilvl w:val="1"/>
                    <w:numId w:val="22"/>
                  </w:numPr>
                  <w:ind w:left="1440" w:hanging="360"/>
                  <w:cnfStyle w:val="000000000000" w:firstRow="0" w:lastRow="0" w:firstColumn="0" w:lastColumn="0" w:oddVBand="0" w:evenVBand="0" w:oddHBand="0" w:evenHBand="0" w:firstRowFirstColumn="0" w:firstRowLastColumn="0" w:lastRowFirstColumn="0" w:lastRowLastColumn="0"/>
                </w:pPr>
              </w:pPrChange>
            </w:pPr>
            <w:ins w:id="1372" w:author="Seggelke, Klaus" w:date="2017-03-06T13:59:00Z">
              <w:r>
                <w:rPr>
                  <w:lang w:eastAsia="zh-CN"/>
                </w:rPr>
                <w:t>VNFD validation</w:t>
              </w:r>
            </w:ins>
          </w:p>
          <w:p w:rsidR="004E766F" w:rsidRDefault="00E168C7">
            <w:pPr>
              <w:pStyle w:val="BodyText"/>
              <w:numPr>
                <w:ilvl w:val="0"/>
                <w:numId w:val="226"/>
              </w:numPr>
              <w:spacing w:before="0" w:after="0"/>
              <w:cnfStyle w:val="000000000000" w:firstRow="0" w:lastRow="0" w:firstColumn="0" w:lastColumn="0" w:oddVBand="0" w:evenVBand="0" w:oddHBand="0" w:evenHBand="0" w:firstRowFirstColumn="0" w:firstRowLastColumn="0" w:lastRowFirstColumn="0" w:lastRowLastColumn="0"/>
              <w:rPr>
                <w:ins w:id="1373" w:author="Seggelke, Klaus" w:date="2017-03-06T13:59:00Z"/>
                <w:lang w:eastAsia="zh-CN"/>
              </w:rPr>
              <w:pPrChange w:id="1374" w:author="Seggelke, Klaus" w:date="2017-03-06T13:59:00Z">
                <w:pPr>
                  <w:pStyle w:val="BodyText"/>
                  <w:cnfStyle w:val="000000000000" w:firstRow="0" w:lastRow="0" w:firstColumn="0" w:lastColumn="0" w:oddVBand="0" w:evenVBand="0" w:oddHBand="0" w:evenHBand="0" w:firstRowFirstColumn="0" w:firstRowLastColumn="0" w:lastRowFirstColumn="0" w:lastRowLastColumn="0"/>
                </w:pPr>
              </w:pPrChange>
            </w:pPr>
            <w:ins w:id="1375" w:author="Seggelke, Klaus" w:date="2017-03-06T13:59:00Z">
              <w:r>
                <w:rPr>
                  <w:lang w:eastAsia="zh-CN"/>
                </w:rPr>
                <w:t>VNF snapshot management</w:t>
              </w:r>
            </w:ins>
          </w:p>
          <w:p w:rsidR="00E168C7" w:rsidRDefault="00E168C7">
            <w:pPr>
              <w:pStyle w:val="BodyText"/>
              <w:spacing w:before="0" w:after="0"/>
              <w:cnfStyle w:val="000000000000" w:firstRow="0" w:lastRow="0" w:firstColumn="0" w:lastColumn="0" w:oddVBand="0" w:evenVBand="0" w:oddHBand="0" w:evenHBand="0" w:firstRowFirstColumn="0" w:firstRowLastColumn="0" w:lastRowFirstColumn="0" w:lastRowLastColumn="0"/>
              <w:rPr>
                <w:ins w:id="1376" w:author="Seggelke, Klaus" w:date="2017-03-06T13:51:00Z"/>
                <w:lang w:eastAsia="zh-CN"/>
              </w:rPr>
              <w:pPrChange w:id="1377" w:author="Seggelke, Klaus" w:date="2017-03-06T15:29:00Z">
                <w:pPr>
                  <w:pStyle w:val="BodyText"/>
                  <w:cnfStyle w:val="000000000000" w:firstRow="0" w:lastRow="0" w:firstColumn="0" w:lastColumn="0" w:oddVBand="0" w:evenVBand="0" w:oddHBand="0" w:evenHBand="0" w:firstRowFirstColumn="0" w:firstRowLastColumn="0" w:lastRowFirstColumn="0" w:lastRowLastColumn="0"/>
                </w:pPr>
              </w:pPrChange>
            </w:pPr>
          </w:p>
        </w:tc>
      </w:tr>
      <w:tr w:rsidR="00E168C7" w:rsidTr="00E168C7">
        <w:trPr>
          <w:cnfStyle w:val="000000100000" w:firstRow="0" w:lastRow="0" w:firstColumn="0" w:lastColumn="0" w:oddVBand="0" w:evenVBand="0" w:oddHBand="1" w:evenHBand="0" w:firstRowFirstColumn="0" w:firstRowLastColumn="0" w:lastRowFirstColumn="0" w:lastRowLastColumn="0"/>
          <w:ins w:id="1378" w:author="Seggelke, Klaus" w:date="2017-03-06T14:01:00Z"/>
        </w:trPr>
        <w:tc>
          <w:tcPr>
            <w:cnfStyle w:val="001000000000" w:firstRow="0" w:lastRow="0" w:firstColumn="1" w:lastColumn="0" w:oddVBand="0" w:evenVBand="0" w:oddHBand="0" w:evenHBand="0" w:firstRowFirstColumn="0" w:firstRowLastColumn="0" w:lastRowFirstColumn="0" w:lastRowLastColumn="0"/>
            <w:tcW w:w="3505" w:type="dxa"/>
            <w:vAlign w:val="center"/>
          </w:tcPr>
          <w:p w:rsidR="00E168C7" w:rsidRDefault="00E168C7" w:rsidP="00E168C7">
            <w:pPr>
              <w:pStyle w:val="BodyText"/>
              <w:spacing w:before="0" w:after="0"/>
              <w:jc w:val="center"/>
              <w:rPr>
                <w:ins w:id="1379" w:author="Seggelke, Klaus" w:date="2017-03-06T14:01:00Z"/>
                <w:lang w:eastAsia="zh-CN"/>
              </w:rPr>
            </w:pPr>
            <w:ins w:id="1380" w:author="Seggelke, Klaus" w:date="2017-03-06T14:01:00Z">
              <w:r>
                <w:rPr>
                  <w:lang w:eastAsia="zh-CN"/>
                </w:rPr>
                <w:t>Performance</w:t>
              </w:r>
            </w:ins>
            <w:ins w:id="1381" w:author="Seggelke, Klaus" w:date="2017-03-06T14:02:00Z">
              <w:r>
                <w:rPr>
                  <w:lang w:eastAsia="zh-CN"/>
                </w:rPr>
                <w:t xml:space="preserve"> Management</w:t>
              </w:r>
            </w:ins>
          </w:p>
        </w:tc>
        <w:tc>
          <w:tcPr>
            <w:tcW w:w="7285" w:type="dxa"/>
          </w:tcPr>
          <w:p w:rsidR="00E168C7" w:rsidRDefault="00E168C7" w:rsidP="00E168C7">
            <w:pPr>
              <w:pStyle w:val="BodyText"/>
              <w:spacing w:before="0" w:after="0"/>
              <w:cnfStyle w:val="000000100000" w:firstRow="0" w:lastRow="0" w:firstColumn="0" w:lastColumn="0" w:oddVBand="0" w:evenVBand="0" w:oddHBand="1" w:evenHBand="0" w:firstRowFirstColumn="0" w:firstRowLastColumn="0" w:lastRowFirstColumn="0" w:lastRowLastColumn="0"/>
              <w:rPr>
                <w:ins w:id="1382" w:author="Seggelke, Klaus" w:date="2017-03-06T14:01:00Z"/>
                <w:lang w:eastAsia="zh-CN"/>
              </w:rPr>
            </w:pPr>
          </w:p>
          <w:p w:rsidR="00E168C7" w:rsidRDefault="00E168C7" w:rsidP="00E168C7">
            <w:pPr>
              <w:pStyle w:val="BodyText"/>
              <w:spacing w:before="0" w:after="0"/>
              <w:cnfStyle w:val="000000100000" w:firstRow="0" w:lastRow="0" w:firstColumn="0" w:lastColumn="0" w:oddVBand="0" w:evenVBand="0" w:oddHBand="1" w:evenHBand="0" w:firstRowFirstColumn="0" w:firstRowLastColumn="0" w:lastRowFirstColumn="0" w:lastRowLastColumn="0"/>
              <w:rPr>
                <w:ins w:id="1383" w:author="Seggelke, Klaus" w:date="2017-03-06T14:01:00Z"/>
                <w:lang w:eastAsia="zh-CN"/>
              </w:rPr>
            </w:pPr>
            <w:ins w:id="1384" w:author="Seggelke, Klaus" w:date="2017-03-06T14:01:00Z">
              <w:r>
                <w:rPr>
                  <w:lang w:eastAsia="zh-CN"/>
                </w:rPr>
                <w:t>Validation of Performance Management</w:t>
              </w:r>
            </w:ins>
          </w:p>
          <w:p w:rsidR="00E168C7" w:rsidRDefault="00E168C7" w:rsidP="00E168C7">
            <w:pPr>
              <w:pStyle w:val="BodyText"/>
              <w:spacing w:before="0" w:after="0"/>
              <w:cnfStyle w:val="000000100000" w:firstRow="0" w:lastRow="0" w:firstColumn="0" w:lastColumn="0" w:oddVBand="0" w:evenVBand="0" w:oddHBand="1" w:evenHBand="0" w:firstRowFirstColumn="0" w:firstRowLastColumn="0" w:lastRowFirstColumn="0" w:lastRowLastColumn="0"/>
              <w:rPr>
                <w:ins w:id="1385" w:author="Seggelke, Klaus" w:date="2017-03-06T14:01:00Z"/>
                <w:lang w:eastAsia="zh-CN"/>
              </w:rPr>
            </w:pPr>
          </w:p>
        </w:tc>
      </w:tr>
    </w:tbl>
    <w:p w:rsidR="00650FBB" w:rsidRDefault="00650FBB">
      <w:pPr>
        <w:pStyle w:val="BodyText"/>
        <w:rPr>
          <w:ins w:id="1386" w:author="Seggelke, Klaus" w:date="2017-03-06T16:20:00Z"/>
        </w:rPr>
        <w:pPrChange w:id="1387" w:author="Seggelke, Klaus" w:date="2017-03-06T13:37:00Z">
          <w:pPr>
            <w:pStyle w:val="Heading1"/>
          </w:pPr>
        </w:pPrChange>
      </w:pPr>
    </w:p>
    <w:p w:rsidR="00B018A6" w:rsidDel="00B018A6" w:rsidRDefault="00B018A6" w:rsidP="00B018A6">
      <w:pPr>
        <w:pStyle w:val="Heading1"/>
        <w:rPr>
          <w:del w:id="1388" w:author="Seggelke, Klaus" w:date="2017-03-06T16:20:00Z"/>
          <w:moveTo w:id="1389" w:author="Seggelke, Klaus" w:date="2017-03-06T16:20:00Z"/>
        </w:rPr>
      </w:pPr>
      <w:moveToRangeStart w:id="1390" w:author="Seggelke, Klaus" w:date="2017-03-06T16:20:00Z" w:name="move476580541"/>
      <w:moveTo w:id="1391" w:author="Seggelke, Klaus" w:date="2017-03-06T16:20:00Z">
        <w:del w:id="1392" w:author="Seggelke, Klaus" w:date="2017-03-06T16:20:00Z">
          <w:r w:rsidDel="00B018A6">
            <w:delText>Life-Cycle Management Overview</w:delText>
          </w:r>
        </w:del>
      </w:moveTo>
    </w:p>
    <w:p w:rsidR="00B018A6" w:rsidRDefault="00B018A6" w:rsidP="00B018A6">
      <w:pPr>
        <w:rPr>
          <w:moveTo w:id="1393" w:author="Seggelke, Klaus" w:date="2017-03-06T16:20:00Z"/>
          <w:lang w:eastAsia="zh-CN"/>
        </w:rPr>
      </w:pPr>
      <w:moveTo w:id="1394" w:author="Seggelke, Klaus" w:date="2017-03-06T16:20:00Z">
        <w:r>
          <w:rPr>
            <w:lang w:eastAsia="zh-CN"/>
          </w:rPr>
          <w:t>The Life-Cycle Management of a VNF includes following processes:</w:t>
        </w:r>
      </w:moveTo>
    </w:p>
    <w:p w:rsidR="00B018A6" w:rsidRDefault="00B018A6" w:rsidP="00B018A6">
      <w:pPr>
        <w:pStyle w:val="ListParagraph"/>
        <w:numPr>
          <w:ilvl w:val="0"/>
          <w:numId w:val="16"/>
        </w:numPr>
        <w:rPr>
          <w:moveTo w:id="1395" w:author="Seggelke, Klaus" w:date="2017-03-06T16:20:00Z"/>
          <w:lang w:eastAsia="zh-CN"/>
        </w:rPr>
      </w:pPr>
      <w:moveTo w:id="1396" w:author="Seggelke, Klaus" w:date="2017-03-06T16:20:00Z">
        <w:r>
          <w:rPr>
            <w:lang w:eastAsia="zh-CN"/>
          </w:rPr>
          <w:t>VNF Instance Management</w:t>
        </w:r>
      </w:moveTo>
    </w:p>
    <w:p w:rsidR="00B018A6" w:rsidRDefault="00B018A6" w:rsidP="00B018A6">
      <w:pPr>
        <w:pStyle w:val="ListParagraph"/>
        <w:numPr>
          <w:ilvl w:val="1"/>
          <w:numId w:val="16"/>
        </w:numPr>
        <w:rPr>
          <w:moveTo w:id="1397" w:author="Seggelke, Klaus" w:date="2017-03-06T16:20:00Z"/>
          <w:lang w:eastAsia="zh-CN"/>
        </w:rPr>
      </w:pPr>
      <w:moveTo w:id="1398" w:author="Seggelke, Klaus" w:date="2017-03-06T16:20:00Z">
        <w:r>
          <w:rPr>
            <w:lang w:eastAsia="zh-CN"/>
          </w:rPr>
          <w:t>VNF State Management</w:t>
        </w:r>
      </w:moveTo>
    </w:p>
    <w:p w:rsidR="00B018A6" w:rsidRPr="00EF763E" w:rsidRDefault="00B018A6" w:rsidP="00B018A6">
      <w:pPr>
        <w:pStyle w:val="ListParagraph"/>
        <w:numPr>
          <w:ilvl w:val="2"/>
          <w:numId w:val="16"/>
        </w:numPr>
        <w:rPr>
          <w:moveTo w:id="1399" w:author="Seggelke, Klaus" w:date="2017-03-06T16:20:00Z"/>
          <w:lang w:eastAsia="zh-CN"/>
        </w:rPr>
      </w:pPr>
      <w:moveTo w:id="1400" w:author="Seggelke, Klaus" w:date="2017-03-06T16:20:00Z">
        <w:r>
          <w:rPr>
            <w:lang w:eastAsia="zh-CN"/>
          </w:rPr>
          <w:t>VNF active and inactive</w:t>
        </w:r>
      </w:moveTo>
    </w:p>
    <w:p w:rsidR="00B018A6" w:rsidRDefault="00B018A6" w:rsidP="00B018A6">
      <w:pPr>
        <w:pStyle w:val="ListParagraph"/>
        <w:numPr>
          <w:ilvl w:val="1"/>
          <w:numId w:val="16"/>
        </w:numPr>
        <w:rPr>
          <w:moveTo w:id="1401" w:author="Seggelke, Klaus" w:date="2017-03-06T16:20:00Z"/>
          <w:lang w:eastAsia="zh-CN"/>
        </w:rPr>
      </w:pPr>
      <w:moveTo w:id="1402" w:author="Seggelke, Klaus" w:date="2017-03-06T16:20:00Z">
        <w:r w:rsidRPr="00EF763E">
          <w:rPr>
            <w:lang w:eastAsia="zh-CN"/>
          </w:rPr>
          <w:t>VNF installation and termination</w:t>
        </w:r>
      </w:moveTo>
    </w:p>
    <w:p w:rsidR="00B018A6" w:rsidRDefault="00B018A6" w:rsidP="00B018A6">
      <w:pPr>
        <w:pStyle w:val="ListParagraph"/>
        <w:numPr>
          <w:ilvl w:val="1"/>
          <w:numId w:val="16"/>
        </w:numPr>
        <w:rPr>
          <w:moveTo w:id="1403" w:author="Seggelke, Klaus" w:date="2017-03-06T16:20:00Z"/>
          <w:lang w:eastAsia="zh-CN"/>
        </w:rPr>
      </w:pPr>
      <w:moveTo w:id="1404" w:author="Seggelke, Klaus" w:date="2017-03-06T16:20:00Z">
        <w:r>
          <w:rPr>
            <w:lang w:eastAsia="zh-CN"/>
          </w:rPr>
          <w:t>VNF snapshot management</w:t>
        </w:r>
      </w:moveTo>
    </w:p>
    <w:p w:rsidR="00B018A6" w:rsidRDefault="00B018A6" w:rsidP="00B018A6">
      <w:pPr>
        <w:pStyle w:val="ListParagraph"/>
        <w:numPr>
          <w:ilvl w:val="0"/>
          <w:numId w:val="16"/>
        </w:numPr>
        <w:rPr>
          <w:moveTo w:id="1405" w:author="Seggelke, Klaus" w:date="2017-03-06T16:20:00Z"/>
          <w:lang w:eastAsia="zh-CN"/>
        </w:rPr>
      </w:pPr>
      <w:moveTo w:id="1406" w:author="Seggelke, Klaus" w:date="2017-03-06T16:20:00Z">
        <w:r>
          <w:rPr>
            <w:lang w:eastAsia="zh-CN"/>
          </w:rPr>
          <w:t>Virtualized Resource Management</w:t>
        </w:r>
      </w:moveTo>
    </w:p>
    <w:p w:rsidR="00B018A6" w:rsidRDefault="00B018A6" w:rsidP="00B018A6">
      <w:pPr>
        <w:pStyle w:val="ListParagraph"/>
        <w:numPr>
          <w:ilvl w:val="1"/>
          <w:numId w:val="16"/>
        </w:numPr>
        <w:rPr>
          <w:moveTo w:id="1407" w:author="Seggelke, Klaus" w:date="2017-03-06T16:20:00Z"/>
          <w:lang w:eastAsia="zh-CN"/>
        </w:rPr>
      </w:pPr>
      <w:moveTo w:id="1408" w:author="Seggelke, Klaus" w:date="2017-03-06T16:20:00Z">
        <w:r w:rsidRPr="00EF763E">
          <w:rPr>
            <w:lang w:eastAsia="zh-CN"/>
          </w:rPr>
          <w:t>Scaling up</w:t>
        </w:r>
        <w:r>
          <w:rPr>
            <w:lang w:eastAsia="zh-CN"/>
          </w:rPr>
          <w:t>/out</w:t>
        </w:r>
        <w:r w:rsidRPr="00EF763E">
          <w:rPr>
            <w:lang w:eastAsia="zh-CN"/>
          </w:rPr>
          <w:t xml:space="preserve"> the VNF resources</w:t>
        </w:r>
        <w:r>
          <w:rPr>
            <w:lang w:eastAsia="zh-CN"/>
          </w:rPr>
          <w:t xml:space="preserve"> </w:t>
        </w:r>
        <w:r>
          <w:rPr>
            <w:lang w:eastAsia="zh-CN"/>
          </w:rPr>
          <w:sym w:font="Wingdings" w:char="F0E0"/>
        </w:r>
        <w:r>
          <w:rPr>
            <w:lang w:eastAsia="zh-CN"/>
          </w:rPr>
          <w:t xml:space="preserve"> addition of virtualized resources</w:t>
        </w:r>
      </w:moveTo>
    </w:p>
    <w:p w:rsidR="00B018A6" w:rsidRDefault="00B018A6" w:rsidP="00B018A6">
      <w:pPr>
        <w:pStyle w:val="ListParagraph"/>
        <w:numPr>
          <w:ilvl w:val="1"/>
          <w:numId w:val="16"/>
        </w:numPr>
        <w:rPr>
          <w:moveTo w:id="1409" w:author="Seggelke, Klaus" w:date="2017-03-06T16:20:00Z"/>
          <w:lang w:eastAsia="zh-CN"/>
        </w:rPr>
      </w:pPr>
      <w:moveTo w:id="1410" w:author="Seggelke, Klaus" w:date="2017-03-06T16:20:00Z">
        <w:r>
          <w:rPr>
            <w:lang w:eastAsia="zh-CN"/>
          </w:rPr>
          <w:t>Scaling down/in</w:t>
        </w:r>
        <w:r w:rsidRPr="00EF763E">
          <w:rPr>
            <w:lang w:eastAsia="zh-CN"/>
          </w:rPr>
          <w:t xml:space="preserve"> the VNF resources</w:t>
        </w:r>
        <w:r>
          <w:rPr>
            <w:lang w:eastAsia="zh-CN"/>
          </w:rPr>
          <w:t xml:space="preserve"> </w:t>
        </w:r>
        <w:r>
          <w:rPr>
            <w:lang w:eastAsia="zh-CN"/>
          </w:rPr>
          <w:sym w:font="Wingdings" w:char="F0E0"/>
        </w:r>
        <w:r>
          <w:rPr>
            <w:lang w:eastAsia="zh-CN"/>
          </w:rPr>
          <w:t xml:space="preserve"> removal of virtualized resources</w:t>
        </w:r>
      </w:moveTo>
    </w:p>
    <w:p w:rsidR="00B018A6" w:rsidRDefault="00B018A6" w:rsidP="00B018A6">
      <w:pPr>
        <w:pStyle w:val="ListParagraph"/>
        <w:numPr>
          <w:ilvl w:val="1"/>
          <w:numId w:val="16"/>
        </w:numPr>
        <w:rPr>
          <w:moveTo w:id="1411" w:author="Seggelke, Klaus" w:date="2017-03-06T16:20:00Z"/>
          <w:lang w:eastAsia="zh-CN"/>
        </w:rPr>
      </w:pPr>
      <w:moveTo w:id="1412" w:author="Seggelke, Klaus" w:date="2017-03-06T16:20:00Z">
        <w:r>
          <w:rPr>
            <w:lang w:eastAsia="zh-CN"/>
          </w:rPr>
          <w:t>Scaling of virtualized specialized hardware acceleration</w:t>
        </w:r>
      </w:moveTo>
    </w:p>
    <w:p w:rsidR="00B018A6" w:rsidRDefault="00B018A6" w:rsidP="00B018A6">
      <w:pPr>
        <w:pStyle w:val="ListParagraph"/>
        <w:numPr>
          <w:ilvl w:val="1"/>
          <w:numId w:val="16"/>
        </w:numPr>
        <w:rPr>
          <w:moveTo w:id="1413" w:author="Seggelke, Klaus" w:date="2017-03-06T16:20:00Z"/>
          <w:lang w:eastAsia="zh-CN"/>
        </w:rPr>
      </w:pPr>
      <w:moveTo w:id="1414" w:author="Seggelke, Klaus" w:date="2017-03-06T16:20:00Z">
        <w:r>
          <w:rPr>
            <w:lang w:eastAsia="zh-CN"/>
          </w:rPr>
          <w:t>Scaling of network bandwidth</w:t>
        </w:r>
      </w:moveTo>
    </w:p>
    <w:p w:rsidR="00B018A6" w:rsidRPr="00EF763E" w:rsidRDefault="00B018A6" w:rsidP="00B018A6">
      <w:pPr>
        <w:pStyle w:val="ListParagraph"/>
        <w:numPr>
          <w:ilvl w:val="1"/>
          <w:numId w:val="16"/>
        </w:numPr>
        <w:rPr>
          <w:moveTo w:id="1415" w:author="Seggelke, Klaus" w:date="2017-03-06T16:20:00Z"/>
          <w:lang w:eastAsia="zh-CN"/>
        </w:rPr>
      </w:pPr>
      <w:moveTo w:id="1416" w:author="Seggelke, Klaus" w:date="2017-03-06T16:20:00Z">
        <w:r>
          <w:rPr>
            <w:lang w:eastAsia="zh-CN"/>
          </w:rPr>
          <w:t>Scaling of Storage</w:t>
        </w:r>
      </w:moveTo>
    </w:p>
    <w:p w:rsidR="00B018A6" w:rsidRDefault="00B018A6" w:rsidP="00B018A6">
      <w:pPr>
        <w:pStyle w:val="ListParagraph"/>
        <w:numPr>
          <w:ilvl w:val="0"/>
          <w:numId w:val="16"/>
        </w:numPr>
        <w:rPr>
          <w:moveTo w:id="1417" w:author="Seggelke, Klaus" w:date="2017-03-06T16:20:00Z"/>
          <w:lang w:eastAsia="zh-CN"/>
        </w:rPr>
      </w:pPr>
      <w:moveTo w:id="1418" w:author="Seggelke, Klaus" w:date="2017-03-06T16:20:00Z">
        <w:r>
          <w:rPr>
            <w:lang w:eastAsia="zh-CN"/>
          </w:rPr>
          <w:t>Performance Management</w:t>
        </w:r>
      </w:moveTo>
    </w:p>
    <w:p w:rsidR="00B018A6" w:rsidRDefault="00B018A6" w:rsidP="00B018A6">
      <w:pPr>
        <w:pStyle w:val="ListParagraph"/>
        <w:numPr>
          <w:ilvl w:val="0"/>
          <w:numId w:val="16"/>
        </w:numPr>
        <w:rPr>
          <w:moveTo w:id="1419" w:author="Seggelke, Klaus" w:date="2017-03-06T16:20:00Z"/>
          <w:lang w:eastAsia="zh-CN"/>
        </w:rPr>
      </w:pPr>
      <w:moveTo w:id="1420" w:author="Seggelke, Klaus" w:date="2017-03-06T16:20:00Z">
        <w:r w:rsidRPr="00EF763E">
          <w:rPr>
            <w:lang w:eastAsia="zh-CN"/>
          </w:rPr>
          <w:t xml:space="preserve">VNF </w:t>
        </w:r>
        <w:r>
          <w:rPr>
            <w:lang w:eastAsia="zh-CN"/>
          </w:rPr>
          <w:t>Fault and Recovery Management</w:t>
        </w:r>
      </w:moveTo>
    </w:p>
    <w:p w:rsidR="00B018A6" w:rsidRDefault="00B018A6" w:rsidP="00B018A6">
      <w:pPr>
        <w:pStyle w:val="ListParagraph"/>
        <w:numPr>
          <w:ilvl w:val="1"/>
          <w:numId w:val="16"/>
        </w:numPr>
        <w:rPr>
          <w:moveTo w:id="1421" w:author="Seggelke, Klaus" w:date="2017-03-06T16:20:00Z"/>
          <w:lang w:eastAsia="zh-CN"/>
        </w:rPr>
      </w:pPr>
      <w:moveTo w:id="1422" w:author="Seggelke, Klaus" w:date="2017-03-06T16:20:00Z">
        <w:r w:rsidRPr="00EF763E">
          <w:rPr>
            <w:lang w:eastAsia="zh-CN"/>
          </w:rPr>
          <w:t xml:space="preserve">VNF </w:t>
        </w:r>
        <w:r>
          <w:rPr>
            <w:lang w:eastAsia="zh-CN"/>
          </w:rPr>
          <w:t xml:space="preserve">Recovery </w:t>
        </w:r>
        <w:r>
          <w:rPr>
            <w:lang w:eastAsia="zh-CN"/>
          </w:rPr>
          <w:sym w:font="Wingdings" w:char="F0E0"/>
        </w:r>
        <w:r>
          <w:rPr>
            <w:lang w:eastAsia="zh-CN"/>
          </w:rPr>
          <w:t xml:space="preserve"> </w:t>
        </w:r>
        <w:r w:rsidRPr="00EF763E">
          <w:rPr>
            <w:lang w:eastAsia="zh-CN"/>
          </w:rPr>
          <w:t>healing</w:t>
        </w:r>
      </w:moveTo>
    </w:p>
    <w:p w:rsidR="00B018A6" w:rsidRDefault="00B018A6" w:rsidP="00B018A6">
      <w:pPr>
        <w:pStyle w:val="ListParagraph"/>
        <w:numPr>
          <w:ilvl w:val="1"/>
          <w:numId w:val="16"/>
        </w:numPr>
        <w:rPr>
          <w:ins w:id="1423" w:author="Seggelke, Klaus" w:date="2017-03-06T16:21:00Z"/>
          <w:lang w:eastAsia="zh-CN"/>
        </w:rPr>
      </w:pPr>
      <w:moveTo w:id="1424" w:author="Seggelke, Klaus" w:date="2017-03-06T16:20:00Z">
        <w:r w:rsidRPr="00EF763E">
          <w:rPr>
            <w:lang w:eastAsia="zh-CN"/>
          </w:rPr>
          <w:t xml:space="preserve">VNF </w:t>
        </w:r>
        <w:r>
          <w:rPr>
            <w:lang w:eastAsia="zh-CN"/>
          </w:rPr>
          <w:t xml:space="preserve">Migration Management </w:t>
        </w:r>
        <w:r>
          <w:rPr>
            <w:lang w:eastAsia="zh-CN"/>
          </w:rPr>
          <w:sym w:font="Wingdings" w:char="F0E0"/>
        </w:r>
        <w:r>
          <w:rPr>
            <w:lang w:eastAsia="zh-CN"/>
          </w:rPr>
          <w:t xml:space="preserve"> </w:t>
        </w:r>
        <w:r w:rsidRPr="00EF763E">
          <w:rPr>
            <w:lang w:eastAsia="zh-CN"/>
          </w:rPr>
          <w:t>resource migration</w:t>
        </w:r>
      </w:moveTo>
    </w:p>
    <w:p w:rsidR="00B018A6" w:rsidRDefault="00B018A6">
      <w:pPr>
        <w:pStyle w:val="ListParagraph"/>
        <w:numPr>
          <w:ilvl w:val="0"/>
          <w:numId w:val="16"/>
        </w:numPr>
        <w:rPr>
          <w:ins w:id="1425" w:author="Seggelke, Klaus" w:date="2017-03-06T16:22:00Z"/>
          <w:lang w:eastAsia="zh-CN"/>
        </w:rPr>
      </w:pPr>
      <w:ins w:id="1426" w:author="Seggelke, Klaus" w:date="2017-03-06T16:22:00Z">
        <w:r>
          <w:rPr>
            <w:lang w:eastAsia="zh-CN"/>
          </w:rPr>
          <w:t>Validation of VNF Package Management</w:t>
        </w:r>
      </w:ins>
    </w:p>
    <w:p w:rsidR="00B018A6" w:rsidRDefault="00B018A6">
      <w:pPr>
        <w:pStyle w:val="ListParagraph"/>
        <w:numPr>
          <w:ilvl w:val="1"/>
          <w:numId w:val="16"/>
        </w:numPr>
        <w:rPr>
          <w:ins w:id="1427" w:author="Seggelke, Klaus" w:date="2017-03-06T16:22:00Z"/>
          <w:lang w:eastAsia="zh-CN"/>
        </w:rPr>
        <w:pPrChange w:id="1428" w:author="Seggelke, Klaus" w:date="2017-03-06T16:23:00Z">
          <w:pPr>
            <w:pStyle w:val="ListParagraph"/>
            <w:numPr>
              <w:numId w:val="16"/>
            </w:numPr>
            <w:ind w:hanging="360"/>
          </w:pPr>
        </w:pPrChange>
      </w:pPr>
      <w:ins w:id="1429" w:author="Seggelke, Klaus" w:date="2017-03-06T16:22:00Z">
        <w:r>
          <w:rPr>
            <w:lang w:eastAsia="zh-CN"/>
          </w:rPr>
          <w:t>VNF Package Content and Signature</w:t>
        </w:r>
      </w:ins>
    </w:p>
    <w:p w:rsidR="00B018A6" w:rsidRPr="00EF763E" w:rsidRDefault="00B018A6">
      <w:pPr>
        <w:pStyle w:val="ListParagraph"/>
        <w:numPr>
          <w:ilvl w:val="1"/>
          <w:numId w:val="16"/>
        </w:numPr>
        <w:rPr>
          <w:moveTo w:id="1430" w:author="Seggelke, Klaus" w:date="2017-03-06T16:20:00Z"/>
          <w:lang w:eastAsia="zh-CN"/>
        </w:rPr>
      </w:pPr>
      <w:ins w:id="1431" w:author="Seggelke, Klaus" w:date="2017-03-06T16:22:00Z">
        <w:r>
          <w:rPr>
            <w:lang w:eastAsia="zh-CN"/>
          </w:rPr>
          <w:t>VNFD validation</w:t>
        </w:r>
      </w:ins>
    </w:p>
    <w:p w:rsidR="00B018A6" w:rsidRDefault="00B018A6" w:rsidP="00B018A6">
      <w:pPr>
        <w:rPr>
          <w:moveTo w:id="1432" w:author="Seggelke, Klaus" w:date="2017-03-06T16:20:00Z"/>
          <w:lang w:eastAsia="zh-CN"/>
        </w:rPr>
      </w:pPr>
    </w:p>
    <w:p w:rsidR="004B12C9" w:rsidRDefault="00B018A6" w:rsidP="00B018A6">
      <w:pPr>
        <w:rPr>
          <w:ins w:id="1433" w:author="Seggelke, Klaus" w:date="2017-03-06T16:31:00Z"/>
          <w:lang w:eastAsia="zh-CN"/>
        </w:rPr>
      </w:pPr>
      <w:moveTo w:id="1434" w:author="Seggelke, Klaus" w:date="2017-03-06T16:20:00Z">
        <w:r>
          <w:rPr>
            <w:lang w:eastAsia="zh-CN"/>
          </w:rPr>
          <w:t>The lifecycle management of a VNF must ensure that the VNF follows the state transition diagram as illustrated below.</w:t>
        </w:r>
      </w:moveTo>
      <w:ins w:id="1435" w:author="Seggelke, Klaus" w:date="2017-03-06T16:25:00Z">
        <w:r>
          <w:rPr>
            <w:lang w:eastAsia="zh-CN"/>
          </w:rPr>
          <w:t xml:space="preserve"> </w:t>
        </w:r>
      </w:ins>
    </w:p>
    <w:p w:rsidR="004B12C9" w:rsidRDefault="004B12C9" w:rsidP="00B018A6">
      <w:pPr>
        <w:rPr>
          <w:ins w:id="1436" w:author="Seggelke, Klaus" w:date="2017-03-06T16:31:00Z"/>
          <w:lang w:eastAsia="zh-CN"/>
        </w:rPr>
      </w:pPr>
    </w:p>
    <w:p w:rsidR="004B12C9" w:rsidRPr="004B12C9" w:rsidRDefault="004B12C9" w:rsidP="00B018A6">
      <w:pPr>
        <w:rPr>
          <w:ins w:id="1437" w:author="Seggelke, Klaus" w:date="2017-03-06T16:31:00Z"/>
          <w:b/>
          <w:color w:val="FF0000"/>
          <w:lang w:eastAsia="zh-CN"/>
          <w:rPrChange w:id="1438" w:author="Seggelke, Klaus" w:date="2017-03-06T16:31:00Z">
            <w:rPr>
              <w:ins w:id="1439" w:author="Seggelke, Klaus" w:date="2017-03-06T16:31:00Z"/>
              <w:lang w:eastAsia="zh-CN"/>
            </w:rPr>
          </w:rPrChange>
        </w:rPr>
      </w:pPr>
      <w:ins w:id="1440" w:author="Seggelke, Klaus" w:date="2017-03-06T16:31:00Z">
        <w:r w:rsidRPr="004B12C9">
          <w:rPr>
            <w:b/>
            <w:color w:val="FF0000"/>
            <w:lang w:eastAsia="zh-CN"/>
            <w:rPrChange w:id="1441" w:author="Seggelke, Klaus" w:date="2017-03-06T16:31:00Z">
              <w:rPr>
                <w:lang w:eastAsia="zh-CN"/>
              </w:rPr>
            </w:rPrChange>
          </w:rPr>
          <w:t>NOTE</w:t>
        </w:r>
      </w:ins>
    </w:p>
    <w:p w:rsidR="00B018A6" w:rsidRDefault="00B018A6">
      <w:pPr>
        <w:ind w:left="720"/>
        <w:rPr>
          <w:moveTo w:id="1442" w:author="Seggelke, Klaus" w:date="2017-03-06T16:20:00Z"/>
          <w:lang w:eastAsia="zh-CN"/>
        </w:rPr>
        <w:pPrChange w:id="1443" w:author="Seggelke, Klaus" w:date="2017-03-06T16:32:00Z">
          <w:pPr/>
        </w:pPrChange>
      </w:pPr>
      <w:ins w:id="1444" w:author="Seggelke, Klaus" w:date="2017-03-06T16:25:00Z">
        <w:r>
          <w:rPr>
            <w:lang w:eastAsia="zh-CN"/>
          </w:rPr>
          <w:t>The diagram represents the current description in the ETSI documents IFA-0007 and IFA-0</w:t>
        </w:r>
      </w:ins>
      <w:ins w:id="1445" w:author="Seggelke, Klaus" w:date="2017-03-06T16:32:00Z">
        <w:r w:rsidR="004B12C9">
          <w:rPr>
            <w:lang w:eastAsia="zh-CN"/>
          </w:rPr>
          <w:t>0</w:t>
        </w:r>
      </w:ins>
      <w:ins w:id="1446" w:author="Seggelke, Klaus" w:date="2017-03-06T16:25:00Z">
        <w:r>
          <w:rPr>
            <w:lang w:eastAsia="zh-CN"/>
          </w:rPr>
          <w:t xml:space="preserve">08. </w:t>
        </w:r>
      </w:ins>
      <w:ins w:id="1447" w:author="Seggelke, Klaus" w:date="2017-03-06T16:26:00Z">
        <w:r>
          <w:rPr>
            <w:lang w:eastAsia="zh-CN"/>
          </w:rPr>
          <w:t>The state diagram in document SWA-001 can</w:t>
        </w:r>
      </w:ins>
      <w:ins w:id="1448" w:author="Seggelke, Klaus" w:date="2017-03-06T16:28:00Z">
        <w:r>
          <w:rPr>
            <w:lang w:eastAsia="zh-CN"/>
          </w:rPr>
          <w:t>’</w:t>
        </w:r>
      </w:ins>
      <w:ins w:id="1449" w:author="Seggelke, Klaus" w:date="2017-03-06T16:26:00Z">
        <w:r>
          <w:rPr>
            <w:lang w:eastAsia="zh-CN"/>
          </w:rPr>
          <w:t xml:space="preserve">t be used as </w:t>
        </w:r>
      </w:ins>
      <w:ins w:id="1450" w:author="Seggelke, Klaus" w:date="2017-03-06T16:28:00Z">
        <w:r>
          <w:rPr>
            <w:lang w:eastAsia="zh-CN"/>
          </w:rPr>
          <w:t>SWA</w:t>
        </w:r>
      </w:ins>
      <w:ins w:id="1451" w:author="Seggelke, Klaus" w:date="2017-03-06T16:26:00Z">
        <w:r>
          <w:rPr>
            <w:lang w:eastAsia="zh-CN"/>
          </w:rPr>
          <w:t xml:space="preserve"> documents are just informal </w:t>
        </w:r>
      </w:ins>
      <w:ins w:id="1452" w:author="Seggelke, Klaus" w:date="2017-03-06T16:28:00Z">
        <w:r>
          <w:rPr>
            <w:lang w:eastAsia="zh-CN"/>
          </w:rPr>
          <w:t xml:space="preserve">and </w:t>
        </w:r>
      </w:ins>
      <w:ins w:id="1453" w:author="Seggelke, Klaus" w:date="2017-03-06T16:26:00Z">
        <w:r>
          <w:rPr>
            <w:lang w:eastAsia="zh-CN"/>
          </w:rPr>
          <w:t xml:space="preserve">not-binding </w:t>
        </w:r>
      </w:ins>
      <w:ins w:id="1454" w:author="Seggelke, Klaus" w:date="2017-03-06T16:27:00Z">
        <w:r>
          <w:rPr>
            <w:lang w:eastAsia="zh-CN"/>
          </w:rPr>
          <w:t>documents</w:t>
        </w:r>
      </w:ins>
      <w:ins w:id="1455" w:author="Seggelke, Klaus" w:date="2017-03-06T16:26:00Z">
        <w:r>
          <w:rPr>
            <w:lang w:eastAsia="zh-CN"/>
          </w:rPr>
          <w:t xml:space="preserve">. </w:t>
        </w:r>
      </w:ins>
      <w:ins w:id="1456" w:author="Seggelke, Klaus" w:date="2017-03-06T16:28:00Z">
        <w:r>
          <w:rPr>
            <w:lang w:eastAsia="zh-CN"/>
          </w:rPr>
          <w:t>I</w:t>
        </w:r>
      </w:ins>
      <w:ins w:id="1457" w:author="Seggelke, Klaus" w:date="2017-03-06T16:29:00Z">
        <w:r>
          <w:rPr>
            <w:lang w:eastAsia="zh-CN"/>
          </w:rPr>
          <w:t xml:space="preserve">FA has acknowledged the differences. Once the result is available, this document </w:t>
        </w:r>
      </w:ins>
      <w:ins w:id="1458" w:author="Seggelke, Klaus" w:date="2017-03-06T16:31:00Z">
        <w:r w:rsidR="004B12C9">
          <w:rPr>
            <w:lang w:eastAsia="zh-CN"/>
          </w:rPr>
          <w:t xml:space="preserve">may need to be corrected </w:t>
        </w:r>
      </w:ins>
      <w:ins w:id="1459" w:author="Seggelke, Klaus" w:date="2017-03-06T16:30:00Z">
        <w:r w:rsidR="004B12C9">
          <w:rPr>
            <w:lang w:eastAsia="zh-CN"/>
          </w:rPr>
          <w:t>and</w:t>
        </w:r>
      </w:ins>
      <w:ins w:id="1460" w:author="Seggelke, Klaus" w:date="2017-03-06T16:29:00Z">
        <w:r>
          <w:rPr>
            <w:lang w:eastAsia="zh-CN"/>
          </w:rPr>
          <w:t xml:space="preserve"> the VNF Lifecycle Management test cases may need to be adjusted or </w:t>
        </w:r>
      </w:ins>
      <w:ins w:id="1461" w:author="Seggelke, Klaus" w:date="2017-03-06T16:30:00Z">
        <w:r>
          <w:rPr>
            <w:lang w:eastAsia="zh-CN"/>
          </w:rPr>
          <w:t>enhanced.</w:t>
        </w:r>
      </w:ins>
    </w:p>
    <w:p w:rsidR="00B018A6" w:rsidRDefault="00B018A6">
      <w:pPr>
        <w:ind w:left="720"/>
        <w:rPr>
          <w:ins w:id="1462" w:author="Seggelke, Klaus" w:date="2017-03-06T16:32:00Z"/>
          <w:lang w:eastAsia="zh-CN"/>
        </w:rPr>
        <w:pPrChange w:id="1463" w:author="Seggelke, Klaus" w:date="2017-03-06T16:32:00Z">
          <w:pPr/>
        </w:pPrChange>
      </w:pPr>
    </w:p>
    <w:p w:rsidR="004B12C9" w:rsidRDefault="004B12C9">
      <w:pPr>
        <w:ind w:left="720"/>
        <w:rPr>
          <w:moveTo w:id="1464" w:author="Seggelke, Klaus" w:date="2017-03-06T16:20:00Z"/>
          <w:lang w:eastAsia="zh-CN"/>
        </w:rPr>
        <w:pPrChange w:id="1465" w:author="Seggelke, Klaus" w:date="2017-03-06T16:32:00Z">
          <w:pPr/>
        </w:pPrChange>
      </w:pPr>
      <w:ins w:id="1466" w:author="Seggelke, Klaus" w:date="2017-03-06T16:32:00Z">
        <w:r w:rsidRPr="004B12C9">
          <w:rPr>
            <w:lang w:eastAsia="zh-CN"/>
          </w:rPr>
          <w:t>The major difference between the tw</w:t>
        </w:r>
        <w:r>
          <w:rPr>
            <w:lang w:eastAsia="zh-CN"/>
          </w:rPr>
          <w:t>o state diagrams is that in IFA-</w:t>
        </w:r>
        <w:r w:rsidRPr="004B12C9">
          <w:rPr>
            <w:lang w:eastAsia="zh-CN"/>
          </w:rPr>
          <w:t>007 the successful instantiation en</w:t>
        </w:r>
        <w:r>
          <w:rPr>
            <w:lang w:eastAsia="zh-CN"/>
          </w:rPr>
          <w:t>ds in the state STARTED. In SWA-</w:t>
        </w:r>
        <w:r w:rsidRPr="004B12C9">
          <w:rPr>
            <w:lang w:eastAsia="zh-CN"/>
          </w:rPr>
          <w:t>001 the state INACTIVE is reached after the successful instantiation and configuration, a start command must be given here to get the VNF in the state ACTIVE.</w:t>
        </w:r>
      </w:ins>
    </w:p>
    <w:p w:rsidR="00B018A6" w:rsidRDefault="00B018A6">
      <w:pPr>
        <w:jc w:val="center"/>
        <w:rPr>
          <w:moveTo w:id="1467" w:author="Seggelke, Klaus" w:date="2017-03-06T16:20:00Z"/>
          <w:lang w:eastAsia="zh-CN"/>
        </w:rPr>
        <w:pPrChange w:id="1468" w:author="Seggelke, Klaus" w:date="2017-03-06T16:25:00Z">
          <w:pPr/>
        </w:pPrChange>
      </w:pPr>
      <w:ins w:id="1469" w:author="Seggelke, Klaus" w:date="2017-03-06T16:25:00Z">
        <w:r>
          <w:rPr>
            <w:rFonts w:ascii="Times New Roman" w:hAnsi="Times New Roman"/>
            <w:noProof/>
          </w:rPr>
          <w:lastRenderedPageBreak/>
          <w:drawing>
            <wp:inline distT="0" distB="0" distL="0" distR="0">
              <wp:extent cx="4599296" cy="4434762"/>
              <wp:effectExtent l="0" t="0" r="0" b="4445"/>
              <wp:docPr id="38" name="Picture 38" descr="cid:image001.jpg@01D28C3A.13B0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28C3A.13B0795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4606307" cy="4441522"/>
                      </a:xfrm>
                      <a:prstGeom prst="rect">
                        <a:avLst/>
                      </a:prstGeom>
                      <a:noFill/>
                      <a:ln>
                        <a:noFill/>
                      </a:ln>
                    </pic:spPr>
                  </pic:pic>
                </a:graphicData>
              </a:graphic>
            </wp:inline>
          </w:drawing>
        </w:r>
      </w:ins>
      <w:moveTo w:id="1470" w:author="Seggelke, Klaus" w:date="2017-03-06T16:20:00Z">
        <w:del w:id="1471" w:author="Seggelke, Klaus" w:date="2017-03-06T16:24:00Z">
          <w:r w:rsidRPr="0027322A" w:rsidDel="00B018A6">
            <w:rPr>
              <w:noProof/>
            </w:rPr>
            <w:drawing>
              <wp:inline distT="0" distB="0" distL="0" distR="0" wp14:anchorId="332BC001" wp14:editId="3071AA40">
                <wp:extent cx="5213445" cy="3232782"/>
                <wp:effectExtent l="0" t="0" r="6350" b="635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4176" cy="3258039"/>
                        </a:xfrm>
                        <a:prstGeom prst="rect">
                          <a:avLst/>
                        </a:prstGeom>
                        <a:noFill/>
                        <a:ln>
                          <a:noFill/>
                        </a:ln>
                        <a:extLst/>
                      </pic:spPr>
                    </pic:pic>
                  </a:graphicData>
                </a:graphic>
              </wp:inline>
            </w:drawing>
          </w:r>
        </w:del>
      </w:moveTo>
    </w:p>
    <w:p w:rsidR="00B018A6" w:rsidRDefault="00B018A6" w:rsidP="00B018A6">
      <w:pPr>
        <w:rPr>
          <w:moveTo w:id="1472" w:author="Seggelke, Klaus" w:date="2017-03-06T16:20:00Z"/>
          <w:lang w:eastAsia="zh-CN"/>
        </w:rPr>
      </w:pPr>
    </w:p>
    <w:p w:rsidR="00B018A6" w:rsidRDefault="004B12C9" w:rsidP="00B018A6">
      <w:pPr>
        <w:rPr>
          <w:moveTo w:id="1473" w:author="Seggelke, Klaus" w:date="2017-03-06T16:20:00Z"/>
          <w:lang w:eastAsia="zh-CN"/>
        </w:rPr>
      </w:pPr>
      <w:ins w:id="1474" w:author="Seggelke, Klaus" w:date="2017-03-06T16:34:00Z">
        <w:r>
          <w:rPr>
            <w:lang w:eastAsia="zh-CN"/>
          </w:rPr>
          <w:t xml:space="preserve">When a VNF gets instantiated, </w:t>
        </w:r>
      </w:ins>
      <w:moveTo w:id="1475" w:author="Seggelke, Klaus" w:date="2017-03-06T16:20:00Z">
        <w:del w:id="1476" w:author="Seggelke, Klaus" w:date="2017-03-06T16:34:00Z">
          <w:r w:rsidR="00B018A6" w:rsidDel="004B12C9">
            <w:rPr>
              <w:lang w:eastAsia="zh-CN"/>
            </w:rPr>
            <w:delText>V</w:delText>
          </w:r>
        </w:del>
      </w:moveTo>
      <w:ins w:id="1477" w:author="Seggelke, Klaus" w:date="2017-03-06T16:34:00Z">
        <w:r>
          <w:rPr>
            <w:lang w:eastAsia="zh-CN"/>
          </w:rPr>
          <w:t>v</w:t>
        </w:r>
      </w:ins>
      <w:moveTo w:id="1478" w:author="Seggelke, Klaus" w:date="2017-03-06T16:20:00Z">
        <w:r w:rsidR="00B018A6">
          <w:rPr>
            <w:lang w:eastAsia="zh-CN"/>
          </w:rPr>
          <w:t xml:space="preserve">irtualized resource </w:t>
        </w:r>
      </w:moveTo>
      <w:ins w:id="1479" w:author="Seggelke, Klaus" w:date="2017-03-06T16:35:00Z">
        <w:r>
          <w:rPr>
            <w:lang w:eastAsia="zh-CN"/>
          </w:rPr>
          <w:t xml:space="preserve">get allocated so that the VNF can </w:t>
        </w:r>
      </w:ins>
      <w:ins w:id="1480" w:author="Seggelke, Klaus" w:date="2017-03-08T09:37:00Z">
        <w:r w:rsidR="00506AB2">
          <w:rPr>
            <w:lang w:eastAsia="zh-CN"/>
          </w:rPr>
          <w:t>operate</w:t>
        </w:r>
      </w:ins>
      <w:ins w:id="1481" w:author="Seggelke, Klaus" w:date="2017-03-06T16:35:00Z">
        <w:r>
          <w:rPr>
            <w:lang w:eastAsia="zh-CN"/>
          </w:rPr>
          <w:t xml:space="preserve">. This virtualized resource </w:t>
        </w:r>
      </w:ins>
      <w:moveTo w:id="1482" w:author="Seggelke, Klaus" w:date="2017-03-06T16:20:00Z">
        <w:r w:rsidR="00B018A6">
          <w:rPr>
            <w:lang w:eastAsia="zh-CN"/>
          </w:rPr>
          <w:t>management includes</w:t>
        </w:r>
      </w:moveTo>
      <w:ins w:id="1483" w:author="Seggelke, Klaus" w:date="2017-03-08T09:37:00Z">
        <w:r w:rsidR="00506AB2">
          <w:rPr>
            <w:lang w:eastAsia="zh-CN"/>
          </w:rPr>
          <w:t xml:space="preserve"> the allocation of</w:t>
        </w:r>
      </w:ins>
      <w:moveTo w:id="1484" w:author="Seggelke, Klaus" w:date="2017-03-06T16:20:00Z">
        <w:del w:id="1485" w:author="Seggelke, Klaus" w:date="2017-03-08T09:37:00Z">
          <w:r w:rsidR="00B018A6" w:rsidDel="00506AB2">
            <w:rPr>
              <w:lang w:eastAsia="zh-CN"/>
            </w:rPr>
            <w:delText xml:space="preserve"> </w:delText>
          </w:r>
        </w:del>
      </w:moveTo>
    </w:p>
    <w:p w:rsidR="00B018A6" w:rsidRDefault="00B018A6" w:rsidP="00B018A6">
      <w:pPr>
        <w:pStyle w:val="ListParagraph"/>
        <w:numPr>
          <w:ilvl w:val="0"/>
          <w:numId w:val="77"/>
        </w:numPr>
        <w:rPr>
          <w:moveTo w:id="1486" w:author="Seggelke, Klaus" w:date="2017-03-06T16:20:00Z"/>
          <w:lang w:eastAsia="zh-CN"/>
        </w:rPr>
      </w:pPr>
      <w:moveTo w:id="1487" w:author="Seggelke, Klaus" w:date="2017-03-06T16:20:00Z">
        <w:r>
          <w:rPr>
            <w:lang w:eastAsia="zh-CN"/>
          </w:rPr>
          <w:t>vCPU</w:t>
        </w:r>
      </w:moveTo>
    </w:p>
    <w:p w:rsidR="00B018A6" w:rsidRDefault="00B018A6" w:rsidP="00B018A6">
      <w:pPr>
        <w:pStyle w:val="ListParagraph"/>
        <w:numPr>
          <w:ilvl w:val="0"/>
          <w:numId w:val="77"/>
        </w:numPr>
        <w:rPr>
          <w:moveTo w:id="1488" w:author="Seggelke, Klaus" w:date="2017-03-06T16:20:00Z"/>
          <w:lang w:eastAsia="zh-CN"/>
        </w:rPr>
      </w:pPr>
      <w:moveTo w:id="1489" w:author="Seggelke, Klaus" w:date="2017-03-06T16:20:00Z">
        <w:r>
          <w:rPr>
            <w:lang w:eastAsia="zh-CN"/>
          </w:rPr>
          <w:t>vMemory</w:t>
        </w:r>
      </w:moveTo>
    </w:p>
    <w:p w:rsidR="00B018A6" w:rsidRDefault="00B018A6" w:rsidP="00B018A6">
      <w:pPr>
        <w:pStyle w:val="ListParagraph"/>
        <w:numPr>
          <w:ilvl w:val="0"/>
          <w:numId w:val="77"/>
        </w:numPr>
        <w:rPr>
          <w:moveTo w:id="1490" w:author="Seggelke, Klaus" w:date="2017-03-06T16:20:00Z"/>
          <w:lang w:eastAsia="zh-CN"/>
        </w:rPr>
      </w:pPr>
      <w:moveTo w:id="1491" w:author="Seggelke, Klaus" w:date="2017-03-06T16:20:00Z">
        <w:r>
          <w:rPr>
            <w:lang w:eastAsia="zh-CN"/>
          </w:rPr>
          <w:t>vNIC</w:t>
        </w:r>
      </w:moveTo>
    </w:p>
    <w:p w:rsidR="00B018A6" w:rsidRDefault="00B018A6" w:rsidP="00B018A6">
      <w:pPr>
        <w:pStyle w:val="ListParagraph"/>
        <w:numPr>
          <w:ilvl w:val="0"/>
          <w:numId w:val="77"/>
        </w:numPr>
        <w:rPr>
          <w:ins w:id="1492" w:author="Seggelke, Klaus" w:date="2017-03-08T09:37:00Z"/>
          <w:lang w:eastAsia="zh-CN"/>
        </w:rPr>
      </w:pPr>
      <w:moveTo w:id="1493" w:author="Seggelke, Klaus" w:date="2017-03-06T16:20:00Z">
        <w:r>
          <w:rPr>
            <w:lang w:eastAsia="zh-CN"/>
          </w:rPr>
          <w:t>vStorage</w:t>
        </w:r>
      </w:moveTo>
    </w:p>
    <w:p w:rsidR="00506AB2" w:rsidRDefault="00506AB2" w:rsidP="00B018A6">
      <w:pPr>
        <w:pStyle w:val="ListParagraph"/>
        <w:numPr>
          <w:ilvl w:val="0"/>
          <w:numId w:val="77"/>
        </w:numPr>
        <w:rPr>
          <w:moveTo w:id="1494" w:author="Seggelke, Klaus" w:date="2017-03-06T16:20:00Z"/>
          <w:lang w:eastAsia="zh-CN"/>
        </w:rPr>
      </w:pPr>
      <w:ins w:id="1495" w:author="Seggelke, Klaus" w:date="2017-03-08T09:37:00Z">
        <w:r>
          <w:rPr>
            <w:lang w:eastAsia="zh-CN"/>
          </w:rPr>
          <w:t>vNICs (</w:t>
        </w:r>
      </w:ins>
      <w:ins w:id="1496" w:author="Seggelke, Klaus" w:date="2017-03-08T09:38:00Z">
        <w:r>
          <w:rPr>
            <w:lang w:eastAsia="zh-CN"/>
          </w:rPr>
          <w:t xml:space="preserve">Video </w:t>
        </w:r>
      </w:ins>
      <w:ins w:id="1497" w:author="Seggelke, Klaus" w:date="2017-03-08T09:37:00Z">
        <w:r>
          <w:rPr>
            <w:lang w:eastAsia="zh-CN"/>
          </w:rPr>
          <w:t>Hardware</w:t>
        </w:r>
      </w:ins>
      <w:ins w:id="1498" w:author="Seggelke, Klaus" w:date="2017-03-08T09:38:00Z">
        <w:r>
          <w:rPr>
            <w:lang w:eastAsia="zh-CN"/>
          </w:rPr>
          <w:t xml:space="preserve"> </w:t>
        </w:r>
      </w:ins>
      <w:ins w:id="1499" w:author="Seggelke, Klaus" w:date="2017-03-08T09:37:00Z">
        <w:r>
          <w:rPr>
            <w:lang w:eastAsia="zh-CN"/>
          </w:rPr>
          <w:t>Acceleration NICs)</w:t>
        </w:r>
      </w:ins>
    </w:p>
    <w:p w:rsidR="00B018A6" w:rsidRDefault="00B018A6" w:rsidP="00B018A6">
      <w:pPr>
        <w:rPr>
          <w:ins w:id="1500" w:author="Seggelke, Klaus" w:date="2017-03-06T16:36:00Z"/>
          <w:lang w:eastAsia="zh-CN"/>
        </w:rPr>
      </w:pPr>
    </w:p>
    <w:p w:rsidR="004B12C9" w:rsidDel="004B12C9" w:rsidRDefault="004B12C9" w:rsidP="00B018A6">
      <w:pPr>
        <w:rPr>
          <w:del w:id="1501" w:author="Seggelke, Klaus" w:date="2017-03-06T16:36:00Z"/>
          <w:moveTo w:id="1502" w:author="Seggelke, Klaus" w:date="2017-03-06T16:20:00Z"/>
          <w:lang w:eastAsia="zh-CN"/>
        </w:rPr>
      </w:pPr>
    </w:p>
    <w:p w:rsidR="00B018A6" w:rsidRDefault="00B018A6" w:rsidP="00B018A6">
      <w:pPr>
        <w:rPr>
          <w:moveTo w:id="1503" w:author="Seggelke, Klaus" w:date="2017-03-06T16:20:00Z"/>
          <w:lang w:eastAsia="zh-CN"/>
        </w:rPr>
      </w:pPr>
      <w:moveTo w:id="1504" w:author="Seggelke, Klaus" w:date="2017-03-06T16:20:00Z">
        <w:r w:rsidRPr="004B12C9">
          <w:rPr>
            <w:b/>
            <w:u w:val="single"/>
            <w:lang w:eastAsia="zh-CN"/>
            <w:rPrChange w:id="1505" w:author="Seggelke, Klaus" w:date="2017-03-06T16:37:00Z">
              <w:rPr>
                <w:lang w:eastAsia="zh-CN"/>
              </w:rPr>
            </w:rPrChange>
          </w:rPr>
          <w:t>Resource vCPU</w:t>
        </w:r>
        <w:r>
          <w:rPr>
            <w:lang w:eastAsia="zh-CN"/>
          </w:rPr>
          <w:t xml:space="preserve"> can be added or removed to/from the VNFC. A vCPU resource can be started, stopped, paused and suspended.</w:t>
        </w:r>
      </w:moveTo>
    </w:p>
    <w:p w:rsidR="00B018A6" w:rsidRDefault="00B018A6">
      <w:pPr>
        <w:jc w:val="center"/>
        <w:rPr>
          <w:moveTo w:id="1506" w:author="Seggelke, Klaus" w:date="2017-03-06T16:20:00Z"/>
          <w:lang w:eastAsia="zh-CN"/>
        </w:rPr>
        <w:pPrChange w:id="1507" w:author="Seggelke, Klaus" w:date="2017-03-06T16:37:00Z">
          <w:pPr/>
        </w:pPrChange>
      </w:pPr>
      <w:moveTo w:id="1508" w:author="Seggelke, Klaus" w:date="2017-03-06T16:20:00Z">
        <w:r>
          <w:rPr>
            <w:noProof/>
          </w:rPr>
          <w:drawing>
            <wp:inline distT="0" distB="0" distL="0" distR="0" wp14:anchorId="139D2275" wp14:editId="0E3FA7BE">
              <wp:extent cx="1763395" cy="1674495"/>
              <wp:effectExtent l="0" t="0" r="825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moveTo>
    </w:p>
    <w:p w:rsidR="00B018A6" w:rsidRDefault="00B018A6" w:rsidP="00B018A6">
      <w:pPr>
        <w:rPr>
          <w:moveTo w:id="1509" w:author="Seggelke, Klaus" w:date="2017-03-06T16:20:00Z"/>
          <w:lang w:eastAsia="zh-CN"/>
        </w:rPr>
      </w:pPr>
      <w:moveTo w:id="1510" w:author="Seggelke, Klaus" w:date="2017-03-06T16:20:00Z">
        <w:r w:rsidRPr="004B12C9">
          <w:rPr>
            <w:b/>
            <w:u w:val="single"/>
            <w:lang w:eastAsia="zh-CN"/>
            <w:rPrChange w:id="1511" w:author="Seggelke, Klaus" w:date="2017-03-06T16:37:00Z">
              <w:rPr>
                <w:lang w:eastAsia="zh-CN"/>
              </w:rPr>
            </w:rPrChange>
          </w:rPr>
          <w:t>Resource vMemory</w:t>
        </w:r>
        <w:r>
          <w:rPr>
            <w:lang w:eastAsia="zh-CN"/>
          </w:rPr>
          <w:t xml:space="preserve"> can be added or removed to/from an VNFC.</w:t>
        </w:r>
      </w:moveTo>
    </w:p>
    <w:p w:rsidR="00B018A6" w:rsidRDefault="00B018A6">
      <w:pPr>
        <w:jc w:val="center"/>
        <w:rPr>
          <w:moveTo w:id="1512" w:author="Seggelke, Klaus" w:date="2017-03-06T16:20:00Z"/>
          <w:lang w:eastAsia="zh-CN"/>
        </w:rPr>
        <w:pPrChange w:id="1513" w:author="Seggelke, Klaus" w:date="2017-03-06T16:37:00Z">
          <w:pPr/>
        </w:pPrChange>
      </w:pPr>
      <w:moveTo w:id="1514" w:author="Seggelke, Klaus" w:date="2017-03-06T16:20:00Z">
        <w:r>
          <w:rPr>
            <w:noProof/>
          </w:rPr>
          <w:lastRenderedPageBreak/>
          <w:drawing>
            <wp:inline distT="0" distB="0" distL="0" distR="0" wp14:anchorId="3B12D135" wp14:editId="5BF0A609">
              <wp:extent cx="1674495" cy="12407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moveTo>
    </w:p>
    <w:p w:rsidR="00B018A6" w:rsidRDefault="00B018A6" w:rsidP="00B018A6">
      <w:pPr>
        <w:rPr>
          <w:moveTo w:id="1515" w:author="Seggelke, Klaus" w:date="2017-03-06T16:20:00Z"/>
          <w:lang w:eastAsia="zh-CN"/>
        </w:rPr>
      </w:pPr>
      <w:moveTo w:id="1516" w:author="Seggelke, Klaus" w:date="2017-03-06T16:20:00Z">
        <w:r w:rsidRPr="004B12C9">
          <w:rPr>
            <w:b/>
            <w:u w:val="single"/>
            <w:lang w:eastAsia="zh-CN"/>
            <w:rPrChange w:id="1517" w:author="Seggelke, Klaus" w:date="2017-03-06T16:37:00Z">
              <w:rPr>
                <w:lang w:eastAsia="zh-CN"/>
              </w:rPr>
            </w:rPrChange>
          </w:rPr>
          <w:t>Resource nNIC</w:t>
        </w:r>
        <w:r>
          <w:rPr>
            <w:lang w:eastAsia="zh-CN"/>
          </w:rPr>
          <w:t xml:space="preserve"> can be added or removed to/from a VNFC.</w:t>
        </w:r>
      </w:moveTo>
    </w:p>
    <w:p w:rsidR="00B018A6" w:rsidRDefault="00B018A6">
      <w:pPr>
        <w:jc w:val="center"/>
        <w:rPr>
          <w:moveTo w:id="1518" w:author="Seggelke, Klaus" w:date="2017-03-06T16:20:00Z"/>
          <w:lang w:eastAsia="zh-CN"/>
        </w:rPr>
        <w:pPrChange w:id="1519" w:author="Seggelke, Klaus" w:date="2017-03-06T16:37:00Z">
          <w:pPr/>
        </w:pPrChange>
      </w:pPr>
      <w:moveTo w:id="1520" w:author="Seggelke, Klaus" w:date="2017-03-06T16:20:00Z">
        <w:r>
          <w:rPr>
            <w:noProof/>
          </w:rPr>
          <w:drawing>
            <wp:inline distT="0" distB="0" distL="0" distR="0" wp14:anchorId="3A1E818F" wp14:editId="3F5D2011">
              <wp:extent cx="1674495" cy="1122045"/>
              <wp:effectExtent l="0" t="0" r="190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moveTo>
    </w:p>
    <w:p w:rsidR="00B018A6" w:rsidRDefault="00B018A6" w:rsidP="00B018A6">
      <w:pPr>
        <w:rPr>
          <w:moveTo w:id="1521" w:author="Seggelke, Klaus" w:date="2017-03-06T16:20:00Z"/>
          <w:lang w:eastAsia="zh-CN"/>
        </w:rPr>
      </w:pPr>
    </w:p>
    <w:p w:rsidR="00B018A6" w:rsidRDefault="00B018A6" w:rsidP="00B018A6">
      <w:pPr>
        <w:rPr>
          <w:moveTo w:id="1522" w:author="Seggelke, Klaus" w:date="2017-03-06T16:20:00Z"/>
          <w:lang w:eastAsia="zh-CN"/>
        </w:rPr>
      </w:pPr>
      <w:moveTo w:id="1523" w:author="Seggelke, Klaus" w:date="2017-03-06T16:20:00Z">
        <w:r w:rsidRPr="004B12C9">
          <w:rPr>
            <w:b/>
            <w:u w:val="single"/>
            <w:lang w:eastAsia="zh-CN"/>
            <w:rPrChange w:id="1524" w:author="Seggelke, Klaus" w:date="2017-03-06T16:37:00Z">
              <w:rPr>
                <w:lang w:eastAsia="zh-CN"/>
              </w:rPr>
            </w:rPrChange>
          </w:rPr>
          <w:t>Resource vStorage</w:t>
        </w:r>
        <w:r>
          <w:rPr>
            <w:lang w:eastAsia="zh-CN"/>
          </w:rPr>
          <w:t xml:space="preserve"> be added or removed to or from a VNFC.</w:t>
        </w:r>
      </w:moveTo>
    </w:p>
    <w:p w:rsidR="00B018A6" w:rsidRDefault="00B018A6">
      <w:pPr>
        <w:jc w:val="center"/>
        <w:rPr>
          <w:moveTo w:id="1525" w:author="Seggelke, Klaus" w:date="2017-03-06T16:20:00Z"/>
          <w:lang w:eastAsia="zh-CN"/>
        </w:rPr>
        <w:pPrChange w:id="1526" w:author="Seggelke, Klaus" w:date="2017-03-06T16:37:00Z">
          <w:pPr/>
        </w:pPrChange>
      </w:pPr>
      <w:moveTo w:id="1527" w:author="Seggelke, Klaus" w:date="2017-03-06T16:20:00Z">
        <w:r>
          <w:rPr>
            <w:noProof/>
          </w:rPr>
          <w:drawing>
            <wp:inline distT="0" distB="0" distL="0" distR="0" wp14:anchorId="72A41333" wp14:editId="1B81825E">
              <wp:extent cx="1656715" cy="1134110"/>
              <wp:effectExtent l="0" t="0" r="63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moveTo>
    </w:p>
    <w:p w:rsidR="00B018A6" w:rsidDel="004B12C9" w:rsidRDefault="00B018A6">
      <w:pPr>
        <w:pStyle w:val="BodyText"/>
        <w:rPr>
          <w:del w:id="1528" w:author="Seggelke, Klaus" w:date="2017-03-06T16:37:00Z"/>
        </w:rPr>
        <w:pPrChange w:id="1529" w:author="Seggelke, Klaus" w:date="2017-03-06T13:37:00Z">
          <w:pPr>
            <w:pStyle w:val="Heading1"/>
          </w:pPr>
        </w:pPrChange>
      </w:pPr>
      <w:bookmarkStart w:id="1530" w:name="_Toc477274870"/>
      <w:bookmarkStart w:id="1531" w:name="_Toc477275331"/>
      <w:bookmarkEnd w:id="1530"/>
      <w:bookmarkEnd w:id="1531"/>
    </w:p>
    <w:p w:rsidR="004B12C9" w:rsidRDefault="004B12C9" w:rsidP="004B12C9">
      <w:pPr>
        <w:pStyle w:val="Heading1"/>
        <w:rPr>
          <w:ins w:id="1532" w:author="Seggelke, Klaus" w:date="2017-03-06T16:40:00Z"/>
        </w:rPr>
      </w:pPr>
      <w:bookmarkStart w:id="1533" w:name="_Toc477275332"/>
      <w:ins w:id="1534" w:author="Seggelke, Klaus" w:date="2017-03-06T16:40:00Z">
        <w:r>
          <w:t>VNF Packaging</w:t>
        </w:r>
        <w:bookmarkEnd w:id="1533"/>
      </w:ins>
    </w:p>
    <w:p w:rsidR="004B12C9" w:rsidRPr="00AE230F" w:rsidRDefault="004B12C9" w:rsidP="004B12C9">
      <w:pPr>
        <w:pStyle w:val="Heading2"/>
        <w:rPr>
          <w:ins w:id="1535" w:author="Seggelke, Klaus" w:date="2017-03-06T16:40:00Z"/>
        </w:rPr>
      </w:pPr>
      <w:bookmarkStart w:id="1536" w:name="_Toc477275333"/>
      <w:ins w:id="1537" w:author="Seggelke, Klaus" w:date="2017-03-06T16:40:00Z">
        <w:r>
          <w:t>VNF Packaging</w:t>
        </w:r>
        <w:r w:rsidRPr="00AE230F">
          <w:t xml:space="preserve"> </w:t>
        </w:r>
        <w:r>
          <w:t>Overview</w:t>
        </w:r>
        <w:bookmarkEnd w:id="1536"/>
      </w:ins>
    </w:p>
    <w:p w:rsidR="004B12C9" w:rsidRDefault="004B12C9" w:rsidP="004B12C9">
      <w:pPr>
        <w:rPr>
          <w:ins w:id="1538" w:author="Seggelke, Klaus" w:date="2017-03-06T16:40:00Z"/>
        </w:rPr>
      </w:pPr>
      <w:ins w:id="1539" w:author="Seggelke, Klaus" w:date="2017-03-06T16:40:00Z">
        <w:r>
          <w:t>A VNF Package contains all required files and meta-data descriptors required to validate and instantiate a VNF. The VNF package is delivered to service providers by the VNF vendor.</w:t>
        </w:r>
      </w:ins>
    </w:p>
    <w:p w:rsidR="004B12C9" w:rsidRDefault="004B12C9" w:rsidP="004B12C9">
      <w:pPr>
        <w:rPr>
          <w:ins w:id="1540" w:author="Seggelke, Klaus" w:date="2017-03-06T16:40:00Z"/>
        </w:rPr>
      </w:pPr>
    </w:p>
    <w:p w:rsidR="004B12C9" w:rsidRDefault="004B12C9" w:rsidP="004B12C9">
      <w:pPr>
        <w:rPr>
          <w:ins w:id="1541" w:author="Seggelke, Klaus" w:date="2017-03-06T16:40:00Z"/>
        </w:rPr>
      </w:pPr>
      <w:ins w:id="1542" w:author="Seggelke, Klaus" w:date="2017-03-06T16:40:00Z">
        <w:r>
          <w:t>The standardized meta-data descriptors describe</w:t>
        </w:r>
      </w:ins>
    </w:p>
    <w:p w:rsidR="004B12C9" w:rsidRDefault="004B12C9" w:rsidP="004B12C9">
      <w:pPr>
        <w:pStyle w:val="ListParagraph"/>
        <w:numPr>
          <w:ilvl w:val="0"/>
          <w:numId w:val="178"/>
        </w:numPr>
        <w:rPr>
          <w:ins w:id="1543" w:author="Seggelke, Klaus" w:date="2017-03-06T16:40:00Z"/>
        </w:rPr>
      </w:pPr>
      <w:ins w:id="1544" w:author="Seggelke, Klaus" w:date="2017-03-06T16:40:00Z">
        <w:r>
          <w:t>NFV infrastructure resource requirements for a VNF in a service provider environment</w:t>
        </w:r>
      </w:ins>
    </w:p>
    <w:p w:rsidR="004B12C9" w:rsidRDefault="004B12C9" w:rsidP="004B12C9">
      <w:pPr>
        <w:pStyle w:val="ListParagraph"/>
        <w:numPr>
          <w:ilvl w:val="0"/>
          <w:numId w:val="178"/>
        </w:numPr>
        <w:rPr>
          <w:ins w:id="1545" w:author="Seggelke, Klaus" w:date="2017-03-06T16:40:00Z"/>
        </w:rPr>
      </w:pPr>
      <w:ins w:id="1546" w:author="Seggelke, Klaus" w:date="2017-03-06T16:40:00Z">
        <w:r>
          <w:t>Design constraints and other dependencies in order for the VNF to successfully install, instantiate and terminate</w:t>
        </w:r>
      </w:ins>
    </w:p>
    <w:p w:rsidR="004B12C9" w:rsidRDefault="004B12C9" w:rsidP="004B12C9">
      <w:pPr>
        <w:pStyle w:val="ListParagraph"/>
        <w:numPr>
          <w:ilvl w:val="0"/>
          <w:numId w:val="178"/>
        </w:numPr>
        <w:rPr>
          <w:ins w:id="1547" w:author="Seggelke, Klaus" w:date="2017-03-06T16:40:00Z"/>
        </w:rPr>
      </w:pPr>
      <w:ins w:id="1548" w:author="Seggelke, Klaus" w:date="2017-03-06T16:40:00Z">
        <w:r>
          <w:t>VNF operational behavior including VNF lifecycle events (e.g. scaling, upgrading)</w:t>
        </w:r>
      </w:ins>
    </w:p>
    <w:p w:rsidR="004B12C9" w:rsidRDefault="004B12C9" w:rsidP="004B12C9">
      <w:pPr>
        <w:rPr>
          <w:ins w:id="1549" w:author="Seggelke, Klaus" w:date="2017-03-06T16:40:00Z"/>
        </w:rPr>
      </w:pPr>
    </w:p>
    <w:p w:rsidR="004B12C9" w:rsidRDefault="004B12C9" w:rsidP="004B12C9">
      <w:pPr>
        <w:rPr>
          <w:ins w:id="1550" w:author="Seggelke, Klaus" w:date="2017-03-06T16:40:00Z"/>
        </w:rPr>
      </w:pPr>
      <w:ins w:id="1551" w:author="Seggelke, Klaus" w:date="2017-03-06T16:40:00Z">
        <w:r>
          <w:t>The standardized packaging brings following advantages:</w:t>
        </w:r>
      </w:ins>
    </w:p>
    <w:p w:rsidR="004B12C9" w:rsidRDefault="004B12C9" w:rsidP="004B12C9">
      <w:pPr>
        <w:pStyle w:val="ListParagraph"/>
        <w:numPr>
          <w:ilvl w:val="0"/>
          <w:numId w:val="179"/>
        </w:numPr>
        <w:rPr>
          <w:ins w:id="1552" w:author="Seggelke, Klaus" w:date="2017-03-06T16:40:00Z"/>
        </w:rPr>
      </w:pPr>
      <w:ins w:id="1553" w:author="Seggelke, Klaus" w:date="2017-03-06T16:40:00Z">
        <w:r>
          <w:t>Consistent, documented method for VNF providers to package VNFs</w:t>
        </w:r>
      </w:ins>
    </w:p>
    <w:p w:rsidR="004B12C9" w:rsidRDefault="004B12C9" w:rsidP="004B12C9">
      <w:pPr>
        <w:pStyle w:val="ListParagraph"/>
        <w:numPr>
          <w:ilvl w:val="0"/>
          <w:numId w:val="179"/>
        </w:numPr>
        <w:rPr>
          <w:ins w:id="1554" w:author="Seggelke, Klaus" w:date="2017-03-06T16:40:00Z"/>
        </w:rPr>
      </w:pPr>
      <w:ins w:id="1555" w:author="Seggelke, Klaus" w:date="2017-03-06T16:40:00Z">
        <w:r>
          <w:t>Harmonize the service provider on-boarding process for VNFs coming from different VNF providers</w:t>
        </w:r>
      </w:ins>
    </w:p>
    <w:p w:rsidR="004B12C9" w:rsidRDefault="004B12C9" w:rsidP="004B12C9">
      <w:pPr>
        <w:pStyle w:val="ListParagraph"/>
        <w:numPr>
          <w:ilvl w:val="0"/>
          <w:numId w:val="179"/>
        </w:numPr>
        <w:rPr>
          <w:ins w:id="1556" w:author="Seggelke, Klaus" w:date="2017-03-06T16:40:00Z"/>
        </w:rPr>
      </w:pPr>
      <w:ins w:id="1557" w:author="Seggelke, Klaus" w:date="2017-03-06T16:40:00Z">
        <w:r>
          <w:t>Integrity, trust and auditability of a VNF Package</w:t>
        </w:r>
      </w:ins>
    </w:p>
    <w:p w:rsidR="004B12C9" w:rsidRDefault="004B12C9" w:rsidP="004B12C9">
      <w:pPr>
        <w:pStyle w:val="ListParagraph"/>
        <w:numPr>
          <w:ilvl w:val="0"/>
          <w:numId w:val="179"/>
        </w:numPr>
        <w:rPr>
          <w:ins w:id="1558" w:author="Seggelke, Klaus" w:date="2017-03-06T16:40:00Z"/>
        </w:rPr>
      </w:pPr>
      <w:ins w:id="1559" w:author="Seggelke, Klaus" w:date="2017-03-06T16:40:00Z">
        <w:r>
          <w:t>Flexible and extensible VNF packaging structure addressing wide variety of NFV infrastructure scenarios</w:t>
        </w:r>
      </w:ins>
    </w:p>
    <w:p w:rsidR="004B12C9" w:rsidRDefault="004B12C9" w:rsidP="004B12C9">
      <w:pPr>
        <w:pStyle w:val="ListParagraph"/>
        <w:numPr>
          <w:ilvl w:val="0"/>
          <w:numId w:val="179"/>
        </w:numPr>
        <w:rPr>
          <w:ins w:id="1560" w:author="Seggelke, Klaus" w:date="2017-03-06T16:40:00Z"/>
        </w:rPr>
      </w:pPr>
      <w:ins w:id="1561" w:author="Seggelke, Klaus" w:date="2017-03-06T16:40:00Z">
        <w:r>
          <w:t>Packaged VNF-related meta-data are interpreted and packaged VNF are instantiated in a wide variety of orchestration systems irrespective of technology choice or infrastructure environment</w:t>
        </w:r>
      </w:ins>
    </w:p>
    <w:p w:rsidR="004B12C9" w:rsidRDefault="004B12C9" w:rsidP="004B12C9">
      <w:pPr>
        <w:pStyle w:val="Heading2"/>
        <w:rPr>
          <w:ins w:id="1562" w:author="Seggelke, Klaus" w:date="2017-03-06T16:40:00Z"/>
        </w:rPr>
      </w:pPr>
      <w:bookmarkStart w:id="1563" w:name="_Toc477275334"/>
      <w:ins w:id="1564" w:author="Seggelke, Klaus" w:date="2017-03-06T16:40:00Z">
        <w:r>
          <w:t>Levels of NFV Entities</w:t>
        </w:r>
        <w:bookmarkEnd w:id="1563"/>
      </w:ins>
    </w:p>
    <w:p w:rsidR="004B12C9" w:rsidRDefault="004B12C9" w:rsidP="004B12C9">
      <w:pPr>
        <w:rPr>
          <w:ins w:id="1565" w:author="Seggelke, Klaus" w:date="2017-03-06T16:40:00Z"/>
        </w:rPr>
      </w:pPr>
      <w:ins w:id="1566" w:author="Seggelke, Klaus" w:date="2017-03-06T16:40:00Z">
        <w:r>
          <w:t xml:space="preserve">For NFV management, there are four levels of entities, i.e., </w:t>
        </w:r>
      </w:ins>
    </w:p>
    <w:p w:rsidR="004B12C9" w:rsidRDefault="004B12C9" w:rsidP="004B12C9">
      <w:pPr>
        <w:pStyle w:val="ListParagraph"/>
        <w:numPr>
          <w:ilvl w:val="0"/>
          <w:numId w:val="180"/>
        </w:numPr>
        <w:rPr>
          <w:ins w:id="1567" w:author="Seggelke, Klaus" w:date="2017-03-06T16:40:00Z"/>
        </w:rPr>
      </w:pPr>
      <w:ins w:id="1568" w:author="Seggelke, Klaus" w:date="2017-03-06T16:40:00Z">
        <w:r>
          <w:t>Descriptors</w:t>
        </w:r>
      </w:ins>
    </w:p>
    <w:p w:rsidR="004B12C9" w:rsidRDefault="004B12C9" w:rsidP="004B12C9">
      <w:pPr>
        <w:ind w:left="1440"/>
        <w:rPr>
          <w:ins w:id="1569" w:author="Seggelke, Klaus" w:date="2017-03-06T16:40:00Z"/>
        </w:rPr>
      </w:pPr>
      <w:ins w:id="1570" w:author="Seggelke, Klaus" w:date="2017-03-06T16:40:00Z">
        <w:r>
          <w:lastRenderedPageBreak/>
          <w:t xml:space="preserve">General type definitions for entities such as VNFs and VLs, e.g. VNFD and VLD. </w:t>
        </w:r>
      </w:ins>
    </w:p>
    <w:p w:rsidR="004B12C9" w:rsidRDefault="004B12C9" w:rsidP="004B12C9">
      <w:pPr>
        <w:pStyle w:val="ListParagraph"/>
        <w:numPr>
          <w:ilvl w:val="0"/>
          <w:numId w:val="180"/>
        </w:numPr>
        <w:rPr>
          <w:ins w:id="1571" w:author="Seggelke, Klaus" w:date="2017-03-06T16:40:00Z"/>
        </w:rPr>
      </w:pPr>
      <w:ins w:id="1572" w:author="Seggelke, Klaus" w:date="2017-03-06T16:40:00Z">
        <w:r>
          <w:t>Descriptor objects</w:t>
        </w:r>
      </w:ins>
    </w:p>
    <w:p w:rsidR="004B12C9" w:rsidRDefault="004B12C9" w:rsidP="004B12C9">
      <w:pPr>
        <w:ind w:left="1440"/>
        <w:rPr>
          <w:ins w:id="1573" w:author="Seggelke, Klaus" w:date="2017-03-06T16:40:00Z"/>
        </w:rPr>
      </w:pPr>
      <w:ins w:id="1574" w:author="Seggelke, Klaus" w:date="2017-03-06T16:40:00Z">
        <w:r>
          <w:t>Instance of a descriptor, e.g., an instance of a VNFD (not an instance of a VNF instantiated according to this VNFD). A descriptor object may provide (among other things) value ranges and default values for the attributes in the associated NFV entity class.</w:t>
        </w:r>
      </w:ins>
    </w:p>
    <w:p w:rsidR="004B12C9" w:rsidRDefault="004B12C9" w:rsidP="004B12C9">
      <w:pPr>
        <w:pStyle w:val="ListParagraph"/>
        <w:numPr>
          <w:ilvl w:val="0"/>
          <w:numId w:val="180"/>
        </w:numPr>
        <w:rPr>
          <w:ins w:id="1575" w:author="Seggelke, Klaus" w:date="2017-03-06T16:40:00Z"/>
        </w:rPr>
      </w:pPr>
      <w:ins w:id="1576" w:author="Seggelke, Klaus" w:date="2017-03-06T16:40:00Z">
        <w:r>
          <w:t>NFV Entity Classes</w:t>
        </w:r>
      </w:ins>
    </w:p>
    <w:p w:rsidR="004B12C9" w:rsidRDefault="004B12C9" w:rsidP="004B12C9">
      <w:pPr>
        <w:ind w:left="1440"/>
        <w:rPr>
          <w:ins w:id="1577" w:author="Seggelke, Klaus" w:date="2017-03-06T16:40:00Z"/>
        </w:rPr>
      </w:pPr>
      <w:ins w:id="1578" w:author="Seggelke, Klaus" w:date="2017-03-06T16:40:00Z">
        <w:r>
          <w:t>Classes represent various NFV entities such as VNF and VL. There is one-to-one mapping between a descriptor object and an NFV entity class. An example of an NFV Entity Class is CDN Cache VNF.</w:t>
        </w:r>
      </w:ins>
    </w:p>
    <w:p w:rsidR="004B12C9" w:rsidRDefault="004B12C9" w:rsidP="004B12C9">
      <w:pPr>
        <w:pStyle w:val="ListParagraph"/>
        <w:numPr>
          <w:ilvl w:val="0"/>
          <w:numId w:val="180"/>
        </w:numPr>
        <w:rPr>
          <w:ins w:id="1579" w:author="Seggelke, Klaus" w:date="2017-03-06T16:40:00Z"/>
        </w:rPr>
      </w:pPr>
      <w:ins w:id="1580" w:author="Seggelke, Klaus" w:date="2017-03-06T16:40:00Z">
        <w:r>
          <w:t>NFV Entity Instances</w:t>
        </w:r>
      </w:ins>
    </w:p>
    <w:p w:rsidR="004B12C9" w:rsidRDefault="004B12C9" w:rsidP="004B12C9">
      <w:pPr>
        <w:ind w:left="1440"/>
        <w:rPr>
          <w:ins w:id="1581" w:author="Seggelke, Klaus" w:date="2017-03-06T16:40:00Z"/>
        </w:rPr>
      </w:pPr>
      <w:ins w:id="1582" w:author="Seggelke, Klaus" w:date="2017-03-06T16:40:00Z">
        <w:r>
          <w:t>They are instances of a 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t>
        </w:r>
      </w:ins>
    </w:p>
    <w:p w:rsidR="004B12C9" w:rsidRDefault="004B12C9" w:rsidP="004B12C9">
      <w:pPr>
        <w:pStyle w:val="Heading2"/>
        <w:rPr>
          <w:ins w:id="1583" w:author="Seggelke, Klaus" w:date="2017-03-06T16:40:00Z"/>
        </w:rPr>
      </w:pPr>
      <w:bookmarkStart w:id="1584" w:name="_Toc477275335"/>
      <w:ins w:id="1585" w:author="Seggelke, Klaus" w:date="2017-03-06T16:40:00Z">
        <w:r w:rsidRPr="000C5DB0">
          <w:t>VNF Package</w:t>
        </w:r>
        <w:r>
          <w:t xml:space="preserve"> Lifecycle</w:t>
        </w:r>
        <w:bookmarkEnd w:id="1584"/>
      </w:ins>
    </w:p>
    <w:p w:rsidR="004B12C9" w:rsidRDefault="004B12C9" w:rsidP="004B12C9">
      <w:pPr>
        <w:rPr>
          <w:ins w:id="1586" w:author="Seggelke, Klaus" w:date="2017-03-06T16:40:00Z"/>
        </w:rPr>
      </w:pPr>
      <w:ins w:id="1587" w:author="Seggelke, Klaus" w:date="2017-03-06T16:40:00Z">
        <w:r>
          <w:t>A VNF package goes through different steps to reach the state of deployment in a Service Provider system. Below are the different steps explained.</w:t>
        </w:r>
      </w:ins>
    </w:p>
    <w:p w:rsidR="004B12C9" w:rsidRDefault="004B12C9" w:rsidP="004B12C9">
      <w:pPr>
        <w:pStyle w:val="Heading3"/>
        <w:rPr>
          <w:ins w:id="1588" w:author="Seggelke, Klaus" w:date="2017-03-06T16:40:00Z"/>
        </w:rPr>
      </w:pPr>
      <w:bookmarkStart w:id="1589" w:name="_Toc477275336"/>
      <w:ins w:id="1590" w:author="Seggelke, Klaus" w:date="2017-03-06T16:40:00Z">
        <w:r w:rsidRPr="000C5DB0">
          <w:t>VNF Package bundling for distribution</w:t>
        </w:r>
        <w:r>
          <w:t xml:space="preserve"> by VNF Provider</w:t>
        </w:r>
        <w:bookmarkEnd w:id="1589"/>
      </w:ins>
    </w:p>
    <w:p w:rsidR="004B12C9" w:rsidRDefault="004B12C9" w:rsidP="004B12C9">
      <w:pPr>
        <w:rPr>
          <w:ins w:id="1591" w:author="Seggelke, Klaus" w:date="2017-03-06T16:40:00Z"/>
        </w:rPr>
      </w:pPr>
      <w:ins w:id="1592" w:author="Seggelke, Klaus" w:date="2017-03-06T16:40:00Z">
        <w:r>
          <w:t>The VNF providers use their own software development lifecycle, tools and procedures to archive a high quality standard for the VNF provided functionality. Once archived, all the software components associated with the version are retrieved for the packaging. This includes but not limited to own developed executables, libraries, scripts, configuration files as well as third party components, license agreements as well as build scripts.</w:t>
        </w:r>
      </w:ins>
    </w:p>
    <w:p w:rsidR="004B12C9" w:rsidRDefault="004B12C9" w:rsidP="004B12C9">
      <w:pPr>
        <w:rPr>
          <w:ins w:id="1593" w:author="Seggelke, Klaus" w:date="2017-03-06T16:40:00Z"/>
        </w:rPr>
      </w:pPr>
      <w:ins w:id="1594" w:author="Seggelke, Klaus" w:date="2017-03-06T16:40:00Z">
        <w:r>
          <w:t>Release notes get captured including clear description of the functionality of the release, any external dependencies, known bugs fixed relative to the prior releases as well as known issues in specific configurations.</w:t>
        </w:r>
      </w:ins>
    </w:p>
    <w:p w:rsidR="004B12C9" w:rsidRDefault="004B12C9" w:rsidP="004B12C9">
      <w:pPr>
        <w:rPr>
          <w:ins w:id="1595" w:author="Seggelke, Klaus" w:date="2017-03-06T16:40:00Z"/>
        </w:rPr>
      </w:pPr>
      <w:ins w:id="1596" w:author="Seggelke, Klaus" w:date="2017-03-06T16:40:00Z">
        <w:r>
          <w:t>The release gets bundled, the package gets signed and placed in a distribution repository once approved for distribution. From there the package gets delivered to the service provider by VNF vendor.</w:t>
        </w:r>
      </w:ins>
    </w:p>
    <w:p w:rsidR="004B12C9" w:rsidRDefault="004B12C9" w:rsidP="004B12C9">
      <w:pPr>
        <w:pStyle w:val="Heading3"/>
        <w:rPr>
          <w:ins w:id="1597" w:author="Seggelke, Klaus" w:date="2017-03-06T16:40:00Z"/>
        </w:rPr>
      </w:pPr>
      <w:bookmarkStart w:id="1598" w:name="_Toc477275337"/>
      <w:ins w:id="1599" w:author="Seggelke, Klaus" w:date="2017-03-06T16:40:00Z">
        <w:r>
          <w:t>VNF Package testing</w:t>
        </w:r>
        <w:r w:rsidRPr="00F220D9">
          <w:t xml:space="preserve"> </w:t>
        </w:r>
        <w:r>
          <w:t>by VNF Provider</w:t>
        </w:r>
        <w:bookmarkEnd w:id="1598"/>
      </w:ins>
    </w:p>
    <w:p w:rsidR="004B12C9" w:rsidRDefault="004B12C9" w:rsidP="004B12C9">
      <w:pPr>
        <w:rPr>
          <w:ins w:id="1600" w:author="Seggelke, Klaus" w:date="2017-03-06T16:40:00Z"/>
        </w:rPr>
      </w:pPr>
      <w:ins w:id="1601" w:author="Seggelke, Klaus" w:date="2017-03-06T16:40:00Z">
        <w:r>
          <w:t xml:space="preserve">The VNF Package testing encompasses steps to guarantee that the package adheres to the standard structure and contains the mandatory metadata required in order to be considered compliant with the industry format. </w:t>
        </w:r>
      </w:ins>
    </w:p>
    <w:p w:rsidR="004B12C9" w:rsidRDefault="004B12C9" w:rsidP="004B12C9">
      <w:pPr>
        <w:rPr>
          <w:ins w:id="1602" w:author="Seggelke, Klaus" w:date="2017-03-06T16:40:00Z"/>
        </w:rPr>
      </w:pPr>
      <w:ins w:id="1603" w:author="Seggelke, Klaus" w:date="2017-03-06T16:40:00Z">
        <w:r>
          <w:t>It is the responsibility of the VNF provider to using parsing tools and perform a final test on the package in order to make sure that:</w:t>
        </w:r>
      </w:ins>
    </w:p>
    <w:p w:rsidR="004B12C9" w:rsidRDefault="004B12C9" w:rsidP="004B12C9">
      <w:pPr>
        <w:pStyle w:val="ListParagraph"/>
        <w:numPr>
          <w:ilvl w:val="0"/>
          <w:numId w:val="180"/>
        </w:numPr>
        <w:rPr>
          <w:ins w:id="1604" w:author="Seggelke, Klaus" w:date="2017-03-06T16:40:00Z"/>
        </w:rPr>
      </w:pPr>
      <w:ins w:id="1605" w:author="Seggelke, Klaus" w:date="2017-03-06T16:40:00Z">
        <w:r>
          <w:t>VNF Package signature can be validated</w:t>
        </w:r>
      </w:ins>
    </w:p>
    <w:p w:rsidR="004B12C9" w:rsidRDefault="004B12C9" w:rsidP="004B12C9">
      <w:pPr>
        <w:pStyle w:val="ListParagraph"/>
        <w:numPr>
          <w:ilvl w:val="0"/>
          <w:numId w:val="180"/>
        </w:numPr>
        <w:rPr>
          <w:ins w:id="1606" w:author="Seggelke, Klaus" w:date="2017-03-06T16:40:00Z"/>
        </w:rPr>
      </w:pPr>
      <w:ins w:id="1607" w:author="Seggelke, Klaus" w:date="2017-03-06T16:40:00Z">
        <w:r>
          <w:t>VNF Package can be unbundled</w:t>
        </w:r>
      </w:ins>
    </w:p>
    <w:p w:rsidR="004B12C9" w:rsidRDefault="004B12C9" w:rsidP="004B12C9">
      <w:pPr>
        <w:pStyle w:val="ListParagraph"/>
        <w:numPr>
          <w:ilvl w:val="0"/>
          <w:numId w:val="180"/>
        </w:numPr>
        <w:rPr>
          <w:ins w:id="1608" w:author="Seggelke, Klaus" w:date="2017-03-06T16:40:00Z"/>
        </w:rPr>
      </w:pPr>
      <w:ins w:id="1609" w:author="Seggelke, Klaus" w:date="2017-03-06T16:40:00Z">
        <w:r>
          <w:t>VNF Package has the right structure (files, directories) as expected by onboarding tools</w:t>
        </w:r>
      </w:ins>
    </w:p>
    <w:p w:rsidR="004B12C9" w:rsidRDefault="004B12C9" w:rsidP="004B12C9">
      <w:pPr>
        <w:pStyle w:val="Heading3"/>
        <w:rPr>
          <w:ins w:id="1610" w:author="Seggelke, Klaus" w:date="2017-03-06T16:40:00Z"/>
        </w:rPr>
      </w:pPr>
      <w:bookmarkStart w:id="1611" w:name="_Toc477275338"/>
      <w:ins w:id="1612" w:author="Seggelke, Klaus" w:date="2017-03-06T16:40:00Z">
        <w:r w:rsidRPr="00F220D9">
          <w:t>VNF pre procurement</w:t>
        </w:r>
        <w:r>
          <w:t xml:space="preserve"> by Service Provider</w:t>
        </w:r>
        <w:bookmarkEnd w:id="1611"/>
      </w:ins>
    </w:p>
    <w:p w:rsidR="004B12C9" w:rsidRDefault="004B12C9" w:rsidP="004B12C9">
      <w:pPr>
        <w:rPr>
          <w:ins w:id="1613" w:author="Seggelke, Klaus" w:date="2017-03-06T16:40:00Z"/>
        </w:rPr>
      </w:pPr>
      <w:ins w:id="1614" w:author="Seggelke, Klaus" w:date="2017-03-06T16:40:00Z">
        <w:r>
          <w:t xml:space="preserve">Via the VNF package the </w:t>
        </w:r>
        <w:r w:rsidRPr="00F220D9">
          <w:t xml:space="preserve">Service Provider </w:t>
        </w:r>
        <w:r>
          <w:t xml:space="preserve">can </w:t>
        </w:r>
        <w:r w:rsidRPr="00F220D9">
          <w:t xml:space="preserve">match the VNF against their </w:t>
        </w:r>
        <w:r>
          <w:t xml:space="preserve">own </w:t>
        </w:r>
        <w:r w:rsidRPr="00F220D9">
          <w:t xml:space="preserve">needs </w:t>
        </w:r>
        <w:r>
          <w:t xml:space="preserve">and </w:t>
        </w:r>
        <w:r w:rsidRPr="00F220D9">
          <w:t>allow</w:t>
        </w:r>
        <w:r>
          <w:t>s</w:t>
        </w:r>
        <w:r w:rsidRPr="00F220D9">
          <w:t xml:space="preserve"> to compare different offers from different suppliers. </w:t>
        </w:r>
        <w:r>
          <w:t>The service provider i</w:t>
        </w:r>
        <w:r w:rsidRPr="00F220D9">
          <w:t xml:space="preserve">dentifies and quantifies the VNF attributes against the service requirements by retrieving VNF metadata describing the scalability, reliability, manageability and security attributes </w:t>
        </w:r>
        <w:r>
          <w:t xml:space="preserve">out </w:t>
        </w:r>
        <w:r w:rsidRPr="00F220D9">
          <w:t>of the package.</w:t>
        </w:r>
      </w:ins>
    </w:p>
    <w:p w:rsidR="004B12C9" w:rsidRDefault="004B12C9" w:rsidP="004B12C9">
      <w:pPr>
        <w:pStyle w:val="Heading3"/>
        <w:rPr>
          <w:ins w:id="1615" w:author="Seggelke, Klaus" w:date="2017-03-06T16:40:00Z"/>
        </w:rPr>
      </w:pPr>
      <w:bookmarkStart w:id="1616" w:name="_Toc477275339"/>
      <w:ins w:id="1617" w:author="Seggelke, Klaus" w:date="2017-03-06T16:40:00Z">
        <w:r w:rsidRPr="000C5DB0">
          <w:lastRenderedPageBreak/>
          <w:t>VNF Package validation and certification</w:t>
        </w:r>
        <w:r>
          <w:t xml:space="preserve"> by Service Provider</w:t>
        </w:r>
        <w:bookmarkEnd w:id="1616"/>
      </w:ins>
    </w:p>
    <w:p w:rsidR="004B12C9" w:rsidRDefault="004B12C9" w:rsidP="004B12C9">
      <w:pPr>
        <w:rPr>
          <w:ins w:id="1618" w:author="Seggelke, Klaus" w:date="2017-03-06T16:40:00Z"/>
        </w:rPr>
      </w:pPr>
      <w:ins w:id="1619" w:author="Seggelke, Klaus" w:date="2017-03-06T16:40:00Z">
        <w:r>
          <w:t>A VNF Package is composed of several components like e.g. VNFD, software images, scripts, etc. During the on-boarding of the VNF Package, a validation of the package is performed. The validation is a procedure that verifies the integrity of the VNF Package.</w:t>
        </w:r>
      </w:ins>
    </w:p>
    <w:p w:rsidR="004B12C9" w:rsidRDefault="004B12C9" w:rsidP="004B12C9">
      <w:pPr>
        <w:rPr>
          <w:ins w:id="1620" w:author="Seggelke, Klaus" w:date="2017-03-06T16:40:00Z"/>
        </w:rPr>
      </w:pPr>
      <w:ins w:id="1621" w:author="Seggelke, Klaus" w:date="2017-03-06T16:40:00Z">
        <w:r>
          <w:t>A package is certified by performing acceptance testing and full functional testing against the VNF including configuration, management and service assurance.</w:t>
        </w:r>
      </w:ins>
    </w:p>
    <w:p w:rsidR="004B12C9" w:rsidRDefault="004B12C9" w:rsidP="004B12C9">
      <w:pPr>
        <w:rPr>
          <w:ins w:id="1622" w:author="Seggelke, Klaus" w:date="2017-03-06T16:40:00Z"/>
        </w:rPr>
      </w:pPr>
    </w:p>
    <w:p w:rsidR="004B12C9" w:rsidRDefault="004B12C9" w:rsidP="004B12C9">
      <w:pPr>
        <w:rPr>
          <w:ins w:id="1623" w:author="Seggelke, Klaus" w:date="2017-03-06T16:40:00Z"/>
        </w:rPr>
      </w:pPr>
      <w:ins w:id="1624" w:author="Seggelke, Klaus" w:date="2017-03-06T16:40:00Z">
        <w:r>
          <w:t>The Service Provider can validate the package signature, origin, contents and structure. He can perform a full onboard, setup, install in a QA environment and certify the VNF for functionality as well as authenticity, integrity and packaging compliance.</w:t>
        </w:r>
      </w:ins>
    </w:p>
    <w:p w:rsidR="004B12C9" w:rsidRDefault="004B12C9" w:rsidP="004B12C9">
      <w:pPr>
        <w:rPr>
          <w:ins w:id="1625" w:author="Seggelke, Klaus" w:date="2017-03-06T16:40:00Z"/>
        </w:rPr>
      </w:pPr>
    </w:p>
    <w:p w:rsidR="004B12C9" w:rsidRDefault="004B12C9" w:rsidP="004B12C9">
      <w:pPr>
        <w:pStyle w:val="Heading3"/>
        <w:rPr>
          <w:ins w:id="1626" w:author="Seggelke, Klaus" w:date="2017-03-06T16:40:00Z"/>
        </w:rPr>
      </w:pPr>
      <w:bookmarkStart w:id="1627" w:name="_Toc477275340"/>
      <w:ins w:id="1628" w:author="Seggelke, Klaus" w:date="2017-03-06T16:40:00Z">
        <w:r w:rsidRPr="003825FD">
          <w:t xml:space="preserve">VNF </w:t>
        </w:r>
        <w:r>
          <w:t>I</w:t>
        </w:r>
        <w:r w:rsidRPr="003825FD">
          <w:t>nstall</w:t>
        </w:r>
        <w:r>
          <w:t xml:space="preserve"> or Deployment</w:t>
        </w:r>
        <w:bookmarkEnd w:id="1627"/>
      </w:ins>
    </w:p>
    <w:p w:rsidR="004B12C9" w:rsidRDefault="004B12C9" w:rsidP="004B12C9">
      <w:pPr>
        <w:rPr>
          <w:ins w:id="1629" w:author="Seggelke, Klaus" w:date="2017-03-06T16:40:00Z"/>
        </w:rPr>
      </w:pPr>
      <w:ins w:id="1630" w:author="Seggelke, Klaus" w:date="2017-03-06T16:40:00Z">
        <w:r>
          <w:t>Once the service provider selected the VNF provider, validated and confirmed the VNF package, the VNF package can be released for deployment and used to provide the VNF service.</w:t>
        </w:r>
      </w:ins>
    </w:p>
    <w:p w:rsidR="004B12C9" w:rsidRDefault="004B12C9" w:rsidP="004B12C9">
      <w:pPr>
        <w:rPr>
          <w:ins w:id="1631" w:author="Seggelke, Klaus" w:date="2017-03-06T16:40:00Z"/>
        </w:rPr>
      </w:pPr>
    </w:p>
    <w:p w:rsidR="004B12C9" w:rsidRPr="00EC160E" w:rsidRDefault="004B12C9" w:rsidP="004B12C9">
      <w:pPr>
        <w:rPr>
          <w:ins w:id="1632" w:author="Seggelke, Klaus" w:date="2017-03-06T16:40:00Z"/>
          <w:u w:val="single"/>
        </w:rPr>
      </w:pPr>
      <w:ins w:id="1633" w:author="Seggelke, Klaus" w:date="2017-03-06T16:40:00Z">
        <w:r w:rsidRPr="00EC160E">
          <w:rPr>
            <w:u w:val="single"/>
          </w:rPr>
          <w:t>NFV management and orchestration synchronization for VNF application software modification</w:t>
        </w:r>
      </w:ins>
    </w:p>
    <w:p w:rsidR="004B12C9" w:rsidRDefault="004B12C9" w:rsidP="004B12C9">
      <w:pPr>
        <w:rPr>
          <w:ins w:id="1634" w:author="Seggelke, Klaus" w:date="2017-03-06T16:40:00Z"/>
        </w:rPr>
      </w:pPr>
    </w:p>
    <w:p w:rsidR="004B12C9" w:rsidRDefault="004B12C9" w:rsidP="004B12C9">
      <w:pPr>
        <w:rPr>
          <w:ins w:id="1635" w:author="Seggelke, Klaus" w:date="2017-03-06T16:40:00Z"/>
        </w:rPr>
      </w:pPr>
      <w:ins w:id="1636" w:author="Seggelke, Klaus" w:date="2017-03-06T16:40:00Z">
        <w:r>
          <w:t>VNF provider will provide newer versions of a VNF package to address problems or expose new features. When these new versions get deployed, the on-boarding of new versions requires the ability to keep track of multi version, multi environment multi instance and allow the service provider team to perform updates/upgrades with clear expectations of service continuity based on metadata information including component dependencies.</w:t>
        </w:r>
      </w:ins>
    </w:p>
    <w:p w:rsidR="004B12C9" w:rsidRDefault="004B12C9" w:rsidP="004B12C9">
      <w:pPr>
        <w:rPr>
          <w:ins w:id="1637" w:author="Seggelke, Klaus" w:date="2017-03-06T16:40:00Z"/>
        </w:rPr>
      </w:pPr>
    </w:p>
    <w:p w:rsidR="004B12C9" w:rsidRDefault="004B12C9" w:rsidP="004B12C9">
      <w:pPr>
        <w:rPr>
          <w:ins w:id="1638" w:author="Seggelke, Klaus" w:date="2017-03-06T16:40:00Z"/>
        </w:rPr>
      </w:pPr>
      <w:ins w:id="1639" w:author="Seggelke, Klaus" w:date="2017-03-06T16:40:00Z">
        <w:r>
          <w:t>During the process of downgrading or upgrading an VNF, the system must update the information about a VNF instance stored in NFV management and orchestration as a result of a VNF application software modification performed through service provider’s management system, wherein such a process only comprises modifying the VNF’s application software without requiring a change of the VNF’s underlying virtualized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 Complication arise when the new VNF package has new demands on the NFVI resources, like new vNIC card or obsoleting a previously supported vNIC card.</w:t>
        </w:r>
      </w:ins>
    </w:p>
    <w:p w:rsidR="004B12C9" w:rsidRDefault="004B12C9" w:rsidP="004B12C9">
      <w:pPr>
        <w:rPr>
          <w:ins w:id="1640" w:author="Seggelke, Klaus" w:date="2017-03-06T16:40:00Z"/>
        </w:rPr>
      </w:pPr>
    </w:p>
    <w:p w:rsidR="004B12C9" w:rsidRPr="00EC160E" w:rsidRDefault="004B12C9" w:rsidP="004B12C9">
      <w:pPr>
        <w:rPr>
          <w:ins w:id="1641" w:author="Seggelke, Klaus" w:date="2017-03-06T16:40:00Z"/>
          <w:u w:val="single"/>
        </w:rPr>
      </w:pPr>
      <w:ins w:id="1642" w:author="Seggelke, Klaus" w:date="2017-03-06T16:40:00Z">
        <w:r>
          <w:rPr>
            <w:u w:val="single"/>
            <w:lang w:eastAsia="zh-CN"/>
          </w:rPr>
          <w:t>P</w:t>
        </w:r>
        <w:r w:rsidRPr="00EC160E">
          <w:rPr>
            <w:u w:val="single"/>
            <w:lang w:eastAsia="zh-CN"/>
          </w:rPr>
          <w:t xml:space="preserve">rovisioning </w:t>
        </w:r>
        <w:r>
          <w:rPr>
            <w:u w:val="single"/>
            <w:lang w:eastAsia="zh-CN"/>
          </w:rPr>
          <w:t xml:space="preserve">of </w:t>
        </w:r>
        <w:r w:rsidRPr="00EC160E">
          <w:rPr>
            <w:u w:val="single"/>
            <w:lang w:eastAsia="zh-CN"/>
          </w:rPr>
          <w:t xml:space="preserve">VNF configurable parameter </w:t>
        </w:r>
      </w:ins>
    </w:p>
    <w:p w:rsidR="004B12C9" w:rsidRDefault="004B12C9" w:rsidP="004B12C9">
      <w:pPr>
        <w:rPr>
          <w:ins w:id="1643" w:author="Seggelke, Klaus" w:date="2017-03-06T16:40:00Z"/>
        </w:rPr>
      </w:pPr>
    </w:p>
    <w:p w:rsidR="004B12C9" w:rsidRDefault="004B12C9" w:rsidP="004B12C9">
      <w:pPr>
        <w:rPr>
          <w:ins w:id="1644" w:author="Seggelke, Klaus" w:date="2017-03-06T16:40:00Z"/>
        </w:rPr>
      </w:pPr>
      <w:ins w:id="1645" w:author="Seggelke, Klaus" w:date="2017-03-06T16:40:00Z">
        <w:r w:rsidRPr="00AE230F">
          <w: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t>
        </w:r>
        <w:r>
          <w:t xml:space="preserve">The service provider should ensure that </w:t>
        </w:r>
        <w:r w:rsidRPr="00AE230F">
          <w:t>the VNF configurable parameters described in the VNFD are provisioned</w:t>
        </w:r>
        <w:r>
          <w:t>.</w:t>
        </w:r>
      </w:ins>
    </w:p>
    <w:p w:rsidR="004B12C9" w:rsidRDefault="004B12C9" w:rsidP="004B12C9">
      <w:pPr>
        <w:rPr>
          <w:ins w:id="1646" w:author="Seggelke, Klaus" w:date="2017-03-08T10:04:00Z"/>
        </w:rPr>
      </w:pPr>
    </w:p>
    <w:p w:rsidR="00512477" w:rsidRDefault="00512477" w:rsidP="004B12C9">
      <w:pPr>
        <w:rPr>
          <w:ins w:id="1647" w:author="Seggelke, Klaus" w:date="2017-03-08T10:05: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12477" w:rsidTr="009A7FAF">
        <w:trPr>
          <w:ins w:id="1648" w:author="Seggelke, Klaus" w:date="2017-03-08T10:05:00Z"/>
        </w:trPr>
        <w:tc>
          <w:tcPr>
            <w:tcW w:w="9330" w:type="dxa"/>
            <w:gridSpan w:val="2"/>
            <w:tcBorders>
              <w:top w:val="single" w:sz="2" w:space="0" w:color="auto"/>
              <w:left w:val="single" w:sz="2" w:space="0" w:color="auto"/>
              <w:bottom w:val="single" w:sz="2" w:space="0" w:color="auto"/>
              <w:right w:val="single" w:sz="2" w:space="0" w:color="auto"/>
            </w:tcBorders>
            <w:hideMark/>
          </w:tcPr>
          <w:p w:rsidR="00512477" w:rsidRDefault="00512477" w:rsidP="009A7FAF">
            <w:pPr>
              <w:pStyle w:val="TestCase"/>
              <w:rPr>
                <w:ins w:id="1649" w:author="Seggelke, Klaus" w:date="2017-03-08T10:05:00Z"/>
              </w:rPr>
            </w:pPr>
            <w:bookmarkStart w:id="1650" w:name="_Toc477275228"/>
            <w:ins w:id="1651" w:author="Seggelke, Klaus" w:date="2017-03-08T10:05:00Z">
              <w:r>
                <w:t>TC.</w:t>
              </w:r>
            </w:ins>
            <w:ins w:id="1652" w:author="Seggelke, Klaus" w:date="2017-03-08T11:11:00Z">
              <w:r w:rsidR="006D7CB6">
                <w:t>VNF</w:t>
              </w:r>
            </w:ins>
            <w:ins w:id="1653" w:author="Seggelke, Klaus" w:date="2017-03-08T10:05:00Z">
              <w:r>
                <w:t>.</w:t>
              </w:r>
            </w:ins>
            <w:ins w:id="1654" w:author="Seggelke, Klaus" w:date="2017-03-08T11:11:00Z">
              <w:r w:rsidR="006D7CB6">
                <w:t>PKG</w:t>
              </w:r>
            </w:ins>
            <w:ins w:id="1655" w:author="Seggelke, Klaus" w:date="2017-03-08T10:05:00Z">
              <w:r>
                <w:t>.001</w:t>
              </w:r>
              <w:r>
                <w:tab/>
              </w:r>
            </w:ins>
            <w:ins w:id="1656" w:author="Seggelke, Klaus" w:date="2017-03-08T11:11:00Z">
              <w:r w:rsidR="006D7CB6">
                <w:t>VNF Package Content</w:t>
              </w:r>
            </w:ins>
            <w:ins w:id="1657" w:author="Seggelke, Klaus" w:date="2017-03-08T11:12:00Z">
              <w:r w:rsidR="006D7CB6">
                <w:t xml:space="preserve"> Validation</w:t>
              </w:r>
            </w:ins>
            <w:bookmarkEnd w:id="1650"/>
          </w:p>
        </w:tc>
      </w:tr>
      <w:tr w:rsidR="00512477" w:rsidTr="009A7FAF">
        <w:trPr>
          <w:trHeight w:val="265"/>
          <w:ins w:id="1658"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B41016" w:rsidRDefault="00512477" w:rsidP="009A7FAF">
            <w:pPr>
              <w:pStyle w:val="TestCaseDescription"/>
              <w:rPr>
                <w:ins w:id="1659" w:author="Seggelke, Klaus" w:date="2017-03-08T10:05:00Z"/>
              </w:rPr>
            </w:pPr>
            <w:ins w:id="1660" w:author="Seggelke, Klaus" w:date="2017-03-08T10:05:00Z">
              <w:r w:rsidRPr="00B41016">
                <w:t>Purpose:</w:t>
              </w:r>
            </w:ins>
          </w:p>
        </w:tc>
        <w:tc>
          <w:tcPr>
            <w:tcW w:w="7979" w:type="dxa"/>
            <w:tcBorders>
              <w:top w:val="single" w:sz="2" w:space="0" w:color="auto"/>
              <w:left w:val="single" w:sz="2" w:space="0" w:color="auto"/>
              <w:bottom w:val="single" w:sz="2" w:space="0" w:color="auto"/>
              <w:right w:val="single" w:sz="2" w:space="0" w:color="auto"/>
            </w:tcBorders>
            <w:hideMark/>
          </w:tcPr>
          <w:p w:rsidR="00512477" w:rsidRPr="00B41016" w:rsidRDefault="006D7CB6" w:rsidP="009A7FAF">
            <w:pPr>
              <w:pStyle w:val="TestCaseInfo"/>
              <w:rPr>
                <w:ins w:id="1661" w:author="Seggelke, Klaus" w:date="2017-03-08T10:05:00Z"/>
                <w:lang w:eastAsia="zh-CN"/>
              </w:rPr>
            </w:pPr>
            <w:ins w:id="1662" w:author="Seggelke, Klaus" w:date="2017-03-08T10:05:00Z">
              <w:r>
                <w:t>Verify vendor’s VNF Package</w:t>
              </w:r>
              <w:r w:rsidR="00512477" w:rsidRPr="00B41016">
                <w:t xml:space="preserve"> file </w:t>
              </w:r>
            </w:ins>
            <w:ins w:id="1663" w:author="Seggelke, Klaus" w:date="2017-03-08T11:12:00Z">
              <w:r>
                <w:t>contains all mandatory files</w:t>
              </w:r>
            </w:ins>
          </w:p>
        </w:tc>
      </w:tr>
      <w:tr w:rsidR="00512477" w:rsidTr="009A7FAF">
        <w:trPr>
          <w:ins w:id="1664"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1665" w:author="Seggelke, Klaus" w:date="2017-03-08T10:05:00Z"/>
              </w:rPr>
            </w:pPr>
            <w:ins w:id="1666" w:author="Seggelke, Klaus" w:date="2017-03-08T10:05:00Z">
              <w:r w:rsidRPr="005445BC">
                <w:t>Description</w:t>
              </w:r>
            </w:ins>
          </w:p>
        </w:tc>
        <w:tc>
          <w:tcPr>
            <w:tcW w:w="7979" w:type="dxa"/>
            <w:tcBorders>
              <w:top w:val="single" w:sz="2" w:space="0" w:color="auto"/>
              <w:left w:val="single" w:sz="2" w:space="0" w:color="auto"/>
              <w:bottom w:val="single" w:sz="2" w:space="0" w:color="auto"/>
              <w:right w:val="single" w:sz="2" w:space="0" w:color="auto"/>
            </w:tcBorders>
            <w:hideMark/>
          </w:tcPr>
          <w:p w:rsidR="00512477" w:rsidRDefault="00512477" w:rsidP="009A7FAF">
            <w:pPr>
              <w:pStyle w:val="TestCaseInfo"/>
              <w:rPr>
                <w:ins w:id="1667" w:author="Seggelke, Klaus" w:date="2017-03-08T10:05:00Z"/>
                <w:lang w:eastAsia="zh-CN"/>
              </w:rPr>
            </w:pPr>
            <w:ins w:id="1668" w:author="Seggelke, Klaus" w:date="2017-03-08T10:05:00Z">
              <w:r>
                <w:rPr>
                  <w:lang w:eastAsia="zh-CN"/>
                </w:rPr>
                <w:t>VNF</w:t>
              </w:r>
            </w:ins>
            <w:ins w:id="1669" w:author="Seggelke, Klaus" w:date="2017-03-08T11:15:00Z">
              <w:r w:rsidR="006D7CB6">
                <w:rPr>
                  <w:lang w:eastAsia="zh-CN"/>
                </w:rPr>
                <w:t xml:space="preserve"> Package </w:t>
              </w:r>
            </w:ins>
            <w:ins w:id="1670" w:author="Seggelke, Klaus" w:date="2017-03-08T11:16:00Z">
              <w:r w:rsidR="006D7CB6">
                <w:rPr>
                  <w:lang w:eastAsia="zh-CN"/>
                </w:rPr>
                <w:t xml:space="preserve">includes different files. </w:t>
              </w:r>
            </w:ins>
            <w:ins w:id="1671" w:author="Seggelke, Klaus" w:date="2017-03-08T10:05:00Z">
              <w:r w:rsidR="006D7CB6">
                <w:rPr>
                  <w:lang w:eastAsia="zh-CN"/>
                </w:rPr>
                <w:t>This test case validates that the mandatory files like VNFD and VNF image are present in the VNF package</w:t>
              </w:r>
              <w:r>
                <w:rPr>
                  <w:lang w:eastAsia="zh-CN"/>
                </w:rPr>
                <w:t>.</w:t>
              </w:r>
            </w:ins>
          </w:p>
        </w:tc>
      </w:tr>
      <w:tr w:rsidR="00512477" w:rsidTr="009A7FAF">
        <w:trPr>
          <w:trHeight w:val="283"/>
          <w:ins w:id="1672"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B41016" w:rsidRDefault="00512477" w:rsidP="009A7FAF">
            <w:pPr>
              <w:pStyle w:val="TestCaseDescription"/>
              <w:rPr>
                <w:ins w:id="1673" w:author="Seggelke, Klaus" w:date="2017-03-08T10:05:00Z"/>
              </w:rPr>
            </w:pPr>
            <w:ins w:id="1674" w:author="Seggelke, Klaus" w:date="2017-03-08T10:05:00Z">
              <w:r w:rsidRPr="00B41016">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1675" w:author="Seggelke, Klaus" w:date="2017-03-08T10:05:00Z"/>
                <w:lang w:eastAsia="zh-CN"/>
              </w:rPr>
            </w:pPr>
            <w:ins w:id="1676" w:author="Seggelke, Klaus" w:date="2017-03-08T10:05:00Z">
              <w:r>
                <w:rPr>
                  <w:lang w:eastAsia="zh-CN"/>
                </w:rPr>
                <w:t>Ensure that the vendor provides the latest VNF</w:t>
              </w:r>
            </w:ins>
            <w:ins w:id="1677" w:author="Seggelke, Klaus" w:date="2017-03-08T11:17:00Z">
              <w:r w:rsidR="006D7CB6">
                <w:rPr>
                  <w:lang w:eastAsia="zh-CN"/>
                </w:rPr>
                <w:t xml:space="preserve"> Package</w:t>
              </w:r>
            </w:ins>
            <w:ins w:id="1678" w:author="Seggelke, Klaus" w:date="2017-03-08T10:05:00Z">
              <w:r>
                <w:rPr>
                  <w:lang w:eastAsia="zh-CN"/>
                </w:rPr>
                <w:t xml:space="preserve"> file for inspection and later modifications to the VNF</w:t>
              </w:r>
            </w:ins>
            <w:ins w:id="1679" w:author="Seggelke, Klaus" w:date="2017-03-08T11:17:00Z">
              <w:r w:rsidR="006D7CB6">
                <w:rPr>
                  <w:lang w:eastAsia="zh-CN"/>
                </w:rPr>
                <w:t xml:space="preserve"> package</w:t>
              </w:r>
            </w:ins>
            <w:ins w:id="1680" w:author="Seggelke, Klaus" w:date="2017-03-08T10:05:00Z">
              <w:r>
                <w:rPr>
                  <w:lang w:eastAsia="zh-CN"/>
                </w:rPr>
                <w:t xml:space="preserve"> file require to re-execute this test.</w:t>
              </w:r>
            </w:ins>
          </w:p>
        </w:tc>
      </w:tr>
      <w:tr w:rsidR="00512477" w:rsidTr="009A7FAF">
        <w:trPr>
          <w:trHeight w:val="310"/>
          <w:ins w:id="1681"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1682" w:author="Seggelke, Klaus" w:date="2017-03-08T10:05:00Z"/>
              </w:rPr>
            </w:pPr>
            <w:ins w:id="1683" w:author="Seggelke, Klaus" w:date="2017-03-08T10:05:00Z">
              <w:r w:rsidRPr="005445BC">
                <w:t>Parameters</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1684" w:author="Seggelke, Klaus" w:date="2017-03-08T10:05:00Z"/>
              </w:rPr>
            </w:pPr>
            <w:ins w:id="1685" w:author="Seggelke, Klaus" w:date="2017-03-08T10:05:00Z">
              <w:r>
                <w:t>The vendor’s VNF</w:t>
              </w:r>
            </w:ins>
            <w:ins w:id="1686" w:author="Seggelke, Klaus" w:date="2017-03-08T11:18:00Z">
              <w:r w:rsidR="006D7CB6">
                <w:t xml:space="preserve"> package </w:t>
              </w:r>
            </w:ins>
            <w:ins w:id="1687" w:author="Seggelke, Klaus" w:date="2017-03-08T10:05:00Z">
              <w:r>
                <w:t>file is the input to this test case.</w:t>
              </w:r>
            </w:ins>
          </w:p>
        </w:tc>
      </w:tr>
      <w:tr w:rsidR="00512477" w:rsidTr="009A7FAF">
        <w:trPr>
          <w:ins w:id="1688"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1689" w:author="Seggelke, Klaus" w:date="2017-03-08T10:05:00Z"/>
              </w:rPr>
            </w:pPr>
            <w:ins w:id="1690" w:author="Seggelke, Klaus" w:date="2017-03-08T10:05:00Z">
              <w:r w:rsidRPr="005445BC">
                <w:t>Success Guarantee:</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1691" w:author="Seggelke, Klaus" w:date="2017-03-08T10:05:00Z"/>
              </w:rPr>
            </w:pPr>
            <w:ins w:id="1692" w:author="Seggelke, Klaus" w:date="2017-03-08T10:05:00Z">
              <w:r>
                <w:t>Vendor’s VNF</w:t>
              </w:r>
            </w:ins>
            <w:ins w:id="1693" w:author="Seggelke, Klaus" w:date="2017-03-08T11:18:00Z">
              <w:r w:rsidR="006D7CB6">
                <w:t xml:space="preserve"> package</w:t>
              </w:r>
            </w:ins>
            <w:ins w:id="1694" w:author="Seggelke, Klaus" w:date="2017-03-08T10:05:00Z">
              <w:r>
                <w:t xml:space="preserve"> file must </w:t>
              </w:r>
            </w:ins>
            <w:ins w:id="1695" w:author="Seggelke, Klaus" w:date="2017-03-08T11:18:00Z">
              <w:r w:rsidR="006D7CB6">
                <w:t>contain the mandatory content files.</w:t>
              </w:r>
            </w:ins>
          </w:p>
        </w:tc>
      </w:tr>
      <w:tr w:rsidR="00512477" w:rsidTr="009A7FAF">
        <w:trPr>
          <w:trHeight w:val="544"/>
          <w:ins w:id="1696"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1697" w:author="Seggelke, Klaus" w:date="2017-03-08T10:05:00Z"/>
              </w:rPr>
            </w:pPr>
            <w:ins w:id="1698" w:author="Seggelke, Klaus" w:date="2017-03-08T10:05:00Z">
              <w:r w:rsidRPr="005445BC">
                <w:t>Pre-conditions:</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1699" w:author="Seggelke, Klaus" w:date="2017-03-08T10:05:00Z"/>
                <w:lang w:eastAsia="zh-CN"/>
              </w:rPr>
            </w:pPr>
          </w:p>
        </w:tc>
      </w:tr>
      <w:tr w:rsidR="00512477" w:rsidTr="009A7FAF">
        <w:trPr>
          <w:trHeight w:val="409"/>
          <w:ins w:id="1700"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1701" w:author="Seggelke, Klaus" w:date="2017-03-08T10:05:00Z"/>
              </w:rPr>
            </w:pPr>
            <w:ins w:id="1702" w:author="Seggelke, Klaus" w:date="2017-03-08T10:05:00Z">
              <w:r w:rsidRPr="005445BC">
                <w:t>Procedure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CB3D88">
            <w:pPr>
              <w:pStyle w:val="TestCaseInfo"/>
              <w:numPr>
                <w:ilvl w:val="0"/>
                <w:numId w:val="228"/>
              </w:numPr>
              <w:rPr>
                <w:ins w:id="1703" w:author="Seggelke, Klaus" w:date="2017-03-08T11:27:00Z"/>
                <w:lang w:eastAsia="zh-CN"/>
              </w:rPr>
            </w:pPr>
            <w:ins w:id="1704" w:author="Seggelke, Klaus" w:date="2017-03-08T11:27:00Z">
              <w:r>
                <w:rPr>
                  <w:lang w:eastAsia="zh-CN"/>
                </w:rPr>
                <w:t>Validate the VNF Package signature</w:t>
              </w:r>
            </w:ins>
          </w:p>
          <w:p w:rsidR="00CB3D88" w:rsidRDefault="00CB3D88" w:rsidP="00CB3D88">
            <w:pPr>
              <w:pStyle w:val="TestCaseInfo"/>
              <w:numPr>
                <w:ilvl w:val="0"/>
                <w:numId w:val="228"/>
              </w:numPr>
              <w:rPr>
                <w:ins w:id="1705" w:author="Seggelke, Klaus" w:date="2017-03-08T11:27:00Z"/>
                <w:lang w:eastAsia="zh-CN"/>
              </w:rPr>
            </w:pPr>
            <w:ins w:id="1706" w:author="Seggelke, Klaus" w:date="2017-03-08T11:27:00Z">
              <w:r>
                <w:rPr>
                  <w:lang w:eastAsia="zh-CN"/>
                </w:rPr>
                <w:t>Validate VNF Package can be unbundled</w:t>
              </w:r>
            </w:ins>
          </w:p>
          <w:p w:rsidR="00CB3D88" w:rsidRDefault="00CB3D88">
            <w:pPr>
              <w:pStyle w:val="TestCaseInfo"/>
              <w:numPr>
                <w:ilvl w:val="0"/>
                <w:numId w:val="228"/>
              </w:numPr>
              <w:rPr>
                <w:ins w:id="1707" w:author="Seggelke, Klaus" w:date="2017-03-08T11:18:00Z"/>
                <w:lang w:eastAsia="zh-CN"/>
              </w:rPr>
              <w:pPrChange w:id="1708" w:author="Seggelke, Klaus" w:date="2017-03-08T11:27:00Z">
                <w:pPr>
                  <w:pStyle w:val="TestCaseInfo"/>
                </w:pPr>
              </w:pPrChange>
            </w:pPr>
            <w:ins w:id="1709" w:author="Seggelke, Klaus" w:date="2017-03-08T11:28:00Z">
              <w:r>
                <w:rPr>
                  <w:lang w:eastAsia="zh-CN"/>
                </w:rPr>
                <w:t xml:space="preserve">Validate </w:t>
              </w:r>
            </w:ins>
            <w:ins w:id="1710" w:author="Seggelke, Klaus" w:date="2017-03-08T11:27:00Z">
              <w:r>
                <w:rPr>
                  <w:lang w:eastAsia="zh-CN"/>
                </w:rPr>
                <w:t>VNF Package has the right structure (files, directories) as expected by onboarding tools</w:t>
              </w:r>
            </w:ins>
          </w:p>
          <w:p w:rsidR="00512477" w:rsidRDefault="00512477">
            <w:pPr>
              <w:pStyle w:val="TestCaseInfo"/>
              <w:ind w:left="720"/>
              <w:rPr>
                <w:ins w:id="1711" w:author="Seggelke, Klaus" w:date="2017-03-08T11:19:00Z"/>
                <w:lang w:eastAsia="zh-CN"/>
              </w:rPr>
              <w:pPrChange w:id="1712" w:author="Seggelke, Klaus" w:date="2017-03-08T11:28:00Z">
                <w:pPr>
                  <w:pStyle w:val="TestCaseInfo"/>
                </w:pPr>
              </w:pPrChange>
            </w:pPr>
            <w:ins w:id="1713" w:author="Seggelke, Klaus" w:date="2017-03-08T10:05:00Z">
              <w:r>
                <w:rPr>
                  <w:lang w:eastAsia="zh-CN"/>
                </w:rPr>
                <w:t>Pe</w:t>
              </w:r>
              <w:r w:rsidR="006D7CB6">
                <w:rPr>
                  <w:lang w:eastAsia="zh-CN"/>
                </w:rPr>
                <w:t>rform a validation that the VNF package</w:t>
              </w:r>
              <w:r>
                <w:rPr>
                  <w:lang w:eastAsia="zh-CN"/>
                </w:rPr>
                <w:t xml:space="preserve"> </w:t>
              </w:r>
            </w:ins>
            <w:ins w:id="1714" w:author="Seggelke, Klaus" w:date="2017-03-08T11:19:00Z">
              <w:r w:rsidR="006D7CB6">
                <w:rPr>
                  <w:lang w:eastAsia="zh-CN"/>
                </w:rPr>
                <w:t>contains the following:</w:t>
              </w:r>
            </w:ins>
          </w:p>
          <w:p w:rsidR="006D7CB6" w:rsidRDefault="006D7CB6">
            <w:pPr>
              <w:pStyle w:val="TestCaseInfo"/>
              <w:numPr>
                <w:ilvl w:val="1"/>
                <w:numId w:val="228"/>
              </w:numPr>
              <w:rPr>
                <w:ins w:id="1715" w:author="Seggelke, Klaus" w:date="2017-03-08T11:19:00Z"/>
                <w:lang w:eastAsia="zh-CN"/>
              </w:rPr>
              <w:pPrChange w:id="1716" w:author="Seggelke, Klaus" w:date="2017-03-08T11:19:00Z">
                <w:pPr>
                  <w:pStyle w:val="TestCaseInfo"/>
                </w:pPr>
              </w:pPrChange>
            </w:pPr>
            <w:ins w:id="1717" w:author="Seggelke, Klaus" w:date="2017-03-08T11:19:00Z">
              <w:r>
                <w:rPr>
                  <w:lang w:eastAsia="zh-CN"/>
                </w:rPr>
                <w:t>VNFD</w:t>
              </w:r>
            </w:ins>
          </w:p>
          <w:p w:rsidR="006D7CB6" w:rsidRDefault="006D7CB6">
            <w:pPr>
              <w:pStyle w:val="TestCaseInfo"/>
              <w:numPr>
                <w:ilvl w:val="1"/>
                <w:numId w:val="228"/>
              </w:numPr>
              <w:rPr>
                <w:ins w:id="1718" w:author="Seggelke, Klaus" w:date="2017-03-08T11:29:00Z"/>
                <w:lang w:eastAsia="zh-CN"/>
              </w:rPr>
              <w:pPrChange w:id="1719" w:author="Seggelke, Klaus" w:date="2017-03-08T11:29:00Z">
                <w:pPr>
                  <w:pStyle w:val="TestCaseInfo"/>
                </w:pPr>
              </w:pPrChange>
            </w:pPr>
            <w:ins w:id="1720" w:author="Seggelke, Klaus" w:date="2017-03-08T11:19:00Z">
              <w:r>
                <w:rPr>
                  <w:lang w:eastAsia="zh-CN"/>
                </w:rPr>
                <w:t>VNF image(s)</w:t>
              </w:r>
            </w:ins>
          </w:p>
          <w:p w:rsidR="00CB3D88" w:rsidRDefault="00CB3D88">
            <w:pPr>
              <w:pStyle w:val="TestCaseInfo"/>
              <w:numPr>
                <w:ilvl w:val="1"/>
                <w:numId w:val="228"/>
              </w:numPr>
              <w:rPr>
                <w:ins w:id="1721" w:author="Seggelke, Klaus" w:date="2017-03-08T11:29:00Z"/>
                <w:lang w:eastAsia="zh-CN"/>
              </w:rPr>
              <w:pPrChange w:id="1722" w:author="Seggelke, Klaus" w:date="2017-03-08T11:29:00Z">
                <w:pPr>
                  <w:pStyle w:val="TestCaseInfo"/>
                </w:pPr>
              </w:pPrChange>
            </w:pPr>
            <w:ins w:id="1723" w:author="Seggelke, Klaus" w:date="2017-03-08T11:29:00Z">
              <w:r>
                <w:rPr>
                  <w:lang w:eastAsia="zh-CN"/>
                </w:rPr>
                <w:t>Scripts</w:t>
              </w:r>
            </w:ins>
          </w:p>
          <w:p w:rsidR="00CB3D88" w:rsidRDefault="00CB3D88">
            <w:pPr>
              <w:pStyle w:val="TestCaseInfo"/>
              <w:numPr>
                <w:ilvl w:val="1"/>
                <w:numId w:val="228"/>
              </w:numPr>
              <w:rPr>
                <w:ins w:id="1724" w:author="Seggelke, Klaus" w:date="2017-03-08T10:05:00Z"/>
                <w:lang w:eastAsia="zh-CN"/>
              </w:rPr>
              <w:pPrChange w:id="1725" w:author="Seggelke, Klaus" w:date="2017-03-08T11:29:00Z">
                <w:pPr>
                  <w:pStyle w:val="TestCaseInfo"/>
                </w:pPr>
              </w:pPrChange>
            </w:pPr>
            <w:ins w:id="1726" w:author="Seggelke, Klaus" w:date="2017-03-08T11:29:00Z">
              <w:r>
                <w:rPr>
                  <w:lang w:eastAsia="zh-CN"/>
                </w:rPr>
                <w:t>…</w:t>
              </w:r>
            </w:ins>
          </w:p>
        </w:tc>
      </w:tr>
      <w:tr w:rsidR="00512477" w:rsidTr="009A7FAF">
        <w:trPr>
          <w:trHeight w:val="463"/>
          <w:ins w:id="1727"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1728" w:author="Seggelke, Klaus" w:date="2017-03-08T10:05:00Z"/>
              </w:rPr>
            </w:pPr>
            <w:ins w:id="1729" w:author="Seggelke, Klaus" w:date="2017-03-08T10:05:00Z">
              <w:r w:rsidRPr="005445BC">
                <w:t>Extensions:</w:t>
              </w:r>
            </w:ins>
          </w:p>
        </w:tc>
        <w:tc>
          <w:tcPr>
            <w:tcW w:w="7979" w:type="dxa"/>
            <w:tcBorders>
              <w:top w:val="single" w:sz="2" w:space="0" w:color="auto"/>
              <w:left w:val="single" w:sz="2" w:space="0" w:color="auto"/>
              <w:bottom w:val="single" w:sz="2" w:space="0" w:color="auto"/>
              <w:right w:val="single" w:sz="2" w:space="0" w:color="auto"/>
            </w:tcBorders>
          </w:tcPr>
          <w:p w:rsidR="00512477" w:rsidRPr="005445BC" w:rsidRDefault="00512477" w:rsidP="009A7FAF">
            <w:pPr>
              <w:pStyle w:val="TestCaseInfo"/>
              <w:rPr>
                <w:ins w:id="1730" w:author="Seggelke, Klaus" w:date="2017-03-08T10:05:00Z"/>
              </w:rPr>
            </w:pPr>
          </w:p>
        </w:tc>
      </w:tr>
      <w:tr w:rsidR="00512477" w:rsidTr="009A7FAF">
        <w:trPr>
          <w:ins w:id="1731" w:author="Seggelke, Klaus" w:date="2017-03-08T10:05:00Z"/>
        </w:trPr>
        <w:tc>
          <w:tcPr>
            <w:tcW w:w="1351" w:type="dxa"/>
            <w:tcBorders>
              <w:top w:val="single" w:sz="2" w:space="0" w:color="auto"/>
              <w:left w:val="single" w:sz="2" w:space="0" w:color="auto"/>
              <w:bottom w:val="single" w:sz="2" w:space="0" w:color="auto"/>
              <w:right w:val="single" w:sz="2" w:space="0" w:color="auto"/>
            </w:tcBorders>
            <w:vAlign w:val="center"/>
            <w:hideMark/>
          </w:tcPr>
          <w:p w:rsidR="00512477" w:rsidRPr="005445BC" w:rsidRDefault="00512477" w:rsidP="009A7FAF">
            <w:pPr>
              <w:pStyle w:val="TestCaseDescription"/>
              <w:rPr>
                <w:ins w:id="1732" w:author="Seggelke, Klaus" w:date="2017-03-08T10:05:00Z"/>
              </w:rPr>
            </w:pPr>
            <w:ins w:id="1733" w:author="Seggelke, Klaus" w:date="2017-03-08T10:05:00Z">
              <w:r w:rsidRPr="005445BC">
                <w:t>Notes:</w:t>
              </w:r>
            </w:ins>
          </w:p>
        </w:tc>
        <w:tc>
          <w:tcPr>
            <w:tcW w:w="7979" w:type="dxa"/>
            <w:tcBorders>
              <w:top w:val="single" w:sz="2" w:space="0" w:color="auto"/>
              <w:left w:val="single" w:sz="2" w:space="0" w:color="auto"/>
              <w:bottom w:val="single" w:sz="2" w:space="0" w:color="auto"/>
              <w:right w:val="single" w:sz="2" w:space="0" w:color="auto"/>
            </w:tcBorders>
          </w:tcPr>
          <w:p w:rsidR="00512477" w:rsidRDefault="00512477" w:rsidP="009A7FAF">
            <w:pPr>
              <w:pStyle w:val="TestCaseInfo"/>
              <w:rPr>
                <w:ins w:id="1734" w:author="Seggelke, Klaus" w:date="2017-03-08T10:05:00Z"/>
              </w:rPr>
            </w:pPr>
          </w:p>
        </w:tc>
      </w:tr>
    </w:tbl>
    <w:p w:rsidR="00CB3D88" w:rsidRDefault="00CB3D88" w:rsidP="004B12C9">
      <w:pPr>
        <w:rPr>
          <w:ins w:id="1735" w:author="Seggelke, Klaus" w:date="2017-03-08T11:24:00Z"/>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rPr>
          <w:ins w:id="1736" w:author="Seggelke, Klaus" w:date="2017-03-08T11:24:00Z"/>
        </w:trPr>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rPr>
                <w:ins w:id="1737" w:author="Seggelke, Klaus" w:date="2017-03-08T11:24:00Z"/>
              </w:rPr>
            </w:pPr>
            <w:bookmarkStart w:id="1738" w:name="_Toc477275229"/>
            <w:ins w:id="1739" w:author="Seggelke, Klaus" w:date="2017-03-08T11:24:00Z">
              <w:r>
                <w:t>TC.VNF.PKG.002</w:t>
              </w:r>
              <w:r>
                <w:tab/>
                <w:t>VNF Package Onboarding</w:t>
              </w:r>
              <w:bookmarkEnd w:id="1738"/>
            </w:ins>
          </w:p>
        </w:tc>
      </w:tr>
      <w:tr w:rsidR="00CB3D88" w:rsidTr="009A7FAF">
        <w:trPr>
          <w:trHeight w:val="265"/>
          <w:ins w:id="1740"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B41016" w:rsidRDefault="00CB3D88" w:rsidP="009A7FAF">
            <w:pPr>
              <w:pStyle w:val="TestCaseDescription"/>
              <w:rPr>
                <w:ins w:id="1741" w:author="Seggelke, Klaus" w:date="2017-03-08T11:24:00Z"/>
              </w:rPr>
            </w:pPr>
            <w:ins w:id="1742" w:author="Seggelke, Klaus" w:date="2017-03-08T11:24:00Z">
              <w:r w:rsidRPr="00B41016">
                <w:t>Purpose:</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B41016" w:rsidRDefault="00CB3D88" w:rsidP="009A7FAF">
            <w:pPr>
              <w:pStyle w:val="TestCaseInfo"/>
              <w:rPr>
                <w:ins w:id="1743" w:author="Seggelke, Klaus" w:date="2017-03-08T11:24:00Z"/>
                <w:lang w:eastAsia="zh-CN"/>
              </w:rPr>
            </w:pPr>
            <w:ins w:id="1744" w:author="Seggelke, Klaus" w:date="2017-03-08T11:24:00Z">
              <w:r>
                <w:t>Verify vendor’s VNF Package</w:t>
              </w:r>
              <w:r w:rsidRPr="00B41016">
                <w:t xml:space="preserve"> </w:t>
              </w:r>
              <w:r>
                <w:t>can be onboarded</w:t>
              </w:r>
            </w:ins>
          </w:p>
        </w:tc>
      </w:tr>
      <w:tr w:rsidR="00CB3D88" w:rsidTr="009A7FAF">
        <w:trPr>
          <w:ins w:id="1745"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1746" w:author="Seggelke, Klaus" w:date="2017-03-08T11:24:00Z"/>
              </w:rPr>
            </w:pPr>
            <w:ins w:id="1747" w:author="Seggelke, Klaus" w:date="2017-03-08T11:24:00Z">
              <w:r w:rsidRPr="005445BC">
                <w:t>Description</w:t>
              </w:r>
            </w:ins>
          </w:p>
        </w:tc>
        <w:tc>
          <w:tcPr>
            <w:tcW w:w="7979"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Info"/>
              <w:rPr>
                <w:ins w:id="1748" w:author="Seggelke, Klaus" w:date="2017-03-08T11:24:00Z"/>
                <w:lang w:eastAsia="zh-CN"/>
              </w:rPr>
            </w:pPr>
            <w:ins w:id="1749" w:author="Seggelke, Klaus" w:date="2017-03-08T11:24:00Z">
              <w:r>
                <w:rPr>
                  <w:lang w:eastAsia="zh-CN"/>
                </w:rPr>
                <w:t>VNF Package</w:t>
              </w:r>
            </w:ins>
            <w:ins w:id="1750" w:author="Seggelke, Klaus" w:date="2017-03-08T11:32:00Z">
              <w:r w:rsidR="00DB50B0">
                <w:rPr>
                  <w:lang w:eastAsia="zh-CN"/>
                </w:rPr>
                <w:t xml:space="preserve"> Onboarding </w:t>
              </w:r>
            </w:ins>
            <w:ins w:id="1751" w:author="Seggelke, Klaus" w:date="2017-03-08T11:24:00Z">
              <w:r>
                <w:rPr>
                  <w:lang w:eastAsia="zh-CN"/>
                </w:rPr>
                <w:t>t</w:t>
              </w:r>
            </w:ins>
            <w:ins w:id="1752" w:author="Seggelke, Klaus" w:date="2017-03-08T11:32:00Z">
              <w:r w:rsidR="00DB50B0">
                <w:rPr>
                  <w:lang w:eastAsia="zh-CN"/>
                </w:rPr>
                <w:t>est</w:t>
              </w:r>
            </w:ins>
            <w:ins w:id="1753" w:author="Seggelke, Klaus" w:date="2017-03-08T11:24:00Z">
              <w:r>
                <w:rPr>
                  <w:lang w:eastAsia="zh-CN"/>
                </w:rPr>
                <w:t xml:space="preserve"> case validates that the VNF package</w:t>
              </w:r>
            </w:ins>
            <w:ins w:id="1754" w:author="Seggelke, Klaus" w:date="2017-03-08T11:32:00Z">
              <w:r w:rsidR="00DB50B0">
                <w:rPr>
                  <w:lang w:eastAsia="zh-CN"/>
                </w:rPr>
                <w:t xml:space="preserve"> can be </w:t>
              </w:r>
            </w:ins>
            <w:ins w:id="1755" w:author="Seggelke, Klaus" w:date="2017-03-08T11:34:00Z">
              <w:r w:rsidR="00DB50B0">
                <w:rPr>
                  <w:lang w:eastAsia="zh-CN"/>
                </w:rPr>
                <w:t>deployed</w:t>
              </w:r>
            </w:ins>
          </w:p>
        </w:tc>
      </w:tr>
      <w:tr w:rsidR="00CB3D88" w:rsidTr="009A7FAF">
        <w:trPr>
          <w:trHeight w:val="283"/>
          <w:ins w:id="1756"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B41016" w:rsidRDefault="00CB3D88" w:rsidP="009A7FAF">
            <w:pPr>
              <w:pStyle w:val="TestCaseDescription"/>
              <w:rPr>
                <w:ins w:id="1757" w:author="Seggelke, Klaus" w:date="2017-03-08T11:24:00Z"/>
              </w:rPr>
            </w:pPr>
            <w:ins w:id="1758" w:author="Seggelke, Klaus" w:date="2017-03-08T11:24:00Z">
              <w:r w:rsidRPr="00B41016">
                <w:t>Test Setup</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759" w:author="Seggelke, Klaus" w:date="2017-03-08T11:24:00Z"/>
                <w:lang w:eastAsia="zh-CN"/>
              </w:rPr>
            </w:pPr>
            <w:ins w:id="1760" w:author="Seggelke, Klaus" w:date="2017-03-08T11:24:00Z">
              <w:r>
                <w:rPr>
                  <w:lang w:eastAsia="zh-CN"/>
                </w:rPr>
                <w:t>Ensure that the vendor provides the latest VNF Package file and later modifications to the VNF package file require to re-execute this test.</w:t>
              </w:r>
            </w:ins>
          </w:p>
        </w:tc>
      </w:tr>
      <w:tr w:rsidR="00CB3D88" w:rsidTr="009A7FAF">
        <w:trPr>
          <w:trHeight w:val="310"/>
          <w:ins w:id="1761"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1762" w:author="Seggelke, Klaus" w:date="2017-03-08T11:24:00Z"/>
              </w:rPr>
            </w:pPr>
            <w:ins w:id="1763" w:author="Seggelke, Klaus" w:date="2017-03-08T11:24:00Z">
              <w:r w:rsidRPr="005445BC">
                <w:t>Parameters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764" w:author="Seggelke, Klaus" w:date="2017-03-08T11:24:00Z"/>
              </w:rPr>
            </w:pPr>
            <w:ins w:id="1765" w:author="Seggelke, Klaus" w:date="2017-03-08T11:24:00Z">
              <w:r>
                <w:t>The vendor’s VNF package file is the input to this test case.</w:t>
              </w:r>
            </w:ins>
          </w:p>
        </w:tc>
      </w:tr>
      <w:tr w:rsidR="00CB3D88" w:rsidTr="009A7FAF">
        <w:trPr>
          <w:ins w:id="1766"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1767" w:author="Seggelke, Klaus" w:date="2017-03-08T11:24:00Z"/>
              </w:rPr>
            </w:pPr>
            <w:ins w:id="1768" w:author="Seggelke, Klaus" w:date="2017-03-08T11:24:00Z">
              <w:r w:rsidRPr="005445BC">
                <w:t>Success Guarantee: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769" w:author="Seggelke, Klaus" w:date="2017-03-08T11:24:00Z"/>
              </w:rPr>
            </w:pPr>
            <w:ins w:id="1770" w:author="Seggelke, Klaus" w:date="2017-03-08T11:24:00Z">
              <w:r>
                <w:t xml:space="preserve">Vendor’s VNF package </w:t>
              </w:r>
            </w:ins>
            <w:ins w:id="1771" w:author="Seggelke, Klaus" w:date="2017-03-08T11:35:00Z">
              <w:r w:rsidR="00DB50B0">
                <w:t>is successful onboarded and listed as a new VNF source in the MANO and VIM</w:t>
              </w:r>
            </w:ins>
          </w:p>
        </w:tc>
      </w:tr>
      <w:tr w:rsidR="00CB3D88" w:rsidTr="009A7FAF">
        <w:trPr>
          <w:trHeight w:val="544"/>
          <w:ins w:id="1772"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1773" w:author="Seggelke, Klaus" w:date="2017-03-08T11:24:00Z"/>
              </w:rPr>
            </w:pPr>
            <w:ins w:id="1774" w:author="Seggelke, Klaus" w:date="2017-03-08T11:24:00Z">
              <w:r w:rsidRPr="005445BC">
                <w:t>Pre-conditions: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775" w:author="Seggelke, Klaus" w:date="2017-03-08T11:24:00Z"/>
                <w:lang w:eastAsia="zh-CN"/>
              </w:rPr>
            </w:pPr>
          </w:p>
        </w:tc>
      </w:tr>
      <w:tr w:rsidR="00CB3D88" w:rsidTr="009A7FAF">
        <w:trPr>
          <w:trHeight w:val="409"/>
          <w:ins w:id="1776"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1777" w:author="Seggelke, Klaus" w:date="2017-03-08T11:24:00Z"/>
              </w:rPr>
            </w:pPr>
            <w:ins w:id="1778" w:author="Seggelke, Klaus" w:date="2017-03-08T11:24:00Z">
              <w:r w:rsidRPr="005445BC">
                <w:t>Procedure</w:t>
              </w:r>
            </w:ins>
          </w:p>
        </w:tc>
        <w:tc>
          <w:tcPr>
            <w:tcW w:w="7979" w:type="dxa"/>
            <w:tcBorders>
              <w:top w:val="single" w:sz="2" w:space="0" w:color="auto"/>
              <w:left w:val="single" w:sz="2" w:space="0" w:color="auto"/>
              <w:bottom w:val="single" w:sz="2" w:space="0" w:color="auto"/>
              <w:right w:val="single" w:sz="2" w:space="0" w:color="auto"/>
            </w:tcBorders>
          </w:tcPr>
          <w:p w:rsidR="00CB3D88" w:rsidRDefault="00DB50B0" w:rsidP="00CB3D88">
            <w:pPr>
              <w:pStyle w:val="TestCaseInfo"/>
              <w:numPr>
                <w:ilvl w:val="0"/>
                <w:numId w:val="229"/>
              </w:numPr>
              <w:rPr>
                <w:ins w:id="1779" w:author="Seggelke, Klaus" w:date="2017-03-08T11:24:00Z"/>
                <w:lang w:eastAsia="zh-CN"/>
              </w:rPr>
            </w:pPr>
            <w:ins w:id="1780" w:author="Seggelke, Klaus" w:date="2017-03-08T11:35:00Z">
              <w:r>
                <w:rPr>
                  <w:lang w:eastAsia="zh-CN"/>
                </w:rPr>
                <w:t xml:space="preserve">On-board the </w:t>
              </w:r>
            </w:ins>
            <w:ins w:id="1781" w:author="Seggelke, Klaus" w:date="2017-03-08T11:24:00Z">
              <w:r>
                <w:rPr>
                  <w:lang w:eastAsia="zh-CN"/>
                </w:rPr>
                <w:t>VNF Package</w:t>
              </w:r>
            </w:ins>
          </w:p>
          <w:p w:rsidR="00CB3D88" w:rsidRDefault="00CB3D88">
            <w:pPr>
              <w:pStyle w:val="TestCaseInfo"/>
              <w:numPr>
                <w:ilvl w:val="0"/>
                <w:numId w:val="229"/>
              </w:numPr>
              <w:rPr>
                <w:ins w:id="1782" w:author="Seggelke, Klaus" w:date="2017-03-08T11:24:00Z"/>
                <w:lang w:eastAsia="zh-CN"/>
              </w:rPr>
              <w:pPrChange w:id="1783" w:author="Seggelke, Klaus" w:date="2017-03-08T11:36:00Z">
                <w:pPr>
                  <w:pStyle w:val="TestCaseInfo"/>
                  <w:numPr>
                    <w:ilvl w:val="1"/>
                    <w:numId w:val="229"/>
                  </w:numPr>
                  <w:ind w:left="1440" w:hanging="360"/>
                </w:pPr>
              </w:pPrChange>
            </w:pPr>
            <w:ins w:id="1784" w:author="Seggelke, Klaus" w:date="2017-03-08T11:24:00Z">
              <w:r>
                <w:rPr>
                  <w:lang w:eastAsia="zh-CN"/>
                </w:rPr>
                <w:t xml:space="preserve">Perform a validation that the VNF package </w:t>
              </w:r>
            </w:ins>
            <w:ins w:id="1785" w:author="Seggelke, Klaus" w:date="2017-03-08T11:36:00Z">
              <w:r w:rsidR="00DB50B0">
                <w:rPr>
                  <w:lang w:eastAsia="zh-CN"/>
                </w:rPr>
                <w:t>has been onboarded successful</w:t>
              </w:r>
            </w:ins>
            <w:ins w:id="1786" w:author="Seggelke, Klaus" w:date="2017-03-08T12:58:00Z">
              <w:r w:rsidR="00374764">
                <w:rPr>
                  <w:lang w:eastAsia="zh-CN"/>
                </w:rPr>
                <w:t xml:space="preserve"> via MANO and VIM interface</w:t>
              </w:r>
            </w:ins>
          </w:p>
        </w:tc>
      </w:tr>
      <w:tr w:rsidR="00CB3D88" w:rsidTr="009A7FAF">
        <w:trPr>
          <w:trHeight w:val="463"/>
          <w:ins w:id="1787"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1788" w:author="Seggelke, Klaus" w:date="2017-03-08T11:24:00Z"/>
              </w:rPr>
            </w:pPr>
            <w:ins w:id="1789" w:author="Seggelke, Klaus" w:date="2017-03-08T11:24:00Z">
              <w:r w:rsidRPr="005445BC">
                <w:t>Extensions:</w:t>
              </w:r>
            </w:ins>
          </w:p>
        </w:tc>
        <w:tc>
          <w:tcPr>
            <w:tcW w:w="7979" w:type="dxa"/>
            <w:tcBorders>
              <w:top w:val="single" w:sz="2" w:space="0" w:color="auto"/>
              <w:left w:val="single" w:sz="2" w:space="0" w:color="auto"/>
              <w:bottom w:val="single" w:sz="2" w:space="0" w:color="auto"/>
              <w:right w:val="single" w:sz="2" w:space="0" w:color="auto"/>
            </w:tcBorders>
          </w:tcPr>
          <w:p w:rsidR="00CB3D88" w:rsidRPr="005445BC" w:rsidRDefault="00CB3D88" w:rsidP="009A7FAF">
            <w:pPr>
              <w:pStyle w:val="TestCaseInfo"/>
              <w:rPr>
                <w:ins w:id="1790" w:author="Seggelke, Klaus" w:date="2017-03-08T11:24:00Z"/>
              </w:rPr>
            </w:pPr>
          </w:p>
        </w:tc>
      </w:tr>
      <w:tr w:rsidR="00CB3D88" w:rsidTr="009A7FAF">
        <w:trPr>
          <w:ins w:id="1791" w:author="Seggelke, Klaus" w:date="2017-03-08T11:24: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Pr="005445BC" w:rsidRDefault="00CB3D88" w:rsidP="009A7FAF">
            <w:pPr>
              <w:pStyle w:val="TestCaseDescription"/>
              <w:rPr>
                <w:ins w:id="1792" w:author="Seggelke, Klaus" w:date="2017-03-08T11:24:00Z"/>
              </w:rPr>
            </w:pPr>
            <w:ins w:id="1793" w:author="Seggelke, Klaus" w:date="2017-03-08T11:24:00Z">
              <w:r w:rsidRPr="005445BC">
                <w:t>Notes: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794" w:author="Seggelke, Klaus" w:date="2017-03-08T11:24:00Z"/>
              </w:rPr>
            </w:pPr>
          </w:p>
        </w:tc>
      </w:tr>
    </w:tbl>
    <w:p w:rsidR="00CB3D88" w:rsidRDefault="00CB3D88" w:rsidP="004B12C9">
      <w:pPr>
        <w:rPr>
          <w:ins w:id="1795" w:author="Seggelke, Klaus" w:date="2017-03-08T11:24:00Z"/>
        </w:rPr>
      </w:pPr>
    </w:p>
    <w:p w:rsidR="00CB3D88" w:rsidRDefault="00CB3D88" w:rsidP="00CB3D88">
      <w:pPr>
        <w:pStyle w:val="Heading1"/>
        <w:rPr>
          <w:ins w:id="1796" w:author="Seggelke, Klaus" w:date="2017-03-08T11:22:00Z"/>
        </w:rPr>
      </w:pPr>
      <w:bookmarkStart w:id="1797" w:name="_Toc477275341"/>
      <w:ins w:id="1798" w:author="Seggelke, Klaus" w:date="2017-03-08T11:22:00Z">
        <w:r>
          <w:t>Software Image Management</w:t>
        </w:r>
        <w:bookmarkEnd w:id="1797"/>
      </w:ins>
    </w:p>
    <w:p w:rsidR="00CB3D88" w:rsidRDefault="00CB3D88" w:rsidP="00CB3D88">
      <w:pPr>
        <w:rPr>
          <w:ins w:id="1799" w:author="Seggelke, Klaus" w:date="2017-03-08T11:22:00Z"/>
          <w:lang w:eastAsia="zh-CN"/>
        </w:rPr>
      </w:pPr>
      <w:ins w:id="1800" w:author="Seggelke, Klaus" w:date="2017-03-08T11:22:00Z">
        <w:r>
          <w:rPr>
            <w:lang w:eastAsia="zh-CN"/>
          </w:rPr>
          <w: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t>
        </w:r>
      </w:ins>
    </w:p>
    <w:p w:rsidR="00CB3D88" w:rsidRDefault="00CB3D88" w:rsidP="00CB3D88">
      <w:pPr>
        <w:rPr>
          <w:ins w:id="1801" w:author="Seggelke, Klaus" w:date="2017-03-08T11:22:00Z"/>
          <w:lang w:eastAsia="zh-CN"/>
        </w:rPr>
      </w:pPr>
    </w:p>
    <w:p w:rsidR="00CB3D88" w:rsidRDefault="00CB3D88" w:rsidP="00CB3D88">
      <w:pPr>
        <w:rPr>
          <w:ins w:id="1802" w:author="Seggelke, Klaus" w:date="2017-03-08T11:22:00Z"/>
          <w:lang w:eastAsia="zh-CN"/>
        </w:rPr>
      </w:pPr>
      <w:ins w:id="1803" w:author="Seggelke, Klaus" w:date="2017-03-08T11:22:00Z">
        <w:r>
          <w:rPr>
            <w:lang w:eastAsia="zh-CN"/>
          </w:rPr>
          <w:t>The following test cases ensure the correctness of the VNFM’s capability to manage, retrieve and expose VNF image information.</w:t>
        </w:r>
      </w:ins>
    </w:p>
    <w:p w:rsidR="00CB3D88" w:rsidRDefault="00CB3D88" w:rsidP="00CB3D88">
      <w:pPr>
        <w:rPr>
          <w:ins w:id="1804" w:author="Seggelke, Klaus" w:date="2017-03-08T11:22:00Z"/>
          <w:lang w:eastAsia="zh-CN"/>
        </w:rPr>
      </w:pPr>
    </w:p>
    <w:p w:rsidR="00CB3D88" w:rsidRDefault="00CB3D88" w:rsidP="00CB3D88">
      <w:pPr>
        <w:rPr>
          <w:ins w:id="1805" w:author="Seggelke, Klaus" w:date="2017-03-08T11: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rPr>
          <w:ins w:id="1806" w:author="Seggelke, Klaus" w:date="2017-03-08T11:22:00Z"/>
        </w:trPr>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rPr>
                <w:ins w:id="1807" w:author="Seggelke, Klaus" w:date="2017-03-08T11:22:00Z"/>
              </w:rPr>
            </w:pPr>
            <w:bookmarkStart w:id="1808" w:name="_Toc477275230"/>
            <w:ins w:id="1809" w:author="Seggelke, Klaus" w:date="2017-03-08T11:22:00Z">
              <w:r>
                <w:lastRenderedPageBreak/>
                <w:t>TC.VNF.IMAGE.001</w:t>
              </w:r>
              <w:r>
                <w:tab/>
              </w:r>
              <w:r w:rsidRPr="005C53C5">
                <w:t>Software Image Retrieval with single vendor release without filter</w:t>
              </w:r>
              <w:bookmarkEnd w:id="1808"/>
            </w:ins>
          </w:p>
        </w:tc>
      </w:tr>
      <w:tr w:rsidR="00CB3D88" w:rsidTr="009A7FAF">
        <w:trPr>
          <w:trHeight w:val="896"/>
          <w:ins w:id="1810"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11" w:author="Seggelke, Klaus" w:date="2017-03-08T11:22:00Z"/>
              </w:rPr>
            </w:pPr>
            <w:ins w:id="1812" w:author="Seggelke, Klaus" w:date="2017-03-08T11: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771820" w:rsidRDefault="00CB3D88" w:rsidP="009A7FAF">
            <w:pPr>
              <w:pStyle w:val="TestCaseInfo"/>
              <w:rPr>
                <w:ins w:id="1813" w:author="Seggelke, Klaus" w:date="2017-03-08T11:22:00Z"/>
              </w:rPr>
            </w:pPr>
            <w:ins w:id="1814" w:author="Seggelke, Klaus" w:date="2017-03-08T11:22:00Z">
              <w:r w:rsidRPr="00771820">
                <w:t>Validate the VNFM can query via Vi-Vnfm reference point the installed/available software images and report the correct information</w:t>
              </w:r>
            </w:ins>
          </w:p>
        </w:tc>
      </w:tr>
      <w:tr w:rsidR="00CB3D88" w:rsidTr="009A7FAF">
        <w:trPr>
          <w:ins w:id="1815"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16" w:author="Seggelke, Klaus" w:date="2017-03-08T11:22:00Z"/>
              </w:rPr>
            </w:pPr>
            <w:ins w:id="1817" w:author="Seggelke, Klaus" w:date="2017-03-08T11: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771820" w:rsidRDefault="00CB3D88" w:rsidP="009A7FAF">
            <w:pPr>
              <w:pStyle w:val="TestCaseInfo"/>
              <w:rPr>
                <w:ins w:id="1818" w:author="Seggelke, Klaus" w:date="2017-03-08T11:22:00Z"/>
              </w:rPr>
            </w:pPr>
            <w:ins w:id="1819" w:author="Seggelke, Klaus" w:date="2017-03-08T11:22:00Z">
              <w:r w:rsidRPr="00771820">
                <w:t>The VNF images are installed and made available to the VIM. The VIM is able to gather all information and present the information per request on the Vi-Vnfm reference point. Following information should be reported per software image:</w:t>
              </w:r>
            </w:ins>
          </w:p>
          <w:p w:rsidR="00CB3D88" w:rsidRPr="00771820" w:rsidRDefault="00CB3D88" w:rsidP="009A7FAF">
            <w:pPr>
              <w:pStyle w:val="TestCaseInfo"/>
              <w:numPr>
                <w:ilvl w:val="0"/>
                <w:numId w:val="22"/>
              </w:numPr>
              <w:rPr>
                <w:ins w:id="1820" w:author="Seggelke, Klaus" w:date="2017-03-08T11:22:00Z"/>
              </w:rPr>
            </w:pPr>
            <w:ins w:id="1821" w:author="Seggelke, Klaus" w:date="2017-03-08T11:22:00Z">
              <w:r w:rsidRPr="00771820">
                <w:t>ID</w:t>
              </w:r>
            </w:ins>
          </w:p>
          <w:p w:rsidR="00CB3D88" w:rsidRPr="00771820" w:rsidRDefault="00CB3D88" w:rsidP="009A7FAF">
            <w:pPr>
              <w:pStyle w:val="TestCaseInfo"/>
              <w:numPr>
                <w:ilvl w:val="0"/>
                <w:numId w:val="22"/>
              </w:numPr>
              <w:rPr>
                <w:ins w:id="1822" w:author="Seggelke, Klaus" w:date="2017-03-08T11:22:00Z"/>
              </w:rPr>
            </w:pPr>
            <w:ins w:id="1823" w:author="Seggelke, Klaus" w:date="2017-03-08T11:22:00Z">
              <w:r w:rsidRPr="00771820">
                <w:t>Name</w:t>
              </w:r>
            </w:ins>
          </w:p>
          <w:p w:rsidR="00CB3D88" w:rsidRPr="00771820" w:rsidRDefault="00CB3D88" w:rsidP="009A7FAF">
            <w:pPr>
              <w:pStyle w:val="TestCaseInfo"/>
              <w:numPr>
                <w:ilvl w:val="0"/>
                <w:numId w:val="22"/>
              </w:numPr>
              <w:rPr>
                <w:ins w:id="1824" w:author="Seggelke, Klaus" w:date="2017-03-08T11:22:00Z"/>
              </w:rPr>
            </w:pPr>
            <w:ins w:id="1825" w:author="Seggelke, Klaus" w:date="2017-03-08T11:22:00Z">
              <w:r w:rsidRPr="00771820">
                <w:t>Provider</w:t>
              </w:r>
            </w:ins>
          </w:p>
          <w:p w:rsidR="00CB3D88" w:rsidRPr="00771820" w:rsidRDefault="00CB3D88" w:rsidP="009A7FAF">
            <w:pPr>
              <w:pStyle w:val="TestCaseInfo"/>
              <w:numPr>
                <w:ilvl w:val="0"/>
                <w:numId w:val="22"/>
              </w:numPr>
              <w:rPr>
                <w:ins w:id="1826" w:author="Seggelke, Klaus" w:date="2017-03-08T11:22:00Z"/>
              </w:rPr>
            </w:pPr>
            <w:ins w:id="1827" w:author="Seggelke, Klaus" w:date="2017-03-08T11:22:00Z">
              <w:r w:rsidRPr="00771820">
                <w:t>Version</w:t>
              </w:r>
            </w:ins>
          </w:p>
          <w:p w:rsidR="00CB3D88" w:rsidRPr="00771820" w:rsidRDefault="00CB3D88" w:rsidP="009A7FAF">
            <w:pPr>
              <w:pStyle w:val="TestCaseInfo"/>
              <w:numPr>
                <w:ilvl w:val="0"/>
                <w:numId w:val="22"/>
              </w:numPr>
              <w:rPr>
                <w:ins w:id="1828" w:author="Seggelke, Klaus" w:date="2017-03-08T11:22:00Z"/>
              </w:rPr>
            </w:pPr>
            <w:ins w:id="1829" w:author="Seggelke, Klaus" w:date="2017-03-08T11:22:00Z">
              <w:r w:rsidRPr="00771820">
                <w:t>checksum</w:t>
              </w:r>
            </w:ins>
          </w:p>
          <w:p w:rsidR="00CB3D88" w:rsidRPr="00771820" w:rsidRDefault="00CB3D88" w:rsidP="009A7FAF">
            <w:pPr>
              <w:pStyle w:val="TestCaseInfo"/>
              <w:numPr>
                <w:ilvl w:val="0"/>
                <w:numId w:val="22"/>
              </w:numPr>
              <w:rPr>
                <w:ins w:id="1830" w:author="Seggelke, Klaus" w:date="2017-03-08T11:22:00Z"/>
              </w:rPr>
            </w:pPr>
            <w:ins w:id="1831" w:author="Seggelke, Klaus" w:date="2017-03-08T11:22:00Z">
              <w:r w:rsidRPr="00771820">
                <w:t>Container Format</w:t>
              </w:r>
            </w:ins>
          </w:p>
          <w:p w:rsidR="00CB3D88" w:rsidRPr="00771820" w:rsidRDefault="00CB3D88" w:rsidP="009A7FAF">
            <w:pPr>
              <w:pStyle w:val="TestCaseInfo"/>
              <w:numPr>
                <w:ilvl w:val="0"/>
                <w:numId w:val="22"/>
              </w:numPr>
              <w:rPr>
                <w:ins w:id="1832" w:author="Seggelke, Klaus" w:date="2017-03-08T11:22:00Z"/>
              </w:rPr>
            </w:pPr>
            <w:ins w:id="1833" w:author="Seggelke, Klaus" w:date="2017-03-08T11:22:00Z">
              <w:r w:rsidRPr="00771820">
                <w:t>Disk Format</w:t>
              </w:r>
            </w:ins>
          </w:p>
          <w:p w:rsidR="00CB3D88" w:rsidRPr="00771820" w:rsidRDefault="00CB3D88" w:rsidP="009A7FAF">
            <w:pPr>
              <w:pStyle w:val="TestCaseInfo"/>
              <w:numPr>
                <w:ilvl w:val="0"/>
                <w:numId w:val="22"/>
              </w:numPr>
              <w:rPr>
                <w:ins w:id="1834" w:author="Seggelke, Klaus" w:date="2017-03-08T11:22:00Z"/>
              </w:rPr>
            </w:pPr>
            <w:ins w:id="1835" w:author="Seggelke, Klaus" w:date="2017-03-08T11:22:00Z">
              <w:r w:rsidRPr="00771820">
                <w:t>Create date</w:t>
              </w:r>
            </w:ins>
          </w:p>
          <w:p w:rsidR="00CB3D88" w:rsidRPr="00771820" w:rsidRDefault="00CB3D88" w:rsidP="009A7FAF">
            <w:pPr>
              <w:pStyle w:val="TestCaseInfo"/>
              <w:numPr>
                <w:ilvl w:val="0"/>
                <w:numId w:val="22"/>
              </w:numPr>
              <w:rPr>
                <w:ins w:id="1836" w:author="Seggelke, Klaus" w:date="2017-03-08T11:22:00Z"/>
              </w:rPr>
            </w:pPr>
            <w:ins w:id="1837" w:author="Seggelke, Klaus" w:date="2017-03-08T11:22:00Z">
              <w:r w:rsidRPr="00771820">
                <w:t>Update Date</w:t>
              </w:r>
            </w:ins>
          </w:p>
          <w:p w:rsidR="00CB3D88" w:rsidRPr="00771820" w:rsidRDefault="00CB3D88" w:rsidP="009A7FAF">
            <w:pPr>
              <w:pStyle w:val="TestCaseInfo"/>
              <w:numPr>
                <w:ilvl w:val="0"/>
                <w:numId w:val="22"/>
              </w:numPr>
              <w:rPr>
                <w:ins w:id="1838" w:author="Seggelke, Klaus" w:date="2017-03-08T11:22:00Z"/>
              </w:rPr>
            </w:pPr>
            <w:ins w:id="1839" w:author="Seggelke, Klaus" w:date="2017-03-08T11:22:00Z">
              <w:r w:rsidRPr="00771820">
                <w:t>Minimal disk size</w:t>
              </w:r>
            </w:ins>
          </w:p>
          <w:p w:rsidR="00CB3D88" w:rsidRPr="00771820" w:rsidRDefault="00CB3D88" w:rsidP="009A7FAF">
            <w:pPr>
              <w:pStyle w:val="TestCaseInfo"/>
              <w:numPr>
                <w:ilvl w:val="0"/>
                <w:numId w:val="22"/>
              </w:numPr>
              <w:rPr>
                <w:ins w:id="1840" w:author="Seggelke, Klaus" w:date="2017-03-08T11:22:00Z"/>
              </w:rPr>
            </w:pPr>
            <w:ins w:id="1841" w:author="Seggelke, Klaus" w:date="2017-03-08T11:22:00Z">
              <w:r w:rsidRPr="00771820">
                <w:t>Minimal Memory size</w:t>
              </w:r>
            </w:ins>
          </w:p>
          <w:p w:rsidR="00CB3D88" w:rsidRPr="00771820" w:rsidRDefault="00CB3D88" w:rsidP="009A7FAF">
            <w:pPr>
              <w:pStyle w:val="TestCaseInfo"/>
              <w:numPr>
                <w:ilvl w:val="0"/>
                <w:numId w:val="22"/>
              </w:numPr>
              <w:rPr>
                <w:ins w:id="1842" w:author="Seggelke, Klaus" w:date="2017-03-08T11:22:00Z"/>
              </w:rPr>
            </w:pPr>
            <w:ins w:id="1843" w:author="Seggelke, Klaus" w:date="2017-03-08T11:22:00Z">
              <w:r w:rsidRPr="00771820">
                <w:t>Size of the software</w:t>
              </w:r>
            </w:ins>
          </w:p>
          <w:p w:rsidR="00CB3D88" w:rsidRPr="00771820" w:rsidRDefault="00CB3D88" w:rsidP="009A7FAF">
            <w:pPr>
              <w:pStyle w:val="TestCaseInfo"/>
              <w:numPr>
                <w:ilvl w:val="0"/>
                <w:numId w:val="22"/>
              </w:numPr>
              <w:rPr>
                <w:ins w:id="1844" w:author="Seggelke, Klaus" w:date="2017-03-08T11:22:00Z"/>
              </w:rPr>
            </w:pPr>
            <w:ins w:id="1845" w:author="Seggelke, Klaus" w:date="2017-03-08T11:22:00Z">
              <w:r w:rsidRPr="00771820">
                <w:t>Status of the software</w:t>
              </w:r>
            </w:ins>
          </w:p>
          <w:p w:rsidR="00CB3D88" w:rsidRPr="00771820" w:rsidRDefault="00CB3D88" w:rsidP="009A7FAF">
            <w:pPr>
              <w:pStyle w:val="TestCaseInfo"/>
              <w:numPr>
                <w:ilvl w:val="0"/>
                <w:numId w:val="22"/>
              </w:numPr>
              <w:rPr>
                <w:ins w:id="1846" w:author="Seggelke, Klaus" w:date="2017-03-08T11:22:00Z"/>
              </w:rPr>
            </w:pPr>
            <w:ins w:id="1847" w:author="Seggelke, Klaus" w:date="2017-03-08T11:22:00Z">
              <w:r w:rsidRPr="00771820">
                <w:t>User defined meta Data</w:t>
              </w:r>
            </w:ins>
          </w:p>
        </w:tc>
      </w:tr>
      <w:tr w:rsidR="00CB3D88" w:rsidTr="009A7FAF">
        <w:trPr>
          <w:trHeight w:val="283"/>
          <w:ins w:id="1848"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49" w:author="Seggelke, Klaus" w:date="2017-03-08T11:22:00Z"/>
              </w:rPr>
            </w:pPr>
            <w:ins w:id="1850" w:author="Seggelke, Klaus" w:date="2017-03-08T11:22:00Z">
              <w:r>
                <w:t>Test Setup</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1851" w:author="Seggelke, Klaus" w:date="2017-03-08T11:22:00Z"/>
              </w:rPr>
            </w:pPr>
            <w:ins w:id="1852" w:author="Seggelke, Klaus" w:date="2017-03-08T11:22:00Z">
              <w:r w:rsidRPr="00771820">
                <w:t>Minimal one vendor VNF image should be installed. It would be better to have multiple installed. This allows to validate handling of multiple image information and also filter capabilities.</w:t>
              </w:r>
            </w:ins>
          </w:p>
        </w:tc>
      </w:tr>
      <w:tr w:rsidR="00CB3D88" w:rsidTr="009A7FAF">
        <w:trPr>
          <w:trHeight w:val="515"/>
          <w:ins w:id="1853"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54" w:author="Seggelke, Klaus" w:date="2017-03-08T11:22:00Z"/>
              </w:rPr>
            </w:pPr>
            <w:ins w:id="1855" w:author="Seggelke, Klaus" w:date="2017-03-08T11:22:00Z">
              <w:r>
                <w:t>Parameters</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1856" w:author="Seggelke, Klaus" w:date="2017-03-08T11:22:00Z"/>
              </w:rPr>
            </w:pPr>
            <w:ins w:id="1857" w:author="Seggelke, Klaus" w:date="2017-03-08T11:22:00Z">
              <w:r w:rsidRPr="00771820">
                <w:t>The test could include following:</w:t>
              </w:r>
            </w:ins>
          </w:p>
          <w:p w:rsidR="00CB3D88" w:rsidRPr="00771820" w:rsidRDefault="00CB3D88" w:rsidP="009A7FAF">
            <w:pPr>
              <w:pStyle w:val="TestCaseInfo"/>
              <w:rPr>
                <w:ins w:id="1858" w:author="Seggelke, Klaus" w:date="2017-03-08T11:22:00Z"/>
              </w:rPr>
            </w:pPr>
            <w:ins w:id="1859" w:author="Seggelke, Klaus" w:date="2017-03-08T11:22:00Z">
              <w:r w:rsidRPr="00771820">
                <w:t xml:space="preserve">Retrieve all images (no filter) </w:t>
              </w:r>
              <w:r w:rsidRPr="00771820">
                <w:sym w:font="Wingdings" w:char="F0E0"/>
              </w:r>
              <w:r w:rsidRPr="00771820">
                <w:t xml:space="preserve"> list of all installed images</w:t>
              </w:r>
            </w:ins>
          </w:p>
        </w:tc>
      </w:tr>
      <w:tr w:rsidR="00CB3D88" w:rsidTr="009A7FAF">
        <w:trPr>
          <w:ins w:id="1860"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61" w:author="Seggelke, Klaus" w:date="2017-03-08T11:22:00Z"/>
              </w:rPr>
            </w:pPr>
            <w:ins w:id="1862" w:author="Seggelke, Klaus" w:date="2017-03-08T11: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1863" w:author="Seggelke, Klaus" w:date="2017-03-08T11:22:00Z"/>
              </w:rPr>
            </w:pPr>
            <w:ins w:id="1864" w:author="Seggelke, Klaus" w:date="2017-03-08T11:22:00Z">
              <w:r w:rsidRPr="00771820">
                <w:t>VNFM must display all expect images</w:t>
              </w:r>
            </w:ins>
          </w:p>
        </w:tc>
      </w:tr>
      <w:tr w:rsidR="00CB3D88" w:rsidTr="009A7FAF">
        <w:trPr>
          <w:ins w:id="1865"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66" w:author="Seggelke, Klaus" w:date="2017-03-08T11:22:00Z"/>
              </w:rPr>
            </w:pPr>
            <w:ins w:id="1867" w:author="Seggelke, Klaus" w:date="2017-03-08T11:22:00Z">
              <w:r>
                <w:t>Pre-conditions:</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1868" w:author="Seggelke, Klaus" w:date="2017-03-08T11:22:00Z"/>
              </w:rPr>
            </w:pPr>
            <w:ins w:id="1869" w:author="Seggelke, Klaus" w:date="2017-03-08T11:22:00Z">
              <w:r w:rsidRPr="00771820">
                <w:t>Install images and ensure that VIM lists them</w:t>
              </w:r>
            </w:ins>
          </w:p>
        </w:tc>
      </w:tr>
      <w:tr w:rsidR="00CB3D88" w:rsidTr="009A7FAF">
        <w:trPr>
          <w:trHeight w:val="193"/>
          <w:ins w:id="1870"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71" w:author="Seggelke, Klaus" w:date="2017-03-08T11:22:00Z"/>
              </w:rPr>
            </w:pPr>
            <w:ins w:id="1872" w:author="Seggelke, Klaus" w:date="2017-03-08T11:22:00Z">
              <w:r>
                <w:t>Procedure</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1873" w:author="Seggelke, Klaus" w:date="2017-03-08T11:22:00Z"/>
              </w:rPr>
            </w:pPr>
          </w:p>
        </w:tc>
      </w:tr>
      <w:tr w:rsidR="00CB3D88" w:rsidTr="009A7FAF">
        <w:trPr>
          <w:ins w:id="1874"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75" w:author="Seggelke, Klaus" w:date="2017-03-08T11:22:00Z"/>
              </w:rPr>
            </w:pPr>
            <w:ins w:id="1876" w:author="Seggelke, Klaus" w:date="2017-03-08T11: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1877" w:author="Seggelke, Klaus" w:date="2017-03-08T11:22:00Z"/>
              </w:rPr>
            </w:pPr>
          </w:p>
        </w:tc>
      </w:tr>
      <w:tr w:rsidR="00CB3D88" w:rsidTr="009A7FAF">
        <w:trPr>
          <w:ins w:id="1878"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79" w:author="Seggelke, Klaus" w:date="2017-03-08T11:22:00Z"/>
                <w:noProof/>
              </w:rPr>
            </w:pPr>
            <w:ins w:id="1880" w:author="Seggelke, Klaus" w:date="2017-03-08T11: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CB3D88" w:rsidRPr="00771820" w:rsidRDefault="00CB3D88" w:rsidP="009A7FAF">
            <w:pPr>
              <w:pStyle w:val="TestCaseInfo"/>
              <w:rPr>
                <w:ins w:id="1881" w:author="Seggelke, Klaus" w:date="2017-03-08T11:22:00Z"/>
              </w:rPr>
            </w:pPr>
          </w:p>
        </w:tc>
      </w:tr>
    </w:tbl>
    <w:p w:rsidR="00CB3D88" w:rsidRDefault="00CB3D88" w:rsidP="00CB3D88">
      <w:pPr>
        <w:rPr>
          <w:ins w:id="1882" w:author="Seggelke, Klaus" w:date="2017-03-08T11: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rPr>
          <w:ins w:id="1883" w:author="Seggelke, Klaus" w:date="2017-03-08T11:22:00Z"/>
        </w:trPr>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rPr>
                <w:ins w:id="1884" w:author="Seggelke, Klaus" w:date="2017-03-08T11:22:00Z"/>
              </w:rPr>
            </w:pPr>
            <w:bookmarkStart w:id="1885" w:name="_Toc477275231"/>
            <w:ins w:id="1886" w:author="Seggelke, Klaus" w:date="2017-03-08T11:22:00Z">
              <w:r>
                <w:t>TC.VNF.IMAGE.002</w:t>
              </w:r>
              <w:r>
                <w:tab/>
              </w:r>
              <w:r w:rsidRPr="005C53C5">
                <w:t xml:space="preserve">Software Image Retrieval with single vendor release </w:t>
              </w:r>
              <w:r>
                <w:t>with</w:t>
              </w:r>
              <w:r w:rsidRPr="005C53C5">
                <w:t xml:space="preserve"> filter</w:t>
              </w:r>
              <w:r>
                <w:t>s</w:t>
              </w:r>
              <w:bookmarkEnd w:id="1885"/>
            </w:ins>
          </w:p>
        </w:tc>
      </w:tr>
      <w:tr w:rsidR="00CB3D88" w:rsidTr="009A7FAF">
        <w:trPr>
          <w:trHeight w:val="896"/>
          <w:ins w:id="1887"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88" w:author="Seggelke, Klaus" w:date="2017-03-08T11:22:00Z"/>
              </w:rPr>
            </w:pPr>
            <w:ins w:id="1889" w:author="Seggelke, Klaus" w:date="2017-03-08T11: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D67489" w:rsidRDefault="00CB3D88" w:rsidP="009A7FAF">
            <w:pPr>
              <w:pStyle w:val="TestCaseInfo"/>
              <w:rPr>
                <w:ins w:id="1890" w:author="Seggelke, Klaus" w:date="2017-03-08T11:22:00Z"/>
                <w:lang w:eastAsia="zh-CN"/>
              </w:rPr>
            </w:pPr>
            <w:ins w:id="1891" w:author="Seggelke, Klaus" w:date="2017-03-08T11:22:00Z">
              <w:r w:rsidRPr="008C33FA">
                <w:rPr>
                  <w:lang w:eastAsia="zh-CN"/>
                </w:rPr>
                <w:t>Validate the VNFM can query via Vi-Vnfm reference point the installed/available software images and report the correct information</w:t>
              </w:r>
            </w:ins>
          </w:p>
        </w:tc>
      </w:tr>
      <w:tr w:rsidR="00CB3D88" w:rsidTr="009A7FAF">
        <w:trPr>
          <w:ins w:id="1892"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893" w:author="Seggelke, Klaus" w:date="2017-03-08T11:22:00Z"/>
              </w:rPr>
            </w:pPr>
            <w:ins w:id="1894" w:author="Seggelke, Klaus" w:date="2017-03-08T11: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Info"/>
              <w:rPr>
                <w:ins w:id="1895" w:author="Seggelke, Klaus" w:date="2017-03-08T11:22:00Z"/>
                <w:lang w:eastAsia="zh-CN"/>
              </w:rPr>
            </w:pPr>
            <w:ins w:id="1896" w:author="Seggelke, Klaus" w:date="2017-03-08T11:22:00Z">
              <w:r>
                <w:rPr>
                  <w:lang w:eastAsia="zh-CN"/>
                </w:rPr>
                <w:t>The VNF images are installed and made available to the VIM. The VIM is able to gather all information and present the information per request on the Vi-Vnfm reference point. Following information should be reported per software image:</w:t>
              </w:r>
            </w:ins>
          </w:p>
          <w:p w:rsidR="00CB3D88" w:rsidRDefault="00CB3D88" w:rsidP="009A7FAF">
            <w:pPr>
              <w:pStyle w:val="TestCaseInfo"/>
              <w:numPr>
                <w:ilvl w:val="0"/>
                <w:numId w:val="22"/>
              </w:numPr>
              <w:rPr>
                <w:ins w:id="1897" w:author="Seggelke, Klaus" w:date="2017-03-08T11:22:00Z"/>
                <w:lang w:eastAsia="zh-CN"/>
              </w:rPr>
            </w:pPr>
            <w:ins w:id="1898" w:author="Seggelke, Klaus" w:date="2017-03-08T11:22:00Z">
              <w:r>
                <w:rPr>
                  <w:lang w:eastAsia="zh-CN"/>
                </w:rPr>
                <w:t>ID</w:t>
              </w:r>
            </w:ins>
          </w:p>
          <w:p w:rsidR="00CB3D88" w:rsidRDefault="00CB3D88" w:rsidP="009A7FAF">
            <w:pPr>
              <w:pStyle w:val="TestCaseInfo"/>
              <w:numPr>
                <w:ilvl w:val="0"/>
                <w:numId w:val="22"/>
              </w:numPr>
              <w:rPr>
                <w:ins w:id="1899" w:author="Seggelke, Klaus" w:date="2017-03-08T11:22:00Z"/>
                <w:lang w:eastAsia="zh-CN"/>
              </w:rPr>
            </w:pPr>
            <w:ins w:id="1900" w:author="Seggelke, Klaus" w:date="2017-03-08T11:22:00Z">
              <w:r>
                <w:rPr>
                  <w:lang w:eastAsia="zh-CN"/>
                </w:rPr>
                <w:t>Name</w:t>
              </w:r>
            </w:ins>
          </w:p>
          <w:p w:rsidR="00CB3D88" w:rsidRDefault="00CB3D88" w:rsidP="009A7FAF">
            <w:pPr>
              <w:pStyle w:val="TestCaseInfo"/>
              <w:numPr>
                <w:ilvl w:val="0"/>
                <w:numId w:val="22"/>
              </w:numPr>
              <w:rPr>
                <w:ins w:id="1901" w:author="Seggelke, Klaus" w:date="2017-03-08T11:22:00Z"/>
                <w:lang w:eastAsia="zh-CN"/>
              </w:rPr>
            </w:pPr>
            <w:ins w:id="1902" w:author="Seggelke, Klaus" w:date="2017-03-08T11:22:00Z">
              <w:r>
                <w:rPr>
                  <w:lang w:eastAsia="zh-CN"/>
                </w:rPr>
                <w:t>Provider</w:t>
              </w:r>
            </w:ins>
          </w:p>
          <w:p w:rsidR="00CB3D88" w:rsidRDefault="00CB3D88" w:rsidP="009A7FAF">
            <w:pPr>
              <w:pStyle w:val="TestCaseInfo"/>
              <w:numPr>
                <w:ilvl w:val="0"/>
                <w:numId w:val="22"/>
              </w:numPr>
              <w:rPr>
                <w:ins w:id="1903" w:author="Seggelke, Klaus" w:date="2017-03-08T11:22:00Z"/>
                <w:lang w:eastAsia="zh-CN"/>
              </w:rPr>
            </w:pPr>
            <w:ins w:id="1904" w:author="Seggelke, Klaus" w:date="2017-03-08T11:22:00Z">
              <w:r>
                <w:rPr>
                  <w:lang w:eastAsia="zh-CN"/>
                </w:rPr>
                <w:t>Version</w:t>
              </w:r>
            </w:ins>
          </w:p>
          <w:p w:rsidR="00CB3D88" w:rsidRDefault="00CB3D88" w:rsidP="009A7FAF">
            <w:pPr>
              <w:pStyle w:val="TestCaseInfo"/>
              <w:numPr>
                <w:ilvl w:val="0"/>
                <w:numId w:val="22"/>
              </w:numPr>
              <w:rPr>
                <w:ins w:id="1905" w:author="Seggelke, Klaus" w:date="2017-03-08T11:22:00Z"/>
                <w:lang w:eastAsia="zh-CN"/>
              </w:rPr>
            </w:pPr>
            <w:ins w:id="1906" w:author="Seggelke, Klaus" w:date="2017-03-08T11:22:00Z">
              <w:r>
                <w:rPr>
                  <w:lang w:eastAsia="zh-CN"/>
                </w:rPr>
                <w:t>checksum</w:t>
              </w:r>
            </w:ins>
          </w:p>
          <w:p w:rsidR="00CB3D88" w:rsidRDefault="00CB3D88" w:rsidP="009A7FAF">
            <w:pPr>
              <w:pStyle w:val="TestCaseInfo"/>
              <w:numPr>
                <w:ilvl w:val="0"/>
                <w:numId w:val="22"/>
              </w:numPr>
              <w:rPr>
                <w:ins w:id="1907" w:author="Seggelke, Klaus" w:date="2017-03-08T11:22:00Z"/>
                <w:lang w:eastAsia="zh-CN"/>
              </w:rPr>
            </w:pPr>
            <w:ins w:id="1908" w:author="Seggelke, Klaus" w:date="2017-03-08T11:22:00Z">
              <w:r>
                <w:rPr>
                  <w:lang w:eastAsia="zh-CN"/>
                </w:rPr>
                <w:lastRenderedPageBreak/>
                <w:t>Container Format</w:t>
              </w:r>
            </w:ins>
          </w:p>
          <w:p w:rsidR="00CB3D88" w:rsidRDefault="00CB3D88" w:rsidP="009A7FAF">
            <w:pPr>
              <w:pStyle w:val="TestCaseInfo"/>
              <w:numPr>
                <w:ilvl w:val="0"/>
                <w:numId w:val="22"/>
              </w:numPr>
              <w:rPr>
                <w:ins w:id="1909" w:author="Seggelke, Klaus" w:date="2017-03-08T11:22:00Z"/>
                <w:lang w:eastAsia="zh-CN"/>
              </w:rPr>
            </w:pPr>
            <w:ins w:id="1910" w:author="Seggelke, Klaus" w:date="2017-03-08T11:22:00Z">
              <w:r>
                <w:rPr>
                  <w:lang w:eastAsia="zh-CN"/>
                </w:rPr>
                <w:t>Disk Format</w:t>
              </w:r>
            </w:ins>
          </w:p>
          <w:p w:rsidR="00CB3D88" w:rsidRDefault="00CB3D88" w:rsidP="009A7FAF">
            <w:pPr>
              <w:pStyle w:val="TestCaseInfo"/>
              <w:numPr>
                <w:ilvl w:val="0"/>
                <w:numId w:val="22"/>
              </w:numPr>
              <w:rPr>
                <w:ins w:id="1911" w:author="Seggelke, Klaus" w:date="2017-03-08T11:22:00Z"/>
                <w:lang w:eastAsia="zh-CN"/>
              </w:rPr>
            </w:pPr>
            <w:ins w:id="1912" w:author="Seggelke, Klaus" w:date="2017-03-08T11:22:00Z">
              <w:r>
                <w:rPr>
                  <w:lang w:eastAsia="zh-CN"/>
                </w:rPr>
                <w:t>Create date</w:t>
              </w:r>
            </w:ins>
          </w:p>
          <w:p w:rsidR="00CB3D88" w:rsidRDefault="00CB3D88" w:rsidP="009A7FAF">
            <w:pPr>
              <w:pStyle w:val="TestCaseInfo"/>
              <w:numPr>
                <w:ilvl w:val="0"/>
                <w:numId w:val="22"/>
              </w:numPr>
              <w:rPr>
                <w:ins w:id="1913" w:author="Seggelke, Klaus" w:date="2017-03-08T11:22:00Z"/>
                <w:lang w:eastAsia="zh-CN"/>
              </w:rPr>
            </w:pPr>
            <w:ins w:id="1914" w:author="Seggelke, Klaus" w:date="2017-03-08T11:22:00Z">
              <w:r>
                <w:rPr>
                  <w:lang w:eastAsia="zh-CN"/>
                </w:rPr>
                <w:t>Update Date</w:t>
              </w:r>
            </w:ins>
          </w:p>
          <w:p w:rsidR="00CB3D88" w:rsidRDefault="00CB3D88" w:rsidP="009A7FAF">
            <w:pPr>
              <w:pStyle w:val="TestCaseInfo"/>
              <w:numPr>
                <w:ilvl w:val="0"/>
                <w:numId w:val="22"/>
              </w:numPr>
              <w:rPr>
                <w:ins w:id="1915" w:author="Seggelke, Klaus" w:date="2017-03-08T11:22:00Z"/>
                <w:lang w:eastAsia="zh-CN"/>
              </w:rPr>
            </w:pPr>
            <w:ins w:id="1916" w:author="Seggelke, Klaus" w:date="2017-03-08T11:22:00Z">
              <w:r>
                <w:rPr>
                  <w:lang w:eastAsia="zh-CN"/>
                </w:rPr>
                <w:t>Minimal disk size</w:t>
              </w:r>
            </w:ins>
          </w:p>
          <w:p w:rsidR="00CB3D88" w:rsidRDefault="00CB3D88" w:rsidP="009A7FAF">
            <w:pPr>
              <w:pStyle w:val="TestCaseInfo"/>
              <w:numPr>
                <w:ilvl w:val="0"/>
                <w:numId w:val="22"/>
              </w:numPr>
              <w:rPr>
                <w:ins w:id="1917" w:author="Seggelke, Klaus" w:date="2017-03-08T11:22:00Z"/>
                <w:lang w:eastAsia="zh-CN"/>
              </w:rPr>
            </w:pPr>
            <w:ins w:id="1918" w:author="Seggelke, Klaus" w:date="2017-03-08T11:22:00Z">
              <w:r>
                <w:rPr>
                  <w:lang w:eastAsia="zh-CN"/>
                </w:rPr>
                <w:t>Minimal Memory size</w:t>
              </w:r>
            </w:ins>
          </w:p>
          <w:p w:rsidR="00CB3D88" w:rsidRDefault="00CB3D88" w:rsidP="009A7FAF">
            <w:pPr>
              <w:pStyle w:val="TestCaseInfo"/>
              <w:numPr>
                <w:ilvl w:val="0"/>
                <w:numId w:val="22"/>
              </w:numPr>
              <w:rPr>
                <w:ins w:id="1919" w:author="Seggelke, Klaus" w:date="2017-03-08T11:22:00Z"/>
                <w:lang w:eastAsia="zh-CN"/>
              </w:rPr>
            </w:pPr>
            <w:ins w:id="1920" w:author="Seggelke, Klaus" w:date="2017-03-08T11:22:00Z">
              <w:r>
                <w:rPr>
                  <w:lang w:eastAsia="zh-CN"/>
                </w:rPr>
                <w:t>Size of the software</w:t>
              </w:r>
            </w:ins>
          </w:p>
          <w:p w:rsidR="00CB3D88" w:rsidRDefault="00CB3D88" w:rsidP="009A7FAF">
            <w:pPr>
              <w:pStyle w:val="TestCaseInfo"/>
              <w:numPr>
                <w:ilvl w:val="0"/>
                <w:numId w:val="22"/>
              </w:numPr>
              <w:rPr>
                <w:ins w:id="1921" w:author="Seggelke, Klaus" w:date="2017-03-08T11:22:00Z"/>
                <w:lang w:eastAsia="zh-CN"/>
              </w:rPr>
            </w:pPr>
            <w:ins w:id="1922" w:author="Seggelke, Klaus" w:date="2017-03-08T11:22:00Z">
              <w:r>
                <w:rPr>
                  <w:lang w:eastAsia="zh-CN"/>
                </w:rPr>
                <w:t>Status of the software</w:t>
              </w:r>
            </w:ins>
          </w:p>
          <w:p w:rsidR="00CB3D88" w:rsidRDefault="00CB3D88" w:rsidP="009A7FAF">
            <w:pPr>
              <w:pStyle w:val="TestCaseInfo"/>
              <w:numPr>
                <w:ilvl w:val="0"/>
                <w:numId w:val="22"/>
              </w:numPr>
              <w:rPr>
                <w:ins w:id="1923" w:author="Seggelke, Klaus" w:date="2017-03-08T11:22:00Z"/>
                <w:lang w:eastAsia="zh-CN"/>
              </w:rPr>
            </w:pPr>
            <w:ins w:id="1924" w:author="Seggelke, Klaus" w:date="2017-03-08T11:22:00Z">
              <w:r>
                <w:rPr>
                  <w:lang w:eastAsia="zh-CN"/>
                </w:rPr>
                <w:t>User defined meta Data</w:t>
              </w:r>
            </w:ins>
          </w:p>
        </w:tc>
      </w:tr>
      <w:tr w:rsidR="00CB3D88" w:rsidTr="009A7FAF">
        <w:trPr>
          <w:trHeight w:val="283"/>
          <w:ins w:id="1925"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926" w:author="Seggelke, Klaus" w:date="2017-03-08T11:22:00Z"/>
              </w:rPr>
            </w:pPr>
            <w:ins w:id="1927" w:author="Seggelke, Klaus" w:date="2017-03-08T11:22:00Z">
              <w:r>
                <w:t>Test Setup</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928" w:author="Seggelke, Klaus" w:date="2017-03-08T11:22:00Z"/>
                <w:lang w:eastAsia="zh-CN"/>
              </w:rPr>
            </w:pPr>
            <w:ins w:id="1929" w:author="Seggelke, Klaus" w:date="2017-03-08T11:22:00Z">
              <w:r>
                <w:rPr>
                  <w:lang w:eastAsia="zh-CN"/>
                </w:rPr>
                <w:t>Minimal one vendor VNF image should be installed. It would be better to have multiple installed. This allows to validate handling of multiple image information and also filter capabilities.</w:t>
              </w:r>
            </w:ins>
          </w:p>
        </w:tc>
      </w:tr>
      <w:tr w:rsidR="00CB3D88" w:rsidTr="009A7FAF">
        <w:trPr>
          <w:trHeight w:val="515"/>
          <w:ins w:id="1930"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931" w:author="Seggelke, Klaus" w:date="2017-03-08T11:22:00Z"/>
              </w:rPr>
            </w:pPr>
            <w:ins w:id="1932" w:author="Seggelke, Klaus" w:date="2017-03-08T11:22:00Z">
              <w:r>
                <w:t>Parameters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933" w:author="Seggelke, Klaus" w:date="2017-03-08T11:22:00Z"/>
              </w:rPr>
            </w:pPr>
            <w:ins w:id="1934" w:author="Seggelke, Klaus" w:date="2017-03-08T11:22:00Z">
              <w:r>
                <w:t>The test could include following:</w:t>
              </w:r>
            </w:ins>
          </w:p>
          <w:p w:rsidR="00CB3D88" w:rsidRDefault="00CB3D88" w:rsidP="009A7FAF">
            <w:pPr>
              <w:pStyle w:val="TestCaseInfo"/>
              <w:rPr>
                <w:ins w:id="1935" w:author="Seggelke, Klaus" w:date="2017-03-08T11:22:00Z"/>
              </w:rPr>
            </w:pPr>
            <w:ins w:id="1936" w:author="Seggelke, Klaus" w:date="2017-03-08T11:22:00Z">
              <w:r>
                <w:t xml:space="preserve">Retrieve image via exact filter </w:t>
              </w:r>
              <w:r>
                <w:sym w:font="Wingdings" w:char="F0E0"/>
              </w:r>
              <w:r>
                <w:t xml:space="preserve"> filter parameter narrows down to single image</w:t>
              </w:r>
            </w:ins>
          </w:p>
          <w:p w:rsidR="00CB3D88" w:rsidRDefault="00CB3D88" w:rsidP="009A7FAF">
            <w:pPr>
              <w:pStyle w:val="TestCaseInfo"/>
              <w:rPr>
                <w:ins w:id="1937" w:author="Seggelke, Klaus" w:date="2017-03-08T11:22:00Z"/>
              </w:rPr>
            </w:pPr>
            <w:ins w:id="1938" w:author="Seggelke, Klaus" w:date="2017-03-08T11:22:00Z">
              <w:r>
                <w:t xml:space="preserve">Retrieve image via partial filter </w:t>
              </w:r>
              <w:r>
                <w:sym w:font="Wingdings" w:char="F0E0"/>
              </w:r>
              <w:r>
                <w:t xml:space="preserve"> filter parameter to narrow down the image list</w:t>
              </w:r>
            </w:ins>
          </w:p>
        </w:tc>
      </w:tr>
      <w:tr w:rsidR="00CB3D88" w:rsidTr="009A7FAF">
        <w:trPr>
          <w:ins w:id="1939"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940" w:author="Seggelke, Klaus" w:date="2017-03-08T11:22:00Z"/>
              </w:rPr>
            </w:pPr>
            <w:ins w:id="1941" w:author="Seggelke, Klaus" w:date="2017-03-08T11: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942" w:author="Seggelke, Klaus" w:date="2017-03-08T11:22:00Z"/>
              </w:rPr>
            </w:pPr>
            <w:ins w:id="1943" w:author="Seggelke, Klaus" w:date="2017-03-08T11:22:00Z">
              <w:r>
                <w:t>VNFM must display all expect images</w:t>
              </w:r>
            </w:ins>
          </w:p>
        </w:tc>
      </w:tr>
      <w:tr w:rsidR="00CB3D88" w:rsidTr="009A7FAF">
        <w:trPr>
          <w:ins w:id="1944"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945" w:author="Seggelke, Klaus" w:date="2017-03-08T11:22:00Z"/>
              </w:rPr>
            </w:pPr>
            <w:ins w:id="1946" w:author="Seggelke, Klaus" w:date="2017-03-08T11:22:00Z">
              <w:r>
                <w:t>Pre-conditions: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947" w:author="Seggelke, Klaus" w:date="2017-03-08T11:22:00Z"/>
                <w:lang w:eastAsia="zh-CN"/>
              </w:rPr>
            </w:pPr>
            <w:ins w:id="1948" w:author="Seggelke, Klaus" w:date="2017-03-08T11:22:00Z">
              <w:r>
                <w:rPr>
                  <w:lang w:eastAsia="zh-CN"/>
                </w:rPr>
                <w:t>Install images and ensure that VIM lists them</w:t>
              </w:r>
            </w:ins>
          </w:p>
        </w:tc>
      </w:tr>
      <w:tr w:rsidR="00CB3D88" w:rsidTr="009A7FAF">
        <w:trPr>
          <w:trHeight w:val="247"/>
          <w:ins w:id="1949"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950" w:author="Seggelke, Klaus" w:date="2017-03-08T11:22:00Z"/>
              </w:rPr>
            </w:pPr>
            <w:ins w:id="1951" w:author="Seggelke, Klaus" w:date="2017-03-08T11:22:00Z">
              <w:r>
                <w:t>Procedure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952" w:author="Seggelke, Klaus" w:date="2017-03-08T11:22:00Z"/>
                <w:lang w:eastAsia="zh-CN"/>
              </w:rPr>
            </w:pPr>
          </w:p>
        </w:tc>
      </w:tr>
      <w:tr w:rsidR="00CB3D88" w:rsidTr="009A7FAF">
        <w:trPr>
          <w:ins w:id="1953"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954" w:author="Seggelke, Klaus" w:date="2017-03-08T11:22:00Z"/>
              </w:rPr>
            </w:pPr>
            <w:ins w:id="1955" w:author="Seggelke, Klaus" w:date="2017-03-08T11: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956" w:author="Seggelke, Klaus" w:date="2017-03-08T11:22:00Z"/>
              </w:rPr>
            </w:pPr>
          </w:p>
        </w:tc>
      </w:tr>
      <w:tr w:rsidR="00CB3D88" w:rsidTr="009A7FAF">
        <w:trPr>
          <w:ins w:id="1957"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958" w:author="Seggelke, Klaus" w:date="2017-03-08T11:22:00Z"/>
                <w:noProof/>
              </w:rPr>
            </w:pPr>
            <w:ins w:id="1959" w:author="Seggelke, Klaus" w:date="2017-03-08T11: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1960" w:author="Seggelke, Klaus" w:date="2017-03-08T11:22:00Z"/>
              </w:rPr>
            </w:pPr>
            <w:ins w:id="1961" w:author="Seggelke, Klaus" w:date="2017-03-08T11:22:00Z">
              <w:r>
                <w:t>Sub test cases:</w:t>
              </w:r>
            </w:ins>
          </w:p>
          <w:p w:rsidR="00CB3D88" w:rsidRDefault="00CB3D88" w:rsidP="009A7FAF">
            <w:pPr>
              <w:pStyle w:val="TestCaseInfo"/>
              <w:numPr>
                <w:ilvl w:val="0"/>
                <w:numId w:val="124"/>
              </w:numPr>
              <w:rPr>
                <w:ins w:id="1962" w:author="Seggelke, Klaus" w:date="2017-03-08T11:22:00Z"/>
              </w:rPr>
            </w:pPr>
            <w:ins w:id="1963" w:author="Seggelke, Klaus" w:date="2017-03-08T11:22:00Z">
              <w:r>
                <w:t>Filter with exact match</w:t>
              </w:r>
            </w:ins>
          </w:p>
          <w:p w:rsidR="00CB3D88" w:rsidRDefault="00CB3D88" w:rsidP="009A7FAF">
            <w:pPr>
              <w:pStyle w:val="TestCaseInfo"/>
              <w:numPr>
                <w:ilvl w:val="0"/>
                <w:numId w:val="124"/>
              </w:numPr>
              <w:rPr>
                <w:ins w:id="1964" w:author="Seggelke, Klaus" w:date="2017-03-08T11:22:00Z"/>
              </w:rPr>
            </w:pPr>
            <w:ins w:id="1965" w:author="Seggelke, Klaus" w:date="2017-03-08T11:22:00Z">
              <w:r>
                <w:t>Partial Filter</w:t>
              </w:r>
            </w:ins>
          </w:p>
        </w:tc>
      </w:tr>
    </w:tbl>
    <w:p w:rsidR="00CB3D88" w:rsidRDefault="00CB3D88" w:rsidP="00CB3D88">
      <w:pPr>
        <w:rPr>
          <w:ins w:id="1966" w:author="Seggelke, Klaus" w:date="2017-03-08T11:22:00Z"/>
          <w:lang w:eastAsia="zh-CN"/>
        </w:rPr>
      </w:pPr>
    </w:p>
    <w:p w:rsidR="00CB3D88" w:rsidRDefault="00CB3D88" w:rsidP="00CB3D88">
      <w:pPr>
        <w:rPr>
          <w:ins w:id="1967" w:author="Seggelke, Klaus" w:date="2017-03-08T11:22:00Z"/>
          <w:lang w:eastAsia="zh-CN"/>
        </w:rPr>
      </w:pPr>
      <w:ins w:id="1968" w:author="Seggelke, Klaus" w:date="2017-03-08T11:22:00Z">
        <w:r w:rsidRPr="00416986">
          <w:rPr>
            <w:lang w:eastAsia="zh-CN"/>
          </w:rPr>
          <w:t>The vendor needs to ensure that VNF upgrades/patches can generate correct VNFDs. This allows us also to test later the actual upgrade. Here we validate that the two VNFDs are truly different and not a copy without any changes.</w:t>
        </w:r>
      </w:ins>
    </w:p>
    <w:p w:rsidR="00CB3D88" w:rsidRDefault="00CB3D88" w:rsidP="00CB3D88">
      <w:pPr>
        <w:rPr>
          <w:ins w:id="1969" w:author="Seggelke, Klaus" w:date="2017-03-08T11: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B3D88" w:rsidTr="009A7FAF">
        <w:trPr>
          <w:ins w:id="1970" w:author="Seggelke, Klaus" w:date="2017-03-08T11:22:00Z"/>
        </w:trPr>
        <w:tc>
          <w:tcPr>
            <w:tcW w:w="9330" w:type="dxa"/>
            <w:gridSpan w:val="2"/>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
              <w:rPr>
                <w:ins w:id="1971" w:author="Seggelke, Klaus" w:date="2017-03-08T11:22:00Z"/>
              </w:rPr>
            </w:pPr>
            <w:bookmarkStart w:id="1972" w:name="_Toc477275232"/>
            <w:ins w:id="1973" w:author="Seggelke, Klaus" w:date="2017-03-08T11:22:00Z">
              <w:r>
                <w:t>TC.VNF.IMAGE.003</w:t>
              </w:r>
              <w:r>
                <w:tab/>
                <w:t>Software Image Retrieval with multi vendor release</w:t>
              </w:r>
              <w:bookmarkEnd w:id="1972"/>
            </w:ins>
          </w:p>
        </w:tc>
      </w:tr>
      <w:tr w:rsidR="00CB3D88" w:rsidTr="009A7FAF">
        <w:trPr>
          <w:trHeight w:val="896"/>
          <w:ins w:id="1974"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975" w:author="Seggelke, Klaus" w:date="2017-03-08T11:22:00Z"/>
              </w:rPr>
            </w:pPr>
            <w:ins w:id="1976" w:author="Seggelke, Klaus" w:date="2017-03-08T11: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CB3D88" w:rsidRPr="00D67489" w:rsidRDefault="00CB3D88" w:rsidP="009A7FAF">
            <w:pPr>
              <w:pStyle w:val="TestCaseInfo"/>
              <w:rPr>
                <w:ins w:id="1977" w:author="Seggelke, Klaus" w:date="2017-03-08T11:22:00Z"/>
                <w:lang w:eastAsia="zh-CN"/>
              </w:rPr>
            </w:pPr>
            <w:ins w:id="1978" w:author="Seggelke, Klaus" w:date="2017-03-08T11:22:00Z">
              <w:r w:rsidRPr="008C33FA">
                <w:rPr>
                  <w:lang w:eastAsia="zh-CN"/>
                </w:rPr>
                <w:t>Validate the VNFM can query via Vi-Vnfm reference point the installed/available software images and report the correct information</w:t>
              </w:r>
              <w:r>
                <w:rPr>
                  <w:lang w:eastAsia="zh-CN"/>
                </w:rPr>
                <w:t xml:space="preserve"> while two different releases of the vendor’s software are installed</w:t>
              </w:r>
            </w:ins>
          </w:p>
        </w:tc>
      </w:tr>
      <w:tr w:rsidR="00CB3D88" w:rsidTr="009A7FAF">
        <w:trPr>
          <w:ins w:id="1979"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1980" w:author="Seggelke, Klaus" w:date="2017-03-08T11:22:00Z"/>
              </w:rPr>
            </w:pPr>
            <w:ins w:id="1981" w:author="Seggelke, Klaus" w:date="2017-03-08T11: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Info"/>
              <w:rPr>
                <w:ins w:id="1982" w:author="Seggelke, Klaus" w:date="2017-03-08T11:22:00Z"/>
                <w:lang w:eastAsia="zh-CN"/>
              </w:rPr>
            </w:pPr>
            <w:ins w:id="1983" w:author="Seggelke, Klaus" w:date="2017-03-08T11:22:00Z">
              <w:r>
                <w:rPr>
                  <w:lang w:eastAsia="zh-CN"/>
                </w:rPr>
                <w:t>The VNF images are installed and made available to the VIM. The VIM is able to gather all information and present the information per request on the Vi-Vnfm reference point. Following information should be reported per software image:</w:t>
              </w:r>
            </w:ins>
          </w:p>
          <w:p w:rsidR="00CB3D88" w:rsidRDefault="00CB3D88" w:rsidP="009A7FAF">
            <w:pPr>
              <w:pStyle w:val="TestCaseInfo"/>
              <w:numPr>
                <w:ilvl w:val="0"/>
                <w:numId w:val="125"/>
              </w:numPr>
              <w:rPr>
                <w:ins w:id="1984" w:author="Seggelke, Klaus" w:date="2017-03-08T11:22:00Z"/>
                <w:lang w:eastAsia="zh-CN"/>
              </w:rPr>
            </w:pPr>
            <w:ins w:id="1985" w:author="Seggelke, Klaus" w:date="2017-03-08T11:22:00Z">
              <w:r>
                <w:rPr>
                  <w:lang w:eastAsia="zh-CN"/>
                </w:rPr>
                <w:t>ID</w:t>
              </w:r>
            </w:ins>
          </w:p>
          <w:p w:rsidR="00CB3D88" w:rsidRDefault="00CB3D88" w:rsidP="009A7FAF">
            <w:pPr>
              <w:pStyle w:val="TestCaseInfo"/>
              <w:numPr>
                <w:ilvl w:val="0"/>
                <w:numId w:val="125"/>
              </w:numPr>
              <w:rPr>
                <w:ins w:id="1986" w:author="Seggelke, Klaus" w:date="2017-03-08T11:22:00Z"/>
                <w:lang w:eastAsia="zh-CN"/>
              </w:rPr>
            </w:pPr>
            <w:ins w:id="1987" w:author="Seggelke, Klaus" w:date="2017-03-08T11:22:00Z">
              <w:r>
                <w:rPr>
                  <w:lang w:eastAsia="zh-CN"/>
                </w:rPr>
                <w:t>Name</w:t>
              </w:r>
            </w:ins>
          </w:p>
          <w:p w:rsidR="00CB3D88" w:rsidRDefault="00CB3D88" w:rsidP="009A7FAF">
            <w:pPr>
              <w:pStyle w:val="TestCaseInfo"/>
              <w:numPr>
                <w:ilvl w:val="0"/>
                <w:numId w:val="125"/>
              </w:numPr>
              <w:rPr>
                <w:ins w:id="1988" w:author="Seggelke, Klaus" w:date="2017-03-08T11:22:00Z"/>
                <w:lang w:eastAsia="zh-CN"/>
              </w:rPr>
            </w:pPr>
            <w:ins w:id="1989" w:author="Seggelke, Klaus" w:date="2017-03-08T11:22:00Z">
              <w:r>
                <w:rPr>
                  <w:lang w:eastAsia="zh-CN"/>
                </w:rPr>
                <w:t>Provider</w:t>
              </w:r>
            </w:ins>
          </w:p>
          <w:p w:rsidR="00CB3D88" w:rsidRDefault="00CB3D88" w:rsidP="009A7FAF">
            <w:pPr>
              <w:pStyle w:val="TestCaseInfo"/>
              <w:numPr>
                <w:ilvl w:val="0"/>
                <w:numId w:val="125"/>
              </w:numPr>
              <w:rPr>
                <w:ins w:id="1990" w:author="Seggelke, Klaus" w:date="2017-03-08T11:22:00Z"/>
                <w:lang w:eastAsia="zh-CN"/>
              </w:rPr>
            </w:pPr>
            <w:ins w:id="1991" w:author="Seggelke, Klaus" w:date="2017-03-08T11:22:00Z">
              <w:r>
                <w:rPr>
                  <w:lang w:eastAsia="zh-CN"/>
                </w:rPr>
                <w:t>Version</w:t>
              </w:r>
            </w:ins>
          </w:p>
          <w:p w:rsidR="00CB3D88" w:rsidRDefault="00CB3D88" w:rsidP="009A7FAF">
            <w:pPr>
              <w:pStyle w:val="TestCaseInfo"/>
              <w:numPr>
                <w:ilvl w:val="0"/>
                <w:numId w:val="125"/>
              </w:numPr>
              <w:rPr>
                <w:ins w:id="1992" w:author="Seggelke, Klaus" w:date="2017-03-08T11:22:00Z"/>
                <w:lang w:eastAsia="zh-CN"/>
              </w:rPr>
            </w:pPr>
            <w:ins w:id="1993" w:author="Seggelke, Klaus" w:date="2017-03-08T11:22:00Z">
              <w:r>
                <w:rPr>
                  <w:lang w:eastAsia="zh-CN"/>
                </w:rPr>
                <w:t>checksum</w:t>
              </w:r>
            </w:ins>
          </w:p>
          <w:p w:rsidR="00CB3D88" w:rsidRDefault="00CB3D88" w:rsidP="009A7FAF">
            <w:pPr>
              <w:pStyle w:val="TestCaseInfo"/>
              <w:numPr>
                <w:ilvl w:val="0"/>
                <w:numId w:val="125"/>
              </w:numPr>
              <w:rPr>
                <w:ins w:id="1994" w:author="Seggelke, Klaus" w:date="2017-03-08T11:22:00Z"/>
                <w:lang w:eastAsia="zh-CN"/>
              </w:rPr>
            </w:pPr>
            <w:ins w:id="1995" w:author="Seggelke, Klaus" w:date="2017-03-08T11:22:00Z">
              <w:r>
                <w:rPr>
                  <w:lang w:eastAsia="zh-CN"/>
                </w:rPr>
                <w:t>Container Format</w:t>
              </w:r>
            </w:ins>
          </w:p>
          <w:p w:rsidR="00CB3D88" w:rsidRDefault="00CB3D88" w:rsidP="009A7FAF">
            <w:pPr>
              <w:pStyle w:val="TestCaseInfo"/>
              <w:numPr>
                <w:ilvl w:val="0"/>
                <w:numId w:val="125"/>
              </w:numPr>
              <w:rPr>
                <w:ins w:id="1996" w:author="Seggelke, Klaus" w:date="2017-03-08T11:22:00Z"/>
                <w:lang w:eastAsia="zh-CN"/>
              </w:rPr>
            </w:pPr>
            <w:ins w:id="1997" w:author="Seggelke, Klaus" w:date="2017-03-08T11:22:00Z">
              <w:r>
                <w:rPr>
                  <w:lang w:eastAsia="zh-CN"/>
                </w:rPr>
                <w:t>Disk Format</w:t>
              </w:r>
            </w:ins>
          </w:p>
          <w:p w:rsidR="00CB3D88" w:rsidRDefault="00CB3D88" w:rsidP="009A7FAF">
            <w:pPr>
              <w:pStyle w:val="TestCaseInfo"/>
              <w:numPr>
                <w:ilvl w:val="0"/>
                <w:numId w:val="125"/>
              </w:numPr>
              <w:rPr>
                <w:ins w:id="1998" w:author="Seggelke, Klaus" w:date="2017-03-08T11:22:00Z"/>
                <w:lang w:eastAsia="zh-CN"/>
              </w:rPr>
            </w:pPr>
            <w:ins w:id="1999" w:author="Seggelke, Klaus" w:date="2017-03-08T11:22:00Z">
              <w:r>
                <w:rPr>
                  <w:lang w:eastAsia="zh-CN"/>
                </w:rPr>
                <w:t>Create date</w:t>
              </w:r>
            </w:ins>
          </w:p>
          <w:p w:rsidR="00CB3D88" w:rsidRDefault="00CB3D88" w:rsidP="009A7FAF">
            <w:pPr>
              <w:pStyle w:val="TestCaseInfo"/>
              <w:numPr>
                <w:ilvl w:val="0"/>
                <w:numId w:val="125"/>
              </w:numPr>
              <w:rPr>
                <w:ins w:id="2000" w:author="Seggelke, Klaus" w:date="2017-03-08T11:22:00Z"/>
                <w:lang w:eastAsia="zh-CN"/>
              </w:rPr>
            </w:pPr>
            <w:ins w:id="2001" w:author="Seggelke, Klaus" w:date="2017-03-08T11:22:00Z">
              <w:r>
                <w:rPr>
                  <w:lang w:eastAsia="zh-CN"/>
                </w:rPr>
                <w:t>Update Date</w:t>
              </w:r>
            </w:ins>
          </w:p>
          <w:p w:rsidR="00CB3D88" w:rsidRDefault="00CB3D88" w:rsidP="009A7FAF">
            <w:pPr>
              <w:pStyle w:val="TestCaseInfo"/>
              <w:numPr>
                <w:ilvl w:val="0"/>
                <w:numId w:val="125"/>
              </w:numPr>
              <w:rPr>
                <w:ins w:id="2002" w:author="Seggelke, Klaus" w:date="2017-03-08T11:22:00Z"/>
                <w:lang w:eastAsia="zh-CN"/>
              </w:rPr>
            </w:pPr>
            <w:ins w:id="2003" w:author="Seggelke, Klaus" w:date="2017-03-08T11:22:00Z">
              <w:r>
                <w:rPr>
                  <w:lang w:eastAsia="zh-CN"/>
                </w:rPr>
                <w:t>Minimal disk size</w:t>
              </w:r>
            </w:ins>
          </w:p>
          <w:p w:rsidR="00CB3D88" w:rsidRDefault="00CB3D88" w:rsidP="009A7FAF">
            <w:pPr>
              <w:pStyle w:val="TestCaseInfo"/>
              <w:numPr>
                <w:ilvl w:val="0"/>
                <w:numId w:val="125"/>
              </w:numPr>
              <w:rPr>
                <w:ins w:id="2004" w:author="Seggelke, Klaus" w:date="2017-03-08T11:22:00Z"/>
                <w:lang w:eastAsia="zh-CN"/>
              </w:rPr>
            </w:pPr>
            <w:ins w:id="2005" w:author="Seggelke, Klaus" w:date="2017-03-08T11:22:00Z">
              <w:r>
                <w:rPr>
                  <w:lang w:eastAsia="zh-CN"/>
                </w:rPr>
                <w:t>Minimal Memory size</w:t>
              </w:r>
            </w:ins>
          </w:p>
          <w:p w:rsidR="00CB3D88" w:rsidRDefault="00CB3D88" w:rsidP="009A7FAF">
            <w:pPr>
              <w:pStyle w:val="TestCaseInfo"/>
              <w:numPr>
                <w:ilvl w:val="0"/>
                <w:numId w:val="125"/>
              </w:numPr>
              <w:rPr>
                <w:ins w:id="2006" w:author="Seggelke, Klaus" w:date="2017-03-08T11:22:00Z"/>
                <w:lang w:eastAsia="zh-CN"/>
              </w:rPr>
            </w:pPr>
            <w:ins w:id="2007" w:author="Seggelke, Klaus" w:date="2017-03-08T11:22:00Z">
              <w:r>
                <w:rPr>
                  <w:lang w:eastAsia="zh-CN"/>
                </w:rPr>
                <w:t>Size of the software</w:t>
              </w:r>
            </w:ins>
          </w:p>
          <w:p w:rsidR="00CB3D88" w:rsidRDefault="00CB3D88" w:rsidP="009A7FAF">
            <w:pPr>
              <w:pStyle w:val="TestCaseInfo"/>
              <w:numPr>
                <w:ilvl w:val="0"/>
                <w:numId w:val="125"/>
              </w:numPr>
              <w:rPr>
                <w:ins w:id="2008" w:author="Seggelke, Klaus" w:date="2017-03-08T11:22:00Z"/>
                <w:lang w:eastAsia="zh-CN"/>
              </w:rPr>
            </w:pPr>
            <w:ins w:id="2009" w:author="Seggelke, Klaus" w:date="2017-03-08T11:22:00Z">
              <w:r>
                <w:rPr>
                  <w:lang w:eastAsia="zh-CN"/>
                </w:rPr>
                <w:t>Status of the software</w:t>
              </w:r>
            </w:ins>
          </w:p>
          <w:p w:rsidR="00CB3D88" w:rsidRDefault="00CB3D88" w:rsidP="009A7FAF">
            <w:pPr>
              <w:pStyle w:val="TestCaseInfo"/>
              <w:numPr>
                <w:ilvl w:val="0"/>
                <w:numId w:val="125"/>
              </w:numPr>
              <w:rPr>
                <w:ins w:id="2010" w:author="Seggelke, Klaus" w:date="2017-03-08T11:22:00Z"/>
                <w:lang w:eastAsia="zh-CN"/>
              </w:rPr>
            </w:pPr>
            <w:ins w:id="2011" w:author="Seggelke, Klaus" w:date="2017-03-08T11:22:00Z">
              <w:r>
                <w:rPr>
                  <w:lang w:eastAsia="zh-CN"/>
                </w:rPr>
                <w:lastRenderedPageBreak/>
                <w:t>User defined meta Data</w:t>
              </w:r>
            </w:ins>
          </w:p>
        </w:tc>
      </w:tr>
      <w:tr w:rsidR="00CB3D88" w:rsidTr="009A7FAF">
        <w:trPr>
          <w:trHeight w:val="283"/>
          <w:ins w:id="2012"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2013" w:author="Seggelke, Klaus" w:date="2017-03-08T11:22:00Z"/>
              </w:rPr>
            </w:pPr>
            <w:ins w:id="2014" w:author="Seggelke, Klaus" w:date="2017-03-08T11:22:00Z">
              <w:r>
                <w:lastRenderedPageBreak/>
                <w:t>Test Setup</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2015" w:author="Seggelke, Klaus" w:date="2017-03-08T11:22:00Z"/>
                <w:lang w:eastAsia="zh-CN"/>
              </w:rPr>
            </w:pPr>
            <w:ins w:id="2016" w:author="Seggelke, Klaus" w:date="2017-03-08T11:22:00Z">
              <w:r>
                <w:rPr>
                  <w:lang w:eastAsia="zh-CN"/>
                </w:rPr>
                <w:t>Minimal two vendor VNF images must be installed. This allows to validate handling of multiple image information and also filter capabilities.</w:t>
              </w:r>
            </w:ins>
          </w:p>
        </w:tc>
      </w:tr>
      <w:tr w:rsidR="00CB3D88" w:rsidTr="009A7FAF">
        <w:trPr>
          <w:trHeight w:val="515"/>
          <w:ins w:id="2017"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2018" w:author="Seggelke, Klaus" w:date="2017-03-08T11:22:00Z"/>
              </w:rPr>
            </w:pPr>
            <w:ins w:id="2019" w:author="Seggelke, Klaus" w:date="2017-03-08T11:22:00Z">
              <w:r>
                <w:t>Parameters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2020" w:author="Seggelke, Klaus" w:date="2017-03-08T11:22:00Z"/>
              </w:rPr>
            </w:pPr>
            <w:ins w:id="2021" w:author="Seggelke, Klaus" w:date="2017-03-08T11:22:00Z">
              <w:r>
                <w:t>The test could include following:</w:t>
              </w:r>
            </w:ins>
          </w:p>
          <w:p w:rsidR="00CB3D88" w:rsidRDefault="00CB3D88" w:rsidP="009A7FAF">
            <w:pPr>
              <w:pStyle w:val="TestCaseInfo"/>
              <w:rPr>
                <w:ins w:id="2022" w:author="Seggelke, Klaus" w:date="2017-03-08T11:22:00Z"/>
              </w:rPr>
            </w:pPr>
            <w:ins w:id="2023" w:author="Seggelke, Klaus" w:date="2017-03-08T11:22:00Z">
              <w:r>
                <w:t xml:space="preserve">Retrieve all images (no filter) </w:t>
              </w:r>
              <w:r>
                <w:sym w:font="Wingdings" w:char="F0E0"/>
              </w:r>
              <w:r>
                <w:t xml:space="preserve"> list of all installed images</w:t>
              </w:r>
            </w:ins>
          </w:p>
          <w:p w:rsidR="00CB3D88" w:rsidRDefault="00CB3D88" w:rsidP="009A7FAF">
            <w:pPr>
              <w:pStyle w:val="TestCaseInfo"/>
              <w:rPr>
                <w:ins w:id="2024" w:author="Seggelke, Klaus" w:date="2017-03-08T11:22:00Z"/>
              </w:rPr>
            </w:pPr>
            <w:ins w:id="2025" w:author="Seggelke, Klaus" w:date="2017-03-08T11:22:00Z">
              <w:r>
                <w:t xml:space="preserve">Retrieve image via exact filter </w:t>
              </w:r>
              <w:r>
                <w:sym w:font="Wingdings" w:char="F0E0"/>
              </w:r>
              <w:r>
                <w:t xml:space="preserve"> filter parameter narrows down to single image</w:t>
              </w:r>
            </w:ins>
          </w:p>
          <w:p w:rsidR="00CB3D88" w:rsidRDefault="00CB3D88" w:rsidP="009A7FAF">
            <w:pPr>
              <w:pStyle w:val="TestCaseInfo"/>
              <w:rPr>
                <w:ins w:id="2026" w:author="Seggelke, Klaus" w:date="2017-03-08T11:22:00Z"/>
              </w:rPr>
            </w:pPr>
            <w:ins w:id="2027" w:author="Seggelke, Klaus" w:date="2017-03-08T11:22:00Z">
              <w:r>
                <w:t xml:space="preserve">Retrieve image via partial filter </w:t>
              </w:r>
              <w:r>
                <w:sym w:font="Wingdings" w:char="F0E0"/>
              </w:r>
              <w:r>
                <w:t xml:space="preserve"> filter parameter to narrow down the image list</w:t>
              </w:r>
            </w:ins>
          </w:p>
        </w:tc>
      </w:tr>
      <w:tr w:rsidR="00CB3D88" w:rsidTr="009A7FAF">
        <w:trPr>
          <w:ins w:id="2028"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2029" w:author="Seggelke, Klaus" w:date="2017-03-08T11:22:00Z"/>
              </w:rPr>
            </w:pPr>
            <w:ins w:id="2030" w:author="Seggelke, Klaus" w:date="2017-03-08T11: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2031" w:author="Seggelke, Klaus" w:date="2017-03-08T11:22:00Z"/>
              </w:rPr>
            </w:pPr>
            <w:ins w:id="2032" w:author="Seggelke, Klaus" w:date="2017-03-08T11:22:00Z">
              <w:r>
                <w:t>VNFM must display all expect images and must differentiate between the different releases from the same vendor.</w:t>
              </w:r>
            </w:ins>
          </w:p>
        </w:tc>
      </w:tr>
      <w:tr w:rsidR="00CB3D88" w:rsidTr="009A7FAF">
        <w:trPr>
          <w:ins w:id="2033" w:author="Seggelke, Klaus" w:date="2017-03-08T11:22:00Z"/>
        </w:trPr>
        <w:tc>
          <w:tcPr>
            <w:tcW w:w="1351" w:type="dxa"/>
            <w:tcBorders>
              <w:top w:val="single" w:sz="2" w:space="0" w:color="auto"/>
              <w:left w:val="single" w:sz="2" w:space="0" w:color="auto"/>
              <w:bottom w:val="single" w:sz="2" w:space="0" w:color="auto"/>
              <w:right w:val="single" w:sz="2" w:space="0" w:color="auto"/>
            </w:tcBorders>
            <w:vAlign w:val="center"/>
            <w:hideMark/>
          </w:tcPr>
          <w:p w:rsidR="00CB3D88" w:rsidRDefault="00CB3D88" w:rsidP="009A7FAF">
            <w:pPr>
              <w:pStyle w:val="TestCaseDescription"/>
              <w:rPr>
                <w:ins w:id="2034" w:author="Seggelke, Klaus" w:date="2017-03-08T11:22:00Z"/>
              </w:rPr>
            </w:pPr>
            <w:ins w:id="2035" w:author="Seggelke, Klaus" w:date="2017-03-08T11:22:00Z">
              <w:r>
                <w:t>Pre-conditions: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2036" w:author="Seggelke, Klaus" w:date="2017-03-08T11:22:00Z"/>
                <w:lang w:eastAsia="zh-CN"/>
              </w:rPr>
            </w:pPr>
            <w:ins w:id="2037" w:author="Seggelke, Klaus" w:date="2017-03-08T11:22:00Z">
              <w:r>
                <w:rPr>
                  <w:lang w:eastAsia="zh-CN"/>
                </w:rPr>
                <w:t>Install images and ensure that VIM lists them</w:t>
              </w:r>
            </w:ins>
          </w:p>
        </w:tc>
      </w:tr>
      <w:tr w:rsidR="00CB3D88" w:rsidTr="009A7FAF">
        <w:trPr>
          <w:trHeight w:val="265"/>
          <w:ins w:id="2038" w:author="Seggelke, Klaus" w:date="2017-03-08T11:22:00Z"/>
        </w:trPr>
        <w:tc>
          <w:tcPr>
            <w:tcW w:w="1351"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Description"/>
              <w:rPr>
                <w:ins w:id="2039" w:author="Seggelke, Klaus" w:date="2017-03-08T11:22:00Z"/>
              </w:rPr>
            </w:pPr>
            <w:ins w:id="2040" w:author="Seggelke, Klaus" w:date="2017-03-08T11:22:00Z">
              <w:r>
                <w:t>Procedure</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2041" w:author="Seggelke, Klaus" w:date="2017-03-08T11:22:00Z"/>
                <w:lang w:eastAsia="zh-CN"/>
              </w:rPr>
            </w:pPr>
          </w:p>
        </w:tc>
      </w:tr>
      <w:tr w:rsidR="00CB3D88" w:rsidTr="009A7FAF">
        <w:trPr>
          <w:ins w:id="2042" w:author="Seggelke, Klaus" w:date="2017-03-08T11:22:00Z"/>
        </w:trPr>
        <w:tc>
          <w:tcPr>
            <w:tcW w:w="1351"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Description"/>
              <w:rPr>
                <w:ins w:id="2043" w:author="Seggelke, Klaus" w:date="2017-03-08T11:22:00Z"/>
              </w:rPr>
            </w:pPr>
            <w:ins w:id="2044" w:author="Seggelke, Klaus" w:date="2017-03-08T11: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CB3D88" w:rsidRDefault="00CB3D88" w:rsidP="009A7FAF">
            <w:pPr>
              <w:pStyle w:val="TestCaseInfo"/>
              <w:rPr>
                <w:ins w:id="2045" w:author="Seggelke, Klaus" w:date="2017-03-08T11:22:00Z"/>
              </w:rPr>
            </w:pPr>
          </w:p>
        </w:tc>
      </w:tr>
      <w:tr w:rsidR="00CB3D88" w:rsidTr="009A7FAF">
        <w:trPr>
          <w:ins w:id="2046" w:author="Seggelke, Klaus" w:date="2017-03-08T11:22:00Z"/>
        </w:trPr>
        <w:tc>
          <w:tcPr>
            <w:tcW w:w="1351" w:type="dxa"/>
            <w:tcBorders>
              <w:top w:val="single" w:sz="2" w:space="0" w:color="auto"/>
              <w:left w:val="single" w:sz="2" w:space="0" w:color="auto"/>
              <w:bottom w:val="single" w:sz="2" w:space="0" w:color="auto"/>
              <w:right w:val="single" w:sz="2" w:space="0" w:color="auto"/>
            </w:tcBorders>
            <w:hideMark/>
          </w:tcPr>
          <w:p w:rsidR="00CB3D88" w:rsidRDefault="00CB3D88" w:rsidP="009A7FAF">
            <w:pPr>
              <w:pStyle w:val="TestCaseDescription"/>
              <w:rPr>
                <w:ins w:id="2047" w:author="Seggelke, Klaus" w:date="2017-03-08T11:22:00Z"/>
                <w:noProof/>
              </w:rPr>
            </w:pPr>
            <w:ins w:id="2048" w:author="Seggelke, Klaus" w:date="2017-03-08T11: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CB3D88" w:rsidRPr="001C4ECC" w:rsidRDefault="00CB3D88" w:rsidP="009A7FAF">
            <w:pPr>
              <w:pStyle w:val="TestCaseInfo"/>
              <w:rPr>
                <w:ins w:id="2049" w:author="Seggelke, Klaus" w:date="2017-03-08T11:22:00Z"/>
                <w:lang w:eastAsia="zh-CN"/>
              </w:rPr>
            </w:pPr>
            <w:ins w:id="2050" w:author="Seggelke, Klaus" w:date="2017-03-08T11:22:00Z">
              <w:r w:rsidRPr="001C4ECC">
                <w:rPr>
                  <w:lang w:eastAsia="zh-CN"/>
                </w:rPr>
                <w:t>Validate that the VNFD information states the correct vendor's software image</w:t>
              </w:r>
            </w:ins>
          </w:p>
          <w:p w:rsidR="00CB3D88" w:rsidRPr="001C4ECC" w:rsidRDefault="00CB3D88" w:rsidP="009A7FAF">
            <w:pPr>
              <w:pStyle w:val="TestCaseInfo"/>
              <w:rPr>
                <w:ins w:id="2051" w:author="Seggelke, Klaus" w:date="2017-03-08T11:22:00Z"/>
                <w:lang w:eastAsia="zh-CN"/>
              </w:rPr>
            </w:pPr>
            <w:ins w:id="2052" w:author="Seggelke, Klaus" w:date="2017-03-08T11:22:00Z">
              <w:r w:rsidRPr="001C4ECC">
                <w:rPr>
                  <w:lang w:eastAsia="zh-CN"/>
                </w:rPr>
                <w:t>Sub test cases:</w:t>
              </w:r>
            </w:ins>
          </w:p>
          <w:p w:rsidR="00CB3D88" w:rsidRPr="001C4ECC" w:rsidRDefault="00CB3D88" w:rsidP="009A7FAF">
            <w:pPr>
              <w:pStyle w:val="TestCaseInfo"/>
              <w:numPr>
                <w:ilvl w:val="0"/>
                <w:numId w:val="126"/>
              </w:numPr>
              <w:rPr>
                <w:ins w:id="2053" w:author="Seggelke, Klaus" w:date="2017-03-08T11:22:00Z"/>
                <w:lang w:eastAsia="zh-CN"/>
              </w:rPr>
            </w:pPr>
            <w:ins w:id="2054" w:author="Seggelke, Klaus" w:date="2017-03-08T11:22:00Z">
              <w:r w:rsidRPr="001C4ECC">
                <w:rPr>
                  <w:lang w:eastAsia="zh-CN"/>
                </w:rPr>
                <w:t>No filter image retrieval</w:t>
              </w:r>
            </w:ins>
          </w:p>
          <w:p w:rsidR="00CB3D88" w:rsidRPr="001C4ECC" w:rsidRDefault="00CB3D88" w:rsidP="009A7FAF">
            <w:pPr>
              <w:pStyle w:val="TestCaseInfo"/>
              <w:numPr>
                <w:ilvl w:val="0"/>
                <w:numId w:val="126"/>
              </w:numPr>
              <w:rPr>
                <w:ins w:id="2055" w:author="Seggelke, Klaus" w:date="2017-03-08T11:22:00Z"/>
                <w:lang w:eastAsia="zh-CN"/>
              </w:rPr>
            </w:pPr>
            <w:ins w:id="2056" w:author="Seggelke, Klaus" w:date="2017-03-08T11:22:00Z">
              <w:r w:rsidRPr="001C4ECC">
                <w:rPr>
                  <w:lang w:eastAsia="zh-CN"/>
                </w:rPr>
                <w:t>Partial filter image retrieval</w:t>
              </w:r>
            </w:ins>
          </w:p>
          <w:p w:rsidR="00CB3D88" w:rsidRPr="00416986" w:rsidRDefault="00CB3D88" w:rsidP="009A7FAF">
            <w:pPr>
              <w:pStyle w:val="TestCaseInfo"/>
              <w:numPr>
                <w:ilvl w:val="0"/>
                <w:numId w:val="126"/>
              </w:numPr>
              <w:rPr>
                <w:ins w:id="2057" w:author="Seggelke, Klaus" w:date="2017-03-08T11:22:00Z"/>
                <w:rFonts w:ascii="Calibri" w:hAnsi="Calibri"/>
                <w:color w:val="000000"/>
              </w:rPr>
            </w:pPr>
            <w:ins w:id="2058" w:author="Seggelke, Klaus" w:date="2017-03-08T11:22:00Z">
              <w:r w:rsidRPr="001C4ECC">
                <w:rPr>
                  <w:lang w:eastAsia="zh-CN"/>
                </w:rPr>
                <w:t>Exact match filter image retrieval</w:t>
              </w:r>
            </w:ins>
          </w:p>
        </w:tc>
      </w:tr>
    </w:tbl>
    <w:p w:rsidR="00CB3D88" w:rsidRDefault="00CB3D88" w:rsidP="00CB3D88">
      <w:pPr>
        <w:rPr>
          <w:ins w:id="2059" w:author="Seggelke, Klaus" w:date="2017-03-08T13:02:00Z"/>
          <w:lang w:eastAsia="zh-CN"/>
        </w:rPr>
      </w:pPr>
    </w:p>
    <w:p w:rsidR="00374764" w:rsidRPr="00F71410" w:rsidRDefault="00374764" w:rsidP="00374764">
      <w:pPr>
        <w:pStyle w:val="Heading1"/>
        <w:rPr>
          <w:ins w:id="2060" w:author="Seggelke, Klaus" w:date="2017-03-08T13:02:00Z"/>
        </w:rPr>
      </w:pPr>
      <w:bookmarkStart w:id="2061" w:name="_Toc477275342"/>
      <w:ins w:id="2062" w:author="Seggelke, Klaus" w:date="2017-03-08T13:02:00Z">
        <w:r w:rsidRPr="00F71410">
          <w:t xml:space="preserve">Life-Cycle </w:t>
        </w:r>
        <w:r w:rsidRPr="00EF1B18">
          <w:t>Management</w:t>
        </w:r>
        <w:r w:rsidRPr="00F71410">
          <w:t xml:space="preserve"> </w:t>
        </w:r>
        <w:r w:rsidRPr="001C5F01">
          <w:t>Information</w:t>
        </w:r>
        <w:r w:rsidRPr="00F71410">
          <w:t xml:space="preserve"> </w:t>
        </w:r>
        <w:r>
          <w:t>R</w:t>
        </w:r>
        <w:r w:rsidRPr="00F71410">
          <w:t>etrieval</w:t>
        </w:r>
        <w:bookmarkEnd w:id="2061"/>
      </w:ins>
    </w:p>
    <w:p w:rsidR="00374764" w:rsidRDefault="00374764" w:rsidP="00374764">
      <w:pPr>
        <w:rPr>
          <w:ins w:id="2063" w:author="Seggelke, Klaus" w:date="2017-03-08T13:0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2064" w:author="Seggelke, Klaus" w:date="2017-03-08T13:02: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2065" w:author="Seggelke, Klaus" w:date="2017-03-08T13:02:00Z"/>
              </w:rPr>
            </w:pPr>
            <w:bookmarkStart w:id="2066" w:name="_Toc477275233"/>
            <w:ins w:id="2067" w:author="Seggelke, Klaus" w:date="2017-03-08T13:02:00Z">
              <w:r>
                <w:t>TC.VNF.IMAGE.004</w:t>
              </w:r>
              <w:r>
                <w:tab/>
                <w:t>Life-Cycle management information</w:t>
              </w:r>
              <w:bookmarkEnd w:id="2066"/>
            </w:ins>
          </w:p>
        </w:tc>
      </w:tr>
      <w:tr w:rsidR="00374764" w:rsidTr="009A7FAF">
        <w:trPr>
          <w:trHeight w:val="896"/>
          <w:ins w:id="2068"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069" w:author="Seggelke, Klaus" w:date="2017-03-08T13:02:00Z"/>
              </w:rPr>
            </w:pPr>
            <w:ins w:id="2070" w:author="Seggelke, Klaus" w:date="2017-03-08T13:0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2071" w:author="Seggelke, Klaus" w:date="2017-03-08T13:02:00Z"/>
                <w:lang w:eastAsia="zh-CN"/>
              </w:rPr>
            </w:pPr>
            <w:ins w:id="2072" w:author="Seggelke, Klaus" w:date="2017-03-08T13:02:00Z">
              <w:r w:rsidRPr="008C33FA">
                <w:rPr>
                  <w:lang w:eastAsia="zh-CN"/>
                </w:rPr>
                <w:t xml:space="preserve">Validate the VNFM can query </w:t>
              </w:r>
              <w:r>
                <w:rPr>
                  <w:lang w:eastAsia="zh-CN"/>
                </w:rPr>
                <w:t>the Life-Cycle Management information of a specific image</w:t>
              </w:r>
              <w:r w:rsidRPr="008C33FA">
                <w:rPr>
                  <w:lang w:eastAsia="zh-CN"/>
                </w:rPr>
                <w:t xml:space="preserve"> and report the correct information</w:t>
              </w:r>
            </w:ins>
          </w:p>
        </w:tc>
      </w:tr>
      <w:tr w:rsidR="00374764" w:rsidTr="009A7FAF">
        <w:trPr>
          <w:ins w:id="2073"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074" w:author="Seggelke, Klaus" w:date="2017-03-08T13:02:00Z"/>
              </w:rPr>
            </w:pPr>
            <w:ins w:id="2075" w:author="Seggelke, Klaus" w:date="2017-03-08T13:0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2076" w:author="Seggelke, Klaus" w:date="2017-03-08T13:02:00Z"/>
                <w:lang w:eastAsia="zh-CN"/>
              </w:rPr>
            </w:pPr>
            <w:ins w:id="2077" w:author="Seggelke, Klaus" w:date="2017-03-08T13:02:00Z">
              <w:r>
                <w:rPr>
                  <w:lang w:eastAsia="zh-CN"/>
                </w:rPr>
                <w:t>The VNFM and NFVO should get all Life-Cycle Management Information from the VNFD. This information allows the VNFM to instantiate the right image with the required virtualized resources</w:t>
              </w:r>
            </w:ins>
          </w:p>
        </w:tc>
      </w:tr>
      <w:tr w:rsidR="00374764" w:rsidTr="009A7FAF">
        <w:trPr>
          <w:trHeight w:val="283"/>
          <w:ins w:id="2078"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079" w:author="Seggelke, Klaus" w:date="2017-03-08T13:02:00Z"/>
              </w:rPr>
            </w:pPr>
            <w:ins w:id="2080" w:author="Seggelke, Klaus" w:date="2017-03-08T13:02: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081" w:author="Seggelke, Klaus" w:date="2017-03-08T13:02:00Z"/>
                <w:lang w:eastAsia="zh-CN"/>
              </w:rPr>
            </w:pPr>
            <w:ins w:id="2082" w:author="Seggelke, Klaus" w:date="2017-03-08T13:02:00Z">
              <w:r>
                <w:rPr>
                  <w:lang w:eastAsia="zh-CN"/>
                </w:rPr>
                <w:t>Minimal two vendor VNF images must be installed. This allows to validate handling of multiple image information and also filter capabilities.</w:t>
              </w:r>
            </w:ins>
          </w:p>
        </w:tc>
      </w:tr>
      <w:tr w:rsidR="00374764" w:rsidTr="009A7FAF">
        <w:trPr>
          <w:trHeight w:val="515"/>
          <w:ins w:id="2083"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084" w:author="Seggelke, Klaus" w:date="2017-03-08T13:02:00Z"/>
              </w:rPr>
            </w:pPr>
            <w:ins w:id="2085" w:author="Seggelke, Klaus" w:date="2017-03-08T13:02: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086" w:author="Seggelke, Klaus" w:date="2017-03-08T13:02:00Z"/>
              </w:rPr>
            </w:pPr>
            <w:ins w:id="2087" w:author="Seggelke, Klaus" w:date="2017-03-08T13:02:00Z">
              <w:r>
                <w:t xml:space="preserve">Retrieve Lifecycle Management information for a specific image via exact filter </w:t>
              </w:r>
              <w:r>
                <w:sym w:font="Wingdings" w:char="F0E0"/>
              </w:r>
              <w:r>
                <w:t>filter parameter narrows down to single image</w:t>
              </w:r>
            </w:ins>
          </w:p>
        </w:tc>
      </w:tr>
      <w:tr w:rsidR="00374764" w:rsidTr="009A7FAF">
        <w:trPr>
          <w:ins w:id="2088"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089" w:author="Seggelke, Klaus" w:date="2017-03-08T13:02:00Z"/>
              </w:rPr>
            </w:pPr>
            <w:ins w:id="2090" w:author="Seggelke, Klaus" w:date="2017-03-08T13:0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091" w:author="Seggelke, Klaus" w:date="2017-03-08T13:02:00Z"/>
              </w:rPr>
            </w:pPr>
            <w:ins w:id="2092" w:author="Seggelke, Klaus" w:date="2017-03-08T13:02:00Z">
              <w:r>
                <w:t>VNFM must display expect life-cycle management information for the specified image and must differentiate between the different releases from the same vendor.</w:t>
              </w:r>
            </w:ins>
          </w:p>
        </w:tc>
      </w:tr>
      <w:tr w:rsidR="00374764" w:rsidTr="009A7FAF">
        <w:trPr>
          <w:ins w:id="2093"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094" w:author="Seggelke, Klaus" w:date="2017-03-08T13:02:00Z"/>
              </w:rPr>
            </w:pPr>
            <w:ins w:id="2095" w:author="Seggelke, Klaus" w:date="2017-03-08T13:02: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096" w:author="Seggelke, Klaus" w:date="2017-03-08T13:02:00Z"/>
                <w:lang w:eastAsia="zh-CN"/>
              </w:rPr>
            </w:pPr>
            <w:ins w:id="2097" w:author="Seggelke, Klaus" w:date="2017-03-08T13:02:00Z">
              <w:r>
                <w:rPr>
                  <w:lang w:eastAsia="zh-CN"/>
                </w:rPr>
                <w:t>Install images and ensure that VIM lists them</w:t>
              </w:r>
            </w:ins>
          </w:p>
        </w:tc>
      </w:tr>
      <w:tr w:rsidR="00374764" w:rsidTr="009A7FAF">
        <w:trPr>
          <w:trHeight w:val="148"/>
          <w:ins w:id="2098"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099" w:author="Seggelke, Klaus" w:date="2017-03-08T13:02:00Z"/>
              </w:rPr>
            </w:pPr>
            <w:ins w:id="2100" w:author="Seggelke, Klaus" w:date="2017-03-08T13:02: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101" w:author="Seggelke, Klaus" w:date="2017-03-08T13:02:00Z"/>
                <w:lang w:eastAsia="zh-CN"/>
              </w:rPr>
            </w:pPr>
          </w:p>
        </w:tc>
      </w:tr>
      <w:tr w:rsidR="00374764" w:rsidTr="009A7FAF">
        <w:trPr>
          <w:ins w:id="2102"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03" w:author="Seggelke, Klaus" w:date="2017-03-08T13:02:00Z"/>
              </w:rPr>
            </w:pPr>
            <w:ins w:id="2104" w:author="Seggelke, Klaus" w:date="2017-03-08T13:0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105" w:author="Seggelke, Klaus" w:date="2017-03-08T13:02:00Z"/>
              </w:rPr>
            </w:pPr>
          </w:p>
        </w:tc>
      </w:tr>
      <w:tr w:rsidR="00374764" w:rsidTr="009A7FAF">
        <w:trPr>
          <w:ins w:id="2106"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07" w:author="Seggelke, Klaus" w:date="2017-03-08T13:02:00Z"/>
                <w:noProof/>
              </w:rPr>
            </w:pPr>
            <w:ins w:id="2108" w:author="Seggelke, Klaus" w:date="2017-03-08T13:0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Pr="001C4ECC" w:rsidRDefault="00374764" w:rsidP="009A7FAF">
            <w:pPr>
              <w:pStyle w:val="TestCaseInfo"/>
              <w:rPr>
                <w:ins w:id="2109" w:author="Seggelke, Klaus" w:date="2017-03-08T13:02:00Z"/>
                <w:lang w:eastAsia="zh-CN"/>
              </w:rPr>
            </w:pPr>
            <w:ins w:id="2110" w:author="Seggelke, Klaus" w:date="2017-03-08T13:02:00Z">
              <w:r w:rsidRPr="001C4ECC">
                <w:rPr>
                  <w:lang w:eastAsia="zh-CN"/>
                </w:rPr>
                <w:t>Sub test cases:</w:t>
              </w:r>
            </w:ins>
          </w:p>
          <w:p w:rsidR="00374764" w:rsidRPr="001C4ECC" w:rsidRDefault="00374764" w:rsidP="009A7FAF">
            <w:pPr>
              <w:pStyle w:val="TestCaseInfo"/>
              <w:numPr>
                <w:ilvl w:val="0"/>
                <w:numId w:val="126"/>
              </w:numPr>
              <w:rPr>
                <w:ins w:id="2111" w:author="Seggelke, Klaus" w:date="2017-03-08T13:02:00Z"/>
                <w:lang w:eastAsia="zh-CN"/>
              </w:rPr>
            </w:pPr>
            <w:ins w:id="2112" w:author="Seggelke, Klaus" w:date="2017-03-08T13:02:00Z">
              <w:r w:rsidRPr="001C4ECC">
                <w:rPr>
                  <w:lang w:eastAsia="zh-CN"/>
                </w:rPr>
                <w:t>No filter image retrieval</w:t>
              </w:r>
            </w:ins>
          </w:p>
          <w:p w:rsidR="00374764" w:rsidRPr="001C4ECC" w:rsidRDefault="00374764" w:rsidP="009A7FAF">
            <w:pPr>
              <w:pStyle w:val="TestCaseInfo"/>
              <w:numPr>
                <w:ilvl w:val="0"/>
                <w:numId w:val="126"/>
              </w:numPr>
              <w:rPr>
                <w:ins w:id="2113" w:author="Seggelke, Klaus" w:date="2017-03-08T13:02:00Z"/>
                <w:lang w:eastAsia="zh-CN"/>
              </w:rPr>
            </w:pPr>
            <w:ins w:id="2114" w:author="Seggelke, Klaus" w:date="2017-03-08T13:02:00Z">
              <w:r w:rsidRPr="001C4ECC">
                <w:rPr>
                  <w:lang w:eastAsia="zh-CN"/>
                </w:rPr>
                <w:t>Partial filter image retrieval</w:t>
              </w:r>
            </w:ins>
          </w:p>
          <w:p w:rsidR="00374764" w:rsidRPr="00416986" w:rsidRDefault="00374764" w:rsidP="009A7FAF">
            <w:pPr>
              <w:pStyle w:val="TestCaseInfo"/>
              <w:numPr>
                <w:ilvl w:val="0"/>
                <w:numId w:val="126"/>
              </w:numPr>
              <w:rPr>
                <w:ins w:id="2115" w:author="Seggelke, Klaus" w:date="2017-03-08T13:02:00Z"/>
                <w:rFonts w:ascii="Calibri" w:hAnsi="Calibri"/>
                <w:color w:val="000000"/>
              </w:rPr>
            </w:pPr>
            <w:ins w:id="2116" w:author="Seggelke, Klaus" w:date="2017-03-08T13:02:00Z">
              <w:r w:rsidRPr="001C4ECC">
                <w:rPr>
                  <w:lang w:eastAsia="zh-CN"/>
                </w:rPr>
                <w:t>Exact match filter image retrieval</w:t>
              </w:r>
            </w:ins>
          </w:p>
        </w:tc>
      </w:tr>
    </w:tbl>
    <w:p w:rsidR="00374764" w:rsidRDefault="00374764" w:rsidP="00374764">
      <w:pPr>
        <w:rPr>
          <w:ins w:id="2117" w:author="Seggelke, Klaus" w:date="2017-03-08T13:05:00Z"/>
          <w:lang w:eastAsia="zh-CN"/>
        </w:rPr>
      </w:pPr>
    </w:p>
    <w:p w:rsidR="00374764" w:rsidRDefault="00374764">
      <w:pPr>
        <w:pStyle w:val="Heading1"/>
        <w:rPr>
          <w:ins w:id="2118" w:author="Seggelke, Klaus" w:date="2017-03-08T13:05:00Z"/>
        </w:rPr>
        <w:pPrChange w:id="2119" w:author="Seggelke, Klaus" w:date="2017-03-08T13:05:00Z">
          <w:pPr>
            <w:pStyle w:val="Heading2"/>
          </w:pPr>
        </w:pPrChange>
      </w:pPr>
      <w:bookmarkStart w:id="2120" w:name="_Toc477275343"/>
      <w:ins w:id="2121" w:author="Seggelke, Klaus" w:date="2017-03-08T13:05:00Z">
        <w:r>
          <w:t>Snapshot Management</w:t>
        </w:r>
        <w:bookmarkEnd w:id="2120"/>
      </w:ins>
    </w:p>
    <w:p w:rsidR="00374764" w:rsidRDefault="00374764" w:rsidP="00374764">
      <w:pPr>
        <w:rPr>
          <w:ins w:id="2122" w:author="Seggelke, Klaus" w:date="2017-03-08T13:05:00Z"/>
          <w:lang w:eastAsia="zh-CN"/>
        </w:rPr>
      </w:pPr>
      <w:ins w:id="2123" w:author="Seggelke, Klaus" w:date="2017-03-08T13:05:00Z">
        <w:r>
          <w:rPr>
            <w:lang w:eastAsia="zh-CN"/>
          </w:rPr>
          <w:lastRenderedPageBreak/>
          <w:t xml:space="preserve">The snapshot management allows the user to create a copy of the current virtual image or storage. </w:t>
        </w:r>
      </w:ins>
      <w:ins w:id="2124" w:author="Seggelke, Klaus" w:date="2017-03-08T13:07:00Z">
        <w:r>
          <w:rPr>
            <w:lang w:eastAsia="zh-CN"/>
          </w:rPr>
          <w:t>Quick recovery instantiation, p</w:t>
        </w:r>
      </w:ins>
      <w:ins w:id="2125" w:author="Seggelke, Klaus" w:date="2017-03-08T13:05:00Z">
        <w:r>
          <w:rPr>
            <w:lang w:eastAsia="zh-CN"/>
          </w:rPr>
          <w:t>roblem research or debugging of issues take advantage of this feature.</w:t>
        </w:r>
      </w:ins>
    </w:p>
    <w:p w:rsidR="00374764" w:rsidRDefault="00374764" w:rsidP="00374764">
      <w:pPr>
        <w:rPr>
          <w:ins w:id="2126"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2127"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2128" w:author="Seggelke, Klaus" w:date="2017-03-08T13:05:00Z"/>
              </w:rPr>
            </w:pPr>
            <w:bookmarkStart w:id="2129" w:name="_Toc477275234"/>
            <w:ins w:id="2130" w:author="Seggelke, Klaus" w:date="2017-03-08T13:05:00Z">
              <w:r>
                <w:t>TC.VNF.SNAPSHOT.001</w:t>
              </w:r>
              <w:r>
                <w:tab/>
                <w:t>Compute Snapshot Creation and Deletion without traffic load</w:t>
              </w:r>
              <w:bookmarkEnd w:id="2129"/>
            </w:ins>
          </w:p>
        </w:tc>
      </w:tr>
      <w:tr w:rsidR="00374764" w:rsidTr="009A7FAF">
        <w:trPr>
          <w:trHeight w:val="508"/>
          <w:ins w:id="213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32" w:author="Seggelke, Klaus" w:date="2017-03-08T13:05:00Z"/>
              </w:rPr>
            </w:pPr>
            <w:ins w:id="2133"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2134" w:author="Seggelke, Klaus" w:date="2017-03-08T13:05:00Z"/>
                <w:lang w:eastAsia="zh-CN"/>
              </w:rPr>
            </w:pPr>
            <w:ins w:id="2135" w:author="Seggelke, Klaus" w:date="2017-03-08T13:05:00Z">
              <w:r>
                <w:rPr>
                  <w:lang w:eastAsia="zh-CN"/>
                </w:rPr>
                <w:t>VNFM should provide the capability to create a compute snapshot by issuing a command to the NFVI</w:t>
              </w:r>
            </w:ins>
          </w:p>
        </w:tc>
      </w:tr>
      <w:tr w:rsidR="00374764" w:rsidTr="009A7FAF">
        <w:trPr>
          <w:ins w:id="213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37" w:author="Seggelke, Klaus" w:date="2017-03-08T13:05:00Z"/>
              </w:rPr>
            </w:pPr>
            <w:ins w:id="2138"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2139" w:author="Seggelke, Klaus" w:date="2017-03-08T13:05:00Z"/>
                <w:lang w:eastAsia="zh-CN"/>
              </w:rPr>
            </w:pPr>
            <w:ins w:id="2140" w:author="Seggelke, Klaus" w:date="2017-03-08T13:05:00Z">
              <w:r>
                <w:rPr>
                  <w:lang w:eastAsia="zh-CN"/>
                </w:rPr>
                <w:t>A compute Snapshot allows the user to build an image from the current running system and later to re-instantiate it without losing any data or configuration</w:t>
              </w:r>
            </w:ins>
          </w:p>
        </w:tc>
      </w:tr>
      <w:tr w:rsidR="00374764" w:rsidTr="009A7FAF">
        <w:trPr>
          <w:trHeight w:val="283"/>
          <w:ins w:id="214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42" w:author="Seggelke, Klaus" w:date="2017-03-08T13:05:00Z"/>
              </w:rPr>
            </w:pPr>
            <w:ins w:id="2143"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144" w:author="Seggelke, Klaus" w:date="2017-03-08T13:05:00Z"/>
                <w:lang w:eastAsia="zh-CN"/>
              </w:rPr>
            </w:pPr>
          </w:p>
        </w:tc>
      </w:tr>
      <w:tr w:rsidR="00374764" w:rsidTr="009A7FAF">
        <w:trPr>
          <w:trHeight w:val="515"/>
          <w:ins w:id="214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46" w:author="Seggelke, Klaus" w:date="2017-03-08T13:05:00Z"/>
              </w:rPr>
            </w:pPr>
            <w:ins w:id="2147"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148" w:author="Seggelke, Klaus" w:date="2017-03-08T13:05:00Z"/>
              </w:rPr>
            </w:pPr>
          </w:p>
        </w:tc>
      </w:tr>
      <w:tr w:rsidR="00374764" w:rsidTr="009A7FAF">
        <w:trPr>
          <w:ins w:id="214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50" w:author="Seggelke, Klaus" w:date="2017-03-08T13:05:00Z"/>
              </w:rPr>
            </w:pPr>
            <w:ins w:id="2151"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152" w:author="Seggelke, Klaus" w:date="2017-03-08T13:05:00Z"/>
              </w:rPr>
            </w:pPr>
          </w:p>
        </w:tc>
      </w:tr>
      <w:tr w:rsidR="00374764" w:rsidTr="009A7FAF">
        <w:trPr>
          <w:ins w:id="215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54" w:author="Seggelke, Klaus" w:date="2017-03-08T13:05:00Z"/>
              </w:rPr>
            </w:pPr>
            <w:ins w:id="2155"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156" w:author="Seggelke, Klaus" w:date="2017-03-08T13:05:00Z"/>
                <w:lang w:eastAsia="zh-CN"/>
              </w:rPr>
            </w:pPr>
          </w:p>
        </w:tc>
      </w:tr>
      <w:tr w:rsidR="00374764" w:rsidTr="009A7FAF">
        <w:trPr>
          <w:trHeight w:val="535"/>
          <w:ins w:id="215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58" w:author="Seggelke, Klaus" w:date="2017-03-08T13:05:00Z"/>
              </w:rPr>
            </w:pPr>
            <w:ins w:id="2159" w:author="Seggelke, Klaus" w:date="2017-03-08T13:05: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160" w:author="Seggelke, Klaus" w:date="2017-03-08T13:05:00Z"/>
              </w:rPr>
            </w:pPr>
            <w:ins w:id="2161" w:author="Seggelke, Klaus" w:date="2017-03-08T13:05:00Z">
              <w:r>
                <w:t>Sequence:</w:t>
              </w:r>
            </w:ins>
          </w:p>
          <w:p w:rsidR="00374764" w:rsidRDefault="00374764" w:rsidP="009A7FAF">
            <w:pPr>
              <w:pStyle w:val="TestCaseInfo"/>
              <w:numPr>
                <w:ilvl w:val="0"/>
                <w:numId w:val="177"/>
              </w:numPr>
              <w:rPr>
                <w:ins w:id="2162" w:author="Seggelke, Klaus" w:date="2017-03-08T13:05:00Z"/>
              </w:rPr>
            </w:pPr>
            <w:ins w:id="2163" w:author="Seggelke, Klaus" w:date="2017-03-08T13:05:00Z">
              <w:r>
                <w:t>Instantiate VNF</w:t>
              </w:r>
            </w:ins>
          </w:p>
          <w:p w:rsidR="00374764" w:rsidRDefault="00374764" w:rsidP="009A7FAF">
            <w:pPr>
              <w:pStyle w:val="TestCaseInfo"/>
              <w:numPr>
                <w:ilvl w:val="0"/>
                <w:numId w:val="177"/>
              </w:numPr>
              <w:rPr>
                <w:ins w:id="2164" w:author="Seggelke, Klaus" w:date="2017-03-08T13:05:00Z"/>
              </w:rPr>
            </w:pPr>
            <w:ins w:id="2165" w:author="Seggelke, Klaus" w:date="2017-03-08T13:05:00Z">
              <w:r>
                <w:t>Validate VNF is in state Inactive</w:t>
              </w:r>
            </w:ins>
          </w:p>
          <w:p w:rsidR="00374764" w:rsidRDefault="00374764" w:rsidP="009A7FAF">
            <w:pPr>
              <w:pStyle w:val="TestCaseInfo"/>
              <w:numPr>
                <w:ilvl w:val="0"/>
                <w:numId w:val="177"/>
              </w:numPr>
              <w:rPr>
                <w:ins w:id="2166" w:author="Seggelke, Klaus" w:date="2017-03-08T13:05:00Z"/>
              </w:rPr>
            </w:pPr>
            <w:ins w:id="2167" w:author="Seggelke, Klaus" w:date="2017-03-08T13:05:00Z">
              <w:r>
                <w:t>Start the VNF</w:t>
              </w:r>
            </w:ins>
          </w:p>
          <w:p w:rsidR="00374764" w:rsidRDefault="00374764" w:rsidP="009A7FAF">
            <w:pPr>
              <w:pStyle w:val="TestCaseInfo"/>
              <w:numPr>
                <w:ilvl w:val="0"/>
                <w:numId w:val="177"/>
              </w:numPr>
              <w:rPr>
                <w:ins w:id="2168" w:author="Seggelke, Klaus" w:date="2017-03-08T13:05:00Z"/>
              </w:rPr>
            </w:pPr>
            <w:ins w:id="2169" w:author="Seggelke, Klaus" w:date="2017-03-08T13:05:00Z">
              <w:r>
                <w:t>Validate VNF is in state Active</w:t>
              </w:r>
            </w:ins>
          </w:p>
          <w:p w:rsidR="00374764" w:rsidRDefault="00374764" w:rsidP="009A7FAF">
            <w:pPr>
              <w:pStyle w:val="TestCaseInfo"/>
              <w:numPr>
                <w:ilvl w:val="0"/>
                <w:numId w:val="177"/>
              </w:numPr>
              <w:rPr>
                <w:ins w:id="2170" w:author="Seggelke, Klaus" w:date="2017-03-08T13:05:00Z"/>
              </w:rPr>
            </w:pPr>
            <w:ins w:id="2171" w:author="Seggelke, Klaus" w:date="2017-03-08T13:05:00Z">
              <w:r>
                <w:t>Start the min traffic load</w:t>
              </w:r>
            </w:ins>
          </w:p>
          <w:p w:rsidR="00374764" w:rsidRDefault="00374764" w:rsidP="009A7FAF">
            <w:pPr>
              <w:pStyle w:val="TestCaseInfo"/>
              <w:numPr>
                <w:ilvl w:val="0"/>
                <w:numId w:val="177"/>
              </w:numPr>
              <w:rPr>
                <w:ins w:id="2172" w:author="Seggelke, Klaus" w:date="2017-03-08T13:05:00Z"/>
              </w:rPr>
            </w:pPr>
            <w:ins w:id="2173" w:author="Seggelke, Klaus" w:date="2017-03-08T13:05:00Z">
              <w:r>
                <w:t>Validate traffic goes through (--&gt; no dropped packets)</w:t>
              </w:r>
            </w:ins>
          </w:p>
          <w:p w:rsidR="00374764" w:rsidRDefault="00374764" w:rsidP="009A7FAF">
            <w:pPr>
              <w:pStyle w:val="TestCaseInfo"/>
              <w:numPr>
                <w:ilvl w:val="0"/>
                <w:numId w:val="177"/>
              </w:numPr>
              <w:rPr>
                <w:ins w:id="2174" w:author="Seggelke, Klaus" w:date="2017-03-08T13:05:00Z"/>
              </w:rPr>
            </w:pPr>
            <w:ins w:id="2175" w:author="Seggelke, Klaus" w:date="2017-03-08T13:05:00Z">
              <w:r>
                <w:t>Stop traffic</w:t>
              </w:r>
            </w:ins>
          </w:p>
          <w:p w:rsidR="00374764" w:rsidRDefault="00374764" w:rsidP="009A7FAF">
            <w:pPr>
              <w:pStyle w:val="TestCaseInfo"/>
              <w:numPr>
                <w:ilvl w:val="0"/>
                <w:numId w:val="177"/>
              </w:numPr>
              <w:rPr>
                <w:ins w:id="2176" w:author="Seggelke, Klaus" w:date="2017-03-08T13:05:00Z"/>
              </w:rPr>
            </w:pPr>
            <w:ins w:id="2177" w:author="Seggelke, Klaus" w:date="2017-03-08T13:05:00Z">
              <w:r>
                <w:t>Initiate the compute snapshot creation via the VNFM interface</w:t>
              </w:r>
            </w:ins>
          </w:p>
          <w:p w:rsidR="00374764" w:rsidRDefault="00374764" w:rsidP="009A7FAF">
            <w:pPr>
              <w:pStyle w:val="TestCaseInfo"/>
              <w:numPr>
                <w:ilvl w:val="0"/>
                <w:numId w:val="177"/>
              </w:numPr>
              <w:rPr>
                <w:ins w:id="2178" w:author="Seggelke, Klaus" w:date="2017-03-08T13:05:00Z"/>
              </w:rPr>
            </w:pPr>
            <w:ins w:id="2179" w:author="Seggelke, Klaus" w:date="2017-03-08T13:05:00Z">
              <w:r>
                <w:t>Validate VNF instructed NFVI to create a compute snapshot and a new image is found via the NFVI interface</w:t>
              </w:r>
            </w:ins>
          </w:p>
          <w:p w:rsidR="00374764" w:rsidRDefault="00374764" w:rsidP="009A7FAF">
            <w:pPr>
              <w:pStyle w:val="TestCaseInfo"/>
              <w:numPr>
                <w:ilvl w:val="0"/>
                <w:numId w:val="177"/>
              </w:numPr>
              <w:rPr>
                <w:ins w:id="2180" w:author="Seggelke, Klaus" w:date="2017-03-08T13:05:00Z"/>
              </w:rPr>
            </w:pPr>
            <w:ins w:id="2181" w:author="Seggelke, Klaus" w:date="2017-03-08T13:05:00Z">
              <w:r>
                <w:t>Terminate VNF</w:t>
              </w:r>
            </w:ins>
          </w:p>
          <w:p w:rsidR="00374764" w:rsidRDefault="00374764" w:rsidP="009A7FAF">
            <w:pPr>
              <w:pStyle w:val="TestCaseInfo"/>
              <w:numPr>
                <w:ilvl w:val="0"/>
                <w:numId w:val="177"/>
              </w:numPr>
              <w:rPr>
                <w:ins w:id="2182" w:author="Seggelke, Klaus" w:date="2017-03-08T13:05:00Z"/>
              </w:rPr>
            </w:pPr>
            <w:ins w:id="2183" w:author="Seggelke, Klaus" w:date="2017-03-08T13:05:00Z">
              <w:r>
                <w:t>Issue command to VNFM to display the newly created VNF snapshot</w:t>
              </w:r>
            </w:ins>
          </w:p>
          <w:p w:rsidR="00374764" w:rsidRDefault="00374764" w:rsidP="009A7FAF">
            <w:pPr>
              <w:pStyle w:val="TestCaseInfo"/>
              <w:numPr>
                <w:ilvl w:val="0"/>
                <w:numId w:val="177"/>
              </w:numPr>
              <w:rPr>
                <w:ins w:id="2184" w:author="Seggelke, Klaus" w:date="2017-03-08T13:05:00Z"/>
              </w:rPr>
            </w:pPr>
            <w:ins w:id="2185" w:author="Seggelke, Klaus" w:date="2017-03-08T13:05:00Z">
              <w:r>
                <w:t>Issue command deletion of compute snapshot to the VNFM</w:t>
              </w:r>
            </w:ins>
          </w:p>
          <w:p w:rsidR="00374764" w:rsidRDefault="00374764" w:rsidP="009A7FAF">
            <w:pPr>
              <w:pStyle w:val="TestCaseInfo"/>
              <w:numPr>
                <w:ilvl w:val="0"/>
                <w:numId w:val="177"/>
              </w:numPr>
              <w:rPr>
                <w:ins w:id="2186" w:author="Seggelke, Klaus" w:date="2017-03-08T13:05:00Z"/>
              </w:rPr>
            </w:pPr>
            <w:ins w:id="2187" w:author="Seggelke, Klaus" w:date="2017-03-08T13:05:00Z">
              <w:r>
                <w:t>Validate the snapshot has been deleted vi VNFM and NFVI interface</w:t>
              </w:r>
            </w:ins>
          </w:p>
        </w:tc>
      </w:tr>
      <w:tr w:rsidR="00374764" w:rsidTr="009A7FAF">
        <w:trPr>
          <w:ins w:id="218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89" w:author="Seggelke, Klaus" w:date="2017-03-08T13:05:00Z"/>
              </w:rPr>
            </w:pPr>
            <w:ins w:id="2190" w:author="Seggelke, Klaus" w:date="2017-03-08T13:05: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191" w:author="Seggelke, Klaus" w:date="2017-03-08T13:05:00Z"/>
              </w:rPr>
            </w:pPr>
          </w:p>
        </w:tc>
      </w:tr>
      <w:tr w:rsidR="00374764" w:rsidTr="009A7FAF">
        <w:trPr>
          <w:ins w:id="219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193" w:author="Seggelke, Klaus" w:date="2017-03-08T13:05:00Z"/>
                <w:noProof/>
              </w:rPr>
            </w:pPr>
            <w:ins w:id="2194"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195" w:author="Seggelke, Klaus" w:date="2017-03-08T13:05:00Z"/>
              </w:rPr>
            </w:pPr>
          </w:p>
        </w:tc>
      </w:tr>
    </w:tbl>
    <w:p w:rsidR="00374764" w:rsidRDefault="00374764" w:rsidP="00374764">
      <w:pPr>
        <w:rPr>
          <w:ins w:id="2196"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2197"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2198" w:author="Seggelke, Klaus" w:date="2017-03-08T13:05:00Z"/>
              </w:rPr>
            </w:pPr>
            <w:bookmarkStart w:id="2199" w:name="_Toc477275235"/>
            <w:ins w:id="2200" w:author="Seggelke, Klaus" w:date="2017-03-08T13:05:00Z">
              <w:r>
                <w:t>TC.VNF.SNAPSHOT.002</w:t>
              </w:r>
              <w:r>
                <w:tab/>
                <w:t>Compute Snapshot Creation and Deletion under normal traffic load</w:t>
              </w:r>
              <w:bookmarkEnd w:id="2199"/>
            </w:ins>
          </w:p>
        </w:tc>
      </w:tr>
      <w:tr w:rsidR="00374764" w:rsidTr="009A7FAF">
        <w:trPr>
          <w:trHeight w:val="508"/>
          <w:ins w:id="220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02" w:author="Seggelke, Klaus" w:date="2017-03-08T13:05:00Z"/>
              </w:rPr>
            </w:pPr>
            <w:ins w:id="2203"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2204" w:author="Seggelke, Klaus" w:date="2017-03-08T13:05:00Z"/>
                <w:lang w:eastAsia="zh-CN"/>
              </w:rPr>
            </w:pPr>
            <w:ins w:id="2205" w:author="Seggelke, Klaus" w:date="2017-03-08T13:05:00Z">
              <w:r>
                <w:rPr>
                  <w:lang w:eastAsia="zh-CN"/>
                </w:rPr>
                <w:t>VNFM should provide the capability to create a compute snapshot by issuing a command to the NFVI while normal traffic load</w:t>
              </w:r>
            </w:ins>
          </w:p>
        </w:tc>
      </w:tr>
      <w:tr w:rsidR="00374764" w:rsidTr="009A7FAF">
        <w:trPr>
          <w:ins w:id="220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07" w:author="Seggelke, Klaus" w:date="2017-03-08T13:05:00Z"/>
              </w:rPr>
            </w:pPr>
            <w:ins w:id="2208"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2209" w:author="Seggelke, Klaus" w:date="2017-03-08T13:05:00Z"/>
                <w:lang w:eastAsia="zh-CN"/>
              </w:rPr>
            </w:pPr>
            <w:ins w:id="2210" w:author="Seggelke, Klaus" w:date="2017-03-08T13:05:00Z">
              <w:r>
                <w:rPr>
                  <w:lang w:eastAsia="zh-CN"/>
                </w:rPr>
                <w:t>A compute Snapshot allows the user to build an image from the current running system and later to re-instantiate it without losing any data or configuration</w:t>
              </w:r>
            </w:ins>
          </w:p>
        </w:tc>
      </w:tr>
      <w:tr w:rsidR="00374764" w:rsidTr="009A7FAF">
        <w:trPr>
          <w:trHeight w:val="283"/>
          <w:ins w:id="221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12" w:author="Seggelke, Klaus" w:date="2017-03-08T13:05:00Z"/>
              </w:rPr>
            </w:pPr>
            <w:ins w:id="2213"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14" w:author="Seggelke, Klaus" w:date="2017-03-08T13:05:00Z"/>
                <w:lang w:eastAsia="zh-CN"/>
              </w:rPr>
            </w:pPr>
          </w:p>
        </w:tc>
      </w:tr>
      <w:tr w:rsidR="00374764" w:rsidTr="009A7FAF">
        <w:trPr>
          <w:trHeight w:val="515"/>
          <w:ins w:id="221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16" w:author="Seggelke, Klaus" w:date="2017-03-08T13:05:00Z"/>
              </w:rPr>
            </w:pPr>
            <w:ins w:id="2217"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18" w:author="Seggelke, Klaus" w:date="2017-03-08T13:05:00Z"/>
              </w:rPr>
            </w:pPr>
          </w:p>
        </w:tc>
      </w:tr>
      <w:tr w:rsidR="00374764" w:rsidTr="009A7FAF">
        <w:trPr>
          <w:ins w:id="221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20" w:author="Seggelke, Klaus" w:date="2017-03-08T13:05:00Z"/>
              </w:rPr>
            </w:pPr>
            <w:ins w:id="2221"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22" w:author="Seggelke, Klaus" w:date="2017-03-08T13:05:00Z"/>
              </w:rPr>
            </w:pPr>
          </w:p>
        </w:tc>
      </w:tr>
      <w:tr w:rsidR="00374764" w:rsidTr="009A7FAF">
        <w:trPr>
          <w:ins w:id="222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24" w:author="Seggelke, Klaus" w:date="2017-03-08T13:05:00Z"/>
              </w:rPr>
            </w:pPr>
            <w:ins w:id="2225"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26" w:author="Seggelke, Klaus" w:date="2017-03-08T13:05:00Z"/>
                <w:lang w:eastAsia="zh-CN"/>
              </w:rPr>
            </w:pPr>
          </w:p>
        </w:tc>
      </w:tr>
      <w:tr w:rsidR="00374764" w:rsidTr="009A7FAF">
        <w:trPr>
          <w:trHeight w:val="61"/>
          <w:ins w:id="222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28" w:author="Seggelke, Klaus" w:date="2017-03-08T13:05:00Z"/>
              </w:rPr>
            </w:pPr>
            <w:ins w:id="2229" w:author="Seggelke, Klaus" w:date="2017-03-08T13:05: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30" w:author="Seggelke, Klaus" w:date="2017-03-08T13:05:00Z"/>
              </w:rPr>
            </w:pPr>
            <w:ins w:id="2231" w:author="Seggelke, Klaus" w:date="2017-03-08T13:05:00Z">
              <w:r>
                <w:t>Sequence:</w:t>
              </w:r>
            </w:ins>
          </w:p>
          <w:p w:rsidR="00374764" w:rsidRDefault="00374764" w:rsidP="009A7FAF">
            <w:pPr>
              <w:pStyle w:val="TestCaseInfo"/>
              <w:numPr>
                <w:ilvl w:val="0"/>
                <w:numId w:val="87"/>
              </w:numPr>
              <w:rPr>
                <w:ins w:id="2232" w:author="Seggelke, Klaus" w:date="2017-03-08T13:05:00Z"/>
              </w:rPr>
            </w:pPr>
            <w:ins w:id="2233" w:author="Seggelke, Klaus" w:date="2017-03-08T13:05:00Z">
              <w:r>
                <w:t>Instantiate VNF</w:t>
              </w:r>
            </w:ins>
          </w:p>
          <w:p w:rsidR="00374764" w:rsidRDefault="00374764" w:rsidP="009A7FAF">
            <w:pPr>
              <w:pStyle w:val="TestCaseInfo"/>
              <w:numPr>
                <w:ilvl w:val="0"/>
                <w:numId w:val="87"/>
              </w:numPr>
              <w:rPr>
                <w:ins w:id="2234" w:author="Seggelke, Klaus" w:date="2017-03-08T13:05:00Z"/>
              </w:rPr>
            </w:pPr>
            <w:ins w:id="2235" w:author="Seggelke, Klaus" w:date="2017-03-08T13:05:00Z">
              <w:r>
                <w:t>Validate VNF is in state Inactive</w:t>
              </w:r>
            </w:ins>
          </w:p>
          <w:p w:rsidR="00374764" w:rsidRDefault="00374764" w:rsidP="009A7FAF">
            <w:pPr>
              <w:pStyle w:val="TestCaseInfo"/>
              <w:numPr>
                <w:ilvl w:val="0"/>
                <w:numId w:val="87"/>
              </w:numPr>
              <w:rPr>
                <w:ins w:id="2236" w:author="Seggelke, Klaus" w:date="2017-03-08T13:05:00Z"/>
              </w:rPr>
            </w:pPr>
            <w:ins w:id="2237" w:author="Seggelke, Klaus" w:date="2017-03-08T13:05:00Z">
              <w:r>
                <w:lastRenderedPageBreak/>
                <w:t>Start the VNF</w:t>
              </w:r>
            </w:ins>
          </w:p>
          <w:p w:rsidR="00374764" w:rsidRDefault="00374764" w:rsidP="009A7FAF">
            <w:pPr>
              <w:pStyle w:val="TestCaseInfo"/>
              <w:numPr>
                <w:ilvl w:val="0"/>
                <w:numId w:val="87"/>
              </w:numPr>
              <w:rPr>
                <w:ins w:id="2238" w:author="Seggelke, Klaus" w:date="2017-03-08T13:05:00Z"/>
              </w:rPr>
            </w:pPr>
            <w:ins w:id="2239" w:author="Seggelke, Klaus" w:date="2017-03-08T13:05:00Z">
              <w:r>
                <w:t>Validate VNF is in state Active</w:t>
              </w:r>
            </w:ins>
          </w:p>
          <w:p w:rsidR="00374764" w:rsidRDefault="00374764" w:rsidP="009A7FAF">
            <w:pPr>
              <w:pStyle w:val="TestCaseInfo"/>
              <w:numPr>
                <w:ilvl w:val="0"/>
                <w:numId w:val="87"/>
              </w:numPr>
              <w:rPr>
                <w:ins w:id="2240" w:author="Seggelke, Klaus" w:date="2017-03-08T13:05:00Z"/>
              </w:rPr>
            </w:pPr>
            <w:ins w:id="2241" w:author="Seggelke, Klaus" w:date="2017-03-08T13:05:00Z">
              <w:r>
                <w:t>Start the normal traffic load</w:t>
              </w:r>
            </w:ins>
          </w:p>
          <w:p w:rsidR="00374764" w:rsidRDefault="00374764" w:rsidP="009A7FAF">
            <w:pPr>
              <w:pStyle w:val="TestCaseInfo"/>
              <w:numPr>
                <w:ilvl w:val="0"/>
                <w:numId w:val="87"/>
              </w:numPr>
              <w:rPr>
                <w:ins w:id="2242" w:author="Seggelke, Klaus" w:date="2017-03-08T13:05:00Z"/>
              </w:rPr>
            </w:pPr>
            <w:ins w:id="2243" w:author="Seggelke, Klaus" w:date="2017-03-08T13:05:00Z">
              <w:r>
                <w:t>Validate traffic goes through (--&gt; no dropped packets)</w:t>
              </w:r>
            </w:ins>
          </w:p>
          <w:p w:rsidR="00374764" w:rsidRDefault="00374764" w:rsidP="009A7FAF">
            <w:pPr>
              <w:pStyle w:val="TestCaseInfo"/>
              <w:numPr>
                <w:ilvl w:val="0"/>
                <w:numId w:val="87"/>
              </w:numPr>
              <w:rPr>
                <w:ins w:id="2244" w:author="Seggelke, Klaus" w:date="2017-03-08T13:05:00Z"/>
              </w:rPr>
            </w:pPr>
            <w:ins w:id="2245" w:author="Seggelke, Klaus" w:date="2017-03-08T13:05:00Z">
              <w:r>
                <w:t>Initiate the compute snapshot creation via the VNFM interface</w:t>
              </w:r>
            </w:ins>
          </w:p>
          <w:p w:rsidR="00374764" w:rsidRDefault="00374764" w:rsidP="009A7FAF">
            <w:pPr>
              <w:pStyle w:val="TestCaseInfo"/>
              <w:numPr>
                <w:ilvl w:val="0"/>
                <w:numId w:val="87"/>
              </w:numPr>
              <w:rPr>
                <w:ins w:id="2246" w:author="Seggelke, Klaus" w:date="2017-03-08T13:05:00Z"/>
              </w:rPr>
            </w:pPr>
            <w:ins w:id="2247" w:author="Seggelke, Klaus" w:date="2017-03-08T13:05:00Z">
              <w:r>
                <w:t>Validate VNF instructed NFVI to create a compute snapshot and a new image is found via the NFVI interface</w:t>
              </w:r>
            </w:ins>
          </w:p>
          <w:p w:rsidR="00374764" w:rsidRDefault="00374764" w:rsidP="009A7FAF">
            <w:pPr>
              <w:pStyle w:val="TestCaseInfo"/>
              <w:numPr>
                <w:ilvl w:val="0"/>
                <w:numId w:val="87"/>
              </w:numPr>
              <w:rPr>
                <w:ins w:id="2248" w:author="Seggelke, Klaus" w:date="2017-03-08T13:05:00Z"/>
              </w:rPr>
            </w:pPr>
            <w:ins w:id="2249" w:author="Seggelke, Klaus" w:date="2017-03-08T13:05:00Z">
              <w:r>
                <w:t>Validate no traffic lost occurred</w:t>
              </w:r>
            </w:ins>
          </w:p>
          <w:p w:rsidR="00374764" w:rsidRDefault="00374764" w:rsidP="009A7FAF">
            <w:pPr>
              <w:pStyle w:val="TestCaseInfo"/>
              <w:numPr>
                <w:ilvl w:val="0"/>
                <w:numId w:val="87"/>
              </w:numPr>
              <w:rPr>
                <w:ins w:id="2250" w:author="Seggelke, Klaus" w:date="2017-03-08T13:05:00Z"/>
              </w:rPr>
            </w:pPr>
            <w:ins w:id="2251" w:author="Seggelke, Klaus" w:date="2017-03-08T13:05:00Z">
              <w:r>
                <w:t>Stop traffic</w:t>
              </w:r>
            </w:ins>
          </w:p>
          <w:p w:rsidR="00374764" w:rsidRDefault="00374764" w:rsidP="009A7FAF">
            <w:pPr>
              <w:pStyle w:val="TestCaseInfo"/>
              <w:numPr>
                <w:ilvl w:val="0"/>
                <w:numId w:val="87"/>
              </w:numPr>
              <w:rPr>
                <w:ins w:id="2252" w:author="Seggelke, Klaus" w:date="2017-03-08T13:05:00Z"/>
              </w:rPr>
            </w:pPr>
            <w:ins w:id="2253" w:author="Seggelke, Klaus" w:date="2017-03-08T13:05:00Z">
              <w:r>
                <w:t>Terminate VNF</w:t>
              </w:r>
            </w:ins>
          </w:p>
          <w:p w:rsidR="00374764" w:rsidRDefault="00374764" w:rsidP="009A7FAF">
            <w:pPr>
              <w:pStyle w:val="TestCaseInfo"/>
              <w:numPr>
                <w:ilvl w:val="0"/>
                <w:numId w:val="87"/>
              </w:numPr>
              <w:rPr>
                <w:ins w:id="2254" w:author="Seggelke, Klaus" w:date="2017-03-08T13:05:00Z"/>
              </w:rPr>
            </w:pPr>
            <w:ins w:id="2255" w:author="Seggelke, Klaus" w:date="2017-03-08T13:05:00Z">
              <w:r>
                <w:t>Issue command to VNFM to display the newly created VNF snapshot</w:t>
              </w:r>
            </w:ins>
          </w:p>
          <w:p w:rsidR="00374764" w:rsidRDefault="00374764" w:rsidP="009A7FAF">
            <w:pPr>
              <w:pStyle w:val="TestCaseInfo"/>
              <w:numPr>
                <w:ilvl w:val="0"/>
                <w:numId w:val="87"/>
              </w:numPr>
              <w:rPr>
                <w:ins w:id="2256" w:author="Seggelke, Klaus" w:date="2017-03-08T13:05:00Z"/>
              </w:rPr>
            </w:pPr>
            <w:ins w:id="2257" w:author="Seggelke, Klaus" w:date="2017-03-08T13:05:00Z">
              <w:r>
                <w:t>Issue command deletion of compute snapshot to the VNFM</w:t>
              </w:r>
            </w:ins>
          </w:p>
          <w:p w:rsidR="00374764" w:rsidRDefault="00374764" w:rsidP="009A7FAF">
            <w:pPr>
              <w:pStyle w:val="TestCaseInfo"/>
              <w:numPr>
                <w:ilvl w:val="0"/>
                <w:numId w:val="87"/>
              </w:numPr>
              <w:rPr>
                <w:ins w:id="2258" w:author="Seggelke, Klaus" w:date="2017-03-08T13:05:00Z"/>
              </w:rPr>
            </w:pPr>
            <w:ins w:id="2259" w:author="Seggelke, Klaus" w:date="2017-03-08T13:05:00Z">
              <w:r>
                <w:t>Validate the snapshot has been deleted vi VNFM and NFVI interface</w:t>
              </w:r>
            </w:ins>
          </w:p>
        </w:tc>
      </w:tr>
      <w:tr w:rsidR="00374764" w:rsidTr="009A7FAF">
        <w:trPr>
          <w:ins w:id="226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61" w:author="Seggelke, Klaus" w:date="2017-03-08T13:05:00Z"/>
              </w:rPr>
            </w:pPr>
            <w:ins w:id="2262" w:author="Seggelke, Klaus" w:date="2017-03-08T13:05: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63" w:author="Seggelke, Klaus" w:date="2017-03-08T13:05:00Z"/>
              </w:rPr>
            </w:pPr>
          </w:p>
        </w:tc>
      </w:tr>
      <w:tr w:rsidR="00374764" w:rsidTr="009A7FAF">
        <w:trPr>
          <w:ins w:id="226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65" w:author="Seggelke, Klaus" w:date="2017-03-08T13:05:00Z"/>
                <w:noProof/>
              </w:rPr>
            </w:pPr>
            <w:ins w:id="2266"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67" w:author="Seggelke, Klaus" w:date="2017-03-08T13:05:00Z"/>
              </w:rPr>
            </w:pPr>
          </w:p>
        </w:tc>
      </w:tr>
    </w:tbl>
    <w:p w:rsidR="00374764" w:rsidRDefault="00374764" w:rsidP="00374764">
      <w:pPr>
        <w:rPr>
          <w:ins w:id="2268" w:author="Seggelke, Klaus" w:date="2017-03-08T13:05:00Z"/>
          <w:lang w:eastAsia="zh-CN"/>
        </w:rPr>
      </w:pPr>
    </w:p>
    <w:p w:rsidR="00374764" w:rsidRDefault="00374764" w:rsidP="00374764">
      <w:pPr>
        <w:rPr>
          <w:ins w:id="2269"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2270"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2271" w:author="Seggelke, Klaus" w:date="2017-03-08T13:05:00Z"/>
              </w:rPr>
            </w:pPr>
            <w:bookmarkStart w:id="2272" w:name="_Toc477275236"/>
            <w:ins w:id="2273" w:author="Seggelke, Klaus" w:date="2017-03-08T13:05:00Z">
              <w:r>
                <w:t>TC.VNF.SNAPSHOT.003</w:t>
              </w:r>
              <w:r>
                <w:tab/>
                <w:t>Compute Snapshot Instantiation</w:t>
              </w:r>
              <w:bookmarkEnd w:id="2272"/>
            </w:ins>
          </w:p>
        </w:tc>
      </w:tr>
      <w:tr w:rsidR="00374764" w:rsidTr="009A7FAF">
        <w:trPr>
          <w:trHeight w:val="427"/>
          <w:ins w:id="227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75" w:author="Seggelke, Klaus" w:date="2017-03-08T13:05:00Z"/>
              </w:rPr>
            </w:pPr>
            <w:ins w:id="2276"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2277" w:author="Seggelke, Klaus" w:date="2017-03-08T13:05:00Z"/>
                <w:lang w:eastAsia="zh-CN"/>
              </w:rPr>
            </w:pPr>
            <w:ins w:id="2278" w:author="Seggelke, Klaus" w:date="2017-03-08T13:05:00Z">
              <w:r>
                <w:rPr>
                  <w:lang w:eastAsia="zh-CN"/>
                </w:rPr>
                <w:t>VNFM should provide the capability to re-instantiate a compute snapshot by issuing a command to the NFVI</w:t>
              </w:r>
            </w:ins>
          </w:p>
        </w:tc>
      </w:tr>
      <w:tr w:rsidR="00374764" w:rsidTr="009A7FAF">
        <w:trPr>
          <w:ins w:id="227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80" w:author="Seggelke, Klaus" w:date="2017-03-08T13:05:00Z"/>
              </w:rPr>
            </w:pPr>
            <w:ins w:id="2281"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2282" w:author="Seggelke, Klaus" w:date="2017-03-08T13:05:00Z"/>
                <w:lang w:eastAsia="zh-CN"/>
              </w:rPr>
            </w:pPr>
            <w:ins w:id="2283" w:author="Seggelke, Klaus" w:date="2017-03-08T13:05:00Z">
              <w:r>
                <w:rPr>
                  <w:lang w:eastAsia="zh-CN"/>
                </w:rPr>
                <w:t>A compute Snapshot allows the user to build an image from the current running system and later to re-instantiate it without losing any data or configuration</w:t>
              </w:r>
            </w:ins>
          </w:p>
        </w:tc>
      </w:tr>
      <w:tr w:rsidR="00374764" w:rsidTr="009A7FAF">
        <w:trPr>
          <w:trHeight w:val="283"/>
          <w:ins w:id="228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85" w:author="Seggelke, Klaus" w:date="2017-03-08T13:05:00Z"/>
              </w:rPr>
            </w:pPr>
            <w:ins w:id="2286"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87" w:author="Seggelke, Klaus" w:date="2017-03-08T13:05:00Z"/>
                <w:lang w:eastAsia="zh-CN"/>
              </w:rPr>
            </w:pPr>
          </w:p>
        </w:tc>
      </w:tr>
      <w:tr w:rsidR="00374764" w:rsidTr="009A7FAF">
        <w:trPr>
          <w:trHeight w:val="515"/>
          <w:ins w:id="228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89" w:author="Seggelke, Klaus" w:date="2017-03-08T13:05:00Z"/>
              </w:rPr>
            </w:pPr>
            <w:ins w:id="2290"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91" w:author="Seggelke, Klaus" w:date="2017-03-08T13:05:00Z"/>
              </w:rPr>
            </w:pPr>
          </w:p>
        </w:tc>
      </w:tr>
      <w:tr w:rsidR="00374764" w:rsidTr="009A7FAF">
        <w:trPr>
          <w:ins w:id="229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93" w:author="Seggelke, Klaus" w:date="2017-03-08T13:05:00Z"/>
              </w:rPr>
            </w:pPr>
            <w:ins w:id="2294"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95" w:author="Seggelke, Klaus" w:date="2017-03-08T13:05:00Z"/>
              </w:rPr>
            </w:pPr>
          </w:p>
        </w:tc>
      </w:tr>
      <w:tr w:rsidR="00374764" w:rsidTr="009A7FAF">
        <w:trPr>
          <w:ins w:id="229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297" w:author="Seggelke, Klaus" w:date="2017-03-08T13:05:00Z"/>
              </w:rPr>
            </w:pPr>
            <w:ins w:id="2298"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299" w:author="Seggelke, Klaus" w:date="2017-03-08T13:05:00Z"/>
                <w:lang w:eastAsia="zh-CN"/>
              </w:rPr>
            </w:pPr>
          </w:p>
        </w:tc>
      </w:tr>
      <w:tr w:rsidR="00374764" w:rsidTr="009A7FAF">
        <w:trPr>
          <w:trHeight w:val="2092"/>
          <w:ins w:id="230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01" w:author="Seggelke, Klaus" w:date="2017-03-08T13:05:00Z"/>
              </w:rPr>
            </w:pPr>
            <w:ins w:id="2302" w:author="Seggelke, Klaus" w:date="2017-03-08T13:05: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303" w:author="Seggelke, Klaus" w:date="2017-03-08T13:05:00Z"/>
              </w:rPr>
            </w:pPr>
            <w:ins w:id="2304" w:author="Seggelke, Klaus" w:date="2017-03-08T13:05:00Z">
              <w:r>
                <w:t>Sequence:</w:t>
              </w:r>
            </w:ins>
          </w:p>
          <w:p w:rsidR="00374764" w:rsidRDefault="00374764" w:rsidP="009A7FAF">
            <w:pPr>
              <w:pStyle w:val="TestCaseInfo"/>
              <w:numPr>
                <w:ilvl w:val="0"/>
                <w:numId w:val="50"/>
              </w:numPr>
              <w:rPr>
                <w:ins w:id="2305" w:author="Seggelke, Klaus" w:date="2017-03-08T13:05:00Z"/>
              </w:rPr>
            </w:pPr>
            <w:ins w:id="2306" w:author="Seggelke, Klaus" w:date="2017-03-08T13:05:00Z">
              <w:r>
                <w:t>Instantiate VNF</w:t>
              </w:r>
            </w:ins>
          </w:p>
          <w:p w:rsidR="00374764" w:rsidRDefault="00374764" w:rsidP="009A7FAF">
            <w:pPr>
              <w:pStyle w:val="TestCaseInfo"/>
              <w:numPr>
                <w:ilvl w:val="0"/>
                <w:numId w:val="50"/>
              </w:numPr>
              <w:rPr>
                <w:ins w:id="2307" w:author="Seggelke, Klaus" w:date="2017-03-08T13:05:00Z"/>
              </w:rPr>
            </w:pPr>
            <w:ins w:id="2308" w:author="Seggelke, Klaus" w:date="2017-03-08T13:05:00Z">
              <w:r>
                <w:t>Validate VNF is in state Inactive</w:t>
              </w:r>
            </w:ins>
          </w:p>
          <w:p w:rsidR="00374764" w:rsidRDefault="00374764" w:rsidP="009A7FAF">
            <w:pPr>
              <w:pStyle w:val="TestCaseInfo"/>
              <w:numPr>
                <w:ilvl w:val="0"/>
                <w:numId w:val="50"/>
              </w:numPr>
              <w:rPr>
                <w:ins w:id="2309" w:author="Seggelke, Klaus" w:date="2017-03-08T13:05:00Z"/>
              </w:rPr>
            </w:pPr>
            <w:ins w:id="2310" w:author="Seggelke, Klaus" w:date="2017-03-08T13:05:00Z">
              <w:r>
                <w:t>Start the VNF</w:t>
              </w:r>
            </w:ins>
          </w:p>
          <w:p w:rsidR="00374764" w:rsidRDefault="00374764" w:rsidP="009A7FAF">
            <w:pPr>
              <w:pStyle w:val="TestCaseInfo"/>
              <w:numPr>
                <w:ilvl w:val="0"/>
                <w:numId w:val="50"/>
              </w:numPr>
              <w:rPr>
                <w:ins w:id="2311" w:author="Seggelke, Klaus" w:date="2017-03-08T13:05:00Z"/>
              </w:rPr>
            </w:pPr>
            <w:ins w:id="2312" w:author="Seggelke, Klaus" w:date="2017-03-08T13:05:00Z">
              <w:r>
                <w:t>Validate VNF is in state Active</w:t>
              </w:r>
            </w:ins>
          </w:p>
          <w:p w:rsidR="00374764" w:rsidRDefault="00374764" w:rsidP="009A7FAF">
            <w:pPr>
              <w:pStyle w:val="TestCaseInfo"/>
              <w:numPr>
                <w:ilvl w:val="0"/>
                <w:numId w:val="50"/>
              </w:numPr>
              <w:rPr>
                <w:ins w:id="2313" w:author="Seggelke, Klaus" w:date="2017-03-08T13:05:00Z"/>
              </w:rPr>
            </w:pPr>
            <w:ins w:id="2314" w:author="Seggelke, Klaus" w:date="2017-03-08T13:05:00Z">
              <w:r>
                <w:t>Start the min traffic load</w:t>
              </w:r>
            </w:ins>
          </w:p>
          <w:p w:rsidR="00374764" w:rsidRDefault="00374764" w:rsidP="009A7FAF">
            <w:pPr>
              <w:pStyle w:val="TestCaseInfo"/>
              <w:numPr>
                <w:ilvl w:val="0"/>
                <w:numId w:val="50"/>
              </w:numPr>
              <w:rPr>
                <w:ins w:id="2315" w:author="Seggelke, Klaus" w:date="2017-03-08T13:05:00Z"/>
              </w:rPr>
            </w:pPr>
            <w:ins w:id="2316" w:author="Seggelke, Klaus" w:date="2017-03-08T13:05:00Z">
              <w:r>
                <w:t>Validate traffic goes through (--&gt; no dropped packets)</w:t>
              </w:r>
            </w:ins>
          </w:p>
          <w:p w:rsidR="00374764" w:rsidRDefault="00374764" w:rsidP="009A7FAF">
            <w:pPr>
              <w:pStyle w:val="TestCaseInfo"/>
              <w:numPr>
                <w:ilvl w:val="0"/>
                <w:numId w:val="50"/>
              </w:numPr>
              <w:rPr>
                <w:ins w:id="2317" w:author="Seggelke, Klaus" w:date="2017-03-08T13:05:00Z"/>
              </w:rPr>
            </w:pPr>
            <w:ins w:id="2318" w:author="Seggelke, Klaus" w:date="2017-03-08T13:05:00Z">
              <w:r>
                <w:t>Stop traffic</w:t>
              </w:r>
            </w:ins>
          </w:p>
          <w:p w:rsidR="00374764" w:rsidRDefault="00374764" w:rsidP="009A7FAF">
            <w:pPr>
              <w:pStyle w:val="TestCaseInfo"/>
              <w:numPr>
                <w:ilvl w:val="0"/>
                <w:numId w:val="50"/>
              </w:numPr>
              <w:rPr>
                <w:ins w:id="2319" w:author="Seggelke, Klaus" w:date="2017-03-08T13:05:00Z"/>
              </w:rPr>
            </w:pPr>
            <w:ins w:id="2320" w:author="Seggelke, Klaus" w:date="2017-03-08T13:05:00Z">
              <w:r>
                <w:t>Initiate the compute snapshot creation via the VNFM interface</w:t>
              </w:r>
            </w:ins>
          </w:p>
          <w:p w:rsidR="00374764" w:rsidRDefault="00374764" w:rsidP="009A7FAF">
            <w:pPr>
              <w:pStyle w:val="TestCaseInfo"/>
              <w:numPr>
                <w:ilvl w:val="0"/>
                <w:numId w:val="50"/>
              </w:numPr>
              <w:rPr>
                <w:ins w:id="2321" w:author="Seggelke, Klaus" w:date="2017-03-08T13:05:00Z"/>
              </w:rPr>
            </w:pPr>
            <w:ins w:id="2322" w:author="Seggelke, Klaus" w:date="2017-03-08T13:05:00Z">
              <w:r>
                <w:t>Validate VNF instructed NFVI to create a compute snapshot and a new image is found via the NFVI interface</w:t>
              </w:r>
            </w:ins>
          </w:p>
          <w:p w:rsidR="00374764" w:rsidRDefault="00374764" w:rsidP="009A7FAF">
            <w:pPr>
              <w:pStyle w:val="TestCaseInfo"/>
              <w:numPr>
                <w:ilvl w:val="0"/>
                <w:numId w:val="50"/>
              </w:numPr>
              <w:rPr>
                <w:ins w:id="2323" w:author="Seggelke, Klaus" w:date="2017-03-08T13:05:00Z"/>
              </w:rPr>
            </w:pPr>
            <w:ins w:id="2324" w:author="Seggelke, Klaus" w:date="2017-03-08T13:05:00Z">
              <w:r>
                <w:t>Terminate VNF</w:t>
              </w:r>
            </w:ins>
          </w:p>
          <w:p w:rsidR="00374764" w:rsidRDefault="00374764" w:rsidP="009A7FAF">
            <w:pPr>
              <w:pStyle w:val="TestCaseInfo"/>
              <w:numPr>
                <w:ilvl w:val="0"/>
                <w:numId w:val="50"/>
              </w:numPr>
              <w:rPr>
                <w:ins w:id="2325" w:author="Seggelke, Klaus" w:date="2017-03-08T13:05:00Z"/>
              </w:rPr>
            </w:pPr>
            <w:ins w:id="2326" w:author="Seggelke, Klaus" w:date="2017-03-08T13:05:00Z">
              <w:r>
                <w:t>Issue command to VNFM to display the newly created VNF snapshot</w:t>
              </w:r>
            </w:ins>
          </w:p>
          <w:p w:rsidR="00374764" w:rsidRDefault="00374764" w:rsidP="009A7FAF">
            <w:pPr>
              <w:pStyle w:val="TestCaseInfo"/>
              <w:numPr>
                <w:ilvl w:val="0"/>
                <w:numId w:val="50"/>
              </w:numPr>
              <w:rPr>
                <w:ins w:id="2327" w:author="Seggelke, Klaus" w:date="2017-03-08T13:05:00Z"/>
              </w:rPr>
            </w:pPr>
            <w:ins w:id="2328" w:author="Seggelke, Klaus" w:date="2017-03-08T13:05:00Z">
              <w:r>
                <w:t>Issue command to instantiate a compute snapshot to the VNFM</w:t>
              </w:r>
            </w:ins>
          </w:p>
          <w:p w:rsidR="00374764" w:rsidRDefault="00374764" w:rsidP="009A7FAF">
            <w:pPr>
              <w:pStyle w:val="TestCaseInfo"/>
              <w:numPr>
                <w:ilvl w:val="0"/>
                <w:numId w:val="50"/>
              </w:numPr>
              <w:rPr>
                <w:ins w:id="2329" w:author="Seggelke, Klaus" w:date="2017-03-08T13:05:00Z"/>
              </w:rPr>
            </w:pPr>
            <w:ins w:id="2330" w:author="Seggelke, Klaus" w:date="2017-03-08T13:05:00Z">
              <w:r>
                <w:t>Validate the VNF has been instantiated from the snapshot</w:t>
              </w:r>
            </w:ins>
          </w:p>
          <w:p w:rsidR="00374764" w:rsidRDefault="00374764" w:rsidP="009A7FAF">
            <w:pPr>
              <w:pStyle w:val="TestCaseInfo"/>
              <w:numPr>
                <w:ilvl w:val="0"/>
                <w:numId w:val="50"/>
              </w:numPr>
              <w:rPr>
                <w:ins w:id="2331" w:author="Seggelke, Klaus" w:date="2017-03-08T13:05:00Z"/>
              </w:rPr>
            </w:pPr>
            <w:ins w:id="2332" w:author="Seggelke, Klaus" w:date="2017-03-08T13:05:00Z">
              <w:r>
                <w:t>Validate VNF is in state Inactive</w:t>
              </w:r>
            </w:ins>
          </w:p>
          <w:p w:rsidR="00374764" w:rsidRDefault="00374764" w:rsidP="009A7FAF">
            <w:pPr>
              <w:pStyle w:val="TestCaseInfo"/>
              <w:numPr>
                <w:ilvl w:val="0"/>
                <w:numId w:val="50"/>
              </w:numPr>
              <w:rPr>
                <w:ins w:id="2333" w:author="Seggelke, Klaus" w:date="2017-03-08T13:05:00Z"/>
              </w:rPr>
            </w:pPr>
            <w:ins w:id="2334" w:author="Seggelke, Klaus" w:date="2017-03-08T13:05:00Z">
              <w:r>
                <w:t>Start the VNF</w:t>
              </w:r>
            </w:ins>
          </w:p>
          <w:p w:rsidR="00374764" w:rsidRDefault="00374764" w:rsidP="009A7FAF">
            <w:pPr>
              <w:pStyle w:val="TestCaseInfo"/>
              <w:numPr>
                <w:ilvl w:val="0"/>
                <w:numId w:val="50"/>
              </w:numPr>
              <w:rPr>
                <w:ins w:id="2335" w:author="Seggelke, Klaus" w:date="2017-03-08T13:05:00Z"/>
              </w:rPr>
            </w:pPr>
            <w:ins w:id="2336" w:author="Seggelke, Klaus" w:date="2017-03-08T13:05:00Z">
              <w:r>
                <w:t>Validate VNF is in state Active</w:t>
              </w:r>
            </w:ins>
          </w:p>
          <w:p w:rsidR="00374764" w:rsidRDefault="00374764" w:rsidP="009A7FAF">
            <w:pPr>
              <w:pStyle w:val="TestCaseInfo"/>
              <w:numPr>
                <w:ilvl w:val="0"/>
                <w:numId w:val="50"/>
              </w:numPr>
              <w:rPr>
                <w:ins w:id="2337" w:author="Seggelke, Klaus" w:date="2017-03-08T13:05:00Z"/>
              </w:rPr>
            </w:pPr>
            <w:ins w:id="2338" w:author="Seggelke, Klaus" w:date="2017-03-08T13:05:00Z">
              <w:r>
                <w:t>Start the min traffic load</w:t>
              </w:r>
            </w:ins>
          </w:p>
          <w:p w:rsidR="00374764" w:rsidRDefault="00374764" w:rsidP="009A7FAF">
            <w:pPr>
              <w:pStyle w:val="TestCaseInfo"/>
              <w:numPr>
                <w:ilvl w:val="0"/>
                <w:numId w:val="50"/>
              </w:numPr>
              <w:rPr>
                <w:ins w:id="2339" w:author="Seggelke, Klaus" w:date="2017-03-08T13:05:00Z"/>
              </w:rPr>
            </w:pPr>
            <w:ins w:id="2340" w:author="Seggelke, Klaus" w:date="2017-03-08T13:05:00Z">
              <w:r>
                <w:t>Validate traffic goes through (--&gt; no dropped packets)</w:t>
              </w:r>
            </w:ins>
          </w:p>
          <w:p w:rsidR="00374764" w:rsidRDefault="00374764" w:rsidP="009A7FAF">
            <w:pPr>
              <w:pStyle w:val="TestCaseInfo"/>
              <w:numPr>
                <w:ilvl w:val="0"/>
                <w:numId w:val="50"/>
              </w:numPr>
              <w:rPr>
                <w:ins w:id="2341" w:author="Seggelke, Klaus" w:date="2017-03-08T13:05:00Z"/>
              </w:rPr>
            </w:pPr>
            <w:ins w:id="2342" w:author="Seggelke, Klaus" w:date="2017-03-08T13:05:00Z">
              <w:r>
                <w:t>Stop Traffic</w:t>
              </w:r>
            </w:ins>
          </w:p>
          <w:p w:rsidR="00374764" w:rsidRDefault="00374764" w:rsidP="009A7FAF">
            <w:pPr>
              <w:pStyle w:val="TestCaseInfo"/>
              <w:numPr>
                <w:ilvl w:val="0"/>
                <w:numId w:val="50"/>
              </w:numPr>
              <w:rPr>
                <w:ins w:id="2343" w:author="Seggelke, Klaus" w:date="2017-03-08T13:05:00Z"/>
              </w:rPr>
            </w:pPr>
            <w:ins w:id="2344" w:author="Seggelke, Klaus" w:date="2017-03-08T13:05:00Z">
              <w:r>
                <w:t>Terminate VNF</w:t>
              </w:r>
            </w:ins>
          </w:p>
        </w:tc>
      </w:tr>
      <w:tr w:rsidR="00374764" w:rsidTr="009A7FAF">
        <w:trPr>
          <w:ins w:id="234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46" w:author="Seggelke, Klaus" w:date="2017-03-08T13:05:00Z"/>
              </w:rPr>
            </w:pPr>
            <w:ins w:id="2347" w:author="Seggelke, Klaus" w:date="2017-03-08T13:05:00Z">
              <w:r>
                <w:rPr>
                  <w:noProof/>
                </w:rPr>
                <w:lastRenderedPageBreak/>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348" w:author="Seggelke, Klaus" w:date="2017-03-08T13:05:00Z"/>
              </w:rPr>
            </w:pPr>
          </w:p>
        </w:tc>
      </w:tr>
      <w:tr w:rsidR="00374764" w:rsidTr="009A7FAF">
        <w:trPr>
          <w:ins w:id="234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50" w:author="Seggelke, Klaus" w:date="2017-03-08T13:05:00Z"/>
                <w:noProof/>
              </w:rPr>
            </w:pPr>
            <w:ins w:id="2351"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352" w:author="Seggelke, Klaus" w:date="2017-03-08T13:05:00Z"/>
              </w:rPr>
            </w:pPr>
          </w:p>
        </w:tc>
      </w:tr>
    </w:tbl>
    <w:p w:rsidR="00374764" w:rsidRDefault="00374764" w:rsidP="00374764">
      <w:pPr>
        <w:rPr>
          <w:ins w:id="2353"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2354"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2355" w:author="Seggelke, Klaus" w:date="2017-03-08T13:05:00Z"/>
              </w:rPr>
            </w:pPr>
            <w:bookmarkStart w:id="2356" w:name="_Toc477275237"/>
            <w:ins w:id="2357" w:author="Seggelke, Klaus" w:date="2017-03-08T13:05:00Z">
              <w:r>
                <w:t>TC.VNF.SNAPSHOT.004</w:t>
              </w:r>
              <w:r>
                <w:tab/>
                <w:t>Storage Snapshot Creation and Deletion</w:t>
              </w:r>
              <w:bookmarkEnd w:id="2356"/>
            </w:ins>
          </w:p>
        </w:tc>
      </w:tr>
      <w:tr w:rsidR="00374764" w:rsidTr="009A7FAF">
        <w:trPr>
          <w:trHeight w:val="535"/>
          <w:ins w:id="235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59" w:author="Seggelke, Klaus" w:date="2017-03-08T13:05:00Z"/>
              </w:rPr>
            </w:pPr>
            <w:ins w:id="2360"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2361" w:author="Seggelke, Klaus" w:date="2017-03-08T13:05:00Z"/>
                <w:lang w:eastAsia="zh-CN"/>
              </w:rPr>
            </w:pPr>
            <w:ins w:id="2362" w:author="Seggelke, Klaus" w:date="2017-03-08T13:05:00Z">
              <w:r>
                <w:rPr>
                  <w:lang w:eastAsia="zh-CN"/>
                </w:rPr>
                <w:t>VNFM should provide the capability to create a storage snapshot by issuing a command to the NFVI</w:t>
              </w:r>
            </w:ins>
          </w:p>
        </w:tc>
      </w:tr>
      <w:tr w:rsidR="00374764" w:rsidTr="009A7FAF">
        <w:trPr>
          <w:ins w:id="236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64" w:author="Seggelke, Klaus" w:date="2017-03-08T13:05:00Z"/>
              </w:rPr>
            </w:pPr>
            <w:ins w:id="2365"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2366" w:author="Seggelke, Klaus" w:date="2017-03-08T13:05:00Z"/>
                <w:lang w:eastAsia="zh-CN"/>
              </w:rPr>
            </w:pPr>
            <w:ins w:id="2367" w:author="Seggelke, Klaus" w:date="2017-03-08T13:05:00Z">
              <w:r>
                <w:rPr>
                  <w:lang w:eastAsia="zh-CN"/>
                </w:rPr>
                <w:t>A storage Snapshot allows the user to build an image from the current used storage and later to re-instantiate it without loss of any storage data</w:t>
              </w:r>
            </w:ins>
          </w:p>
        </w:tc>
      </w:tr>
      <w:tr w:rsidR="00374764" w:rsidTr="009A7FAF">
        <w:trPr>
          <w:trHeight w:val="283"/>
          <w:ins w:id="236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69" w:author="Seggelke, Klaus" w:date="2017-03-08T13:05:00Z"/>
              </w:rPr>
            </w:pPr>
            <w:ins w:id="2370"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371" w:author="Seggelke, Klaus" w:date="2017-03-08T13:05:00Z"/>
                <w:lang w:eastAsia="zh-CN"/>
              </w:rPr>
            </w:pPr>
          </w:p>
        </w:tc>
      </w:tr>
      <w:tr w:rsidR="00374764" w:rsidTr="009A7FAF">
        <w:trPr>
          <w:trHeight w:val="515"/>
          <w:ins w:id="237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73" w:author="Seggelke, Klaus" w:date="2017-03-08T13:05:00Z"/>
              </w:rPr>
            </w:pPr>
            <w:ins w:id="2374"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375" w:author="Seggelke, Klaus" w:date="2017-03-08T13:05:00Z"/>
              </w:rPr>
            </w:pPr>
          </w:p>
        </w:tc>
      </w:tr>
      <w:tr w:rsidR="00374764" w:rsidTr="009A7FAF">
        <w:trPr>
          <w:ins w:id="237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77" w:author="Seggelke, Klaus" w:date="2017-03-08T13:05:00Z"/>
              </w:rPr>
            </w:pPr>
            <w:ins w:id="2378"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379" w:author="Seggelke, Klaus" w:date="2017-03-08T13:05:00Z"/>
              </w:rPr>
            </w:pPr>
          </w:p>
        </w:tc>
      </w:tr>
      <w:tr w:rsidR="00374764" w:rsidTr="009A7FAF">
        <w:trPr>
          <w:ins w:id="238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81" w:author="Seggelke, Klaus" w:date="2017-03-08T13:05:00Z"/>
              </w:rPr>
            </w:pPr>
            <w:ins w:id="2382"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383" w:author="Seggelke, Klaus" w:date="2017-03-08T13:05:00Z"/>
                <w:lang w:eastAsia="zh-CN"/>
              </w:rPr>
            </w:pPr>
          </w:p>
        </w:tc>
      </w:tr>
      <w:tr w:rsidR="00374764" w:rsidTr="009A7FAF">
        <w:trPr>
          <w:trHeight w:val="1075"/>
          <w:ins w:id="238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385" w:author="Seggelke, Klaus" w:date="2017-03-08T13:05:00Z"/>
              </w:rPr>
            </w:pPr>
            <w:ins w:id="2386" w:author="Seggelke, Klaus" w:date="2017-03-08T13:05:00Z">
              <w:r>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387" w:author="Seggelke, Klaus" w:date="2017-03-08T13:05:00Z"/>
              </w:rPr>
            </w:pPr>
            <w:ins w:id="2388" w:author="Seggelke, Klaus" w:date="2017-03-08T13:05:00Z">
              <w:r>
                <w:t>Sequence:</w:t>
              </w:r>
            </w:ins>
          </w:p>
          <w:p w:rsidR="00374764" w:rsidRDefault="00374764" w:rsidP="009A7FAF">
            <w:pPr>
              <w:pStyle w:val="TestCaseInfo"/>
              <w:numPr>
                <w:ilvl w:val="0"/>
                <w:numId w:val="51"/>
              </w:numPr>
              <w:rPr>
                <w:ins w:id="2389" w:author="Seggelke, Klaus" w:date="2017-03-08T13:05:00Z"/>
              </w:rPr>
            </w:pPr>
            <w:ins w:id="2390" w:author="Seggelke, Klaus" w:date="2017-03-08T13:05:00Z">
              <w:r>
                <w:t>Instantiate VNF</w:t>
              </w:r>
            </w:ins>
          </w:p>
          <w:p w:rsidR="00374764" w:rsidRDefault="00374764" w:rsidP="009A7FAF">
            <w:pPr>
              <w:pStyle w:val="TestCaseInfo"/>
              <w:numPr>
                <w:ilvl w:val="0"/>
                <w:numId w:val="51"/>
              </w:numPr>
              <w:rPr>
                <w:ins w:id="2391" w:author="Seggelke, Klaus" w:date="2017-03-08T13:05:00Z"/>
              </w:rPr>
            </w:pPr>
            <w:ins w:id="2392" w:author="Seggelke, Klaus" w:date="2017-03-08T13:05:00Z">
              <w:r>
                <w:t>Validate VNF is in state Inactive</w:t>
              </w:r>
            </w:ins>
          </w:p>
          <w:p w:rsidR="00374764" w:rsidRDefault="00374764" w:rsidP="009A7FAF">
            <w:pPr>
              <w:pStyle w:val="TestCaseInfo"/>
              <w:numPr>
                <w:ilvl w:val="0"/>
                <w:numId w:val="51"/>
              </w:numPr>
              <w:rPr>
                <w:ins w:id="2393" w:author="Seggelke, Klaus" w:date="2017-03-08T13:05:00Z"/>
              </w:rPr>
            </w:pPr>
            <w:ins w:id="2394" w:author="Seggelke, Klaus" w:date="2017-03-08T13:05:00Z">
              <w:r>
                <w:t>Start the VNF</w:t>
              </w:r>
            </w:ins>
          </w:p>
          <w:p w:rsidR="00374764" w:rsidRDefault="00374764" w:rsidP="009A7FAF">
            <w:pPr>
              <w:pStyle w:val="TestCaseInfo"/>
              <w:numPr>
                <w:ilvl w:val="0"/>
                <w:numId w:val="51"/>
              </w:numPr>
              <w:rPr>
                <w:ins w:id="2395" w:author="Seggelke, Klaus" w:date="2017-03-08T13:05:00Z"/>
              </w:rPr>
            </w:pPr>
            <w:ins w:id="2396" w:author="Seggelke, Klaus" w:date="2017-03-08T13:05:00Z">
              <w:r>
                <w:t>Validate VNF is in state Active</w:t>
              </w:r>
            </w:ins>
          </w:p>
          <w:p w:rsidR="00374764" w:rsidRDefault="00374764" w:rsidP="009A7FAF">
            <w:pPr>
              <w:pStyle w:val="TestCaseInfo"/>
              <w:numPr>
                <w:ilvl w:val="0"/>
                <w:numId w:val="51"/>
              </w:numPr>
              <w:rPr>
                <w:ins w:id="2397" w:author="Seggelke, Klaus" w:date="2017-03-08T13:05:00Z"/>
              </w:rPr>
            </w:pPr>
            <w:ins w:id="2398" w:author="Seggelke, Klaus" w:date="2017-03-08T13:05:00Z">
              <w:r>
                <w:t>Start the min traffic load</w:t>
              </w:r>
            </w:ins>
          </w:p>
          <w:p w:rsidR="00374764" w:rsidRDefault="00374764" w:rsidP="009A7FAF">
            <w:pPr>
              <w:pStyle w:val="TestCaseInfo"/>
              <w:numPr>
                <w:ilvl w:val="0"/>
                <w:numId w:val="51"/>
              </w:numPr>
              <w:rPr>
                <w:ins w:id="2399" w:author="Seggelke, Klaus" w:date="2017-03-08T13:05:00Z"/>
              </w:rPr>
            </w:pPr>
            <w:ins w:id="2400" w:author="Seggelke, Klaus" w:date="2017-03-08T13:05:00Z">
              <w:r>
                <w:t>Validate traffic goes through (--&gt; no dropped packets)</w:t>
              </w:r>
            </w:ins>
          </w:p>
          <w:p w:rsidR="00374764" w:rsidRDefault="00374764" w:rsidP="009A7FAF">
            <w:pPr>
              <w:pStyle w:val="TestCaseInfo"/>
              <w:numPr>
                <w:ilvl w:val="0"/>
                <w:numId w:val="51"/>
              </w:numPr>
              <w:rPr>
                <w:ins w:id="2401" w:author="Seggelke, Klaus" w:date="2017-03-08T13:05:00Z"/>
              </w:rPr>
            </w:pPr>
            <w:ins w:id="2402" w:author="Seggelke, Klaus" w:date="2017-03-08T13:05:00Z">
              <w:r>
                <w:t>Stop traffic</w:t>
              </w:r>
            </w:ins>
          </w:p>
          <w:p w:rsidR="00374764" w:rsidRDefault="00374764" w:rsidP="009A7FAF">
            <w:pPr>
              <w:pStyle w:val="TestCaseInfo"/>
              <w:numPr>
                <w:ilvl w:val="0"/>
                <w:numId w:val="51"/>
              </w:numPr>
              <w:rPr>
                <w:ins w:id="2403" w:author="Seggelke, Klaus" w:date="2017-03-08T13:05:00Z"/>
              </w:rPr>
            </w:pPr>
            <w:ins w:id="2404" w:author="Seggelke, Klaus" w:date="2017-03-08T13:05:00Z">
              <w:r>
                <w:t>Initiate the storage snapshot creation via the VNFM interface</w:t>
              </w:r>
            </w:ins>
          </w:p>
          <w:p w:rsidR="00374764" w:rsidRDefault="00374764" w:rsidP="009A7FAF">
            <w:pPr>
              <w:pStyle w:val="TestCaseInfo"/>
              <w:numPr>
                <w:ilvl w:val="0"/>
                <w:numId w:val="51"/>
              </w:numPr>
              <w:rPr>
                <w:ins w:id="2405" w:author="Seggelke, Klaus" w:date="2017-03-08T13:05:00Z"/>
              </w:rPr>
            </w:pPr>
            <w:ins w:id="2406" w:author="Seggelke, Klaus" w:date="2017-03-08T13:05:00Z">
              <w:r>
                <w:t>Validate VNF instructed NFVI to create a storage snapshot and a new image is found via the NFVI interface</w:t>
              </w:r>
            </w:ins>
          </w:p>
          <w:p w:rsidR="00374764" w:rsidRDefault="00374764" w:rsidP="009A7FAF">
            <w:pPr>
              <w:pStyle w:val="TestCaseInfo"/>
              <w:numPr>
                <w:ilvl w:val="0"/>
                <w:numId w:val="51"/>
              </w:numPr>
              <w:rPr>
                <w:ins w:id="2407" w:author="Seggelke, Klaus" w:date="2017-03-08T13:05:00Z"/>
              </w:rPr>
            </w:pPr>
            <w:ins w:id="2408" w:author="Seggelke, Klaus" w:date="2017-03-08T13:05:00Z">
              <w:r>
                <w:t>Terminate VNF</w:t>
              </w:r>
            </w:ins>
          </w:p>
          <w:p w:rsidR="00374764" w:rsidRDefault="00374764" w:rsidP="009A7FAF">
            <w:pPr>
              <w:pStyle w:val="TestCaseInfo"/>
              <w:numPr>
                <w:ilvl w:val="0"/>
                <w:numId w:val="51"/>
              </w:numPr>
              <w:rPr>
                <w:ins w:id="2409" w:author="Seggelke, Klaus" w:date="2017-03-08T13:05:00Z"/>
              </w:rPr>
            </w:pPr>
            <w:ins w:id="2410" w:author="Seggelke, Klaus" w:date="2017-03-08T13:05:00Z">
              <w:r>
                <w:t>Issue command to VNFM to display the newly created VNF storage snapshot</w:t>
              </w:r>
            </w:ins>
          </w:p>
          <w:p w:rsidR="00374764" w:rsidRDefault="00374764" w:rsidP="009A7FAF">
            <w:pPr>
              <w:pStyle w:val="TestCaseInfo"/>
              <w:numPr>
                <w:ilvl w:val="0"/>
                <w:numId w:val="51"/>
              </w:numPr>
              <w:rPr>
                <w:ins w:id="2411" w:author="Seggelke, Klaus" w:date="2017-03-08T13:05:00Z"/>
              </w:rPr>
            </w:pPr>
            <w:ins w:id="2412" w:author="Seggelke, Klaus" w:date="2017-03-08T13:05:00Z">
              <w:r>
                <w:t>Issue command deletion of storage snapshot to the VNFM</w:t>
              </w:r>
            </w:ins>
          </w:p>
          <w:p w:rsidR="00374764" w:rsidRDefault="00374764" w:rsidP="009A7FAF">
            <w:pPr>
              <w:pStyle w:val="TestCaseInfo"/>
              <w:numPr>
                <w:ilvl w:val="0"/>
                <w:numId w:val="51"/>
              </w:numPr>
              <w:rPr>
                <w:ins w:id="2413" w:author="Seggelke, Klaus" w:date="2017-03-08T13:05:00Z"/>
              </w:rPr>
            </w:pPr>
            <w:ins w:id="2414" w:author="Seggelke, Klaus" w:date="2017-03-08T13:05:00Z">
              <w:r>
                <w:t>Validate the storage snapshot has been deleted via VNFM and NFVI interface</w:t>
              </w:r>
            </w:ins>
          </w:p>
        </w:tc>
      </w:tr>
      <w:tr w:rsidR="00374764" w:rsidTr="009A7FAF">
        <w:trPr>
          <w:ins w:id="241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416" w:author="Seggelke, Klaus" w:date="2017-03-08T13:05:00Z"/>
              </w:rPr>
            </w:pPr>
            <w:ins w:id="2417" w:author="Seggelke, Klaus" w:date="2017-03-08T13:05: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418" w:author="Seggelke, Klaus" w:date="2017-03-08T13:05:00Z"/>
              </w:rPr>
            </w:pPr>
          </w:p>
        </w:tc>
      </w:tr>
      <w:tr w:rsidR="00374764" w:rsidTr="009A7FAF">
        <w:trPr>
          <w:ins w:id="241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420" w:author="Seggelke, Klaus" w:date="2017-03-08T13:05:00Z"/>
                <w:noProof/>
              </w:rPr>
            </w:pPr>
            <w:ins w:id="2421"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422" w:author="Seggelke, Klaus" w:date="2017-03-08T13:05:00Z"/>
              </w:rPr>
            </w:pPr>
          </w:p>
        </w:tc>
      </w:tr>
    </w:tbl>
    <w:p w:rsidR="00374764" w:rsidRDefault="00374764" w:rsidP="00374764">
      <w:pPr>
        <w:rPr>
          <w:ins w:id="2423"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74764" w:rsidTr="009A7FAF">
        <w:trPr>
          <w:ins w:id="2424"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
              <w:rPr>
                <w:ins w:id="2425" w:author="Seggelke, Klaus" w:date="2017-03-08T13:05:00Z"/>
              </w:rPr>
            </w:pPr>
            <w:bookmarkStart w:id="2426" w:name="_Toc477275238"/>
            <w:ins w:id="2427" w:author="Seggelke, Klaus" w:date="2017-03-08T13:05:00Z">
              <w:r>
                <w:t>TC.VNF.SNAPSHOT.005</w:t>
              </w:r>
              <w:r>
                <w:tab/>
                <w:t>Storage Snapshot Instantiation</w:t>
              </w:r>
              <w:bookmarkEnd w:id="2426"/>
            </w:ins>
          </w:p>
        </w:tc>
      </w:tr>
      <w:tr w:rsidR="00374764" w:rsidTr="009A7FAF">
        <w:trPr>
          <w:trHeight w:val="508"/>
          <w:ins w:id="242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429" w:author="Seggelke, Klaus" w:date="2017-03-08T13:05:00Z"/>
              </w:rPr>
            </w:pPr>
            <w:ins w:id="2430" w:author="Seggelke, Klaus" w:date="2017-03-08T13:05: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374764" w:rsidRPr="00D67489" w:rsidRDefault="00374764" w:rsidP="009A7FAF">
            <w:pPr>
              <w:pStyle w:val="TestCaseInfo"/>
              <w:rPr>
                <w:ins w:id="2431" w:author="Seggelke, Klaus" w:date="2017-03-08T13:05:00Z"/>
                <w:lang w:eastAsia="zh-CN"/>
              </w:rPr>
            </w:pPr>
            <w:ins w:id="2432" w:author="Seggelke, Klaus" w:date="2017-03-08T13:05:00Z">
              <w:r>
                <w:rPr>
                  <w:lang w:eastAsia="zh-CN"/>
                </w:rPr>
                <w:t>VNFM should provide the capability to re-instantiate a storage snapshot by issuing a command to the NFVI</w:t>
              </w:r>
            </w:ins>
          </w:p>
        </w:tc>
      </w:tr>
      <w:tr w:rsidR="00374764" w:rsidTr="009A7FAF">
        <w:trPr>
          <w:ins w:id="243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434" w:author="Seggelke, Klaus" w:date="2017-03-08T13:05:00Z"/>
              </w:rPr>
            </w:pPr>
            <w:ins w:id="2435" w:author="Seggelke, Klaus" w:date="2017-03-08T13:05: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374764" w:rsidRDefault="00374764" w:rsidP="009A7FAF">
            <w:pPr>
              <w:pStyle w:val="TestCaseInfo"/>
              <w:rPr>
                <w:ins w:id="2436" w:author="Seggelke, Klaus" w:date="2017-03-08T13:05:00Z"/>
                <w:lang w:eastAsia="zh-CN"/>
              </w:rPr>
            </w:pPr>
            <w:ins w:id="2437" w:author="Seggelke, Klaus" w:date="2017-03-08T13:05:00Z">
              <w:r>
                <w:rPr>
                  <w:lang w:eastAsia="zh-CN"/>
                </w:rPr>
                <w:t>A compute Snapshot allows the user to build an image from the current running system and later to re-instantiate it without loss of storage data</w:t>
              </w:r>
            </w:ins>
          </w:p>
        </w:tc>
      </w:tr>
      <w:tr w:rsidR="00374764" w:rsidTr="009A7FAF">
        <w:trPr>
          <w:trHeight w:val="283"/>
          <w:ins w:id="243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439" w:author="Seggelke, Klaus" w:date="2017-03-08T13:05:00Z"/>
              </w:rPr>
            </w:pPr>
            <w:ins w:id="2440" w:author="Seggelke, Klaus" w:date="2017-03-08T13:05:00Z">
              <w:r>
                <w:t>Test Setup</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441" w:author="Seggelke, Klaus" w:date="2017-03-08T13:05:00Z"/>
                <w:lang w:eastAsia="zh-CN"/>
              </w:rPr>
            </w:pPr>
          </w:p>
        </w:tc>
      </w:tr>
      <w:tr w:rsidR="00374764" w:rsidTr="009A7FAF">
        <w:trPr>
          <w:trHeight w:val="515"/>
          <w:ins w:id="244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443" w:author="Seggelke, Klaus" w:date="2017-03-08T13:05:00Z"/>
              </w:rPr>
            </w:pPr>
            <w:ins w:id="2444" w:author="Seggelke, Klaus" w:date="2017-03-08T13:05:00Z">
              <w:r>
                <w:t>Parameters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445" w:author="Seggelke, Klaus" w:date="2017-03-08T13:05:00Z"/>
              </w:rPr>
            </w:pPr>
          </w:p>
        </w:tc>
      </w:tr>
      <w:tr w:rsidR="00374764" w:rsidTr="009A7FAF">
        <w:trPr>
          <w:ins w:id="244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447" w:author="Seggelke, Klaus" w:date="2017-03-08T13:05:00Z"/>
              </w:rPr>
            </w:pPr>
            <w:ins w:id="2448" w:author="Seggelke, Klaus" w:date="2017-03-08T13:05: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449" w:author="Seggelke, Klaus" w:date="2017-03-08T13:05:00Z"/>
              </w:rPr>
            </w:pPr>
          </w:p>
        </w:tc>
      </w:tr>
      <w:tr w:rsidR="00374764" w:rsidTr="009A7FAF">
        <w:trPr>
          <w:ins w:id="245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451" w:author="Seggelke, Klaus" w:date="2017-03-08T13:05:00Z"/>
              </w:rPr>
            </w:pPr>
            <w:ins w:id="2452" w:author="Seggelke, Klaus" w:date="2017-03-08T13:05:00Z">
              <w:r>
                <w:t>Pre-conditions: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453" w:author="Seggelke, Klaus" w:date="2017-03-08T13:05:00Z"/>
                <w:lang w:eastAsia="zh-CN"/>
              </w:rPr>
            </w:pPr>
          </w:p>
        </w:tc>
      </w:tr>
      <w:tr w:rsidR="00374764" w:rsidTr="009A7FAF">
        <w:trPr>
          <w:trHeight w:val="1795"/>
          <w:ins w:id="245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455" w:author="Seggelke, Klaus" w:date="2017-03-08T13:05:00Z"/>
              </w:rPr>
            </w:pPr>
            <w:ins w:id="2456" w:author="Seggelke, Klaus" w:date="2017-03-08T13:05: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457" w:author="Seggelke, Klaus" w:date="2017-03-08T13:05:00Z"/>
              </w:rPr>
            </w:pPr>
            <w:ins w:id="2458" w:author="Seggelke, Klaus" w:date="2017-03-08T13:05:00Z">
              <w:r>
                <w:t>Sequence:</w:t>
              </w:r>
            </w:ins>
          </w:p>
          <w:p w:rsidR="00374764" w:rsidRDefault="00374764" w:rsidP="009A7FAF">
            <w:pPr>
              <w:pStyle w:val="TestCaseInfo"/>
              <w:numPr>
                <w:ilvl w:val="0"/>
                <w:numId w:val="52"/>
              </w:numPr>
              <w:rPr>
                <w:ins w:id="2459" w:author="Seggelke, Klaus" w:date="2017-03-08T13:05:00Z"/>
              </w:rPr>
            </w:pPr>
            <w:ins w:id="2460" w:author="Seggelke, Klaus" w:date="2017-03-08T13:05:00Z">
              <w:r>
                <w:t>Instantiate VNF</w:t>
              </w:r>
            </w:ins>
          </w:p>
          <w:p w:rsidR="00374764" w:rsidRDefault="00374764" w:rsidP="009A7FAF">
            <w:pPr>
              <w:pStyle w:val="TestCaseInfo"/>
              <w:numPr>
                <w:ilvl w:val="0"/>
                <w:numId w:val="52"/>
              </w:numPr>
              <w:rPr>
                <w:ins w:id="2461" w:author="Seggelke, Klaus" w:date="2017-03-08T13:05:00Z"/>
              </w:rPr>
            </w:pPr>
            <w:ins w:id="2462" w:author="Seggelke, Klaus" w:date="2017-03-08T13:05:00Z">
              <w:r>
                <w:t>Validate VNF is in state Inactive</w:t>
              </w:r>
            </w:ins>
          </w:p>
          <w:p w:rsidR="00374764" w:rsidRDefault="00374764" w:rsidP="009A7FAF">
            <w:pPr>
              <w:pStyle w:val="TestCaseInfo"/>
              <w:numPr>
                <w:ilvl w:val="0"/>
                <w:numId w:val="52"/>
              </w:numPr>
              <w:rPr>
                <w:ins w:id="2463" w:author="Seggelke, Klaus" w:date="2017-03-08T13:05:00Z"/>
              </w:rPr>
            </w:pPr>
            <w:ins w:id="2464" w:author="Seggelke, Klaus" w:date="2017-03-08T13:05:00Z">
              <w:r>
                <w:t>Start the VNF</w:t>
              </w:r>
            </w:ins>
          </w:p>
          <w:p w:rsidR="00374764" w:rsidRDefault="00374764" w:rsidP="009A7FAF">
            <w:pPr>
              <w:pStyle w:val="TestCaseInfo"/>
              <w:numPr>
                <w:ilvl w:val="0"/>
                <w:numId w:val="52"/>
              </w:numPr>
              <w:rPr>
                <w:ins w:id="2465" w:author="Seggelke, Klaus" w:date="2017-03-08T13:05:00Z"/>
              </w:rPr>
            </w:pPr>
            <w:ins w:id="2466" w:author="Seggelke, Klaus" w:date="2017-03-08T13:05:00Z">
              <w:r>
                <w:t>Validate VNF is in state Active</w:t>
              </w:r>
            </w:ins>
          </w:p>
          <w:p w:rsidR="00374764" w:rsidRDefault="00374764" w:rsidP="009A7FAF">
            <w:pPr>
              <w:pStyle w:val="TestCaseInfo"/>
              <w:numPr>
                <w:ilvl w:val="0"/>
                <w:numId w:val="52"/>
              </w:numPr>
              <w:rPr>
                <w:ins w:id="2467" w:author="Seggelke, Klaus" w:date="2017-03-08T13:05:00Z"/>
              </w:rPr>
            </w:pPr>
            <w:ins w:id="2468" w:author="Seggelke, Klaus" w:date="2017-03-08T13:05:00Z">
              <w:r>
                <w:t>Start the min traffic load</w:t>
              </w:r>
            </w:ins>
          </w:p>
          <w:p w:rsidR="00374764" w:rsidRDefault="00374764" w:rsidP="009A7FAF">
            <w:pPr>
              <w:pStyle w:val="TestCaseInfo"/>
              <w:numPr>
                <w:ilvl w:val="0"/>
                <w:numId w:val="52"/>
              </w:numPr>
              <w:rPr>
                <w:ins w:id="2469" w:author="Seggelke, Klaus" w:date="2017-03-08T13:05:00Z"/>
              </w:rPr>
            </w:pPr>
            <w:ins w:id="2470" w:author="Seggelke, Klaus" w:date="2017-03-08T13:05:00Z">
              <w:r>
                <w:t>Validate traffic goes through (--&gt; no dropped packets)</w:t>
              </w:r>
            </w:ins>
          </w:p>
          <w:p w:rsidR="00374764" w:rsidRDefault="00374764" w:rsidP="009A7FAF">
            <w:pPr>
              <w:pStyle w:val="TestCaseInfo"/>
              <w:numPr>
                <w:ilvl w:val="0"/>
                <w:numId w:val="52"/>
              </w:numPr>
              <w:rPr>
                <w:ins w:id="2471" w:author="Seggelke, Klaus" w:date="2017-03-08T13:05:00Z"/>
              </w:rPr>
            </w:pPr>
            <w:ins w:id="2472" w:author="Seggelke, Klaus" w:date="2017-03-08T13:05:00Z">
              <w:r>
                <w:t>Stop traffic</w:t>
              </w:r>
            </w:ins>
          </w:p>
          <w:p w:rsidR="00374764" w:rsidRDefault="00374764" w:rsidP="009A7FAF">
            <w:pPr>
              <w:pStyle w:val="TestCaseInfo"/>
              <w:numPr>
                <w:ilvl w:val="0"/>
                <w:numId w:val="52"/>
              </w:numPr>
              <w:rPr>
                <w:ins w:id="2473" w:author="Seggelke, Klaus" w:date="2017-03-08T13:05:00Z"/>
              </w:rPr>
            </w:pPr>
            <w:ins w:id="2474" w:author="Seggelke, Klaus" w:date="2017-03-08T13:05:00Z">
              <w:r>
                <w:t>Initiate the storage snapshot creation via the VNFM interface</w:t>
              </w:r>
            </w:ins>
          </w:p>
          <w:p w:rsidR="00374764" w:rsidRDefault="00374764" w:rsidP="009A7FAF">
            <w:pPr>
              <w:pStyle w:val="TestCaseInfo"/>
              <w:numPr>
                <w:ilvl w:val="0"/>
                <w:numId w:val="52"/>
              </w:numPr>
              <w:rPr>
                <w:ins w:id="2475" w:author="Seggelke, Klaus" w:date="2017-03-08T13:05:00Z"/>
              </w:rPr>
            </w:pPr>
            <w:ins w:id="2476" w:author="Seggelke, Klaus" w:date="2017-03-08T13:05:00Z">
              <w:r>
                <w:t>Validate VNF instructed NFVI to create a storage snapshot and a new image is found via the NFVI interface</w:t>
              </w:r>
            </w:ins>
          </w:p>
          <w:p w:rsidR="00374764" w:rsidRDefault="00374764" w:rsidP="009A7FAF">
            <w:pPr>
              <w:pStyle w:val="TestCaseInfo"/>
              <w:numPr>
                <w:ilvl w:val="0"/>
                <w:numId w:val="52"/>
              </w:numPr>
              <w:rPr>
                <w:ins w:id="2477" w:author="Seggelke, Klaus" w:date="2017-03-08T13:05:00Z"/>
              </w:rPr>
            </w:pPr>
            <w:ins w:id="2478" w:author="Seggelke, Klaus" w:date="2017-03-08T13:05:00Z">
              <w:r>
                <w:t>Stop VNF</w:t>
              </w:r>
            </w:ins>
          </w:p>
          <w:p w:rsidR="00374764" w:rsidRDefault="00374764" w:rsidP="009A7FAF">
            <w:pPr>
              <w:pStyle w:val="TestCaseInfo"/>
              <w:numPr>
                <w:ilvl w:val="0"/>
                <w:numId w:val="52"/>
              </w:numPr>
              <w:rPr>
                <w:ins w:id="2479" w:author="Seggelke, Klaus" w:date="2017-03-08T13:05:00Z"/>
              </w:rPr>
            </w:pPr>
            <w:ins w:id="2480" w:author="Seggelke, Klaus" w:date="2017-03-08T13:05:00Z">
              <w:r>
                <w:t>Issue command to VNFM to display the newly created VNF storage snapshot</w:t>
              </w:r>
            </w:ins>
          </w:p>
          <w:p w:rsidR="00374764" w:rsidRDefault="00374764" w:rsidP="009A7FAF">
            <w:pPr>
              <w:pStyle w:val="TestCaseInfo"/>
              <w:numPr>
                <w:ilvl w:val="0"/>
                <w:numId w:val="52"/>
              </w:numPr>
              <w:rPr>
                <w:ins w:id="2481" w:author="Seggelke, Klaus" w:date="2017-03-08T13:05:00Z"/>
              </w:rPr>
            </w:pPr>
            <w:ins w:id="2482" w:author="Seggelke, Klaus" w:date="2017-03-08T13:05:00Z">
              <w:r>
                <w:t>Issue command to instantiate a storage snapshot and mount it to the VNF</w:t>
              </w:r>
            </w:ins>
          </w:p>
          <w:p w:rsidR="00374764" w:rsidRDefault="00374764" w:rsidP="009A7FAF">
            <w:pPr>
              <w:pStyle w:val="TestCaseInfo"/>
              <w:numPr>
                <w:ilvl w:val="0"/>
                <w:numId w:val="52"/>
              </w:numPr>
              <w:rPr>
                <w:ins w:id="2483" w:author="Seggelke, Klaus" w:date="2017-03-08T13:05:00Z"/>
              </w:rPr>
            </w:pPr>
            <w:ins w:id="2484" w:author="Seggelke, Klaus" w:date="2017-03-08T13:05:00Z">
              <w:r>
                <w:t>Validate the VNF has been assigned the new storage snapshot</w:t>
              </w:r>
            </w:ins>
          </w:p>
          <w:p w:rsidR="00374764" w:rsidRDefault="00374764" w:rsidP="009A7FAF">
            <w:pPr>
              <w:pStyle w:val="TestCaseInfo"/>
              <w:numPr>
                <w:ilvl w:val="0"/>
                <w:numId w:val="52"/>
              </w:numPr>
              <w:rPr>
                <w:ins w:id="2485" w:author="Seggelke, Klaus" w:date="2017-03-08T13:05:00Z"/>
              </w:rPr>
            </w:pPr>
            <w:ins w:id="2486" w:author="Seggelke, Klaus" w:date="2017-03-08T13:05:00Z">
              <w:r>
                <w:t>Validate VNF is in state Inactive</w:t>
              </w:r>
            </w:ins>
          </w:p>
          <w:p w:rsidR="00374764" w:rsidRDefault="00374764" w:rsidP="009A7FAF">
            <w:pPr>
              <w:pStyle w:val="TestCaseInfo"/>
              <w:numPr>
                <w:ilvl w:val="0"/>
                <w:numId w:val="52"/>
              </w:numPr>
              <w:rPr>
                <w:ins w:id="2487" w:author="Seggelke, Klaus" w:date="2017-03-08T13:05:00Z"/>
              </w:rPr>
            </w:pPr>
            <w:ins w:id="2488" w:author="Seggelke, Klaus" w:date="2017-03-08T13:05:00Z">
              <w:r>
                <w:t>Start the VNF</w:t>
              </w:r>
            </w:ins>
          </w:p>
          <w:p w:rsidR="00374764" w:rsidRDefault="00374764" w:rsidP="009A7FAF">
            <w:pPr>
              <w:pStyle w:val="TestCaseInfo"/>
              <w:numPr>
                <w:ilvl w:val="0"/>
                <w:numId w:val="52"/>
              </w:numPr>
              <w:rPr>
                <w:ins w:id="2489" w:author="Seggelke, Klaus" w:date="2017-03-08T13:05:00Z"/>
              </w:rPr>
            </w:pPr>
            <w:ins w:id="2490" w:author="Seggelke, Klaus" w:date="2017-03-08T13:05:00Z">
              <w:r>
                <w:t>Validate VNF is in state Active</w:t>
              </w:r>
            </w:ins>
          </w:p>
          <w:p w:rsidR="00374764" w:rsidRDefault="00374764" w:rsidP="009A7FAF">
            <w:pPr>
              <w:pStyle w:val="TestCaseInfo"/>
              <w:numPr>
                <w:ilvl w:val="0"/>
                <w:numId w:val="52"/>
              </w:numPr>
              <w:rPr>
                <w:ins w:id="2491" w:author="Seggelke, Klaus" w:date="2017-03-08T13:05:00Z"/>
              </w:rPr>
            </w:pPr>
            <w:ins w:id="2492" w:author="Seggelke, Klaus" w:date="2017-03-08T13:05:00Z">
              <w:r>
                <w:t>Start the min traffic load</w:t>
              </w:r>
            </w:ins>
          </w:p>
          <w:p w:rsidR="00374764" w:rsidRDefault="00374764" w:rsidP="009A7FAF">
            <w:pPr>
              <w:pStyle w:val="TestCaseInfo"/>
              <w:numPr>
                <w:ilvl w:val="0"/>
                <w:numId w:val="52"/>
              </w:numPr>
              <w:rPr>
                <w:ins w:id="2493" w:author="Seggelke, Klaus" w:date="2017-03-08T13:05:00Z"/>
              </w:rPr>
            </w:pPr>
            <w:ins w:id="2494" w:author="Seggelke, Klaus" w:date="2017-03-08T13:05:00Z">
              <w:r>
                <w:t>Validate traffic goes through (--&gt; no dropped packets)</w:t>
              </w:r>
            </w:ins>
          </w:p>
          <w:p w:rsidR="00374764" w:rsidRDefault="00374764" w:rsidP="009A7FAF">
            <w:pPr>
              <w:pStyle w:val="TestCaseInfo"/>
              <w:numPr>
                <w:ilvl w:val="0"/>
                <w:numId w:val="52"/>
              </w:numPr>
              <w:rPr>
                <w:ins w:id="2495" w:author="Seggelke, Klaus" w:date="2017-03-08T13:05:00Z"/>
              </w:rPr>
            </w:pPr>
            <w:ins w:id="2496" w:author="Seggelke, Klaus" w:date="2017-03-08T13:05:00Z">
              <w:r>
                <w:t>Stop Traffic</w:t>
              </w:r>
            </w:ins>
          </w:p>
          <w:p w:rsidR="00374764" w:rsidRDefault="00374764" w:rsidP="009A7FAF">
            <w:pPr>
              <w:pStyle w:val="TestCaseInfo"/>
              <w:numPr>
                <w:ilvl w:val="0"/>
                <w:numId w:val="52"/>
              </w:numPr>
              <w:rPr>
                <w:ins w:id="2497" w:author="Seggelke, Klaus" w:date="2017-03-08T13:05:00Z"/>
              </w:rPr>
            </w:pPr>
            <w:ins w:id="2498" w:author="Seggelke, Klaus" w:date="2017-03-08T13:05:00Z">
              <w:r>
                <w:t>Terminate VNF</w:t>
              </w:r>
            </w:ins>
          </w:p>
        </w:tc>
      </w:tr>
      <w:tr w:rsidR="00374764" w:rsidTr="009A7FAF">
        <w:trPr>
          <w:ins w:id="249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500" w:author="Seggelke, Klaus" w:date="2017-03-08T13:05:00Z"/>
              </w:rPr>
            </w:pPr>
            <w:ins w:id="2501" w:author="Seggelke, Klaus" w:date="2017-03-08T13:05: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502" w:author="Seggelke, Klaus" w:date="2017-03-08T13:05:00Z"/>
              </w:rPr>
            </w:pPr>
          </w:p>
        </w:tc>
      </w:tr>
      <w:tr w:rsidR="00374764" w:rsidTr="009A7FAF">
        <w:trPr>
          <w:ins w:id="250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374764" w:rsidRDefault="00374764" w:rsidP="009A7FAF">
            <w:pPr>
              <w:pStyle w:val="TestCaseDescription"/>
              <w:rPr>
                <w:ins w:id="2504" w:author="Seggelke, Klaus" w:date="2017-03-08T13:05:00Z"/>
                <w:noProof/>
              </w:rPr>
            </w:pPr>
            <w:ins w:id="2505" w:author="Seggelke, Klaus" w:date="2017-03-08T13:05: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374764" w:rsidRDefault="00374764" w:rsidP="009A7FAF">
            <w:pPr>
              <w:pStyle w:val="TestCaseInfo"/>
              <w:rPr>
                <w:ins w:id="2506" w:author="Seggelke, Klaus" w:date="2017-03-08T13:05:00Z"/>
              </w:rPr>
            </w:pPr>
          </w:p>
        </w:tc>
      </w:tr>
    </w:tbl>
    <w:p w:rsidR="00374764" w:rsidRDefault="00374764" w:rsidP="00374764">
      <w:pPr>
        <w:rPr>
          <w:ins w:id="2507" w:author="Seggelke, Klaus" w:date="2017-03-08T13:02:00Z"/>
          <w:lang w:eastAsia="zh-CN"/>
        </w:rPr>
      </w:pPr>
    </w:p>
    <w:p w:rsidR="005A676A" w:rsidRDefault="005A676A" w:rsidP="001C5F01">
      <w:pPr>
        <w:pStyle w:val="Heading1"/>
      </w:pPr>
      <w:bookmarkStart w:id="2508" w:name="_Toc477275344"/>
      <w:moveToRangeEnd w:id="1390"/>
      <w:r>
        <w:t>VNF Descriptor</w:t>
      </w:r>
      <w:bookmarkEnd w:id="1250"/>
      <w:bookmarkEnd w:id="2508"/>
    </w:p>
    <w:p w:rsidR="005A676A" w:rsidRPr="00323A50" w:rsidRDefault="005A676A" w:rsidP="005A676A">
      <w:pPr>
        <w:tabs>
          <w:tab w:val="num" w:pos="720"/>
        </w:tabs>
        <w:rPr>
          <w:lang w:eastAsia="zh-CN"/>
        </w:rPr>
      </w:pPr>
      <w:r w:rsidRPr="00323A50">
        <w:rPr>
          <w:lang w:eastAsia="zh-CN"/>
        </w:rPr>
        <w:t>Each VNF has exactly one associated VNF Descriptor (VNFD)</w:t>
      </w:r>
      <w:r>
        <w:rPr>
          <w:lang w:eastAsia="zh-CN"/>
        </w:rPr>
        <w:t xml:space="preserve">. A </w:t>
      </w:r>
      <w:r w:rsidRPr="00323A50">
        <w:rPr>
          <w:lang w:eastAsia="zh-CN"/>
        </w:rPr>
        <w:t xml:space="preserve">VNF Descriptor includes </w:t>
      </w:r>
    </w:p>
    <w:p w:rsidR="005A676A" w:rsidRPr="00323A50" w:rsidRDefault="005A676A" w:rsidP="00046106">
      <w:pPr>
        <w:numPr>
          <w:ilvl w:val="1"/>
          <w:numId w:val="15"/>
        </w:numPr>
        <w:rPr>
          <w:lang w:eastAsia="zh-CN"/>
        </w:rPr>
      </w:pPr>
      <w:r w:rsidRPr="00323A50">
        <w:rPr>
          <w:lang w:eastAsia="zh-CN"/>
        </w:rPr>
        <w:t>Requirements for initial deployment state</w:t>
      </w:r>
    </w:p>
    <w:p w:rsidR="005A676A" w:rsidRPr="00323A50" w:rsidRDefault="005A676A" w:rsidP="00046106">
      <w:pPr>
        <w:numPr>
          <w:ilvl w:val="1"/>
          <w:numId w:val="15"/>
        </w:numPr>
        <w:rPr>
          <w:lang w:eastAsia="zh-CN"/>
        </w:rPr>
      </w:pPr>
      <w:r w:rsidRPr="00323A50">
        <w:rPr>
          <w:lang w:eastAsia="zh-CN"/>
        </w:rPr>
        <w:t>Connections between the VNFCs</w:t>
      </w:r>
    </w:p>
    <w:p w:rsidR="005A676A" w:rsidRPr="00323A50" w:rsidRDefault="005A676A" w:rsidP="00046106">
      <w:pPr>
        <w:numPr>
          <w:ilvl w:val="1"/>
          <w:numId w:val="15"/>
        </w:numPr>
        <w:rPr>
          <w:lang w:eastAsia="zh-CN"/>
        </w:rPr>
      </w:pPr>
      <w:r w:rsidRPr="00323A50">
        <w:rPr>
          <w:lang w:eastAsia="zh-CN"/>
        </w:rPr>
        <w:t>Exposed interfaces provided by the VNF</w:t>
      </w:r>
    </w:p>
    <w:p w:rsidR="005A676A" w:rsidRPr="00323A50" w:rsidRDefault="005A676A" w:rsidP="00046106">
      <w:pPr>
        <w:numPr>
          <w:ilvl w:val="1"/>
          <w:numId w:val="15"/>
        </w:numPr>
        <w:rPr>
          <w:lang w:eastAsia="zh-CN"/>
        </w:rPr>
      </w:pPr>
      <w:r w:rsidRPr="00323A50">
        <w:rPr>
          <w:lang w:eastAsia="zh-CN"/>
        </w:rPr>
        <w:t>Resource requirements for each VNFC as each VNFC instance is hosted inside its own unique virtualization container</w:t>
      </w:r>
    </w:p>
    <w:p w:rsidR="005A676A" w:rsidRPr="00323A50" w:rsidRDefault="005A676A" w:rsidP="005A676A">
      <w:pPr>
        <w:rPr>
          <w:lang w:eastAsia="zh-CN"/>
        </w:rPr>
      </w:pPr>
      <w:r w:rsidRPr="00323A50">
        <w:rPr>
          <w:lang w:eastAsia="zh-CN"/>
        </w:rPr>
        <w:t>VNFD is a deployment template describing a VNF in term of deployment and operational behavior requirements</w:t>
      </w:r>
    </w:p>
    <w:p w:rsidR="005A676A" w:rsidRPr="00323A50" w:rsidRDefault="005A676A" w:rsidP="00046106">
      <w:pPr>
        <w:numPr>
          <w:ilvl w:val="1"/>
          <w:numId w:val="15"/>
        </w:numPr>
        <w:rPr>
          <w:lang w:eastAsia="zh-CN"/>
        </w:rPr>
      </w:pPr>
      <w:r w:rsidRPr="00323A50">
        <w:rPr>
          <w:lang w:eastAsia="zh-CN"/>
        </w:rPr>
        <w:t>Virtualized Compute Resources (CPU/core, memory)</w:t>
      </w:r>
    </w:p>
    <w:p w:rsidR="005A676A" w:rsidRPr="00323A50" w:rsidRDefault="005A676A" w:rsidP="00046106">
      <w:pPr>
        <w:numPr>
          <w:ilvl w:val="1"/>
          <w:numId w:val="15"/>
        </w:numPr>
        <w:rPr>
          <w:lang w:eastAsia="zh-CN"/>
        </w:rPr>
      </w:pPr>
      <w:r w:rsidRPr="00323A50">
        <w:rPr>
          <w:lang w:eastAsia="zh-CN"/>
        </w:rPr>
        <w:t>Virtualized Network Resources</w:t>
      </w:r>
    </w:p>
    <w:p w:rsidR="005A676A" w:rsidRPr="00323A50" w:rsidRDefault="005A676A" w:rsidP="00046106">
      <w:pPr>
        <w:numPr>
          <w:ilvl w:val="1"/>
          <w:numId w:val="15"/>
        </w:numPr>
        <w:rPr>
          <w:lang w:eastAsia="zh-CN"/>
        </w:rPr>
      </w:pPr>
      <w:r w:rsidRPr="00323A50">
        <w:rPr>
          <w:lang w:eastAsia="zh-CN"/>
        </w:rPr>
        <w:t>Virtualized Storage Resources</w:t>
      </w:r>
    </w:p>
    <w:p w:rsidR="005A676A" w:rsidRPr="00323A50" w:rsidRDefault="005A676A" w:rsidP="00046106">
      <w:pPr>
        <w:numPr>
          <w:ilvl w:val="1"/>
          <w:numId w:val="15"/>
        </w:numPr>
        <w:rPr>
          <w:lang w:eastAsia="zh-CN"/>
        </w:rPr>
      </w:pPr>
      <w:r w:rsidRPr="00323A50">
        <w:rPr>
          <w:lang w:eastAsia="zh-CN"/>
        </w:rPr>
        <w:t>Virtualized NIC cards</w:t>
      </w:r>
    </w:p>
    <w:p w:rsidR="005A676A" w:rsidRPr="00323A50" w:rsidRDefault="005A676A" w:rsidP="005A676A">
      <w:pPr>
        <w:rPr>
          <w:lang w:eastAsia="zh-CN"/>
        </w:rPr>
      </w:pPr>
      <w:r w:rsidRPr="00323A50">
        <w:rPr>
          <w:lang w:eastAsia="zh-CN"/>
        </w:rPr>
        <w:t>NFVO and VNFM query the VNF Catalogue for retrieving VNFD</w:t>
      </w:r>
      <w:r>
        <w:rPr>
          <w:lang w:eastAsia="zh-CN"/>
        </w:rPr>
        <w:t xml:space="preserve"> information.</w:t>
      </w:r>
    </w:p>
    <w:p w:rsidR="005A676A" w:rsidRDefault="005A676A" w:rsidP="005A676A">
      <w:pPr>
        <w:rPr>
          <w:lang w:eastAsia="zh-CN"/>
        </w:rPr>
      </w:pPr>
    </w:p>
    <w:p w:rsidR="005A676A" w:rsidRDefault="005A676A" w:rsidP="005A676A">
      <w:pPr>
        <w:rPr>
          <w:lang w:eastAsia="zh-CN"/>
        </w:rPr>
      </w:pPr>
      <w:r>
        <w:rPr>
          <w:lang w:eastAsia="zh-CN"/>
        </w:rPr>
        <w:t>The VNFD describes the vendor's terms of deployment and operational behavior requirements. It is divided into multiple sections or units:</w:t>
      </w:r>
    </w:p>
    <w:p w:rsidR="005A676A" w:rsidRDefault="005A676A" w:rsidP="00046106">
      <w:pPr>
        <w:pStyle w:val="ListParagraph"/>
        <w:numPr>
          <w:ilvl w:val="0"/>
          <w:numId w:val="10"/>
        </w:numPr>
        <w:rPr>
          <w:lang w:eastAsia="zh-CN"/>
        </w:rPr>
      </w:pPr>
      <w:r>
        <w:rPr>
          <w:lang w:eastAsia="zh-CN"/>
        </w:rPr>
        <w:t>VNFD Base Unit</w:t>
      </w:r>
    </w:p>
    <w:p w:rsidR="005A676A" w:rsidRDefault="005A676A" w:rsidP="00046106">
      <w:pPr>
        <w:pStyle w:val="ListParagraph"/>
        <w:numPr>
          <w:ilvl w:val="0"/>
          <w:numId w:val="10"/>
        </w:numPr>
        <w:rPr>
          <w:lang w:eastAsia="zh-CN"/>
        </w:rPr>
      </w:pPr>
      <w:r>
        <w:rPr>
          <w:lang w:eastAsia="zh-CN"/>
        </w:rPr>
        <w:t>VNFD Virtual Deployment Unit (VDU)</w:t>
      </w:r>
    </w:p>
    <w:p w:rsidR="005A676A" w:rsidRDefault="005A676A" w:rsidP="00046106">
      <w:pPr>
        <w:pStyle w:val="ListParagraph"/>
        <w:numPr>
          <w:ilvl w:val="0"/>
          <w:numId w:val="10"/>
        </w:numPr>
        <w:rPr>
          <w:lang w:eastAsia="zh-CN"/>
        </w:rPr>
      </w:pPr>
      <w:r>
        <w:rPr>
          <w:lang w:eastAsia="zh-CN"/>
        </w:rPr>
        <w:t>VNFD Virtual Link</w:t>
      </w:r>
    </w:p>
    <w:p w:rsidR="005A676A" w:rsidRDefault="005A676A" w:rsidP="00046106">
      <w:pPr>
        <w:pStyle w:val="ListParagraph"/>
        <w:numPr>
          <w:ilvl w:val="0"/>
          <w:numId w:val="10"/>
        </w:numPr>
        <w:rPr>
          <w:lang w:eastAsia="zh-CN"/>
        </w:rPr>
      </w:pPr>
      <w:r>
        <w:rPr>
          <w:lang w:eastAsia="zh-CN"/>
        </w:rPr>
        <w:t>VNFD Connection Points</w:t>
      </w:r>
    </w:p>
    <w:p w:rsidR="005A676A" w:rsidRDefault="005A676A" w:rsidP="00046106">
      <w:pPr>
        <w:pStyle w:val="ListParagraph"/>
        <w:numPr>
          <w:ilvl w:val="0"/>
          <w:numId w:val="10"/>
        </w:numPr>
        <w:rPr>
          <w:lang w:eastAsia="zh-CN"/>
        </w:rPr>
      </w:pPr>
      <w:r>
        <w:rPr>
          <w:lang w:eastAsia="zh-CN"/>
        </w:rPr>
        <w:t>VNFD Deployment Flavors</w:t>
      </w:r>
    </w:p>
    <w:p w:rsidR="005A676A" w:rsidRDefault="005A676A" w:rsidP="005A676A">
      <w:pPr>
        <w:rPr>
          <w:lang w:eastAsia="zh-CN"/>
        </w:rPr>
      </w:pPr>
    </w:p>
    <w:p w:rsidR="005A676A" w:rsidRDefault="005A676A" w:rsidP="005A676A">
      <w:pPr>
        <w:rPr>
          <w:lang w:eastAsia="zh-CN"/>
        </w:rPr>
      </w:pPr>
      <w:r>
        <w:rPr>
          <w:lang w:eastAsia="zh-CN"/>
        </w:rPr>
        <w:lastRenderedPageBreak/>
        <w:t>The following picture illustrates from a high level the VNFD elements.</w:t>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3BAB1A8F" wp14:editId="2E26B645">
            <wp:extent cx="5781696" cy="4028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6822" cy="4045992"/>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1E2B3223" wp14:editId="7A2F1D9C">
            <wp:extent cx="5384042" cy="3672192"/>
            <wp:effectExtent l="0" t="0" r="7620" b="5080"/>
            <wp:docPr id="2050" name="Picture 2" descr="https://www.sdxcentral.com/wp-content/uploads/2014/10/nfv-mano-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www.sdxcentral.com/wp-content/uploads/2014/10/nfv-mano-work.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5829" cy="3693873"/>
                    </a:xfrm>
                    <a:prstGeom prst="rect">
                      <a:avLst/>
                    </a:prstGeom>
                    <a:noFill/>
                    <a:extLst/>
                  </pic:spPr>
                </pic:pic>
              </a:graphicData>
            </a:graphic>
          </wp:inline>
        </w:drawing>
      </w:r>
    </w:p>
    <w:p w:rsidR="005A676A" w:rsidRDefault="005A676A" w:rsidP="005A676A">
      <w:pPr>
        <w:rPr>
          <w:lang w:eastAsia="zh-CN"/>
        </w:rPr>
      </w:pPr>
    </w:p>
    <w:p w:rsidR="005A676A" w:rsidRDefault="005A676A" w:rsidP="005A676A">
      <w:pPr>
        <w:rPr>
          <w:lang w:eastAsia="zh-CN"/>
        </w:rPr>
      </w:pPr>
      <w:r>
        <w:rPr>
          <w:lang w:eastAsia="zh-CN"/>
        </w:rPr>
        <w:lastRenderedPageBreak/>
        <w:t>The VNF Descriptor can be accessed only by the NFV Orchestrator or the VNF Manager. To ensure that a vendor VNF works correctly in a NFV environment, Spirent should validate the correctness of the vendors VNFD. There are different approaches to validate the vendor’s VNFD:</w:t>
      </w:r>
    </w:p>
    <w:p w:rsidR="005445BC" w:rsidRDefault="005445BC" w:rsidP="00046106">
      <w:pPr>
        <w:pStyle w:val="ListParagraph"/>
        <w:numPr>
          <w:ilvl w:val="0"/>
          <w:numId w:val="12"/>
        </w:numPr>
        <w:rPr>
          <w:lang w:eastAsia="zh-CN"/>
        </w:rPr>
      </w:pPr>
      <w:r>
        <w:rPr>
          <w:lang w:eastAsia="zh-CN"/>
        </w:rPr>
        <w:t>Visual Inspection</w:t>
      </w:r>
    </w:p>
    <w:p w:rsidR="005A676A" w:rsidRDefault="005A676A" w:rsidP="00046106">
      <w:pPr>
        <w:pStyle w:val="ListParagraph"/>
        <w:numPr>
          <w:ilvl w:val="1"/>
          <w:numId w:val="12"/>
        </w:numPr>
        <w:rPr>
          <w:lang w:eastAsia="zh-CN"/>
        </w:rPr>
      </w:pPr>
      <w:r>
        <w:rPr>
          <w:lang w:eastAsia="zh-CN"/>
        </w:rPr>
        <w:t>Scan the vendor’s VNFD file, display the information and visual inspect the information for correctness</w:t>
      </w:r>
    </w:p>
    <w:p w:rsidR="005445BC" w:rsidRDefault="005445BC" w:rsidP="00046106">
      <w:pPr>
        <w:pStyle w:val="ListParagraph"/>
        <w:numPr>
          <w:ilvl w:val="1"/>
          <w:numId w:val="12"/>
        </w:numPr>
        <w:rPr>
          <w:lang w:eastAsia="zh-CN"/>
        </w:rPr>
      </w:pPr>
      <w:r>
        <w:rPr>
          <w:lang w:eastAsia="zh-CN"/>
        </w:rPr>
        <w:t>Use the VNF Manager to access and display the VNFD information and visual inspect the information for correctness</w:t>
      </w:r>
    </w:p>
    <w:p w:rsidR="005445BC" w:rsidRDefault="005445BC" w:rsidP="00046106">
      <w:pPr>
        <w:pStyle w:val="ListParagraph"/>
        <w:numPr>
          <w:ilvl w:val="1"/>
          <w:numId w:val="12"/>
        </w:numPr>
        <w:rPr>
          <w:lang w:eastAsia="zh-CN"/>
        </w:rPr>
      </w:pPr>
      <w:r>
        <w:rPr>
          <w:lang w:eastAsia="zh-CN"/>
        </w:rPr>
        <w:t>Use the NFV Orchestrator to access and display the VNFD information and visual inspect the information for correctness</w:t>
      </w:r>
    </w:p>
    <w:p w:rsidR="000C7C7B" w:rsidRDefault="005A676A" w:rsidP="00046106">
      <w:pPr>
        <w:pStyle w:val="ListParagraph"/>
        <w:numPr>
          <w:ilvl w:val="0"/>
          <w:numId w:val="12"/>
        </w:numPr>
        <w:rPr>
          <w:lang w:eastAsia="zh-CN"/>
        </w:rPr>
      </w:pPr>
      <w:r>
        <w:rPr>
          <w:lang w:eastAsia="zh-CN"/>
        </w:rPr>
        <w:t>C</w:t>
      </w:r>
      <w:r w:rsidR="000C7C7B">
        <w:rPr>
          <w:lang w:eastAsia="zh-CN"/>
        </w:rPr>
        <w:t>ollect a Spirent VNFD text file</w:t>
      </w:r>
    </w:p>
    <w:p w:rsidR="005A676A" w:rsidRDefault="000C7C7B" w:rsidP="00046106">
      <w:pPr>
        <w:pStyle w:val="ListParagraph"/>
        <w:numPr>
          <w:ilvl w:val="1"/>
          <w:numId w:val="12"/>
        </w:numPr>
        <w:rPr>
          <w:lang w:eastAsia="zh-CN"/>
        </w:rPr>
      </w:pPr>
      <w:r>
        <w:rPr>
          <w:lang w:eastAsia="zh-CN"/>
        </w:rPr>
        <w:t>S</w:t>
      </w:r>
      <w:r w:rsidR="005A676A">
        <w:rPr>
          <w:lang w:eastAsia="zh-CN"/>
        </w:rPr>
        <w:t>can the vendor’s VNFD file, validate the VNFD information against the Spirent text file content for correctness</w:t>
      </w:r>
      <w:r w:rsidR="005445BC">
        <w:rPr>
          <w:lang w:eastAsia="zh-CN"/>
        </w:rPr>
        <w:t xml:space="preserve"> or</w:t>
      </w:r>
    </w:p>
    <w:p w:rsidR="005445BC" w:rsidRDefault="005445BC" w:rsidP="00046106">
      <w:pPr>
        <w:pStyle w:val="ListParagraph"/>
        <w:numPr>
          <w:ilvl w:val="1"/>
          <w:numId w:val="12"/>
        </w:numPr>
        <w:rPr>
          <w:lang w:eastAsia="zh-CN"/>
        </w:rPr>
      </w:pPr>
      <w:r>
        <w:rPr>
          <w:lang w:eastAsia="zh-CN"/>
        </w:rPr>
        <w:t>Use the VNF Manager to access the VNFD information and validate them against the Spirent text file content for correctness or</w:t>
      </w:r>
    </w:p>
    <w:p w:rsidR="005445BC" w:rsidRDefault="000C7C7B" w:rsidP="00046106">
      <w:pPr>
        <w:pStyle w:val="ListParagraph"/>
        <w:numPr>
          <w:ilvl w:val="1"/>
          <w:numId w:val="12"/>
        </w:numPr>
        <w:rPr>
          <w:lang w:eastAsia="zh-CN"/>
        </w:rPr>
      </w:pPr>
      <w:r>
        <w:rPr>
          <w:lang w:eastAsia="zh-CN"/>
        </w:rPr>
        <w:t>Use the NFV Orchestrator to access the VNFD information and validate them against the Spirent text file content for correctness</w:t>
      </w:r>
    </w:p>
    <w:p w:rsidR="005445BC" w:rsidRDefault="005445BC" w:rsidP="005445BC">
      <w:pPr>
        <w:rPr>
          <w:lang w:eastAsia="zh-CN"/>
        </w:rPr>
      </w:pPr>
    </w:p>
    <w:p w:rsidR="005A676A" w:rsidRDefault="005A676A" w:rsidP="005A676A">
      <w:pPr>
        <w:rPr>
          <w:lang w:eastAsia="zh-CN"/>
        </w:rPr>
      </w:pPr>
      <w:r>
        <w:rPr>
          <w:lang w:eastAsia="zh-CN"/>
        </w:rPr>
        <w:t>The below mentioned test cases don’t spell out all these combinations.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509" w:name="_Toc454184389"/>
            <w:bookmarkStart w:id="2510" w:name="_Toc477275239"/>
            <w:r>
              <w:t>TC.VNFD.</w:t>
            </w:r>
            <w:r w:rsidR="00EB642E">
              <w:t>Coding.</w:t>
            </w:r>
            <w:r>
              <w:t>001</w:t>
            </w:r>
            <w:r>
              <w:tab/>
            </w:r>
            <w:r w:rsidR="005A676A">
              <w:t>VNFD XML Coding Validation</w:t>
            </w:r>
            <w:bookmarkEnd w:id="2509"/>
            <w:bookmarkEnd w:id="2510"/>
          </w:p>
        </w:tc>
      </w:tr>
      <w:tr w:rsidR="005A676A" w:rsidTr="00B41016">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B41016" w:rsidRDefault="005A676A" w:rsidP="00B41016">
            <w:pPr>
              <w:pStyle w:val="TestCaseInfo"/>
              <w:rPr>
                <w:lang w:eastAsia="zh-CN"/>
              </w:rPr>
            </w:pPr>
            <w:r w:rsidRPr="00B41016">
              <w:t>Verify vendor’s VNFD file is coded according to the XML schema</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XML schema.</w:t>
            </w:r>
          </w:p>
        </w:tc>
      </w:tr>
      <w:tr w:rsidR="005A676A" w:rsidTr="00B4101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B41016">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XML schema</w:t>
            </w:r>
          </w:p>
        </w:tc>
      </w:tr>
      <w:tr w:rsidR="005A676A" w:rsidTr="00B41016">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B41016">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rPr>
                <w:lang w:eastAsia="zh-CN"/>
              </w:rPr>
            </w:pPr>
            <w:r>
              <w:rPr>
                <w:lang w:eastAsia="zh-CN"/>
              </w:rPr>
              <w:t>Perform a validation that the VNFD file is coded based on the XML schema.</w:t>
            </w:r>
          </w:p>
        </w:tc>
      </w:tr>
      <w:tr w:rsidR="005A676A" w:rsidTr="00B41016">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5A676A" w:rsidRPr="005445BC" w:rsidRDefault="005A676A" w:rsidP="00B41016">
            <w:pPr>
              <w:pStyle w:val="TestCaseInfo"/>
            </w:pP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511" w:name="_Toc454184390"/>
            <w:bookmarkStart w:id="2512" w:name="_Toc477275240"/>
            <w:r>
              <w:t>TC.VNFD.</w:t>
            </w:r>
            <w:r w:rsidR="00EB642E">
              <w:t>Coding.</w:t>
            </w:r>
            <w:r>
              <w:t>002</w:t>
            </w:r>
            <w:r>
              <w:tab/>
            </w:r>
            <w:r w:rsidR="005A676A">
              <w:t>VNFD YANG Coding Validation</w:t>
            </w:r>
            <w:bookmarkEnd w:id="2511"/>
            <w:bookmarkEnd w:id="251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file is coded according to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YANG schema.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0745CD" w:rsidTr="007F52E8">
        <w:trPr>
          <w:trHeight w:val="373"/>
        </w:trPr>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rPr>
                <w:lang w:eastAsia="zh-CN"/>
              </w:rPr>
            </w:pPr>
            <w:r>
              <w:rPr>
                <w:lang w:eastAsia="zh-CN"/>
              </w:rPr>
              <w:t>Perform a validation that the VNFD file is coded based on the YANG schema.</w:t>
            </w: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C35DDF">
      <w:pPr>
        <w:pStyle w:val="Heading2"/>
      </w:pPr>
      <w:bookmarkStart w:id="2513" w:name="_Toc454184339"/>
      <w:bookmarkStart w:id="2514" w:name="_Toc477275345"/>
      <w:r>
        <w:t>VNFD Base Unit</w:t>
      </w:r>
      <w:bookmarkEnd w:id="2513"/>
      <w:bookmarkEnd w:id="2514"/>
    </w:p>
    <w:p w:rsidR="005A676A" w:rsidRDefault="005A676A" w:rsidP="005A676A">
      <w:pPr>
        <w:rPr>
          <w:lang w:eastAsia="zh-CN"/>
        </w:rPr>
      </w:pPr>
      <w:r>
        <w:rPr>
          <w:lang w:eastAsia="zh-CN"/>
        </w:rPr>
        <w:t>The base information elements of the VNFD includes following parameters</w:t>
      </w:r>
    </w:p>
    <w:p w:rsidR="005A676A" w:rsidRDefault="005A676A" w:rsidP="005A676A">
      <w:pPr>
        <w:ind w:left="720"/>
        <w:rPr>
          <w:lang w:eastAsia="zh-CN"/>
        </w:rPr>
      </w:pPr>
      <w:r>
        <w:rPr>
          <w:lang w:eastAsia="zh-CN"/>
        </w:rPr>
        <w:t xml:space="preserve">- ID of the VNFD, </w:t>
      </w:r>
    </w:p>
    <w:p w:rsidR="005A676A" w:rsidRDefault="005A676A" w:rsidP="005A676A">
      <w:pPr>
        <w:ind w:left="720"/>
        <w:rPr>
          <w:lang w:eastAsia="zh-CN"/>
        </w:rPr>
      </w:pPr>
      <w:r>
        <w:rPr>
          <w:lang w:eastAsia="zh-CN"/>
        </w:rPr>
        <w:t xml:space="preserve">- vendor name, </w:t>
      </w:r>
    </w:p>
    <w:p w:rsidR="005A676A" w:rsidRDefault="005A676A" w:rsidP="005A676A">
      <w:pPr>
        <w:ind w:left="720"/>
        <w:rPr>
          <w:lang w:eastAsia="zh-CN"/>
        </w:rPr>
      </w:pPr>
      <w:r>
        <w:rPr>
          <w:lang w:eastAsia="zh-CN"/>
        </w:rPr>
        <w:t>- descriptor version</w:t>
      </w:r>
    </w:p>
    <w:p w:rsidR="005A676A" w:rsidRDefault="005A676A" w:rsidP="005A676A">
      <w:pPr>
        <w:ind w:left="720"/>
        <w:rPr>
          <w:lang w:eastAsia="zh-CN"/>
        </w:rPr>
      </w:pPr>
      <w:r>
        <w:rPr>
          <w:lang w:eastAsia="zh-CN"/>
        </w:rPr>
        <w:t>- version of the software</w:t>
      </w:r>
    </w:p>
    <w:p w:rsidR="005A676A" w:rsidRDefault="005A676A" w:rsidP="005A676A">
      <w:pPr>
        <w:ind w:left="720"/>
        <w:rPr>
          <w:lang w:eastAsia="zh-CN"/>
        </w:rPr>
      </w:pPr>
      <w:r>
        <w:rPr>
          <w:lang w:eastAsia="zh-CN"/>
        </w:rPr>
        <w:t>- lifecycle_event</w:t>
      </w:r>
    </w:p>
    <w:p w:rsidR="005A676A" w:rsidRDefault="005A676A" w:rsidP="005A676A">
      <w:pPr>
        <w:ind w:left="720"/>
        <w:rPr>
          <w:lang w:eastAsia="zh-CN"/>
        </w:rPr>
      </w:pPr>
      <w:r>
        <w:rPr>
          <w:lang w:eastAsia="zh-CN"/>
        </w:rPr>
        <w:t>- dependency</w:t>
      </w:r>
    </w:p>
    <w:p w:rsidR="005A676A" w:rsidRDefault="005A676A" w:rsidP="005A676A">
      <w:pPr>
        <w:ind w:left="720"/>
        <w:rPr>
          <w:lang w:eastAsia="zh-CN"/>
        </w:rPr>
      </w:pPr>
      <w:r>
        <w:rPr>
          <w:lang w:eastAsia="zh-CN"/>
        </w:rPr>
        <w:t>- monitor parameter</w:t>
      </w:r>
    </w:p>
    <w:p w:rsidR="005A676A" w:rsidRDefault="005A676A" w:rsidP="005A676A">
      <w:pPr>
        <w:ind w:left="720"/>
        <w:rPr>
          <w:lang w:eastAsia="zh-CN"/>
        </w:rPr>
      </w:pPr>
      <w:r>
        <w:rPr>
          <w:lang w:eastAsia="zh-CN"/>
        </w:rPr>
        <w:t>- auto scale policy</w:t>
      </w:r>
    </w:p>
    <w:p w:rsidR="005A676A" w:rsidRDefault="005A676A" w:rsidP="005A676A">
      <w:pPr>
        <w:ind w:left="720"/>
        <w:rPr>
          <w:lang w:eastAsia="zh-CN"/>
        </w:rPr>
      </w:pPr>
      <w:r>
        <w:rPr>
          <w:lang w:eastAsia="zh-CN"/>
        </w:rPr>
        <w:t>- manifest file</w:t>
      </w:r>
    </w:p>
    <w:p w:rsidR="005A676A" w:rsidRDefault="005A676A" w:rsidP="005A676A">
      <w:pPr>
        <w:ind w:left="720"/>
        <w:rPr>
          <w:lang w:eastAsia="zh-CN"/>
        </w:rPr>
      </w:pPr>
      <w:r>
        <w:rPr>
          <w:lang w:eastAsia="zh-CN"/>
        </w:rPr>
        <w:t xml:space="preserve">- manifest file security. </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515" w:name="_Toc454184391"/>
            <w:bookmarkStart w:id="2516" w:name="_Toc477275241"/>
            <w:r>
              <w:t>TC.VNFD.</w:t>
            </w:r>
            <w:r w:rsidR="00EB642E">
              <w:t>Base.001</w:t>
            </w:r>
            <w:r>
              <w:tab/>
            </w:r>
            <w:r w:rsidR="005A676A">
              <w:t>VNFD Base unit validation</w:t>
            </w:r>
            <w:bookmarkEnd w:id="2515"/>
            <w:bookmarkEnd w:id="251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Base unit elements includes following parameters</w:t>
            </w:r>
          </w:p>
          <w:p w:rsidR="005A676A" w:rsidRDefault="005A676A" w:rsidP="00B41016">
            <w:pPr>
              <w:pStyle w:val="TestCaseInfo"/>
              <w:ind w:left="720"/>
              <w:rPr>
                <w:lang w:eastAsia="zh-CN"/>
              </w:rPr>
            </w:pPr>
            <w:r>
              <w:rPr>
                <w:lang w:eastAsia="zh-CN"/>
              </w:rPr>
              <w:t xml:space="preserve">- ID of the VNFD, </w:t>
            </w:r>
          </w:p>
          <w:p w:rsidR="005A676A" w:rsidRDefault="005A676A" w:rsidP="00B41016">
            <w:pPr>
              <w:pStyle w:val="TestCaseInfo"/>
              <w:ind w:left="720"/>
              <w:rPr>
                <w:lang w:eastAsia="zh-CN"/>
              </w:rPr>
            </w:pPr>
            <w:r>
              <w:rPr>
                <w:lang w:eastAsia="zh-CN"/>
              </w:rPr>
              <w:t xml:space="preserve">- vendor name, </w:t>
            </w:r>
          </w:p>
          <w:p w:rsidR="005A676A" w:rsidRDefault="005A676A" w:rsidP="00B41016">
            <w:pPr>
              <w:pStyle w:val="TestCaseInfo"/>
              <w:ind w:left="720"/>
              <w:rPr>
                <w:lang w:eastAsia="zh-CN"/>
              </w:rPr>
            </w:pPr>
            <w:r>
              <w:rPr>
                <w:lang w:eastAsia="zh-CN"/>
              </w:rPr>
              <w:t>- descriptor version</w:t>
            </w:r>
          </w:p>
          <w:p w:rsidR="005A676A" w:rsidRDefault="005A676A" w:rsidP="00B41016">
            <w:pPr>
              <w:pStyle w:val="TestCaseInfo"/>
              <w:ind w:left="720"/>
              <w:rPr>
                <w:lang w:eastAsia="zh-CN"/>
              </w:rPr>
            </w:pPr>
            <w:r>
              <w:rPr>
                <w:lang w:eastAsia="zh-CN"/>
              </w:rPr>
              <w:t>- version of the software</w:t>
            </w:r>
          </w:p>
          <w:p w:rsidR="005A676A" w:rsidRDefault="005A676A" w:rsidP="00B41016">
            <w:pPr>
              <w:pStyle w:val="TestCaseInfo"/>
              <w:ind w:left="720"/>
              <w:rPr>
                <w:lang w:eastAsia="zh-CN"/>
              </w:rPr>
            </w:pPr>
            <w:r>
              <w:rPr>
                <w:lang w:eastAsia="zh-CN"/>
              </w:rPr>
              <w:t>- lifecycle_event</w:t>
            </w:r>
          </w:p>
          <w:p w:rsidR="005A676A" w:rsidRDefault="005A676A" w:rsidP="00B41016">
            <w:pPr>
              <w:pStyle w:val="TestCaseInfo"/>
              <w:ind w:left="720"/>
              <w:rPr>
                <w:lang w:eastAsia="zh-CN"/>
              </w:rPr>
            </w:pPr>
            <w:r>
              <w:rPr>
                <w:lang w:eastAsia="zh-CN"/>
              </w:rPr>
              <w:t>- dependency</w:t>
            </w:r>
          </w:p>
          <w:p w:rsidR="005A676A" w:rsidRDefault="005A676A" w:rsidP="00B41016">
            <w:pPr>
              <w:pStyle w:val="TestCaseInfo"/>
              <w:ind w:left="720"/>
              <w:rPr>
                <w:lang w:eastAsia="zh-CN"/>
              </w:rPr>
            </w:pPr>
            <w:r>
              <w:rPr>
                <w:lang w:eastAsia="zh-CN"/>
              </w:rPr>
              <w:t>- monitor parameter</w:t>
            </w:r>
          </w:p>
          <w:p w:rsidR="005A676A" w:rsidRDefault="005A676A" w:rsidP="00B41016">
            <w:pPr>
              <w:pStyle w:val="TestCaseInfo"/>
              <w:ind w:left="720"/>
              <w:rPr>
                <w:lang w:eastAsia="zh-CN"/>
              </w:rPr>
            </w:pPr>
            <w:r>
              <w:rPr>
                <w:lang w:eastAsia="zh-CN"/>
              </w:rPr>
              <w:t>- auto scale policy</w:t>
            </w:r>
          </w:p>
          <w:p w:rsidR="005A676A" w:rsidRDefault="005A676A" w:rsidP="00B41016">
            <w:pPr>
              <w:pStyle w:val="TestCaseInfo"/>
              <w:ind w:left="720"/>
              <w:rPr>
                <w:lang w:eastAsia="zh-CN"/>
              </w:rPr>
            </w:pPr>
            <w:r>
              <w:rPr>
                <w:lang w:eastAsia="zh-CN"/>
              </w:rPr>
              <w:t>- manifest file</w:t>
            </w:r>
          </w:p>
          <w:p w:rsidR="005A676A" w:rsidRDefault="005A676A" w:rsidP="00B41016">
            <w:pPr>
              <w:pStyle w:val="TestCaseInfo"/>
              <w:ind w:left="720"/>
              <w:rPr>
                <w:lang w:eastAsia="zh-CN"/>
              </w:rPr>
            </w:pPr>
            <w:r>
              <w:rPr>
                <w:lang w:eastAsia="zh-CN"/>
              </w:rPr>
              <w:t xml:space="preserve">- manifest file security. </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VNFD ID (e.g.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vnfd:Id</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vendor name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vnfd:vendor</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version of the VNF Descriptor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Pr>
                <w:rFonts w:ascii="Arial" w:eastAsiaTheme="minorHAnsi" w:hAnsi="Arial" w:cs="Arial"/>
                <w:sz w:val="22"/>
                <w:szCs w:val="22"/>
                <w:lang w:eastAsia="zh-CN"/>
              </w:rPr>
              <w:t>v</w:t>
            </w:r>
            <w:r w:rsidRPr="00696E5E">
              <w:rPr>
                <w:rFonts w:ascii="Courier" w:eastAsiaTheme="minorHAnsi" w:hAnsi="Courier" w:cs="Courier"/>
                <w:sz w:val="24"/>
                <w:szCs w:val="24"/>
              </w:rPr>
              <w:t>nfd:descriptor_version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 xml:space="preserve">Verify version of the VNF software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vnfd:version</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vnfd:lifecycle_event</w:t>
            </w:r>
            <w:r>
              <w:rPr>
                <w:rFonts w:ascii="Courier" w:eastAsiaTheme="minorHAnsi" w:hAnsi="Courier" w:cs="Courier"/>
                <w:sz w:val="24"/>
                <w:szCs w:val="24"/>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dependencies between VDUs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vnfd:dependency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monitoring parameter, which can be tracked for this VNF</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vnfd:monitoring_parameter</w:t>
            </w:r>
            <w:r w:rsidRPr="00696E5E">
              <w:rPr>
                <w:rFonts w:ascii="Arial" w:eastAsiaTheme="minorHAnsi" w:hAnsi="Arial" w:cs="Arial"/>
                <w:sz w:val="22"/>
                <w:szCs w:val="22"/>
                <w:lang w:eastAsia="zh-CN"/>
              </w:rPr>
              <w:t xml:space="preserve"> </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auto scale policy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vnfd:auto_scale_policy</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manifest file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r w:rsidRPr="00696E5E">
              <w:rPr>
                <w:rFonts w:ascii="Courier" w:eastAsiaTheme="minorHAnsi" w:hAnsi="Courier" w:cs="Courier"/>
                <w:sz w:val="24"/>
                <w:szCs w:val="24"/>
              </w:rPr>
              <w:t>vnfd:manifest_file</w:t>
            </w:r>
          </w:p>
          <w:p w:rsidR="002500F2" w:rsidRPr="00696E5E" w:rsidRDefault="002500F2" w:rsidP="002500F2">
            <w:pPr>
              <w:pStyle w:val="HTMLPreformatted"/>
              <w:shd w:val="clear" w:color="auto" w:fill="F8F8FF"/>
              <w:ind w:left="780"/>
              <w:rPr>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lang w:eastAsia="zh-CN"/>
              </w:rPr>
            </w:pPr>
            <w:r w:rsidRPr="00696E5E">
              <w:rPr>
                <w:rFonts w:ascii="Arial" w:eastAsiaTheme="minorHAnsi" w:hAnsi="Arial" w:cs="Arial"/>
                <w:sz w:val="22"/>
                <w:szCs w:val="22"/>
                <w:lang w:eastAsia="zh-CN"/>
              </w:rPr>
              <w:t xml:space="preserve">Verify manifest file security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80"/>
              <w:rPr>
                <w:lang w:eastAsia="zh-CN"/>
              </w:rPr>
            </w:pPr>
            <w:r w:rsidRPr="00696E5E">
              <w:rPr>
                <w:rFonts w:ascii="Courier" w:eastAsiaTheme="minorHAnsi" w:hAnsi="Courier" w:cs="Courier"/>
                <w:sz w:val="24"/>
                <w:szCs w:val="24"/>
              </w:rPr>
              <w:t>vnfd:manifest_file_security</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5A676A">
      <w:pPr>
        <w:rPr>
          <w:lang w:eastAsia="zh-CN"/>
        </w:rPr>
      </w:pPr>
      <w:r>
        <w:rPr>
          <w:lang w:eastAsia="zh-CN"/>
        </w:rPr>
        <w:t>The vendor will face the condition to upgrade/update his VNF for the purpose of patch or new release deployment. The new release of the VNF will have its own VNFD. The next test case is to validate that the vendor can correctly code and manipulate the VNFD for a future release. It is expected that the VNFD of the new release has passed all other VNFD validation.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517" w:name="_Toc454184392"/>
            <w:bookmarkStart w:id="2518" w:name="_Toc477275242"/>
            <w:r>
              <w:t>TC.VNFD.Base.002</w:t>
            </w:r>
            <w:r>
              <w:tab/>
            </w:r>
            <w:r w:rsidR="005A676A">
              <w:t>VNFD validation for VNF release deployment</w:t>
            </w:r>
            <w:bookmarkEnd w:id="2517"/>
            <w:bookmarkEnd w:id="251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of existing and new release differentiate and allow correct new release deployment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To deploy a new release or patch of a VNFD, the vendor must code the VNFD of the new release correctly.</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The vendor provides two VNFD files. One VNFD is for the current release, the second VNFD is for the future release.</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Two vendor’s VNFD files are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of the future release so that there is a differentiation.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0"/>
              </w:numPr>
              <w:rPr>
                <w:color w:val="auto"/>
                <w:lang w:eastAsia="zh-CN"/>
              </w:rPr>
            </w:pPr>
            <w:r w:rsidRPr="00696E5E">
              <w:rPr>
                <w:color w:val="auto"/>
                <w:lang w:eastAsia="zh-CN"/>
              </w:rPr>
              <w:t>Verify VNFD ID (e.g. name) for each file</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vendor name is the same for both files</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Descriptor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versions of the VNF software are different</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lifecycle event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dependency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lastRenderedPageBreak/>
              <w:t>Verify monitoring parameter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auto scale policy attribute is properly coded for each VNFD version</w:t>
            </w:r>
          </w:p>
          <w:p w:rsidR="002500F2" w:rsidRPr="00696E5E" w:rsidRDefault="002500F2" w:rsidP="002500F2">
            <w:pPr>
              <w:pStyle w:val="HTMLPreformatted"/>
              <w:numPr>
                <w:ilvl w:val="0"/>
                <w:numId w:val="190"/>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manifest file attribute is properly coded for each VNFD version</w:t>
            </w:r>
          </w:p>
          <w:p w:rsidR="002500F2" w:rsidRPr="006035B4" w:rsidRDefault="002500F2" w:rsidP="006035B4">
            <w:pPr>
              <w:pStyle w:val="TestCaseInfo"/>
              <w:numPr>
                <w:ilvl w:val="0"/>
                <w:numId w:val="190"/>
              </w:numPr>
              <w:rPr>
                <w:lang w:eastAsia="zh-CN"/>
              </w:rPr>
            </w:pPr>
            <w:r w:rsidRPr="00696E5E">
              <w:rPr>
                <w:color w:val="auto"/>
                <w:lang w:eastAsia="zh-CN"/>
              </w:rPr>
              <w:t>Verify manifest file security attribute is properly coded for each VNFD version</w:t>
            </w:r>
          </w:p>
          <w:p w:rsidR="002500F2" w:rsidRDefault="002500F2" w:rsidP="006035B4">
            <w:pPr>
              <w:pStyle w:val="TestCaseInfo"/>
              <w:ind w:left="780"/>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C35DDF">
      <w:pPr>
        <w:pStyle w:val="Heading2"/>
      </w:pPr>
      <w:bookmarkStart w:id="2519" w:name="_Toc454184340"/>
      <w:bookmarkStart w:id="2520" w:name="_Toc477275346"/>
      <w:r>
        <w:t>VNFD Virtual Deployment Unit (VDU)</w:t>
      </w:r>
      <w:bookmarkEnd w:id="2519"/>
      <w:bookmarkEnd w:id="2520"/>
    </w:p>
    <w:p w:rsidR="005A676A" w:rsidRDefault="005A676A" w:rsidP="005A676A">
      <w:pPr>
        <w:rPr>
          <w:lang w:eastAsia="zh-CN"/>
        </w:rPr>
      </w:pPr>
      <w:r>
        <w:rPr>
          <w:lang w:eastAsia="zh-CN"/>
        </w:rPr>
        <w:t xml:space="preserve">The VNFD Virtual </w:t>
      </w:r>
      <w:r w:rsidR="00F143DA">
        <w:rPr>
          <w:lang w:eastAsia="zh-CN"/>
        </w:rPr>
        <w:t>Deployment Unit (VDU) exists</w:t>
      </w:r>
      <w:r>
        <w:rPr>
          <w:lang w:eastAsia="zh-CN"/>
        </w:rPr>
        <w:t xml:space="preserve"> of following units:</w:t>
      </w:r>
    </w:p>
    <w:p w:rsidR="005A676A" w:rsidRDefault="005A676A" w:rsidP="00046106">
      <w:pPr>
        <w:pStyle w:val="ListParagraph"/>
        <w:numPr>
          <w:ilvl w:val="1"/>
          <w:numId w:val="11"/>
        </w:numPr>
        <w:rPr>
          <w:lang w:eastAsia="zh-CN"/>
        </w:rPr>
      </w:pPr>
      <w:r>
        <w:rPr>
          <w:lang w:eastAsia="zh-CN"/>
        </w:rPr>
        <w:t>VNFD:VDU Base Unit</w:t>
      </w:r>
    </w:p>
    <w:p w:rsidR="005A676A" w:rsidRDefault="005A676A" w:rsidP="00046106">
      <w:pPr>
        <w:pStyle w:val="ListParagraph"/>
        <w:numPr>
          <w:ilvl w:val="1"/>
          <w:numId w:val="11"/>
        </w:numPr>
        <w:rPr>
          <w:lang w:eastAsia="zh-CN"/>
        </w:rPr>
      </w:pPr>
      <w:r>
        <w:rPr>
          <w:lang w:eastAsia="zh-CN"/>
        </w:rPr>
        <w:t>VNFD:VDU VNFC Elements</w:t>
      </w:r>
    </w:p>
    <w:p w:rsidR="005A676A" w:rsidRDefault="005A676A" w:rsidP="00046106">
      <w:pPr>
        <w:pStyle w:val="ListParagraph"/>
        <w:numPr>
          <w:ilvl w:val="1"/>
          <w:numId w:val="11"/>
        </w:numPr>
        <w:rPr>
          <w:lang w:eastAsia="zh-CN"/>
        </w:rPr>
      </w:pPr>
      <w:r>
        <w:rPr>
          <w:lang w:eastAsia="zh-CN"/>
        </w:rPr>
        <w:t>VNFD:VDU CPU</w:t>
      </w:r>
    </w:p>
    <w:p w:rsidR="005A676A" w:rsidRDefault="005A676A" w:rsidP="00046106">
      <w:pPr>
        <w:pStyle w:val="ListParagraph"/>
        <w:numPr>
          <w:ilvl w:val="1"/>
          <w:numId w:val="11"/>
        </w:numPr>
        <w:rPr>
          <w:lang w:eastAsia="zh-CN"/>
        </w:rPr>
      </w:pPr>
      <w:r>
        <w:rPr>
          <w:lang w:eastAsia="zh-CN"/>
        </w:rPr>
        <w:t>VNFD:VDU Memory</w:t>
      </w:r>
    </w:p>
    <w:p w:rsidR="005A676A" w:rsidRDefault="005A676A" w:rsidP="00046106">
      <w:pPr>
        <w:pStyle w:val="ListParagraph"/>
        <w:numPr>
          <w:ilvl w:val="1"/>
          <w:numId w:val="11"/>
        </w:numPr>
        <w:rPr>
          <w:lang w:eastAsia="zh-CN"/>
        </w:rPr>
      </w:pPr>
      <w:r>
        <w:rPr>
          <w:lang w:eastAsia="zh-CN"/>
        </w:rPr>
        <w:t>VNFD:VDU Security</w:t>
      </w:r>
    </w:p>
    <w:p w:rsidR="005A676A" w:rsidRDefault="005A676A" w:rsidP="00046106">
      <w:pPr>
        <w:pStyle w:val="ListParagraph"/>
        <w:numPr>
          <w:ilvl w:val="1"/>
          <w:numId w:val="11"/>
        </w:numPr>
        <w:rPr>
          <w:lang w:eastAsia="zh-CN"/>
        </w:rPr>
      </w:pPr>
      <w:r>
        <w:rPr>
          <w:lang w:eastAsia="zh-CN"/>
        </w:rPr>
        <w:t>VNFD:VDU HyperVisor</w:t>
      </w:r>
    </w:p>
    <w:p w:rsidR="005A676A" w:rsidRDefault="005A676A" w:rsidP="00046106">
      <w:pPr>
        <w:pStyle w:val="ListParagraph"/>
        <w:numPr>
          <w:ilvl w:val="1"/>
          <w:numId w:val="11"/>
        </w:numPr>
        <w:rPr>
          <w:lang w:eastAsia="zh-CN"/>
        </w:rPr>
      </w:pPr>
      <w:r>
        <w:rPr>
          <w:lang w:eastAsia="zh-CN"/>
        </w:rPr>
        <w:t>VNFD:VDU Network Elements</w:t>
      </w:r>
    </w:p>
    <w:p w:rsidR="005A676A" w:rsidRDefault="005A676A" w:rsidP="00046106">
      <w:pPr>
        <w:pStyle w:val="ListParagraph"/>
        <w:numPr>
          <w:ilvl w:val="1"/>
          <w:numId w:val="11"/>
        </w:numPr>
        <w:rPr>
          <w:lang w:eastAsia="zh-CN"/>
        </w:rPr>
      </w:pPr>
      <w:r>
        <w:rPr>
          <w:lang w:eastAsia="zh-CN"/>
        </w:rPr>
        <w:t>VNFD:VDU Virtual Switches</w:t>
      </w:r>
    </w:p>
    <w:p w:rsidR="005A676A" w:rsidRDefault="005A676A" w:rsidP="00046106">
      <w:pPr>
        <w:pStyle w:val="ListParagraph"/>
        <w:numPr>
          <w:ilvl w:val="1"/>
          <w:numId w:val="11"/>
        </w:numPr>
        <w:rPr>
          <w:lang w:eastAsia="zh-CN"/>
        </w:rPr>
      </w:pPr>
      <w:r>
        <w:rPr>
          <w:lang w:eastAsia="zh-CN"/>
        </w:rPr>
        <w:t>VNFD:VDU General Reliability and Availability</w:t>
      </w:r>
    </w:p>
    <w:p w:rsidR="005A676A" w:rsidRDefault="005A676A" w:rsidP="00046106">
      <w:pPr>
        <w:pStyle w:val="ListParagraph"/>
        <w:numPr>
          <w:ilvl w:val="1"/>
          <w:numId w:val="11"/>
        </w:numPr>
        <w:rPr>
          <w:lang w:eastAsia="zh-CN"/>
        </w:rPr>
      </w:pPr>
      <w:r>
        <w:rPr>
          <w:lang w:eastAsia="zh-CN"/>
        </w:rPr>
        <w:t>VNFD:VDU Storage</w:t>
      </w:r>
    </w:p>
    <w:p w:rsidR="005A676A" w:rsidRDefault="005A676A" w:rsidP="005A676A">
      <w:pPr>
        <w:rPr>
          <w:lang w:eastAsia="zh-CN"/>
        </w:rPr>
      </w:pPr>
    </w:p>
    <w:p w:rsidR="005A676A" w:rsidRDefault="005A676A" w:rsidP="00874974">
      <w:pPr>
        <w:pStyle w:val="Heading3"/>
      </w:pPr>
      <w:bookmarkStart w:id="2521" w:name="_Toc454184341"/>
      <w:bookmarkStart w:id="2522" w:name="_Toc477275347"/>
      <w:r>
        <w:t>VNFD:VDU Base Unit</w:t>
      </w:r>
      <w:bookmarkEnd w:id="2521"/>
      <w:bookmarkEnd w:id="2522"/>
    </w:p>
    <w:p w:rsidR="005A676A" w:rsidRDefault="005A676A" w:rsidP="005A676A">
      <w:pPr>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5A676A">
      <w:pPr>
        <w:ind w:left="720"/>
        <w:rPr>
          <w:lang w:eastAsia="zh-CN"/>
        </w:rPr>
      </w:pPr>
      <w:r>
        <w:rPr>
          <w:lang w:eastAsia="zh-CN"/>
        </w:rPr>
        <w:t>- Unique ID</w:t>
      </w:r>
    </w:p>
    <w:p w:rsidR="005A676A" w:rsidRDefault="005A676A" w:rsidP="005A676A">
      <w:pPr>
        <w:ind w:left="720"/>
        <w:rPr>
          <w:lang w:eastAsia="zh-CN"/>
        </w:rPr>
      </w:pPr>
      <w:r>
        <w:rPr>
          <w:lang w:eastAsia="zh-CN"/>
        </w:rPr>
        <w:t>- VM image reference</w:t>
      </w:r>
    </w:p>
    <w:p w:rsidR="005A676A" w:rsidRDefault="005A676A" w:rsidP="005A676A">
      <w:pPr>
        <w:ind w:left="720"/>
        <w:rPr>
          <w:lang w:eastAsia="zh-CN"/>
        </w:rPr>
      </w:pPr>
      <w:r>
        <w:rPr>
          <w:lang w:eastAsia="zh-CN"/>
        </w:rPr>
        <w:t>- Computation Requirements</w:t>
      </w:r>
    </w:p>
    <w:p w:rsidR="005A676A" w:rsidRDefault="005A676A" w:rsidP="005A676A">
      <w:pPr>
        <w:ind w:left="720"/>
        <w:rPr>
          <w:lang w:eastAsia="zh-CN"/>
        </w:rPr>
      </w:pPr>
      <w:r>
        <w:rPr>
          <w:lang w:eastAsia="zh-CN"/>
        </w:rPr>
        <w:t>- Virtual Memory resource</w:t>
      </w:r>
    </w:p>
    <w:p w:rsidR="005A676A" w:rsidRDefault="005A676A" w:rsidP="005A676A">
      <w:pPr>
        <w:ind w:left="720"/>
        <w:rPr>
          <w:lang w:eastAsia="zh-CN"/>
        </w:rPr>
      </w:pPr>
      <w:r>
        <w:rPr>
          <w:lang w:eastAsia="zh-CN"/>
        </w:rPr>
        <w:t>- Virtual Network Bandwidth Resource</w:t>
      </w:r>
    </w:p>
    <w:p w:rsidR="005A676A" w:rsidRDefault="005A676A" w:rsidP="005A676A">
      <w:pPr>
        <w:ind w:left="720"/>
        <w:rPr>
          <w:lang w:eastAsia="zh-CN"/>
        </w:rPr>
      </w:pPr>
      <w:r>
        <w:rPr>
          <w:lang w:eastAsia="zh-CN"/>
        </w:rPr>
        <w:t>- LifeCycle Event</w:t>
      </w:r>
    </w:p>
    <w:p w:rsidR="005A676A" w:rsidRDefault="005A676A" w:rsidP="005A676A">
      <w:pPr>
        <w:ind w:left="720"/>
        <w:rPr>
          <w:lang w:eastAsia="zh-CN"/>
        </w:rPr>
      </w:pPr>
      <w:r>
        <w:rPr>
          <w:lang w:eastAsia="zh-CN"/>
        </w:rPr>
        <w:t>- High Availability</w:t>
      </w:r>
    </w:p>
    <w:p w:rsidR="005A676A" w:rsidRDefault="005A676A" w:rsidP="005A676A">
      <w:pPr>
        <w:ind w:left="720"/>
        <w:rPr>
          <w:lang w:eastAsia="zh-CN"/>
        </w:rPr>
      </w:pPr>
      <w:r>
        <w:rPr>
          <w:lang w:eastAsia="zh-CN"/>
        </w:rPr>
        <w:t>- Scale out/In</w:t>
      </w:r>
    </w:p>
    <w:p w:rsidR="005A676A" w:rsidRDefault="005A676A" w:rsidP="005A676A">
      <w:pPr>
        <w:ind w:left="720"/>
        <w:rPr>
          <w:lang w:eastAsia="zh-CN"/>
        </w:rPr>
      </w:pPr>
      <w:r>
        <w:rPr>
          <w:lang w:eastAsia="zh-CN"/>
        </w:rPr>
        <w:t>- Monitoring Parameter</w:t>
      </w:r>
    </w:p>
    <w:p w:rsidR="005A676A" w:rsidRDefault="005A676A" w:rsidP="005A676A">
      <w:pPr>
        <w:rPr>
          <w:lang w:eastAsia="zh-CN"/>
        </w:rPr>
      </w:pPr>
      <w:r>
        <w:rPr>
          <w:lang w:eastAsia="zh-CN"/>
        </w:rPr>
        <w:t xml:space="preserve">These elements should be validated for correctness, existence, </w:t>
      </w:r>
      <w:r w:rsidRPr="001378CC">
        <w:rPr>
          <w:lang w:eastAsia="zh-CN"/>
        </w:rPr>
        <w:t>against integrity and information provided by the VNF vendor</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523" w:name="_Toc454184393"/>
            <w:bookmarkStart w:id="2524" w:name="_Toc477275243"/>
            <w:r>
              <w:t>TC.VNFD.VDU.001</w:t>
            </w:r>
            <w:r>
              <w:tab/>
            </w:r>
            <w:r w:rsidR="005A676A">
              <w:rPr>
                <w:lang w:eastAsia="zh-CN"/>
              </w:rPr>
              <w:t>VNFD:VDU Base Unit</w:t>
            </w:r>
            <w:r w:rsidR="005A676A">
              <w:t xml:space="preserve"> validation</w:t>
            </w:r>
            <w:bookmarkEnd w:id="2523"/>
            <w:bookmarkEnd w:id="2524"/>
          </w:p>
        </w:tc>
      </w:tr>
      <w:tr w:rsidR="005A676A" w:rsidTr="005A676A">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B41016">
            <w:pPr>
              <w:pStyle w:val="TestCaseInfo"/>
              <w:ind w:left="720"/>
              <w:rPr>
                <w:lang w:eastAsia="zh-CN"/>
              </w:rPr>
            </w:pPr>
            <w:r>
              <w:rPr>
                <w:lang w:eastAsia="zh-CN"/>
              </w:rPr>
              <w:t>- Unique ID</w:t>
            </w:r>
          </w:p>
          <w:p w:rsidR="005A676A" w:rsidRDefault="005A676A" w:rsidP="00B41016">
            <w:pPr>
              <w:pStyle w:val="TestCaseInfo"/>
              <w:ind w:left="720"/>
              <w:rPr>
                <w:lang w:eastAsia="zh-CN"/>
              </w:rPr>
            </w:pPr>
            <w:r>
              <w:rPr>
                <w:lang w:eastAsia="zh-CN"/>
              </w:rPr>
              <w:t>- VM image reference</w:t>
            </w:r>
          </w:p>
          <w:p w:rsidR="005A676A" w:rsidRDefault="005A676A" w:rsidP="00B41016">
            <w:pPr>
              <w:pStyle w:val="TestCaseInfo"/>
              <w:ind w:left="720"/>
              <w:rPr>
                <w:lang w:eastAsia="zh-CN"/>
              </w:rPr>
            </w:pPr>
            <w:r>
              <w:rPr>
                <w:lang w:eastAsia="zh-CN"/>
              </w:rPr>
              <w:t>- Computation Requirements</w:t>
            </w:r>
          </w:p>
          <w:p w:rsidR="005A676A" w:rsidRDefault="005A676A" w:rsidP="00B41016">
            <w:pPr>
              <w:pStyle w:val="TestCaseInfo"/>
              <w:ind w:left="720"/>
              <w:rPr>
                <w:lang w:eastAsia="zh-CN"/>
              </w:rPr>
            </w:pPr>
            <w:r>
              <w:rPr>
                <w:lang w:eastAsia="zh-CN"/>
              </w:rPr>
              <w:t>- Virtual Memory resource</w:t>
            </w:r>
          </w:p>
          <w:p w:rsidR="005A676A" w:rsidRDefault="005A676A" w:rsidP="00B41016">
            <w:pPr>
              <w:pStyle w:val="TestCaseInfo"/>
              <w:ind w:left="720"/>
              <w:rPr>
                <w:lang w:eastAsia="zh-CN"/>
              </w:rPr>
            </w:pPr>
            <w:r>
              <w:rPr>
                <w:lang w:eastAsia="zh-CN"/>
              </w:rPr>
              <w:t>- Virtual Network Bandwidth Resource</w:t>
            </w:r>
          </w:p>
          <w:p w:rsidR="005A676A" w:rsidRDefault="005A676A" w:rsidP="00B41016">
            <w:pPr>
              <w:pStyle w:val="TestCaseInfo"/>
              <w:ind w:left="720"/>
              <w:rPr>
                <w:lang w:eastAsia="zh-CN"/>
              </w:rPr>
            </w:pPr>
            <w:r>
              <w:rPr>
                <w:lang w:eastAsia="zh-CN"/>
              </w:rPr>
              <w:t>- LifeCycle Event</w:t>
            </w:r>
          </w:p>
          <w:p w:rsidR="005A676A" w:rsidRDefault="005A676A" w:rsidP="00B41016">
            <w:pPr>
              <w:pStyle w:val="TestCaseInfo"/>
              <w:ind w:left="720"/>
              <w:rPr>
                <w:lang w:eastAsia="zh-CN"/>
              </w:rPr>
            </w:pPr>
            <w:r>
              <w:rPr>
                <w:lang w:eastAsia="zh-CN"/>
              </w:rPr>
              <w:t>- High Availability</w:t>
            </w:r>
          </w:p>
          <w:p w:rsidR="005A676A" w:rsidRDefault="005A676A" w:rsidP="00B41016">
            <w:pPr>
              <w:pStyle w:val="TestCaseInfo"/>
              <w:ind w:left="720"/>
              <w:rPr>
                <w:lang w:eastAsia="zh-CN"/>
              </w:rPr>
            </w:pPr>
            <w:r>
              <w:rPr>
                <w:lang w:eastAsia="zh-CN"/>
              </w:rPr>
              <w:lastRenderedPageBreak/>
              <w:t>- Scale out/In</w:t>
            </w:r>
          </w:p>
          <w:p w:rsidR="005A676A" w:rsidRDefault="005A676A" w:rsidP="00B41016">
            <w:pPr>
              <w:pStyle w:val="TestCaseInfo"/>
              <w:ind w:left="720"/>
              <w:rPr>
                <w:lang w:eastAsia="zh-CN"/>
              </w:rPr>
            </w:pPr>
            <w:r>
              <w:rPr>
                <w:lang w:eastAsia="zh-CN"/>
              </w:rPr>
              <w:t>- Monitoring Parameter</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VDU's unique identifier for a specific VNF </w:t>
            </w:r>
          </w:p>
          <w:p w:rsidR="002500F2" w:rsidRPr="00696E5E" w:rsidRDefault="002500F2" w:rsidP="002500F2">
            <w:pPr>
              <w:pStyle w:val="HTMLPreformatted"/>
              <w:shd w:val="clear" w:color="auto" w:fill="F8F8FF"/>
              <w:ind w:left="720"/>
              <w:rPr>
                <w:rFonts w:ascii="Courier" w:eastAsiaTheme="minorHAnsi" w:hAnsi="Courier" w:cs="Courier"/>
                <w:sz w:val="24"/>
                <w:szCs w:val="24"/>
              </w:rPr>
            </w:pPr>
            <w:r w:rsidRPr="00696E5E">
              <w:rPr>
                <w:rFonts w:ascii="Courier" w:eastAsiaTheme="minorHAnsi" w:hAnsi="Courier" w:cs="Courier"/>
                <w:sz w:val="24"/>
                <w:szCs w:val="24"/>
              </w:rPr>
              <w:t>vnfd:vdu:id</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VM image reference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vnfd:vdu:vm_image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2500F2" w:rsidRDefault="002500F2" w:rsidP="002500F2">
            <w:pPr>
              <w:pStyle w:val="HTMLPreformatted"/>
              <w:numPr>
                <w:ilvl w:val="0"/>
                <w:numId w:val="191"/>
              </w:numPr>
              <w:shd w:val="clear" w:color="auto" w:fill="F8F8FF"/>
              <w:rPr>
                <w:rFonts w:ascii="Courier" w:eastAsiaTheme="minorHAnsi" w:hAnsi="Courier" w:cs="Courier"/>
                <w:sz w:val="24"/>
                <w:szCs w:val="24"/>
              </w:rPr>
            </w:pPr>
            <w:r w:rsidRPr="00696E5E">
              <w:rPr>
                <w:rFonts w:ascii="Arial" w:eastAsiaTheme="minorHAnsi" w:hAnsi="Arial" w:cs="Arial"/>
                <w:sz w:val="22"/>
                <w:szCs w:val="22"/>
                <w:lang w:eastAsia="zh-CN"/>
              </w:rPr>
              <w:t xml:space="preserve">Verify required computation resources characteristics (e.g. processor power, number of virtual CPUs), including Key Quality Indicators (KQIs) for performance and reliability/availability </w:t>
            </w:r>
            <w:r w:rsidRPr="002500F2">
              <w:rPr>
                <w:rFonts w:ascii="Arial" w:eastAsiaTheme="minorHAnsi" w:hAnsi="Arial" w:cs="Arial"/>
                <w:sz w:val="22"/>
                <w:szCs w:val="22"/>
                <w:lang w:eastAsia="zh-CN"/>
              </w:rPr>
              <w:t>v</w:t>
            </w:r>
            <w:r w:rsidRPr="002500F2">
              <w:rPr>
                <w:rFonts w:ascii="Courier" w:eastAsiaTheme="minorHAnsi" w:hAnsi="Courier" w:cs="Courier"/>
                <w:sz w:val="24"/>
                <w:szCs w:val="24"/>
              </w:rPr>
              <w:t>nfd:vdu:computation_requirement</w:t>
            </w:r>
          </w:p>
          <w:p w:rsidR="002500F2" w:rsidRDefault="002500F2" w:rsidP="002500F2">
            <w:pPr>
              <w:pStyle w:val="ListParagraph"/>
              <w:rPr>
                <w:rFonts w:ascii="Courier" w:hAnsi="Courier" w:cs="Courier"/>
                <w:color w:val="45525A" w:themeColor="text1"/>
                <w:sz w:val="24"/>
                <w:szCs w:val="24"/>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virtual memory needed for the VDU  </w:t>
            </w:r>
            <w:r w:rsidRPr="00696E5E">
              <w:rPr>
                <w:rFonts w:ascii="Courier" w:eastAsiaTheme="minorHAnsi" w:hAnsi="Courier" w:cs="Courier"/>
                <w:sz w:val="24"/>
                <w:szCs w:val="24"/>
              </w:rPr>
              <w:t>vnfd:vdu:virtual_memory_resource_element</w:t>
            </w:r>
            <w:r w:rsidRPr="00696E5E">
              <w:rPr>
                <w:rFonts w:ascii="Arial" w:eastAsiaTheme="minorHAnsi" w:hAnsi="Arial" w:cs="Arial"/>
                <w:sz w:val="22"/>
                <w:szCs w:val="22"/>
                <w:lang w:eastAsia="zh-CN"/>
              </w:rPr>
              <w:br/>
            </w: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requirements in terms of the virtual network bandwidth needed for the VDU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vnfd:vdu:virtual_network_bandwidth_resource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Arial" w:eastAsiaTheme="minorHAnsi" w:hAnsi="Arial" w:cs="Arial"/>
                <w:sz w:val="22"/>
                <w:szCs w:val="22"/>
                <w:lang w:eastAsia="zh-CN"/>
              </w:rPr>
              <w:t>vnfd:vdu:lifecycle_event</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constraints </w:t>
            </w:r>
            <w:r>
              <w:rPr>
                <w:rFonts w:ascii="Arial" w:eastAsiaTheme="minorHAnsi" w:hAnsi="Arial" w:cs="Arial"/>
                <w:sz w:val="22"/>
                <w:szCs w:val="22"/>
                <w:lang w:eastAsia="zh-CN"/>
              </w:rPr>
              <w:t>(optional)</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vnfd:vdu:constraint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 xml:space="preserve">Verify redundancy model to ensure high availability (examples include ActiveActive and ActivePassive) </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Pr>
                <w:rFonts w:ascii="Arial" w:eastAsiaTheme="minorHAnsi" w:hAnsi="Arial" w:cs="Arial"/>
                <w:sz w:val="22"/>
                <w:szCs w:val="22"/>
                <w:lang w:eastAsia="zh-CN"/>
              </w:rPr>
              <w:t>This is an optional attribute.</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r w:rsidRPr="00696E5E">
              <w:rPr>
                <w:rFonts w:ascii="Courier" w:eastAsiaTheme="minorHAnsi" w:hAnsi="Courier" w:cs="Courier"/>
                <w:sz w:val="24"/>
                <w:szCs w:val="24"/>
              </w:rPr>
              <w:t>vnfd:vdu:high_availability</w:t>
            </w:r>
          </w:p>
          <w:p w:rsidR="002500F2" w:rsidRPr="00696E5E" w:rsidRDefault="002500F2" w:rsidP="002500F2">
            <w:pPr>
              <w:pStyle w:val="ListParagraph"/>
              <w:rPr>
                <w:lang w:eastAsia="zh-CN"/>
              </w:rPr>
            </w:pPr>
          </w:p>
          <w:p w:rsidR="002500F2" w:rsidRPr="00696E5E" w:rsidRDefault="002500F2" w:rsidP="002500F2">
            <w:pPr>
              <w:pStyle w:val="HTMLPreformatted"/>
              <w:numPr>
                <w:ilvl w:val="0"/>
                <w:numId w:val="191"/>
              </w:numPr>
              <w:shd w:val="clear" w:color="auto" w:fill="F8F8FF"/>
              <w:rPr>
                <w:rFonts w:ascii="Arial" w:eastAsiaTheme="minorHAnsi" w:hAnsi="Arial" w:cs="Arial"/>
                <w:sz w:val="22"/>
                <w:szCs w:val="22"/>
                <w:lang w:eastAsia="zh-CN"/>
              </w:rPr>
            </w:pPr>
            <w:r w:rsidRPr="00696E5E">
              <w:rPr>
                <w:rFonts w:ascii="Arial" w:eastAsiaTheme="minorHAnsi" w:hAnsi="Arial" w:cs="Arial"/>
                <w:sz w:val="22"/>
                <w:szCs w:val="22"/>
                <w:lang w:eastAsia="zh-CN"/>
              </w:rPr>
              <w:t>Verify minimum and maximum number of instances which can be created to support scale out/in functionality</w:t>
            </w:r>
            <w:r>
              <w:rPr>
                <w:rFonts w:ascii="Arial" w:eastAsiaTheme="minorHAnsi" w:hAnsi="Arial" w:cs="Arial"/>
                <w:sz w:val="22"/>
                <w:szCs w:val="22"/>
                <w:lang w:eastAsia="zh-CN"/>
              </w:rPr>
              <w:t xml:space="preserve"> (optional)</w:t>
            </w:r>
            <w:r w:rsidRPr="00696E5E">
              <w:rPr>
                <w:rFonts w:ascii="Arial" w:eastAsiaTheme="minorHAnsi" w:hAnsi="Arial" w:cs="Arial"/>
                <w:sz w:val="22"/>
                <w:szCs w:val="22"/>
                <w:lang w:eastAsia="zh-CN"/>
              </w:rPr>
              <w:t xml:space="preserve"> </w:t>
            </w:r>
            <w:r w:rsidRPr="00696E5E">
              <w:rPr>
                <w:rFonts w:ascii="Courier" w:eastAsiaTheme="minorHAnsi" w:hAnsi="Courier" w:cs="Courier"/>
                <w:sz w:val="24"/>
                <w:szCs w:val="24"/>
              </w:rPr>
              <w:t>vnfd:vdu:scale_in_out</w:t>
            </w:r>
          </w:p>
          <w:p w:rsidR="002500F2" w:rsidRPr="00696E5E" w:rsidRDefault="002500F2" w:rsidP="002500F2">
            <w:pPr>
              <w:pStyle w:val="HTMLPreformatted"/>
              <w:shd w:val="clear" w:color="auto" w:fill="F8F8FF"/>
              <w:ind w:left="720"/>
              <w:rPr>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lang w:eastAsia="zh-CN"/>
              </w:rPr>
            </w:pPr>
            <w:r w:rsidRPr="00696E5E">
              <w:rPr>
                <w:rFonts w:ascii="Arial" w:eastAsiaTheme="minorHAnsi" w:hAnsi="Arial" w:cs="Arial"/>
                <w:sz w:val="22"/>
                <w:szCs w:val="22"/>
                <w:lang w:eastAsia="zh-CN"/>
              </w:rPr>
              <w:t>Verify monitoring parameters trackable for this VNF like memory-consumption, CPU-utilization, bandwidth-consumption, VNFC downtime</w:t>
            </w:r>
            <w:r>
              <w:rPr>
                <w:rFonts w:ascii="Arial" w:eastAsiaTheme="minorHAnsi" w:hAnsi="Arial" w:cs="Arial"/>
                <w:sz w:val="22"/>
                <w:szCs w:val="22"/>
                <w:lang w:eastAsia="zh-CN"/>
              </w:rPr>
              <w:t xml:space="preserve"> (optional)</w:t>
            </w:r>
          </w:p>
          <w:p w:rsidR="002500F2" w:rsidRPr="00696E5E" w:rsidRDefault="002500F2" w:rsidP="002500F2">
            <w:pPr>
              <w:pStyle w:val="HTMLPreformatted"/>
              <w:shd w:val="clear" w:color="auto" w:fill="F8F8FF"/>
              <w:ind w:left="720"/>
              <w:rPr>
                <w:lang w:eastAsia="zh-CN"/>
              </w:rPr>
            </w:pPr>
            <w:r w:rsidRPr="00696E5E">
              <w:rPr>
                <w:rFonts w:ascii="Courier" w:eastAsiaTheme="minorHAnsi" w:hAnsi="Courier" w:cs="Courier"/>
                <w:sz w:val="24"/>
                <w:szCs w:val="24"/>
              </w:rPr>
              <w:t>vnfd:vdu:monitoring_parameter</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2525" w:name="_Toc454184342"/>
      <w:bookmarkStart w:id="2526" w:name="_Toc477275348"/>
      <w:r>
        <w:t>VNFD:VDU VNFC Elements</w:t>
      </w:r>
      <w:bookmarkEnd w:id="2525"/>
      <w:bookmarkEnd w:id="2526"/>
    </w:p>
    <w:p w:rsidR="005A676A" w:rsidRDefault="005A676A" w:rsidP="005A676A">
      <w:pPr>
        <w:rPr>
          <w:lang w:eastAsia="zh-CN"/>
        </w:rPr>
      </w:pPr>
      <w:r w:rsidRPr="00F60C38">
        <w:rPr>
          <w:lang w:eastAsia="zh-CN"/>
        </w:rPr>
        <w:t>The VNFD:VDU:VNFC defines the connection points for every VNFC. The information in the VNFD should be validated for correctness and against the vendor provided information. The virtual link reference should be confirmed to be listed in the VNF internal Virtual Link.</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527" w:name="_Toc454184394"/>
            <w:bookmarkStart w:id="2528" w:name="_Toc477275244"/>
            <w:r>
              <w:t>TC.VNFD.VDU.002</w:t>
            </w:r>
            <w:r>
              <w:tab/>
            </w:r>
            <w:r w:rsidR="005A676A">
              <w:rPr>
                <w:lang w:eastAsia="zh-CN"/>
              </w:rPr>
              <w:t>VNFD:VDU Base Unit</w:t>
            </w:r>
            <w:r w:rsidR="005A676A">
              <w:t xml:space="preserve"> validation</w:t>
            </w:r>
            <w:bookmarkEnd w:id="2527"/>
            <w:bookmarkEnd w:id="252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F60C38">
              <w:rPr>
                <w:lang w:eastAsia="zh-CN"/>
              </w:rPr>
              <w:t>The VNFD:VDU:VNFC defines the connection points for every VNFC. The information in the VNFD should be validated for correctness and against the vendor provided information. The virtual link reference should be confirmed to be listed in the VNF internal Virtual Link.</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 xml:space="preserve">VNFD:VDU:VNFC </w:t>
            </w:r>
            <w:r>
              <w:t xml:space="preserve">elements. </w:t>
            </w:r>
            <w:r w:rsidRPr="00F60C38">
              <w:rPr>
                <w:lang w:eastAsia="zh-CN"/>
              </w:rPr>
              <w:t>The virtual link reference should be confirmed to be listed in the VNF internal Virtual Link</w:t>
            </w:r>
            <w:r>
              <w:rPr>
                <w:lang w:eastAsia="zh-CN"/>
              </w:rPr>
              <w: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unique identifier within the namespace of a specific VNF  </w:t>
            </w:r>
            <w:r w:rsidRPr="00696E5E">
              <w:rPr>
                <w:rFonts w:ascii="Courier" w:hAnsi="Courier" w:cs="Courier"/>
                <w:color w:val="auto"/>
                <w:sz w:val="24"/>
                <w:szCs w:val="24"/>
              </w:rPr>
              <w:t>vnfd:vdu:vnfc:id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ID </w:t>
            </w:r>
            <w:r w:rsidRPr="00696E5E">
              <w:rPr>
                <w:rFonts w:ascii="Courier" w:hAnsi="Courier" w:cs="Courier"/>
                <w:color w:val="auto"/>
                <w:sz w:val="24"/>
                <w:szCs w:val="24"/>
              </w:rPr>
              <w:t>vnfd:vdu:vnfc:connection_point:id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 xml:space="preserve">Verify VNFC Connection Point type </w:t>
            </w:r>
            <w:r w:rsidRPr="00696E5E">
              <w:rPr>
                <w:rFonts w:ascii="Courier" w:hAnsi="Courier" w:cs="Courier"/>
                <w:color w:val="auto"/>
                <w:sz w:val="24"/>
                <w:szCs w:val="24"/>
              </w:rPr>
              <w:t>vnfd:vdu:vnfc:connection_point:type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2"/>
              </w:numPr>
              <w:rPr>
                <w:color w:val="auto"/>
                <w:lang w:eastAsia="zh-CN"/>
              </w:rPr>
            </w:pPr>
            <w:r w:rsidRPr="00696E5E">
              <w:rPr>
                <w:color w:val="auto"/>
                <w:lang w:eastAsia="zh-CN"/>
              </w:rPr>
              <w:t>Verify VNFC Connection Point Virtual Link reference</w:t>
            </w:r>
            <w:r w:rsidRPr="00696E5E">
              <w:rPr>
                <w:color w:val="auto"/>
                <w:sz w:val="18"/>
                <w:szCs w:val="18"/>
              </w:rPr>
              <w:t xml:space="preserve">   </w:t>
            </w:r>
            <w:r w:rsidRPr="00696E5E">
              <w:rPr>
                <w:rFonts w:ascii="Courier" w:hAnsi="Courier" w:cs="Courier"/>
                <w:color w:val="auto"/>
                <w:sz w:val="24"/>
                <w:szCs w:val="24"/>
              </w:rPr>
              <w:t>vnfd:vdu:vnfc:connection_point:virtual_link_reference</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rsidRPr="00F60C38">
              <w:rPr>
                <w:lang w:eastAsia="zh-CN"/>
              </w:rPr>
              <w:t xml:space="preserve">The virtual link reference </w:t>
            </w:r>
            <w:r>
              <w:rPr>
                <w:lang w:eastAsia="zh-CN"/>
              </w:rPr>
              <w:t>must be</w:t>
            </w:r>
            <w:r w:rsidRPr="00F60C38">
              <w:rPr>
                <w:lang w:eastAsia="zh-CN"/>
              </w:rPr>
              <w:t xml:space="preserve"> listed in the VNF internal Virtual Link</w:t>
            </w:r>
          </w:p>
        </w:tc>
      </w:tr>
    </w:tbl>
    <w:p w:rsidR="00B41016" w:rsidRDefault="00B41016" w:rsidP="005A676A">
      <w:pPr>
        <w:rPr>
          <w:lang w:eastAsia="zh-CN"/>
        </w:rPr>
      </w:pPr>
    </w:p>
    <w:p w:rsidR="005A676A" w:rsidRDefault="005A676A" w:rsidP="00874974">
      <w:pPr>
        <w:pStyle w:val="Heading3"/>
      </w:pPr>
      <w:bookmarkStart w:id="2529" w:name="_Toc454184343"/>
      <w:bookmarkStart w:id="2530" w:name="_Toc477275349"/>
      <w:r>
        <w:t>VNFD:VDU CPU</w:t>
      </w:r>
      <w:bookmarkEnd w:id="2529"/>
      <w:bookmarkEnd w:id="2530"/>
    </w:p>
    <w:p w:rsidR="005A676A" w:rsidRDefault="005A676A" w:rsidP="005A676A">
      <w:pPr>
        <w:rPr>
          <w:lang w:eastAsia="zh-CN"/>
        </w:rPr>
      </w:pPr>
      <w:r w:rsidRPr="001F77CB">
        <w:rPr>
          <w:lang w:eastAsia="zh-CN"/>
        </w:rPr>
        <w:t>The VNFD:VDU includes elements about the CPU's.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1087"/>
        <w:gridCol w:w="9455"/>
      </w:tblGrid>
      <w:tr w:rsidR="005A676A" w:rsidTr="00B41016">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531" w:name="_Toc454184395"/>
            <w:bookmarkStart w:id="2532" w:name="_Toc477275245"/>
            <w:r>
              <w:t>TC.VNFD.VDU.003</w:t>
            </w:r>
            <w:r>
              <w:tab/>
            </w:r>
            <w:r w:rsidR="005A676A">
              <w:rPr>
                <w:lang w:eastAsia="zh-CN"/>
              </w:rPr>
              <w:t>VNFD:VDU CPU Unit</w:t>
            </w:r>
            <w:r w:rsidR="005A676A">
              <w:t xml:space="preserve"> validation</w:t>
            </w:r>
            <w:bookmarkEnd w:id="2531"/>
            <w:bookmarkEnd w:id="253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CPU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VNFD:VDU includes elements about the CPU's.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VNFD:VDU</w:t>
            </w:r>
            <w:r>
              <w:rPr>
                <w:lang w:eastAsia="zh-CN"/>
              </w:rPr>
              <w:t xml:space="preserve"> CPU</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8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41016"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3"/>
              </w:numPr>
              <w:rPr>
                <w:color w:val="auto"/>
                <w:lang w:eastAsia="zh-CN"/>
              </w:rPr>
            </w:pPr>
            <w:r w:rsidRPr="00696E5E">
              <w:rPr>
                <w:color w:val="auto"/>
                <w:lang w:eastAsia="zh-CN"/>
              </w:rPr>
              <w:t>Verify CPU instruction set extensions for which VDU has been developed, optimized or tested with</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vnfd:vdu:cpu_instruction_set_extension</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color w:val="auto"/>
                <w:lang w:eastAsia="zh-CN"/>
              </w:rPr>
            </w:pPr>
            <w:r w:rsidRPr="00696E5E">
              <w:rPr>
                <w:color w:val="auto"/>
                <w:lang w:eastAsia="zh-CN"/>
              </w:rPr>
              <w:t xml:space="preserve">Verify CPU model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w:t>
            </w:r>
            <w:r>
              <w:rPr>
                <w:rFonts w:ascii="Courier" w:hAnsi="Courier" w:cs="Courier"/>
                <w:color w:val="auto"/>
                <w:sz w:val="24"/>
                <w:szCs w:val="24"/>
              </w:rPr>
              <w:t>c</w:t>
            </w:r>
            <w:r w:rsidRPr="00696E5E">
              <w:rPr>
                <w:rFonts w:ascii="Courier" w:hAnsi="Courier" w:cs="Courier"/>
                <w:color w:val="auto"/>
                <w:sz w:val="24"/>
                <w:szCs w:val="24"/>
              </w:rPr>
              <w:t>pu_model</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193"/>
              </w:numPr>
              <w:rPr>
                <w:color w:val="auto"/>
                <w:lang w:eastAsia="zh-CN"/>
              </w:rPr>
            </w:pPr>
            <w:r w:rsidRPr="00696E5E">
              <w:rPr>
                <w:color w:val="auto"/>
                <w:lang w:eastAsia="zh-CN"/>
              </w:rPr>
              <w:t xml:space="preserve">Verify CPU model specification binding </w:t>
            </w:r>
            <w:r>
              <w:rPr>
                <w:color w:val="auto"/>
                <w:lang w:eastAsia="zh-CN"/>
              </w:rPr>
              <w:t>(optional)</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vnfd:vdu:cpu_model_specification_binding</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3"/>
              </w:numPr>
              <w:rPr>
                <w:rFonts w:ascii="Courier" w:hAnsi="Courier" w:cs="Courier"/>
                <w:color w:val="auto"/>
                <w:sz w:val="24"/>
                <w:szCs w:val="24"/>
              </w:rPr>
            </w:pPr>
            <w:r w:rsidRPr="00696E5E">
              <w:rPr>
                <w:color w:val="auto"/>
                <w:lang w:eastAsia="zh-CN"/>
              </w:rPr>
              <w:t>Verify minimum CPU clock speed</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Pr>
                <w:rFonts w:ascii="Courier" w:hAnsi="Courier" w:cs="Courier"/>
                <w:color w:val="auto"/>
                <w:sz w:val="24"/>
                <w:szCs w:val="24"/>
              </w:rPr>
              <w:t>vnfd:vdu:c</w:t>
            </w:r>
            <w:r w:rsidRPr="00696E5E">
              <w:rPr>
                <w:rFonts w:ascii="Courier" w:hAnsi="Courier" w:cs="Courier"/>
                <w:color w:val="auto"/>
                <w:sz w:val="24"/>
                <w:szCs w:val="24"/>
              </w:rPr>
              <w:t>pu_min_clock_speed</w:t>
            </w:r>
          </w:p>
          <w:p w:rsidR="002500F2" w:rsidRPr="00696E5E" w:rsidRDefault="002500F2" w:rsidP="002500F2">
            <w:pPr>
              <w:pStyle w:val="TestCaseInfo"/>
              <w:ind w:left="360"/>
              <w:rPr>
                <w:rFonts w:ascii="Courier" w:hAnsi="Courier" w:cs="Courier"/>
                <w:color w:val="auto"/>
                <w:sz w:val="24"/>
                <w:szCs w:val="24"/>
              </w:rPr>
            </w:pPr>
            <w:r w:rsidRPr="00696E5E">
              <w:rPr>
                <w:rFonts w:ascii="Courier" w:hAnsi="Courier" w:cs="Courier"/>
                <w:color w:val="auto"/>
                <w:sz w:val="24"/>
                <w:szCs w:val="24"/>
              </w:rPr>
              <w:t xml:space="preserve">   </w:t>
            </w:r>
          </w:p>
          <w:p w:rsidR="002500F2" w:rsidRDefault="002500F2" w:rsidP="002500F2">
            <w:pPr>
              <w:pStyle w:val="TestCaseInfo"/>
              <w:numPr>
                <w:ilvl w:val="0"/>
                <w:numId w:val="193"/>
              </w:numPr>
              <w:rPr>
                <w:lang w:eastAsia="zh-CN"/>
              </w:rPr>
            </w:pPr>
            <w:r>
              <w:rPr>
                <w:lang w:eastAsia="zh-CN"/>
              </w:rPr>
              <w:t>Verify number of CPU cores allocated to the VDU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vnfd:vdu:cpu_core_reservation</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Simultaneous Multi-Threading HW thread specification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vnfd:vdu:cpu_simultaneous_multi_threading_hw_thread_specification</w:t>
            </w:r>
          </w:p>
          <w:p w:rsidR="002500F2" w:rsidRDefault="002500F2" w:rsidP="002500F2">
            <w:pPr>
              <w:pStyle w:val="TestCaseInfo"/>
              <w:ind w:left="720"/>
              <w:rPr>
                <w:lang w:eastAsia="zh-CN"/>
              </w:rPr>
            </w:pPr>
          </w:p>
          <w:p w:rsidR="002500F2" w:rsidRPr="00696E5E" w:rsidRDefault="002500F2" w:rsidP="002500F2">
            <w:pPr>
              <w:pStyle w:val="TestCaseInfo"/>
              <w:numPr>
                <w:ilvl w:val="0"/>
                <w:numId w:val="193"/>
              </w:numPr>
              <w:rPr>
                <w:rFonts w:ascii="Courier" w:hAnsi="Courier" w:cs="Courier"/>
                <w:sz w:val="24"/>
                <w:szCs w:val="24"/>
              </w:rPr>
            </w:pPr>
            <w:r>
              <w:rPr>
                <w:lang w:eastAsia="zh-CN"/>
              </w:rPr>
              <w:t>Verify CPU core oversubscription policy in terms of virtual cores to physical cores/threads on the platform (optional)</w:t>
            </w:r>
          </w:p>
          <w:p w:rsidR="002500F2" w:rsidRPr="00696E5E" w:rsidRDefault="002500F2" w:rsidP="002500F2">
            <w:pPr>
              <w:pStyle w:val="TestCaseInfo"/>
              <w:ind w:left="720"/>
              <w:rPr>
                <w:lang w:eastAsia="zh-CN"/>
              </w:rPr>
            </w:pPr>
            <w:r>
              <w:rPr>
                <w:rFonts w:ascii="Courier" w:hAnsi="Courier" w:cs="Courier"/>
                <w:sz w:val="24"/>
                <w:szCs w:val="24"/>
              </w:rPr>
              <w:t>v</w:t>
            </w:r>
            <w:r w:rsidRPr="00696E5E">
              <w:rPr>
                <w:rFonts w:ascii="Courier" w:hAnsi="Courier" w:cs="Courier"/>
                <w:sz w:val="24"/>
                <w:szCs w:val="24"/>
              </w:rPr>
              <w:t>nfd:vdu:cpu_core_oversubscription_policy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CPU core and HW thread allocation topology policy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vnfd:vdu:cpu_core_and_hw_thread_allocation_topology_policy</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size of the last level cache (optional)</w:t>
            </w:r>
          </w:p>
          <w:p w:rsidR="002500F2" w:rsidRDefault="002500F2" w:rsidP="002500F2">
            <w:pPr>
              <w:pStyle w:val="TestCaseInfo"/>
              <w:ind w:left="720"/>
              <w:rPr>
                <w:rFonts w:ascii="Courier" w:hAnsi="Courier" w:cs="Courier"/>
                <w:sz w:val="24"/>
                <w:szCs w:val="24"/>
              </w:rPr>
            </w:pPr>
            <w:r>
              <w:rPr>
                <w:lang w:eastAsia="zh-CN"/>
              </w:rPr>
              <w:t>v</w:t>
            </w:r>
            <w:r w:rsidRPr="00696E5E">
              <w:rPr>
                <w:rFonts w:ascii="Courier" w:hAnsi="Courier" w:cs="Courier"/>
                <w:sz w:val="24"/>
                <w:szCs w:val="24"/>
              </w:rPr>
              <w:t>nfd:vdu:cpu_last_level_cache_size</w:t>
            </w:r>
          </w:p>
          <w:p w:rsidR="002500F2" w:rsidRDefault="002500F2" w:rsidP="002500F2">
            <w:pPr>
              <w:pStyle w:val="TestCaseInfo"/>
              <w:ind w:left="360"/>
              <w:rPr>
                <w:lang w:eastAsia="zh-CN"/>
              </w:rPr>
            </w:pPr>
          </w:p>
          <w:p w:rsidR="002500F2" w:rsidRDefault="002500F2" w:rsidP="002500F2">
            <w:pPr>
              <w:pStyle w:val="TestCaseInfo"/>
              <w:numPr>
                <w:ilvl w:val="0"/>
                <w:numId w:val="193"/>
              </w:numPr>
              <w:rPr>
                <w:lang w:eastAsia="zh-CN"/>
              </w:rPr>
            </w:pPr>
            <w:r>
              <w:rPr>
                <w:lang w:eastAsia="zh-CN"/>
              </w:rPr>
              <w:t>Verify ability of an I/O device to have direct access to the CPU cache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vnfd:vdu:cpu_direct_io_access_to_cache</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Translation Look-aside Buffer (TLB) parameters such as:</w:t>
            </w:r>
          </w:p>
          <w:p w:rsidR="002500F2" w:rsidRDefault="002500F2" w:rsidP="002500F2">
            <w:pPr>
              <w:pStyle w:val="TestCaseInfo"/>
              <w:numPr>
                <w:ilvl w:val="1"/>
                <w:numId w:val="193"/>
              </w:numPr>
              <w:rPr>
                <w:lang w:eastAsia="zh-CN"/>
              </w:rPr>
            </w:pPr>
            <w:r>
              <w:rPr>
                <w:lang w:eastAsia="zh-CN"/>
              </w:rPr>
              <w:t>TLB Size</w:t>
            </w:r>
          </w:p>
          <w:p w:rsidR="002500F2" w:rsidRDefault="002500F2" w:rsidP="002500F2">
            <w:pPr>
              <w:pStyle w:val="TestCaseInfo"/>
              <w:numPr>
                <w:ilvl w:val="1"/>
                <w:numId w:val="193"/>
              </w:numPr>
              <w:rPr>
                <w:lang w:eastAsia="zh-CN"/>
              </w:rPr>
            </w:pPr>
            <w:r>
              <w:rPr>
                <w:lang w:eastAsia="zh-CN"/>
              </w:rPr>
              <w:t>TLB Large Page Support</w:t>
            </w:r>
          </w:p>
          <w:p w:rsidR="002500F2" w:rsidRDefault="002500F2" w:rsidP="002500F2">
            <w:pPr>
              <w:pStyle w:val="TestCaseInfo"/>
              <w:numPr>
                <w:ilvl w:val="1"/>
                <w:numId w:val="193"/>
              </w:numPr>
              <w:rPr>
                <w:lang w:eastAsia="zh-CN"/>
              </w:rPr>
            </w:pPr>
            <w:r>
              <w:rPr>
                <w:lang w:eastAsia="zh-CN"/>
              </w:rPr>
              <w:t>IOTLB Size</w:t>
            </w:r>
          </w:p>
          <w:p w:rsidR="002500F2" w:rsidRDefault="002500F2" w:rsidP="002500F2">
            <w:pPr>
              <w:pStyle w:val="TestCaseInfo"/>
              <w:numPr>
                <w:ilvl w:val="1"/>
                <w:numId w:val="193"/>
              </w:numPr>
              <w:rPr>
                <w:lang w:eastAsia="zh-CN"/>
              </w:rPr>
            </w:pPr>
            <w:r>
              <w:rPr>
                <w:lang w:eastAsia="zh-CN"/>
              </w:rPr>
              <w:t>IOTLB Large Page Support</w:t>
            </w:r>
          </w:p>
          <w:p w:rsidR="002500F2" w:rsidRDefault="002500F2" w:rsidP="002500F2">
            <w:pPr>
              <w:pStyle w:val="TestCaseInfo"/>
              <w:ind w:left="720"/>
              <w:rPr>
                <w:lang w:eastAsia="zh-CN"/>
              </w:rPr>
            </w:pPr>
            <w:r>
              <w:rPr>
                <w:lang w:eastAsia="zh-CN"/>
              </w:rPr>
              <w:lastRenderedPageBreak/>
              <w:t>This is an optional attribute.</w:t>
            </w:r>
          </w:p>
          <w:p w:rsidR="002500F2" w:rsidRPr="00696E5E" w:rsidRDefault="002500F2" w:rsidP="002500F2">
            <w:pPr>
              <w:pStyle w:val="TestCaseInfo"/>
              <w:ind w:left="720"/>
              <w:rPr>
                <w:lang w:eastAsia="zh-CN"/>
              </w:rPr>
            </w:pPr>
            <w:r w:rsidRPr="00567E37">
              <w:rPr>
                <w:rFonts w:ascii="Courier" w:hAnsi="Courier" w:cs="Courier"/>
                <w:sz w:val="24"/>
                <w:szCs w:val="24"/>
              </w:rPr>
              <w:t>vnfd:vdu:</w:t>
            </w:r>
            <w:r>
              <w:rPr>
                <w:rFonts w:ascii="Courier" w:hAnsi="Courier" w:cs="Courier"/>
                <w:sz w:val="24"/>
                <w:szCs w:val="24"/>
              </w:rPr>
              <w:t>c</w:t>
            </w:r>
            <w:r w:rsidRPr="00567E37">
              <w:rPr>
                <w:rFonts w:ascii="Courier" w:hAnsi="Courier" w:cs="Courier"/>
                <w:sz w:val="24"/>
                <w:szCs w:val="24"/>
              </w:rPr>
              <w:t>pu_translation_look_aside_buffer_parameter</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Hot add CPU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vnfd:vdu:cpu_hot_add</w:t>
            </w:r>
          </w:p>
          <w:p w:rsidR="002500F2" w:rsidRDefault="002500F2" w:rsidP="002500F2">
            <w:pPr>
              <w:pStyle w:val="TestCaseInfo"/>
              <w:ind w:left="720"/>
              <w:rPr>
                <w:lang w:eastAsia="zh-CN"/>
              </w:rPr>
            </w:pPr>
          </w:p>
          <w:p w:rsidR="002500F2" w:rsidRDefault="002500F2" w:rsidP="002500F2">
            <w:pPr>
              <w:pStyle w:val="TestCaseInfo"/>
              <w:numPr>
                <w:ilvl w:val="0"/>
                <w:numId w:val="193"/>
              </w:numPr>
              <w:rPr>
                <w:lang w:eastAsia="zh-CN"/>
              </w:rPr>
            </w:pPr>
            <w:r>
              <w:rPr>
                <w:lang w:eastAsia="zh-CN"/>
              </w:rPr>
              <w:t>Verify data processing accelerator framework support (optional)</w:t>
            </w:r>
          </w:p>
          <w:p w:rsidR="002500F2" w:rsidRPr="00696E5E" w:rsidRDefault="002500F2" w:rsidP="002500F2">
            <w:pPr>
              <w:pStyle w:val="TestCaseInfo"/>
              <w:ind w:left="720"/>
              <w:rPr>
                <w:lang w:eastAsia="zh-CN"/>
              </w:rPr>
            </w:pPr>
            <w:r w:rsidRPr="00696E5E">
              <w:rPr>
                <w:rFonts w:ascii="Courier" w:hAnsi="Courier" w:cs="Courier"/>
                <w:sz w:val="24"/>
                <w:szCs w:val="24"/>
              </w:rPr>
              <w:t>vnfd:vdu:cpu_support_accelerator</w:t>
            </w:r>
          </w:p>
          <w:p w:rsidR="002500F2" w:rsidRDefault="002500F2" w:rsidP="00B41016">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2533" w:name="_Toc454184344"/>
      <w:bookmarkStart w:id="2534" w:name="_Toc477275350"/>
      <w:r>
        <w:t>VNFD:VDU Memory</w:t>
      </w:r>
      <w:bookmarkEnd w:id="2533"/>
      <w:bookmarkEnd w:id="2534"/>
    </w:p>
    <w:p w:rsidR="005A676A" w:rsidRDefault="005A676A" w:rsidP="005A676A">
      <w:pPr>
        <w:rPr>
          <w:lang w:eastAsia="zh-CN"/>
        </w:rPr>
      </w:pPr>
      <w:r w:rsidRPr="001F77CB">
        <w:rPr>
          <w:lang w:eastAsia="zh-CN"/>
        </w:rPr>
        <w:t xml:space="preserve">The VNFD:VDU includes elements about the </w:t>
      </w:r>
      <w:r>
        <w:rPr>
          <w:lang w:eastAsia="zh-CN"/>
        </w:rPr>
        <w:t>Memory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535" w:name="_Toc454184396"/>
            <w:bookmarkStart w:id="2536" w:name="_Toc477275246"/>
            <w:r>
              <w:t>TC.VNFD.VDU.004</w:t>
            </w:r>
            <w:r>
              <w:tab/>
            </w:r>
            <w:r w:rsidR="005A676A">
              <w:rPr>
                <w:lang w:eastAsia="zh-CN"/>
              </w:rPr>
              <w:t>VNFD:VDU Memory Unit</w:t>
            </w:r>
            <w:r w:rsidR="005A676A">
              <w:t xml:space="preserve"> validation</w:t>
            </w:r>
            <w:bookmarkEnd w:id="2535"/>
            <w:bookmarkEnd w:id="253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Memory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r>
              <w:rPr>
                <w:lang w:eastAsia="zh-CN"/>
              </w:rPr>
              <w:t>VDU includes elements about Memory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VNFD:VDU</w:t>
            </w:r>
            <w:r>
              <w:rPr>
                <w:lang w:eastAsia="zh-CN"/>
              </w:rPr>
              <w:t xml:space="preserve"> Memory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4"/>
              </w:numPr>
              <w:rPr>
                <w:color w:val="auto"/>
                <w:lang w:eastAsia="zh-CN"/>
              </w:rPr>
            </w:pPr>
            <w:r w:rsidRPr="00696E5E">
              <w:rPr>
                <w:color w:val="auto"/>
                <w:lang w:eastAsia="zh-CN"/>
              </w:rPr>
              <w:t>Verify memory related parameters like</w:t>
            </w:r>
          </w:p>
          <w:p w:rsidR="002500F2" w:rsidRDefault="002500F2" w:rsidP="002500F2">
            <w:pPr>
              <w:pStyle w:val="TestCaseInfo"/>
              <w:ind w:left="360"/>
              <w:rPr>
                <w:color w:val="auto"/>
                <w:lang w:eastAsia="zh-CN"/>
              </w:rPr>
            </w:pPr>
            <w:r w:rsidRPr="00696E5E">
              <w:rPr>
                <w:color w:val="auto"/>
                <w:lang w:eastAsia="zh-CN"/>
              </w:rPr>
              <w:t>Memory Type, Memory Speed, Number of memory channels, Size of available memory, Reliability characteristics, Memory oversubscription policy, Memory bandwidth required per VDU, Number of large pages required per VDU, Non-Uniform Memory Architecture (NUMA) Allocation Policy</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vn</w:t>
            </w:r>
            <w:r w:rsidRPr="00696E5E">
              <w:rPr>
                <w:rFonts w:ascii="Courier" w:hAnsi="Courier" w:cs="Courier"/>
                <w:color w:val="auto"/>
                <w:sz w:val="24"/>
                <w:szCs w:val="24"/>
              </w:rPr>
              <w:t>fd:vdu:memory_parameter</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4"/>
              </w:numPr>
              <w:rPr>
                <w:color w:val="auto"/>
                <w:lang w:eastAsia="zh-CN"/>
              </w:rPr>
            </w:pPr>
            <w:r w:rsidRPr="00696E5E">
              <w:rPr>
                <w:color w:val="auto"/>
                <w:lang w:eastAsia="zh-CN"/>
              </w:rPr>
              <w:t xml:space="preserve">Verify Hot add memory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vnfd:vdu:memory_hot_add</w:t>
            </w:r>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2537" w:name="_Toc454184345"/>
      <w:bookmarkStart w:id="2538" w:name="_Toc477275351"/>
      <w:r>
        <w:lastRenderedPageBreak/>
        <w:t>VNFD:VDU Security</w:t>
      </w:r>
      <w:bookmarkEnd w:id="2537"/>
      <w:bookmarkEnd w:id="2538"/>
    </w:p>
    <w:p w:rsidR="005A676A" w:rsidRDefault="005A676A" w:rsidP="005A676A">
      <w:pPr>
        <w:rPr>
          <w:lang w:eastAsia="zh-CN"/>
        </w:rPr>
      </w:pPr>
      <w:r w:rsidRPr="001F77CB">
        <w:rPr>
          <w:lang w:eastAsia="zh-CN"/>
        </w:rPr>
        <w:t xml:space="preserve">The VNFD:VDU includes elements about </w:t>
      </w:r>
      <w:r>
        <w:rPr>
          <w:lang w:eastAsia="zh-CN"/>
        </w:rPr>
        <w:t>security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2539" w:name="_Toc454184397"/>
            <w:bookmarkStart w:id="2540" w:name="_Toc477275247"/>
            <w:r>
              <w:t>TC.VNFD.VDU.005</w:t>
            </w:r>
            <w:r>
              <w:tab/>
            </w:r>
            <w:r w:rsidR="005A676A">
              <w:rPr>
                <w:lang w:eastAsia="zh-CN"/>
              </w:rPr>
              <w:t>VNFD:VDU security Unit</w:t>
            </w:r>
            <w:r w:rsidR="005A676A">
              <w:t xml:space="preserve"> validation</w:t>
            </w:r>
            <w:bookmarkEnd w:id="2539"/>
            <w:bookmarkEnd w:id="254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Security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security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Security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5"/>
              </w:numPr>
              <w:rPr>
                <w:color w:val="auto"/>
                <w:lang w:eastAsia="zh-CN"/>
              </w:rPr>
            </w:pPr>
            <w:r w:rsidRPr="00696E5E">
              <w:rPr>
                <w:color w:val="auto"/>
                <w:lang w:eastAsia="zh-CN"/>
              </w:rPr>
              <w:t>Verify platform security parameters which can include the availability of features such as:</w:t>
            </w:r>
          </w:p>
          <w:p w:rsidR="002500F2" w:rsidRPr="00696E5E" w:rsidRDefault="002500F2" w:rsidP="002500F2">
            <w:pPr>
              <w:pStyle w:val="TestCaseInfo"/>
              <w:numPr>
                <w:ilvl w:val="1"/>
                <w:numId w:val="195"/>
              </w:numPr>
              <w:rPr>
                <w:color w:val="auto"/>
                <w:lang w:eastAsia="zh-CN"/>
              </w:rPr>
            </w:pPr>
            <w:r w:rsidRPr="00696E5E">
              <w:rPr>
                <w:color w:val="auto"/>
                <w:lang w:eastAsia="zh-CN"/>
              </w:rPr>
              <w:t>The ability to generate true random numbers</w:t>
            </w:r>
          </w:p>
          <w:p w:rsidR="002500F2" w:rsidRDefault="002500F2" w:rsidP="002500F2">
            <w:pPr>
              <w:pStyle w:val="TestCaseInfo"/>
              <w:numPr>
                <w:ilvl w:val="1"/>
                <w:numId w:val="195"/>
              </w:numPr>
              <w:rPr>
                <w:color w:val="auto"/>
                <w:lang w:eastAsia="zh-CN"/>
              </w:rPr>
            </w:pPr>
            <w:r w:rsidRPr="00696E5E">
              <w:rPr>
                <w:color w:val="auto"/>
                <w:lang w:eastAsia="zh-CN"/>
              </w:rPr>
              <w:t>The availability of a Measure Launch Environment (MLE)</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color w:val="auto"/>
                <w:lang w:eastAsia="zh-CN"/>
              </w:rPr>
            </w:pPr>
            <w:r w:rsidRPr="00696E5E">
              <w:rPr>
                <w:rFonts w:ascii="Courier" w:hAnsi="Courier" w:cs="Courier"/>
                <w:color w:val="auto"/>
                <w:sz w:val="24"/>
                <w:szCs w:val="24"/>
              </w:rPr>
              <w:t>vnfd:vdu:platform_security_parameter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2541" w:name="_Toc454184346"/>
      <w:bookmarkStart w:id="2542" w:name="_Toc477275352"/>
      <w:r>
        <w:t>VNFD:VDU HyperVisor</w:t>
      </w:r>
      <w:bookmarkEnd w:id="2541"/>
      <w:bookmarkEnd w:id="2542"/>
    </w:p>
    <w:p w:rsidR="005A676A" w:rsidRDefault="005A676A" w:rsidP="005A676A">
      <w:pPr>
        <w:rPr>
          <w:lang w:eastAsia="zh-CN"/>
        </w:rPr>
      </w:pPr>
      <w:r w:rsidRPr="001F77CB">
        <w:rPr>
          <w:lang w:eastAsia="zh-CN"/>
        </w:rPr>
        <w:t xml:space="preserve">The VNFD:VDU includes elements about the </w:t>
      </w:r>
      <w:r>
        <w:rPr>
          <w:lang w:eastAsia="zh-CN"/>
        </w:rPr>
        <w:t>HyperVisor</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543" w:name="_Toc454184398"/>
            <w:bookmarkStart w:id="2544" w:name="_Toc477275248"/>
            <w:r>
              <w:t>TC.VNFD.VDU.006</w:t>
            </w:r>
            <w:r>
              <w:tab/>
            </w:r>
            <w:r w:rsidR="005A676A">
              <w:rPr>
                <w:lang w:eastAsia="zh-CN"/>
              </w:rPr>
              <w:t>VNFD:VDU HyperVisor Unit</w:t>
            </w:r>
            <w:r w:rsidR="005A676A">
              <w:t xml:space="preserve"> validation</w:t>
            </w:r>
            <w:bookmarkEnd w:id="2543"/>
            <w:bookmarkEnd w:id="254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the </w:t>
            </w:r>
            <w:r>
              <w:rPr>
                <w:lang w:eastAsia="zh-CN"/>
              </w:rPr>
              <w:t>HyperVisor</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HyperVisor</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9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6"/>
              </w:numPr>
              <w:rPr>
                <w:color w:val="auto"/>
                <w:lang w:eastAsia="zh-CN"/>
              </w:rPr>
            </w:pPr>
            <w:r w:rsidRPr="00696E5E">
              <w:rPr>
                <w:color w:val="auto"/>
                <w:lang w:eastAsia="zh-CN"/>
              </w:rPr>
              <w:t>Verify hypervisor related parameters like</w:t>
            </w:r>
          </w:p>
          <w:p w:rsidR="002500F2" w:rsidRPr="00696E5E" w:rsidRDefault="002500F2" w:rsidP="002500F2">
            <w:pPr>
              <w:pStyle w:val="TestCaseInfo"/>
              <w:ind w:left="360"/>
              <w:rPr>
                <w:color w:val="auto"/>
                <w:lang w:eastAsia="zh-CN"/>
              </w:rPr>
            </w:pPr>
            <w:r w:rsidRPr="00696E5E">
              <w:rPr>
                <w:color w:val="auto"/>
                <w:lang w:eastAsia="zh-CN"/>
              </w:rPr>
              <w:t xml:space="preserve">Hypervisor type, Hypervisor version, Hypervisor Address Translation support parameters including: </w:t>
            </w:r>
          </w:p>
          <w:p w:rsidR="002500F2" w:rsidRPr="00696E5E" w:rsidRDefault="002500F2" w:rsidP="002500F2">
            <w:pPr>
              <w:pStyle w:val="TestCaseInfo"/>
              <w:numPr>
                <w:ilvl w:val="1"/>
                <w:numId w:val="191"/>
              </w:numPr>
              <w:rPr>
                <w:color w:val="auto"/>
                <w:lang w:eastAsia="zh-CN"/>
              </w:rPr>
            </w:pPr>
            <w:r w:rsidRPr="00696E5E">
              <w:rPr>
                <w:color w:val="auto"/>
                <w:lang w:eastAsia="zh-CN"/>
              </w:rPr>
              <w:lastRenderedPageBreak/>
              <w:t>Second Level Address Translation</w:t>
            </w:r>
          </w:p>
          <w:p w:rsidR="002500F2" w:rsidRPr="00696E5E" w:rsidRDefault="002500F2" w:rsidP="002500F2">
            <w:pPr>
              <w:pStyle w:val="TestCaseInfo"/>
              <w:numPr>
                <w:ilvl w:val="1"/>
                <w:numId w:val="191"/>
              </w:numPr>
              <w:rPr>
                <w:color w:val="auto"/>
                <w:lang w:eastAsia="zh-CN"/>
              </w:rPr>
            </w:pPr>
            <w:r w:rsidRPr="00696E5E">
              <w:rPr>
                <w:color w:val="auto"/>
                <w:lang w:eastAsia="zh-CN"/>
              </w:rPr>
              <w:t xml:space="preserve">Second Level Address Translation with Large page support </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w:t>
            </w:r>
          </w:p>
          <w:p w:rsidR="002500F2" w:rsidRPr="00696E5E" w:rsidRDefault="002500F2" w:rsidP="002500F2">
            <w:pPr>
              <w:pStyle w:val="TestCaseInfo"/>
              <w:numPr>
                <w:ilvl w:val="1"/>
                <w:numId w:val="191"/>
              </w:numPr>
              <w:rPr>
                <w:color w:val="auto"/>
                <w:lang w:eastAsia="zh-CN"/>
              </w:rPr>
            </w:pPr>
            <w:r w:rsidRPr="00696E5E">
              <w:rPr>
                <w:color w:val="auto"/>
                <w:lang w:eastAsia="zh-CN"/>
              </w:rPr>
              <w:t>Second Level Address Translation for I/O with Large page support</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interrupt remapping</w:t>
            </w:r>
          </w:p>
          <w:p w:rsidR="002500F2" w:rsidRPr="00696E5E" w:rsidRDefault="002500F2" w:rsidP="002500F2">
            <w:pPr>
              <w:pStyle w:val="TestCaseInfo"/>
              <w:numPr>
                <w:ilvl w:val="1"/>
                <w:numId w:val="191"/>
              </w:numPr>
              <w:rPr>
                <w:color w:val="auto"/>
                <w:lang w:eastAsia="zh-CN"/>
              </w:rPr>
            </w:pPr>
            <w:r w:rsidRPr="00696E5E">
              <w:rPr>
                <w:color w:val="auto"/>
                <w:lang w:eastAsia="zh-CN"/>
              </w:rPr>
              <w:t>Support for data processing acceleration libraries in the hypervisor</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nfd:vdu:hypervisor_parameter</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2545" w:name="_Toc454184347"/>
      <w:bookmarkStart w:id="2546" w:name="_Toc477275353"/>
      <w:r>
        <w:t>VNFD:VDU Network Elements</w:t>
      </w:r>
      <w:bookmarkEnd w:id="2545"/>
      <w:bookmarkEnd w:id="2546"/>
    </w:p>
    <w:p w:rsidR="005A676A" w:rsidRDefault="005A676A" w:rsidP="005A676A">
      <w:pPr>
        <w:rPr>
          <w:lang w:eastAsia="zh-CN"/>
        </w:rPr>
      </w:pPr>
      <w:r w:rsidRPr="001F77CB">
        <w:rPr>
          <w:lang w:eastAsia="zh-CN"/>
        </w:rPr>
        <w:t>The VNFD</w:t>
      </w:r>
      <w:r>
        <w:rPr>
          <w:lang w:eastAsia="zh-CN"/>
        </w:rPr>
        <w:t>:VDU includes elements about Network Elements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2547" w:name="_Toc454184399"/>
            <w:bookmarkStart w:id="2548" w:name="_Toc477275249"/>
            <w:r>
              <w:t>TC.VNFD.VDU.007</w:t>
            </w:r>
            <w:r>
              <w:tab/>
            </w:r>
            <w:r w:rsidR="005A676A">
              <w:rPr>
                <w:lang w:eastAsia="zh-CN"/>
              </w:rPr>
              <w:t>VNFD:VDU Network Elements Unit</w:t>
            </w:r>
            <w:r w:rsidR="005A676A">
              <w:t xml:space="preserve"> validation</w:t>
            </w:r>
            <w:bookmarkEnd w:id="2547"/>
            <w:bookmarkEnd w:id="254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Network Elements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Network Elements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Network E</w:t>
            </w:r>
            <w:r>
              <w:t xml:space="preserv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36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7"/>
              </w:numPr>
              <w:rPr>
                <w:color w:val="auto"/>
                <w:lang w:eastAsia="zh-CN"/>
              </w:rPr>
            </w:pPr>
            <w:r w:rsidRPr="00696E5E">
              <w:rPr>
                <w:color w:val="auto"/>
                <w:lang w:eastAsia="zh-CN"/>
              </w:rPr>
              <w:t>Verify network interface card capabilities like</w:t>
            </w:r>
          </w:p>
          <w:p w:rsidR="002500F2" w:rsidRDefault="002500F2" w:rsidP="002500F2">
            <w:pPr>
              <w:pStyle w:val="TestCaseInfo"/>
              <w:ind w:left="720"/>
              <w:rPr>
                <w:color w:val="auto"/>
                <w:lang w:eastAsia="zh-CN"/>
              </w:rPr>
            </w:pPr>
            <w:r w:rsidRPr="00696E5E">
              <w:rPr>
                <w:color w:val="auto"/>
                <w:lang w:eastAsia="zh-CN"/>
              </w:rPr>
              <w:t>TCP Offload, Checksum Offload, Jumbo Frame, VLAN Tag stripping, RDMA support, SR-IOV support, DPDK support</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vnfd:vdu:network_interface_card_capability</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rFonts w:ascii="Courier" w:hAnsi="Courier" w:cs="Courier"/>
                <w:color w:val="auto"/>
                <w:sz w:val="24"/>
                <w:szCs w:val="24"/>
              </w:rPr>
            </w:pPr>
            <w:r w:rsidRPr="00696E5E">
              <w:rPr>
                <w:color w:val="auto"/>
                <w:lang w:eastAsia="zh-CN"/>
              </w:rPr>
              <w:t xml:space="preserve">Verify network speed/bandwidth to be guaranteed per requested NIC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vnfd:vdu:network_interface_bandwidth</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196"/>
              </w:numPr>
              <w:rPr>
                <w:color w:val="auto"/>
                <w:lang w:eastAsia="zh-CN"/>
              </w:rPr>
            </w:pPr>
            <w:r w:rsidRPr="00696E5E">
              <w:rPr>
                <w:color w:val="auto"/>
                <w:lang w:eastAsia="zh-CN"/>
              </w:rPr>
              <w:t>Verify name and version of the data processing acceleration library used</w:t>
            </w:r>
            <w:r>
              <w:rPr>
                <w:color w:val="auto"/>
                <w:lang w:eastAsia="zh-CN"/>
              </w:rPr>
              <w:t xml:space="preserve"> (optional)</w:t>
            </w:r>
          </w:p>
          <w:p w:rsidR="002500F2"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nfd:vdu:data_processing_acceleration_library</w:t>
            </w:r>
          </w:p>
          <w:p w:rsidR="002500F2" w:rsidRPr="00696E5E" w:rsidRDefault="002500F2" w:rsidP="002500F2">
            <w:pPr>
              <w:pStyle w:val="TestCaseInfo"/>
              <w:ind w:left="720"/>
              <w:rPr>
                <w:color w:val="auto"/>
                <w:lang w:eastAsia="zh-CN"/>
              </w:rPr>
            </w:pPr>
          </w:p>
          <w:p w:rsidR="00C6061A" w:rsidRDefault="00C6061A" w:rsidP="00F040A2">
            <w:pPr>
              <w:pStyle w:val="TestCaseInfo"/>
              <w:numPr>
                <w:ilvl w:val="0"/>
                <w:numId w:val="188"/>
              </w:numPr>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2549" w:name="_Toc454184348"/>
      <w:bookmarkStart w:id="2550" w:name="_Toc477275354"/>
      <w:r>
        <w:lastRenderedPageBreak/>
        <w:t>VNFD:VDU Virtual Switches</w:t>
      </w:r>
      <w:bookmarkEnd w:id="2549"/>
      <w:bookmarkEnd w:id="2550"/>
    </w:p>
    <w:p w:rsidR="005A676A" w:rsidRDefault="005A676A" w:rsidP="005A676A">
      <w:pPr>
        <w:rPr>
          <w:lang w:eastAsia="zh-CN"/>
        </w:rPr>
      </w:pPr>
      <w:r w:rsidRPr="001F77CB">
        <w:rPr>
          <w:lang w:eastAsia="zh-CN"/>
        </w:rPr>
        <w:t xml:space="preserve">The VNFD:VDU includes elements about the </w:t>
      </w:r>
      <w:r>
        <w:rPr>
          <w:lang w:eastAsia="zh-CN"/>
        </w:rPr>
        <w:t>Virtual Switches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551" w:name="_Toc454184400"/>
            <w:bookmarkStart w:id="2552" w:name="_Toc477275250"/>
            <w:r>
              <w:t>TC.VNFD.VDU.008</w:t>
            </w:r>
            <w:r>
              <w:tab/>
            </w:r>
            <w:r w:rsidR="005A676A">
              <w:rPr>
                <w:lang w:eastAsia="zh-CN"/>
              </w:rPr>
              <w:t xml:space="preserve">VNFD:VDU Virtual Switches </w:t>
            </w:r>
            <w:r w:rsidR="005A676A">
              <w:t>validation</w:t>
            </w:r>
            <w:bookmarkEnd w:id="2551"/>
            <w:bookmarkEnd w:id="255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Virtual Switches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Virtual Switches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Virtual Switches</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2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8"/>
              </w:numPr>
              <w:rPr>
                <w:color w:val="auto"/>
                <w:lang w:eastAsia="zh-CN"/>
              </w:rPr>
            </w:pPr>
            <w:r w:rsidRPr="00696E5E">
              <w:rPr>
                <w:color w:val="auto"/>
                <w:lang w:eastAsia="zh-CN"/>
              </w:rPr>
              <w:t xml:space="preserve">Verify vSwitch type, version and key features such as overlay tunnel termination support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vnfd:vdu:vswitch_capability</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2553" w:name="_Toc454184349"/>
      <w:bookmarkStart w:id="2554" w:name="_Toc477275355"/>
      <w:r>
        <w:t>VNFD:VDU General Reliability and Availability</w:t>
      </w:r>
      <w:bookmarkEnd w:id="2553"/>
      <w:bookmarkEnd w:id="2554"/>
    </w:p>
    <w:p w:rsidR="005A676A" w:rsidRDefault="005A676A" w:rsidP="005A676A">
      <w:pPr>
        <w:rPr>
          <w:lang w:eastAsia="zh-CN"/>
        </w:rPr>
      </w:pPr>
      <w:r w:rsidRPr="001F77CB">
        <w:rPr>
          <w:lang w:eastAsia="zh-CN"/>
        </w:rPr>
        <w:t xml:space="preserve">The VNFD:VDU includes elements about </w:t>
      </w:r>
      <w:r>
        <w:rPr>
          <w:lang w:eastAsia="zh-CN"/>
        </w:rPr>
        <w:t>General Reliability and Availability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555" w:name="_Toc454184401"/>
            <w:bookmarkStart w:id="2556" w:name="_Toc477275251"/>
            <w:r>
              <w:t>TC.VNFD.VDU.009</w:t>
            </w:r>
            <w:r>
              <w:tab/>
            </w:r>
            <w:r w:rsidR="005A676A">
              <w:rPr>
                <w:lang w:eastAsia="zh-CN"/>
              </w:rPr>
              <w:t>VNFD:VDU General Reliability and Availability Unit</w:t>
            </w:r>
            <w:r w:rsidR="005A676A">
              <w:t xml:space="preserve"> validation</w:t>
            </w:r>
            <w:bookmarkEnd w:id="2555"/>
            <w:bookmarkEnd w:id="255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General Reliability and Availability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the </w:t>
            </w:r>
            <w:r>
              <w:rPr>
                <w:lang w:eastAsia="zh-CN"/>
              </w:rPr>
              <w:t>General Reliability and Availability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General Reliability and Availability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199"/>
              </w:numPr>
              <w:rPr>
                <w:rFonts w:ascii="Courier" w:hAnsi="Courier" w:cs="Courier"/>
                <w:color w:val="auto"/>
                <w:sz w:val="24"/>
                <w:szCs w:val="24"/>
              </w:rPr>
            </w:pPr>
            <w:r w:rsidRPr="00696E5E">
              <w:rPr>
                <w:color w:val="auto"/>
                <w:lang w:eastAsia="zh-CN"/>
              </w:rPr>
              <w:t xml:space="preserve">Verify tracking system status for CORRECTABLE errors </w:t>
            </w:r>
            <w:r>
              <w:rPr>
                <w:color w:val="auto"/>
                <w:lang w:eastAsia="zh-CN"/>
              </w:rPr>
              <w:t>(optional)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vnfd:vdu:corrected_error_notification</w:t>
            </w:r>
          </w:p>
          <w:p w:rsidR="002500F2" w:rsidRPr="00696E5E" w:rsidRDefault="002500F2" w:rsidP="002500F2">
            <w:pPr>
              <w:pStyle w:val="TestCaseInfo"/>
              <w:ind w:left="720"/>
              <w:rPr>
                <w:rFonts w:ascii="Courier" w:hAnsi="Courier" w:cs="Courier"/>
                <w:color w:val="auto"/>
                <w:sz w:val="24"/>
                <w:szCs w:val="24"/>
              </w:rPr>
            </w:pPr>
          </w:p>
          <w:p w:rsidR="002500F2" w:rsidRPr="00696E5E" w:rsidRDefault="002500F2" w:rsidP="002500F2">
            <w:pPr>
              <w:pStyle w:val="TestCaseInfo"/>
              <w:numPr>
                <w:ilvl w:val="0"/>
                <w:numId w:val="199"/>
              </w:numPr>
              <w:rPr>
                <w:color w:val="auto"/>
                <w:lang w:eastAsia="zh-CN"/>
              </w:rPr>
            </w:pPr>
            <w:r w:rsidRPr="00696E5E">
              <w:rPr>
                <w:color w:val="auto"/>
                <w:lang w:eastAsia="zh-CN"/>
              </w:rPr>
              <w:lastRenderedPageBreak/>
              <w:t xml:space="preserve">Verify tracking system status for UNCORRECTABLE errors </w:t>
            </w:r>
            <w:r>
              <w:rPr>
                <w:color w:val="auto"/>
                <w:lang w:eastAsia="zh-CN"/>
              </w:rPr>
              <w:t>(optional)</w:t>
            </w:r>
            <w:r w:rsidRPr="00696E5E">
              <w:rPr>
                <w:color w:val="auto"/>
                <w:lang w:eastAsia="zh-CN"/>
              </w:rPr>
              <w:t xml:space="preserve"> </w:t>
            </w:r>
            <w:r w:rsidRPr="00696E5E">
              <w:rPr>
                <w:rFonts w:ascii="Courier" w:hAnsi="Courier" w:cs="Courier"/>
                <w:color w:val="auto"/>
                <w:sz w:val="24"/>
                <w:szCs w:val="24"/>
              </w:rPr>
              <w:t>vnfd:vdu:uncorrected_error_notification</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2557" w:name="_Toc454184350"/>
      <w:bookmarkStart w:id="2558" w:name="_Toc477275356"/>
      <w:r>
        <w:t>VNFD:VDU Storage</w:t>
      </w:r>
      <w:bookmarkEnd w:id="2557"/>
      <w:bookmarkEnd w:id="2558"/>
    </w:p>
    <w:p w:rsidR="005A676A" w:rsidRDefault="005A676A" w:rsidP="005A676A">
      <w:pPr>
        <w:rPr>
          <w:lang w:eastAsia="zh-CN"/>
        </w:rPr>
      </w:pPr>
      <w:r w:rsidRPr="001F77CB">
        <w:rPr>
          <w:lang w:eastAsia="zh-CN"/>
        </w:rPr>
        <w:t xml:space="preserve">The VNFD:VDU includes elements about the </w:t>
      </w:r>
      <w:r>
        <w:rPr>
          <w:lang w:eastAsia="zh-CN"/>
        </w:rPr>
        <w:t>Storage</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559" w:name="_Toc454184402"/>
            <w:bookmarkStart w:id="2560" w:name="_Toc477275252"/>
            <w:r>
              <w:t>TC.VNFD.VDU.010</w:t>
            </w:r>
            <w:r>
              <w:tab/>
            </w:r>
            <w:r w:rsidR="005A676A">
              <w:rPr>
                <w:lang w:eastAsia="zh-CN"/>
              </w:rPr>
              <w:t>VNFD:VDU Storage Unit</w:t>
            </w:r>
            <w:r w:rsidR="005A676A">
              <w:t xml:space="preserve"> validation</w:t>
            </w:r>
            <w:bookmarkEnd w:id="2559"/>
            <w:bookmarkEnd w:id="256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Storage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r>
              <w:rPr>
                <w:lang w:eastAsia="zh-CN"/>
              </w:rPr>
              <w:t>:VDU includes elements about Storage</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Storage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3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0"/>
              </w:numPr>
              <w:rPr>
                <w:color w:val="auto"/>
                <w:lang w:eastAsia="zh-CN"/>
              </w:rPr>
            </w:pPr>
            <w:r w:rsidRPr="00696E5E">
              <w:rPr>
                <w:color w:val="auto"/>
                <w:lang w:eastAsia="zh-CN"/>
              </w:rPr>
              <w:t xml:space="preserve">Verify required storage characteristics (e.g. size), including Key Quality Indicators (KQIs) for performance and reliability/availability </w:t>
            </w:r>
            <w:r>
              <w:rPr>
                <w:color w:val="auto"/>
                <w:lang w:eastAsia="zh-CN"/>
              </w:rPr>
              <w:t>(optional)</w:t>
            </w:r>
          </w:p>
          <w:p w:rsidR="002500F2" w:rsidRPr="00696E5E" w:rsidRDefault="002500F2" w:rsidP="002500F2">
            <w:pPr>
              <w:pStyle w:val="TestCaseInfo"/>
              <w:ind w:left="720"/>
              <w:rPr>
                <w:color w:val="auto"/>
                <w:lang w:eastAsia="zh-CN"/>
              </w:rPr>
            </w:pPr>
            <w:r w:rsidRPr="00696E5E">
              <w:rPr>
                <w:color w:val="auto"/>
                <w:lang w:eastAsia="zh-CN"/>
              </w:rPr>
              <w:t>v</w:t>
            </w:r>
            <w:r w:rsidRPr="00696E5E">
              <w:rPr>
                <w:rFonts w:ascii="Courier" w:hAnsi="Courier" w:cs="Courier"/>
                <w:color w:val="auto"/>
                <w:sz w:val="24"/>
                <w:szCs w:val="24"/>
              </w:rPr>
              <w:t>nfd:vdu:storage_requirement</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0"/>
              </w:numPr>
              <w:rPr>
                <w:color w:val="auto"/>
                <w:lang w:eastAsia="zh-CN"/>
              </w:rPr>
            </w:pPr>
            <w:r w:rsidRPr="00696E5E">
              <w:rPr>
                <w:color w:val="auto"/>
                <w:lang w:eastAsia="zh-CN"/>
              </w:rPr>
              <w:t xml:space="preserve">Verify bandwidth value for which VDU had been developed, optimized or tested from storage perspective </w:t>
            </w:r>
            <w:r>
              <w:rPr>
                <w:color w:val="auto"/>
                <w:lang w:eastAsia="zh-CN"/>
              </w:rPr>
              <w:t>(optional)</w:t>
            </w:r>
          </w:p>
          <w:p w:rsidR="002500F2" w:rsidRDefault="002500F2" w:rsidP="002500F2">
            <w:pPr>
              <w:pStyle w:val="TestCaseInfo"/>
              <w:ind w:left="720"/>
              <w:rPr>
                <w:rFonts w:ascii="Courier" w:hAnsi="Courier" w:cs="Courier"/>
                <w:sz w:val="24"/>
                <w:szCs w:val="24"/>
              </w:rPr>
            </w:pPr>
            <w:r w:rsidRPr="00696E5E">
              <w:rPr>
                <w:rFonts w:ascii="Courier" w:hAnsi="Courier" w:cs="Courier"/>
                <w:sz w:val="24"/>
                <w:szCs w:val="24"/>
              </w:rPr>
              <w:t>vnfd:vdu:rdma_support_bandwidth</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2561" w:name="_Toc454184351"/>
      <w:bookmarkStart w:id="2562" w:name="_Toc477275357"/>
      <w:r>
        <w:t>VNFD Virtual Link</w:t>
      </w:r>
      <w:bookmarkEnd w:id="2561"/>
      <w:bookmarkEnd w:id="2562"/>
    </w:p>
    <w:p w:rsidR="005A676A" w:rsidRDefault="005A676A" w:rsidP="005A676A">
      <w:pPr>
        <w:rPr>
          <w:lang w:eastAsia="zh-CN"/>
        </w:rPr>
      </w:pPr>
      <w:r w:rsidRPr="003B2F47">
        <w:rPr>
          <w:lang w:eastAsia="zh-CN"/>
        </w:rPr>
        <w:t>The VNFD includes elements about internal virtual links. The elements should be validated for correctness and against the vendor provided information. The connection points references should be validated to be in the vnfd:vdu:vnfc:connection_point:id or vnfd:connection_point:id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2563" w:name="_Toc454184403"/>
            <w:bookmarkStart w:id="2564" w:name="_Toc477275253"/>
            <w:r>
              <w:t>TC.VNFD.VL</w:t>
            </w:r>
            <w:r w:rsidR="00BC7D6D">
              <w:t>INK</w:t>
            </w:r>
            <w:r>
              <w:t>.001</w:t>
            </w:r>
            <w:r>
              <w:tab/>
            </w:r>
            <w:r w:rsidR="00062857">
              <w:rPr>
                <w:lang w:eastAsia="zh-CN"/>
              </w:rPr>
              <w:t>VNFD:VDU Virtual Link</w:t>
            </w:r>
            <w:r w:rsidR="005A676A">
              <w:t xml:space="preserve"> validation</w:t>
            </w:r>
            <w:bookmarkEnd w:id="2563"/>
            <w:bookmarkEnd w:id="256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internal virtual links. The elements should be validated for correctness and against the vendor provided information. The connection points references should be validated to be in the vnfd:vdu:vnfc:connection_point:id or vnfd:connection_point:id</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Virtual Link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8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Pr="00696E5E" w:rsidRDefault="002500F2" w:rsidP="002500F2">
            <w:pPr>
              <w:pStyle w:val="TestCaseInfo"/>
              <w:numPr>
                <w:ilvl w:val="0"/>
                <w:numId w:val="201"/>
              </w:numPr>
              <w:rPr>
                <w:color w:val="auto"/>
                <w:lang w:eastAsia="zh-CN"/>
              </w:rPr>
            </w:pPr>
            <w:r w:rsidRPr="00696E5E">
              <w:rPr>
                <w:color w:val="auto"/>
                <w:lang w:eastAsia="zh-CN"/>
              </w:rPr>
              <w:t xml:space="preserve">Verify internal Virtual Link unique identifier - </w:t>
            </w:r>
            <w:r w:rsidRPr="00696E5E">
              <w:rPr>
                <w:rFonts w:ascii="Courier" w:hAnsi="Courier" w:cs="Courier"/>
                <w:color w:val="auto"/>
                <w:sz w:val="24"/>
                <w:szCs w:val="24"/>
              </w:rPr>
              <w:t>vnfd:virtual_link:id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connectivity type (e.g. E-LINE, E-LAN or E-Tree)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vnfd:virtual_link:connectivity_type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references to Connection Points (vnfd:vdu:vnfc:connection_point:id, vnfd:connection_point:id)</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vnfd:virtual_link:connection_points_references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required throughput of the link (e.g. bandwidth of E-Line, root bandwidth of E-Tree and aggregate capacity of E_LAN)</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vnfd:virtual_link:root_requirements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required throughput of leaf connections to the link (for E-Tree and E-LAN branches)</w:t>
            </w:r>
          </w:p>
          <w:p w:rsidR="002500F2" w:rsidRPr="00696E5E" w:rsidRDefault="002500F2" w:rsidP="002500F2">
            <w:pPr>
              <w:pStyle w:val="TestCaseInfo"/>
              <w:ind w:left="720"/>
              <w:rPr>
                <w:color w:val="auto"/>
                <w:lang w:eastAsia="zh-CN"/>
              </w:rPr>
            </w:pPr>
            <w:r>
              <w:rPr>
                <w:color w:val="auto"/>
                <w:lang w:eastAsia="zh-CN"/>
              </w:rPr>
              <w:t>This is an optional attribute.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vnfd:virtual_link:leaf_requirements</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1"/>
              </w:numPr>
              <w:rPr>
                <w:color w:val="auto"/>
                <w:lang w:eastAsia="zh-CN"/>
              </w:rPr>
            </w:pPr>
            <w:r w:rsidRPr="00696E5E">
              <w:rPr>
                <w:color w:val="auto"/>
                <w:lang w:eastAsia="zh-CN"/>
              </w:rPr>
              <w:t>Verify QoS options to be supported on the VL e.g. latency, jitter, etc.</w:t>
            </w:r>
            <w:r>
              <w:rPr>
                <w:color w:val="auto"/>
                <w:lang w:eastAsia="zh-CN"/>
              </w:rPr>
              <w:t xml:space="preserve"> (optional)</w:t>
            </w:r>
            <w:r w:rsidRPr="00696E5E">
              <w:rPr>
                <w:color w:val="auto"/>
                <w:lang w:eastAsia="zh-CN"/>
              </w:rPr>
              <w:br/>
            </w:r>
            <w:r w:rsidRPr="00696E5E">
              <w:rPr>
                <w:rFonts w:ascii="Courier" w:hAnsi="Courier" w:cs="Courier"/>
                <w:color w:val="auto"/>
                <w:sz w:val="24"/>
                <w:szCs w:val="24"/>
              </w:rPr>
              <w:t>vnfd:virtual_link:qos</w:t>
            </w:r>
          </w:p>
          <w:p w:rsidR="002500F2" w:rsidRPr="00696E5E" w:rsidRDefault="002500F2" w:rsidP="002500F2">
            <w:pPr>
              <w:pStyle w:val="TestCaseInfo"/>
              <w:ind w:left="720"/>
              <w:rPr>
                <w:color w:val="auto"/>
                <w:lang w:eastAsia="zh-CN"/>
              </w:rPr>
            </w:pPr>
          </w:p>
          <w:p w:rsidR="002500F2" w:rsidRDefault="002500F2" w:rsidP="002500F2">
            <w:pPr>
              <w:pStyle w:val="TestCaseInfo"/>
              <w:numPr>
                <w:ilvl w:val="0"/>
                <w:numId w:val="201"/>
              </w:numPr>
              <w:rPr>
                <w:color w:val="auto"/>
                <w:lang w:eastAsia="zh-CN"/>
              </w:rPr>
            </w:pPr>
            <w:r w:rsidRPr="00696E5E">
              <w:rPr>
                <w:color w:val="auto"/>
                <w:lang w:eastAsia="zh-CN"/>
              </w:rPr>
              <w:t>Verify test access facilities to be supported on the VL (e.g. none, passive monitoring, or active (intrusive) loopbacks at endpoints)</w:t>
            </w:r>
          </w:p>
          <w:p w:rsidR="002500F2" w:rsidRDefault="002500F2" w:rsidP="002500F2">
            <w:pPr>
              <w:pStyle w:val="TestCaseInfo"/>
              <w:ind w:left="720"/>
              <w:rPr>
                <w:color w:val="auto"/>
                <w:lang w:eastAsia="zh-CN"/>
              </w:rPr>
            </w:pPr>
            <w:r>
              <w:rPr>
                <w:color w:val="auto"/>
                <w:lang w:eastAsia="zh-CN"/>
              </w:rPr>
              <w:t>This is an optional attribute</w:t>
            </w:r>
          </w:p>
          <w:p w:rsidR="002500F2" w:rsidRDefault="002500F2" w:rsidP="006035B4">
            <w:pPr>
              <w:pStyle w:val="TestCaseInfo"/>
              <w:ind w:left="720"/>
              <w:rPr>
                <w:rFonts w:ascii="Courier" w:hAnsi="Courier" w:cs="Courier"/>
                <w:sz w:val="24"/>
                <w:szCs w:val="24"/>
              </w:rPr>
            </w:pPr>
            <w:r>
              <w:rPr>
                <w:color w:val="auto"/>
                <w:lang w:eastAsia="zh-CN"/>
              </w:rPr>
              <w:t>v</w:t>
            </w:r>
            <w:r>
              <w:rPr>
                <w:rFonts w:ascii="Courier" w:hAnsi="Courier" w:cs="Courier"/>
                <w:sz w:val="24"/>
                <w:szCs w:val="24"/>
              </w:rPr>
              <w:t>nfd:virtual_link:test_access</w:t>
            </w:r>
          </w:p>
          <w:p w:rsidR="002500F2" w:rsidRDefault="002500F2" w:rsidP="002500F2">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2565" w:name="_Toc454184352"/>
      <w:bookmarkStart w:id="2566" w:name="_Toc477275358"/>
      <w:r>
        <w:t>VNFD Connection Points</w:t>
      </w:r>
      <w:bookmarkEnd w:id="2565"/>
      <w:bookmarkEnd w:id="2566"/>
    </w:p>
    <w:p w:rsidR="005A676A" w:rsidRDefault="005A676A" w:rsidP="005A676A">
      <w:pPr>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rsidP="005A676A">
            <w:pPr>
              <w:pStyle w:val="TestCase"/>
            </w:pPr>
            <w:bookmarkStart w:id="2567" w:name="_Toc454184404"/>
            <w:bookmarkStart w:id="2568" w:name="_Toc477275254"/>
            <w:r>
              <w:t>TC.VNFD.ConPoint.001</w:t>
            </w:r>
            <w:r>
              <w:tab/>
            </w:r>
            <w:r w:rsidR="005A676A">
              <w:rPr>
                <w:lang w:eastAsia="zh-CN"/>
              </w:rPr>
              <w:t>VNFD Connection Points Unit</w:t>
            </w:r>
            <w:r w:rsidR="005A676A">
              <w:t xml:space="preserve"> validation</w:t>
            </w:r>
            <w:bookmarkEnd w:id="2567"/>
            <w:bookmarkEnd w:id="2568"/>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Connection Points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Connection Points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lang w:eastAsia="zh-CN"/>
              </w:rPr>
            </w:pPr>
            <w:r>
              <w:rPr>
                <w:lang w:eastAsia="zh-CN"/>
              </w:rPr>
              <w:t>Sequence:</w:t>
            </w:r>
          </w:p>
          <w:p w:rsidR="002500F2" w:rsidRDefault="002500F2" w:rsidP="002500F2">
            <w:pPr>
              <w:pStyle w:val="TestCaseInfo"/>
              <w:numPr>
                <w:ilvl w:val="0"/>
                <w:numId w:val="202"/>
              </w:numPr>
              <w:rPr>
                <w:color w:val="auto"/>
                <w:lang w:eastAsia="zh-CN"/>
              </w:rPr>
            </w:pPr>
            <w:r w:rsidRPr="00696E5E">
              <w:rPr>
                <w:color w:val="auto"/>
                <w:lang w:eastAsia="zh-CN"/>
              </w:rPr>
              <w:t>Verify Connection Point identifier</w:t>
            </w:r>
          </w:p>
          <w:p w:rsidR="002500F2" w:rsidRPr="00696E5E" w:rsidRDefault="002500F2" w:rsidP="002500F2">
            <w:pPr>
              <w:pStyle w:val="TestCaseInfo"/>
              <w:ind w:left="720"/>
              <w:rPr>
                <w:rFonts w:ascii="Courier" w:hAnsi="Courier" w:cs="Courier"/>
                <w:color w:val="auto"/>
                <w:sz w:val="24"/>
                <w:szCs w:val="24"/>
              </w:rPr>
            </w:pPr>
            <w:r>
              <w:rPr>
                <w:color w:val="auto"/>
                <w:lang w:eastAsia="zh-CN"/>
              </w:rPr>
              <w:t>v</w:t>
            </w:r>
            <w:r w:rsidRPr="00696E5E">
              <w:rPr>
                <w:rFonts w:ascii="Courier" w:hAnsi="Courier" w:cs="Courier"/>
                <w:color w:val="auto"/>
                <w:sz w:val="24"/>
                <w:szCs w:val="24"/>
              </w:rPr>
              <w:t>nfd:connection_point:id</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Virtual Link reference</w:t>
            </w:r>
            <w:r>
              <w:rPr>
                <w:color w:val="auto"/>
                <w:lang w:eastAsia="zh-CN"/>
              </w:rPr>
              <w:t xml:space="preserve"> (optional)</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vnfd:connection_point:virtual_link_reference</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2"/>
              </w:numPr>
              <w:rPr>
                <w:color w:val="auto"/>
                <w:lang w:eastAsia="zh-CN"/>
              </w:rPr>
            </w:pPr>
            <w:r w:rsidRPr="00696E5E">
              <w:rPr>
                <w:color w:val="auto"/>
                <w:lang w:eastAsia="zh-CN"/>
              </w:rPr>
              <w:t>Verify Connection Point type</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vnfd:connection_point:type</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2569" w:name="_Toc454184353"/>
      <w:bookmarkStart w:id="2570" w:name="_Toc477275359"/>
      <w:r>
        <w:t>VNFD Deployment Flavors</w:t>
      </w:r>
      <w:bookmarkEnd w:id="2569"/>
      <w:bookmarkEnd w:id="2570"/>
    </w:p>
    <w:p w:rsidR="005A676A" w:rsidRPr="00474464" w:rsidRDefault="005A676A" w:rsidP="005A676A">
      <w:pPr>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2571" w:name="_Toc454184405"/>
            <w:bookmarkStart w:id="2572" w:name="_Toc477275255"/>
            <w:r>
              <w:t>TC.VNFD.</w:t>
            </w:r>
            <w:r w:rsidR="00BC7D6D">
              <w:t>DEPLOY</w:t>
            </w:r>
            <w:r>
              <w:t>.001</w:t>
            </w:r>
            <w:r>
              <w:tab/>
            </w:r>
            <w:r w:rsidR="005A676A">
              <w:rPr>
                <w:lang w:eastAsia="zh-CN"/>
              </w:rPr>
              <w:t>VNFD Deployment Flavors Unit</w:t>
            </w:r>
            <w:r w:rsidR="005A676A">
              <w:t xml:space="preserve"> validation</w:t>
            </w:r>
            <w:bookmarkEnd w:id="2571"/>
            <w:bookmarkEnd w:id="2572"/>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Deployment Flavors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Deployment Flavors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3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Pr="00696E5E" w:rsidRDefault="002500F2" w:rsidP="002500F2">
            <w:pPr>
              <w:pStyle w:val="TestCaseInfo"/>
              <w:numPr>
                <w:ilvl w:val="0"/>
                <w:numId w:val="203"/>
              </w:numPr>
              <w:rPr>
                <w:color w:val="auto"/>
                <w:lang w:eastAsia="zh-CN"/>
              </w:rPr>
            </w:pPr>
            <w:r w:rsidRPr="00696E5E">
              <w:rPr>
                <w:color w:val="auto"/>
                <w:lang w:eastAsia="zh-CN"/>
              </w:rPr>
              <w:t>Verify VNF flavor identifier</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vnfd:deployment_flavour:id</w:t>
            </w:r>
          </w:p>
          <w:p w:rsidR="002500F2" w:rsidRPr="00696E5E" w:rsidRDefault="002500F2" w:rsidP="002500F2">
            <w:pPr>
              <w:pStyle w:val="TestCaseInfo"/>
              <w:ind w:left="720"/>
              <w:rPr>
                <w:color w:val="auto"/>
                <w:lang w:eastAsia="zh-CN"/>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monitoring parameter and its value against which this flavor is being described</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nfd:deployment_flavour:flavor_key</w:t>
            </w:r>
          </w:p>
          <w:p w:rsidR="002500F2" w:rsidRPr="00696E5E" w:rsidRDefault="002500F2" w:rsidP="002500F2">
            <w:pPr>
              <w:pStyle w:val="TestCaseInfo"/>
              <w:ind w:left="360"/>
              <w:rPr>
                <w:color w:val="auto"/>
                <w:lang w:eastAsia="zh-CN"/>
              </w:rPr>
            </w:pPr>
          </w:p>
          <w:p w:rsidR="002500F2" w:rsidRDefault="002500F2" w:rsidP="002500F2">
            <w:pPr>
              <w:pStyle w:val="TestCaseInfo"/>
              <w:numPr>
                <w:ilvl w:val="0"/>
                <w:numId w:val="203"/>
              </w:numPr>
              <w:rPr>
                <w:color w:val="auto"/>
                <w:lang w:eastAsia="zh-CN"/>
              </w:rPr>
            </w:pPr>
            <w:r w:rsidRPr="00696E5E">
              <w:rPr>
                <w:color w:val="auto"/>
                <w:lang w:eastAsia="zh-CN"/>
              </w:rPr>
              <w:t>Verify constraints in place for a specific deployment flavor</w:t>
            </w:r>
            <w:r>
              <w:rPr>
                <w:color w:val="auto"/>
                <w:lang w:eastAsia="zh-CN"/>
              </w:rPr>
              <w:t xml:space="preserve"> (optional)</w:t>
            </w:r>
          </w:p>
          <w:p w:rsidR="002500F2" w:rsidRPr="00696E5E" w:rsidRDefault="002500F2" w:rsidP="002500F2">
            <w:pPr>
              <w:pStyle w:val="TestCaseInfo"/>
              <w:ind w:left="720"/>
              <w:rPr>
                <w:color w:val="auto"/>
                <w:lang w:eastAsia="zh-CN"/>
              </w:rPr>
            </w:pPr>
            <w:r>
              <w:rPr>
                <w:color w:val="auto"/>
                <w:lang w:eastAsia="zh-CN"/>
              </w:rPr>
              <w:t>v</w:t>
            </w:r>
            <w:r w:rsidRPr="00696E5E">
              <w:rPr>
                <w:rFonts w:ascii="Courier" w:hAnsi="Courier" w:cs="Courier"/>
                <w:color w:val="auto"/>
                <w:sz w:val="24"/>
                <w:szCs w:val="24"/>
              </w:rPr>
              <w:t>nfd:deployment_flavour:constraint</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Verify references for a specific VDU which should be used for this deployment flavor</w:t>
            </w:r>
          </w:p>
          <w:p w:rsidR="002500F2" w:rsidRPr="00696E5E" w:rsidRDefault="002500F2" w:rsidP="002500F2">
            <w:pPr>
              <w:pStyle w:val="TestCaseInfo"/>
              <w:ind w:left="720"/>
              <w:rPr>
                <w:rFonts w:ascii="Courier" w:hAnsi="Courier" w:cs="Courier"/>
                <w:color w:val="auto"/>
                <w:sz w:val="24"/>
                <w:szCs w:val="24"/>
              </w:rPr>
            </w:pPr>
            <w:r w:rsidRPr="00696E5E">
              <w:rPr>
                <w:color w:val="auto"/>
                <w:lang w:eastAsia="zh-CN"/>
              </w:rPr>
              <w:t>v</w:t>
            </w:r>
            <w:r w:rsidRPr="00696E5E">
              <w:rPr>
                <w:rFonts w:ascii="Courier" w:hAnsi="Courier" w:cs="Courier"/>
                <w:color w:val="auto"/>
                <w:sz w:val="24"/>
                <w:szCs w:val="24"/>
              </w:rPr>
              <w:t>nfd:deployment_flavour:constituent_vdu:vdu_reference</w:t>
            </w:r>
          </w:p>
          <w:p w:rsidR="002500F2" w:rsidRPr="00696E5E" w:rsidRDefault="002500F2" w:rsidP="002500F2">
            <w:pPr>
              <w:pStyle w:val="TestCaseInfo"/>
              <w:ind w:left="360"/>
              <w:rPr>
                <w:color w:val="auto"/>
                <w:lang w:eastAsia="zh-CN"/>
              </w:rPr>
            </w:pPr>
          </w:p>
          <w:p w:rsidR="002500F2" w:rsidRPr="00696E5E" w:rsidRDefault="002500F2" w:rsidP="002500F2">
            <w:pPr>
              <w:pStyle w:val="TestCaseInfo"/>
              <w:numPr>
                <w:ilvl w:val="0"/>
                <w:numId w:val="203"/>
              </w:numPr>
              <w:rPr>
                <w:rFonts w:ascii="Courier" w:hAnsi="Courier" w:cs="Courier"/>
                <w:color w:val="auto"/>
                <w:sz w:val="24"/>
                <w:szCs w:val="24"/>
              </w:rPr>
            </w:pPr>
            <w:r w:rsidRPr="00696E5E">
              <w:rPr>
                <w:color w:val="auto"/>
                <w:lang w:eastAsia="zh-CN"/>
              </w:rPr>
              <w:t xml:space="preserve">Verify number of VDU instances required </w:t>
            </w:r>
            <w:r w:rsidRPr="00696E5E">
              <w:rPr>
                <w:rFonts w:ascii="Courier" w:hAnsi="Courier" w:cs="Courier"/>
                <w:color w:val="auto"/>
                <w:sz w:val="24"/>
                <w:szCs w:val="24"/>
              </w:rPr>
              <w:t>vnfd:deployment_flavour:constituent_vdu:number_ofinstances</w:t>
            </w:r>
          </w:p>
          <w:p w:rsidR="002500F2" w:rsidRPr="00696E5E" w:rsidRDefault="002500F2" w:rsidP="002500F2">
            <w:pPr>
              <w:pStyle w:val="TestCaseInfo"/>
              <w:ind w:left="360"/>
              <w:rPr>
                <w:rFonts w:ascii="Courier" w:hAnsi="Courier" w:cs="Courier"/>
                <w:color w:val="auto"/>
                <w:sz w:val="24"/>
                <w:szCs w:val="24"/>
              </w:rPr>
            </w:pPr>
          </w:p>
          <w:p w:rsidR="002500F2" w:rsidRPr="00696E5E" w:rsidRDefault="002500F2" w:rsidP="002500F2">
            <w:pPr>
              <w:pStyle w:val="TestCaseInfo"/>
              <w:numPr>
                <w:ilvl w:val="0"/>
                <w:numId w:val="203"/>
              </w:numPr>
              <w:rPr>
                <w:color w:val="auto"/>
                <w:lang w:eastAsia="zh-CN"/>
              </w:rPr>
            </w:pPr>
            <w:r w:rsidRPr="00696E5E">
              <w:rPr>
                <w:color w:val="auto"/>
                <w:lang w:eastAsia="zh-CN"/>
              </w:rPr>
              <w:t xml:space="preserve">Verify references to the VNFCs which should be used for this deployment flavor </w:t>
            </w:r>
          </w:p>
          <w:p w:rsidR="002500F2" w:rsidRPr="00696E5E" w:rsidRDefault="002500F2" w:rsidP="002500F2">
            <w:pPr>
              <w:pStyle w:val="TestCaseInfo"/>
              <w:ind w:left="720"/>
              <w:rPr>
                <w:rFonts w:ascii="Courier" w:hAnsi="Courier" w:cs="Courier"/>
                <w:color w:val="auto"/>
                <w:sz w:val="24"/>
                <w:szCs w:val="24"/>
              </w:rPr>
            </w:pPr>
            <w:r w:rsidRPr="00696E5E">
              <w:rPr>
                <w:rFonts w:ascii="Courier" w:hAnsi="Courier" w:cs="Courier"/>
                <w:color w:val="auto"/>
                <w:sz w:val="24"/>
                <w:szCs w:val="24"/>
              </w:rPr>
              <w:t>vnfd:deployment_flavour:constituent_vdu:constituent_vnfc</w:t>
            </w:r>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Del="00CB3D88" w:rsidRDefault="005A676A" w:rsidP="001C5F01">
      <w:pPr>
        <w:pStyle w:val="Heading1"/>
        <w:rPr>
          <w:del w:id="2573" w:author="Seggelke, Klaus" w:date="2017-03-08T11:21:00Z"/>
        </w:rPr>
      </w:pPr>
      <w:bookmarkStart w:id="2574" w:name="_Toc454184354"/>
      <w:del w:id="2575" w:author="Seggelke, Klaus" w:date="2017-03-08T11:21:00Z">
        <w:r w:rsidDel="00CB3D88">
          <w:delText>Software Image Man</w:delText>
        </w:r>
        <w:r w:rsidR="00F71410" w:rsidDel="00CB3D88">
          <w:delText>a</w:delText>
        </w:r>
        <w:r w:rsidDel="00CB3D88">
          <w:delText>gement</w:delText>
        </w:r>
        <w:bookmarkStart w:id="2576" w:name="_Toc477274899"/>
        <w:bookmarkStart w:id="2577" w:name="_Toc477275360"/>
        <w:bookmarkEnd w:id="2574"/>
        <w:bookmarkEnd w:id="2576"/>
        <w:bookmarkEnd w:id="2577"/>
      </w:del>
    </w:p>
    <w:p w:rsidR="005A676A" w:rsidDel="00CB3D88" w:rsidRDefault="005A676A" w:rsidP="005A676A">
      <w:pPr>
        <w:rPr>
          <w:del w:id="2578" w:author="Seggelke, Klaus" w:date="2017-03-08T11:21:00Z"/>
          <w:lang w:eastAsia="zh-CN"/>
        </w:rPr>
      </w:pPr>
      <w:del w:id="2579" w:author="Seggelke, Klaus" w:date="2017-03-08T11:21:00Z">
        <w:r w:rsidDel="00CB3D88">
          <w:rPr>
            <w:lang w:eastAsia="zh-CN"/>
          </w:rPr>
          <w:delTex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delText>
        </w:r>
        <w:bookmarkStart w:id="2580" w:name="_Toc477274900"/>
        <w:bookmarkStart w:id="2581" w:name="_Toc477275361"/>
        <w:bookmarkEnd w:id="2580"/>
        <w:bookmarkEnd w:id="2581"/>
      </w:del>
    </w:p>
    <w:p w:rsidR="005A676A" w:rsidDel="00CB3D88" w:rsidRDefault="005A676A" w:rsidP="005A676A">
      <w:pPr>
        <w:rPr>
          <w:del w:id="2582" w:author="Seggelke, Klaus" w:date="2017-03-08T11:21:00Z"/>
          <w:lang w:eastAsia="zh-CN"/>
        </w:rPr>
      </w:pPr>
      <w:bookmarkStart w:id="2583" w:name="_Toc477274901"/>
      <w:bookmarkStart w:id="2584" w:name="_Toc477275362"/>
      <w:bookmarkEnd w:id="2583"/>
      <w:bookmarkEnd w:id="2584"/>
    </w:p>
    <w:p w:rsidR="005A676A" w:rsidDel="00CB3D88" w:rsidRDefault="005A676A" w:rsidP="005A676A">
      <w:pPr>
        <w:rPr>
          <w:del w:id="2585" w:author="Seggelke, Klaus" w:date="2017-03-08T11:21:00Z"/>
          <w:lang w:eastAsia="zh-CN"/>
        </w:rPr>
      </w:pPr>
      <w:del w:id="2586" w:author="Seggelke, Klaus" w:date="2017-03-08T11:21:00Z">
        <w:r w:rsidDel="00CB3D88">
          <w:rPr>
            <w:lang w:eastAsia="zh-CN"/>
          </w:rPr>
          <w:delText>The following test cases ensure the correctness of the VNFM’s capability to manage, retrieve and expose VNF image information.</w:delText>
        </w:r>
        <w:bookmarkStart w:id="2587" w:name="_Toc477274902"/>
        <w:bookmarkStart w:id="2588" w:name="_Toc477275363"/>
        <w:bookmarkEnd w:id="2587"/>
        <w:bookmarkEnd w:id="2588"/>
      </w:del>
    </w:p>
    <w:p w:rsidR="007F52E8" w:rsidDel="00CB3D88" w:rsidRDefault="007F52E8" w:rsidP="005A676A">
      <w:pPr>
        <w:rPr>
          <w:del w:id="2589" w:author="Seggelke, Klaus" w:date="2017-03-08T11:21:00Z"/>
          <w:lang w:eastAsia="zh-CN"/>
        </w:rPr>
      </w:pPr>
      <w:bookmarkStart w:id="2590" w:name="_Toc477274903"/>
      <w:bookmarkStart w:id="2591" w:name="_Toc477275364"/>
      <w:bookmarkEnd w:id="2590"/>
      <w:bookmarkEnd w:id="2591"/>
    </w:p>
    <w:p w:rsidR="005A676A" w:rsidDel="00CB3D88" w:rsidRDefault="005A676A" w:rsidP="005A676A">
      <w:pPr>
        <w:rPr>
          <w:del w:id="2592" w:author="Seggelke, Klaus" w:date="2017-03-08T11:21:00Z"/>
          <w:lang w:eastAsia="zh-CN"/>
        </w:rPr>
      </w:pPr>
      <w:bookmarkStart w:id="2593" w:name="_Toc477274904"/>
      <w:bookmarkStart w:id="2594" w:name="_Toc477275365"/>
      <w:bookmarkEnd w:id="2593"/>
      <w:bookmarkEnd w:id="2594"/>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CB3D88" w:rsidTr="005A676A">
        <w:trPr>
          <w:del w:id="2595" w:author="Seggelke, Klaus" w:date="2017-03-08T11:21: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CB3D88" w:rsidRDefault="00425BA9">
            <w:pPr>
              <w:pStyle w:val="TestCase"/>
              <w:rPr>
                <w:del w:id="2596" w:author="Seggelke, Klaus" w:date="2017-03-08T11:21:00Z"/>
              </w:rPr>
            </w:pPr>
            <w:bookmarkStart w:id="2597" w:name="_Toc454184406"/>
            <w:del w:id="2598" w:author="Seggelke, Klaus" w:date="2017-03-08T11:21:00Z">
              <w:r w:rsidDel="00CB3D88">
                <w:delText>TC.VNF.</w:delText>
              </w:r>
              <w:r w:rsidR="00BC7D6D" w:rsidDel="00CB3D88">
                <w:delText>IMAGE</w:delText>
              </w:r>
              <w:r w:rsidDel="00CB3D88">
                <w:delText>.001</w:delText>
              </w:r>
              <w:r w:rsidDel="00CB3D88">
                <w:tab/>
              </w:r>
              <w:r w:rsidR="005A676A" w:rsidRPr="005C53C5" w:rsidDel="00CB3D88">
                <w:delText>Software Image Retrieval with single vendor release without filter</w:delText>
              </w:r>
              <w:bookmarkStart w:id="2599" w:name="_Toc477274905"/>
              <w:bookmarkStart w:id="2600" w:name="_Toc477275366"/>
              <w:bookmarkEnd w:id="2597"/>
              <w:bookmarkEnd w:id="2599"/>
              <w:bookmarkEnd w:id="2600"/>
            </w:del>
          </w:p>
        </w:tc>
        <w:bookmarkStart w:id="2601" w:name="_Toc477274906"/>
        <w:bookmarkStart w:id="2602" w:name="_Toc477275367"/>
        <w:bookmarkEnd w:id="2601"/>
        <w:bookmarkEnd w:id="2602"/>
      </w:tr>
      <w:tr w:rsidR="005A676A" w:rsidDel="00CB3D88" w:rsidTr="007F52E8">
        <w:trPr>
          <w:trHeight w:val="896"/>
          <w:del w:id="2603"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2604" w:author="Seggelke, Klaus" w:date="2017-03-08T11:21:00Z"/>
              </w:rPr>
            </w:pPr>
            <w:del w:id="2605" w:author="Seggelke, Klaus" w:date="2017-03-08T11:21:00Z">
              <w:r w:rsidDel="00CB3D88">
                <w:delText>Purpose:</w:delText>
              </w:r>
              <w:bookmarkStart w:id="2606" w:name="_Toc477274907"/>
              <w:bookmarkStart w:id="2607" w:name="_Toc477275368"/>
              <w:bookmarkEnd w:id="2606"/>
              <w:bookmarkEnd w:id="2607"/>
            </w:del>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Del="00CB3D88" w:rsidRDefault="005A676A" w:rsidP="00771820">
            <w:pPr>
              <w:pStyle w:val="TestCaseInfo"/>
              <w:rPr>
                <w:del w:id="2608" w:author="Seggelke, Klaus" w:date="2017-03-08T11:21:00Z"/>
              </w:rPr>
            </w:pPr>
            <w:del w:id="2609" w:author="Seggelke, Klaus" w:date="2017-03-08T11:21:00Z">
              <w:r w:rsidRPr="00771820" w:rsidDel="00CB3D88">
                <w:delText>Validate the VNFM can query via Vi-Vnfm reference point the installed/available software images and report the correct information</w:delText>
              </w:r>
              <w:bookmarkStart w:id="2610" w:name="_Toc477274908"/>
              <w:bookmarkStart w:id="2611" w:name="_Toc477275369"/>
              <w:bookmarkEnd w:id="2610"/>
              <w:bookmarkEnd w:id="2611"/>
            </w:del>
          </w:p>
        </w:tc>
        <w:bookmarkStart w:id="2612" w:name="_Toc477274909"/>
        <w:bookmarkStart w:id="2613" w:name="_Toc477275370"/>
        <w:bookmarkEnd w:id="2612"/>
        <w:bookmarkEnd w:id="2613"/>
      </w:tr>
      <w:tr w:rsidR="005A676A" w:rsidDel="00CB3D88" w:rsidTr="007F52E8">
        <w:trPr>
          <w:del w:id="2614"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2615" w:author="Seggelke, Klaus" w:date="2017-03-08T11:21:00Z"/>
              </w:rPr>
            </w:pPr>
            <w:del w:id="2616" w:author="Seggelke, Klaus" w:date="2017-03-08T11:21:00Z">
              <w:r w:rsidDel="00CB3D88">
                <w:delText>Description</w:delText>
              </w:r>
              <w:bookmarkStart w:id="2617" w:name="_Toc477274910"/>
              <w:bookmarkStart w:id="2618" w:name="_Toc477275371"/>
              <w:bookmarkEnd w:id="2617"/>
              <w:bookmarkEnd w:id="2618"/>
            </w:del>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Del="00CB3D88" w:rsidRDefault="005A676A" w:rsidP="00771820">
            <w:pPr>
              <w:pStyle w:val="TestCaseInfo"/>
              <w:rPr>
                <w:del w:id="2619" w:author="Seggelke, Klaus" w:date="2017-03-08T11:21:00Z"/>
              </w:rPr>
            </w:pPr>
            <w:del w:id="2620" w:author="Seggelke, Klaus" w:date="2017-03-08T11:21:00Z">
              <w:r w:rsidRPr="00771820" w:rsidDel="00CB3D88">
                <w:delText>The VNF images are installed and made available to the VIM. The VIM is able to gather all information and present the information per request on the Vi-Vnfm reference point. Following information should be reported per software image:</w:delText>
              </w:r>
              <w:bookmarkStart w:id="2621" w:name="_Toc477274911"/>
              <w:bookmarkStart w:id="2622" w:name="_Toc477275372"/>
              <w:bookmarkEnd w:id="2621"/>
              <w:bookmarkEnd w:id="2622"/>
            </w:del>
          </w:p>
          <w:p w:rsidR="005A676A" w:rsidRPr="00771820" w:rsidDel="00CB3D88" w:rsidRDefault="005A676A" w:rsidP="001C4ECC">
            <w:pPr>
              <w:pStyle w:val="TestCaseInfo"/>
              <w:numPr>
                <w:ilvl w:val="0"/>
                <w:numId w:val="22"/>
              </w:numPr>
              <w:rPr>
                <w:del w:id="2623" w:author="Seggelke, Klaus" w:date="2017-03-08T11:21:00Z"/>
              </w:rPr>
            </w:pPr>
            <w:del w:id="2624" w:author="Seggelke, Klaus" w:date="2017-03-08T11:21:00Z">
              <w:r w:rsidRPr="00771820" w:rsidDel="00CB3D88">
                <w:delText>ID</w:delText>
              </w:r>
              <w:bookmarkStart w:id="2625" w:name="_Toc477274912"/>
              <w:bookmarkStart w:id="2626" w:name="_Toc477275373"/>
              <w:bookmarkEnd w:id="2625"/>
              <w:bookmarkEnd w:id="2626"/>
            </w:del>
          </w:p>
          <w:p w:rsidR="005A676A" w:rsidRPr="00771820" w:rsidDel="00CB3D88" w:rsidRDefault="005A676A" w:rsidP="001C4ECC">
            <w:pPr>
              <w:pStyle w:val="TestCaseInfo"/>
              <w:numPr>
                <w:ilvl w:val="0"/>
                <w:numId w:val="22"/>
              </w:numPr>
              <w:rPr>
                <w:del w:id="2627" w:author="Seggelke, Klaus" w:date="2017-03-08T11:21:00Z"/>
              </w:rPr>
            </w:pPr>
            <w:del w:id="2628" w:author="Seggelke, Klaus" w:date="2017-03-08T11:21:00Z">
              <w:r w:rsidRPr="00771820" w:rsidDel="00CB3D88">
                <w:delText>Name</w:delText>
              </w:r>
              <w:bookmarkStart w:id="2629" w:name="_Toc477274913"/>
              <w:bookmarkStart w:id="2630" w:name="_Toc477275374"/>
              <w:bookmarkEnd w:id="2629"/>
              <w:bookmarkEnd w:id="2630"/>
            </w:del>
          </w:p>
          <w:p w:rsidR="005A676A" w:rsidRPr="00771820" w:rsidDel="00CB3D88" w:rsidRDefault="005A676A" w:rsidP="001C4ECC">
            <w:pPr>
              <w:pStyle w:val="TestCaseInfo"/>
              <w:numPr>
                <w:ilvl w:val="0"/>
                <w:numId w:val="22"/>
              </w:numPr>
              <w:rPr>
                <w:del w:id="2631" w:author="Seggelke, Klaus" w:date="2017-03-08T11:21:00Z"/>
              </w:rPr>
            </w:pPr>
            <w:del w:id="2632" w:author="Seggelke, Klaus" w:date="2017-03-08T11:21:00Z">
              <w:r w:rsidRPr="00771820" w:rsidDel="00CB3D88">
                <w:delText>Provider</w:delText>
              </w:r>
              <w:bookmarkStart w:id="2633" w:name="_Toc477274914"/>
              <w:bookmarkStart w:id="2634" w:name="_Toc477275375"/>
              <w:bookmarkEnd w:id="2633"/>
              <w:bookmarkEnd w:id="2634"/>
            </w:del>
          </w:p>
          <w:p w:rsidR="005A676A" w:rsidRPr="00771820" w:rsidDel="00CB3D88" w:rsidRDefault="005A676A" w:rsidP="001C4ECC">
            <w:pPr>
              <w:pStyle w:val="TestCaseInfo"/>
              <w:numPr>
                <w:ilvl w:val="0"/>
                <w:numId w:val="22"/>
              </w:numPr>
              <w:rPr>
                <w:del w:id="2635" w:author="Seggelke, Klaus" w:date="2017-03-08T11:21:00Z"/>
              </w:rPr>
            </w:pPr>
            <w:del w:id="2636" w:author="Seggelke, Klaus" w:date="2017-03-08T11:21:00Z">
              <w:r w:rsidRPr="00771820" w:rsidDel="00CB3D88">
                <w:delText>Version</w:delText>
              </w:r>
              <w:bookmarkStart w:id="2637" w:name="_Toc477274915"/>
              <w:bookmarkStart w:id="2638" w:name="_Toc477275376"/>
              <w:bookmarkEnd w:id="2637"/>
              <w:bookmarkEnd w:id="2638"/>
            </w:del>
          </w:p>
          <w:p w:rsidR="005A676A" w:rsidRPr="00771820" w:rsidDel="00CB3D88" w:rsidRDefault="005A676A" w:rsidP="001C4ECC">
            <w:pPr>
              <w:pStyle w:val="TestCaseInfo"/>
              <w:numPr>
                <w:ilvl w:val="0"/>
                <w:numId w:val="22"/>
              </w:numPr>
              <w:rPr>
                <w:del w:id="2639" w:author="Seggelke, Klaus" w:date="2017-03-08T11:21:00Z"/>
              </w:rPr>
            </w:pPr>
            <w:del w:id="2640" w:author="Seggelke, Klaus" w:date="2017-03-08T11:21:00Z">
              <w:r w:rsidRPr="00771820" w:rsidDel="00CB3D88">
                <w:delText>checksum</w:delText>
              </w:r>
              <w:bookmarkStart w:id="2641" w:name="_Toc477274916"/>
              <w:bookmarkStart w:id="2642" w:name="_Toc477275377"/>
              <w:bookmarkEnd w:id="2641"/>
              <w:bookmarkEnd w:id="2642"/>
            </w:del>
          </w:p>
          <w:p w:rsidR="005A676A" w:rsidRPr="00771820" w:rsidDel="00CB3D88" w:rsidRDefault="005A676A" w:rsidP="001C4ECC">
            <w:pPr>
              <w:pStyle w:val="TestCaseInfo"/>
              <w:numPr>
                <w:ilvl w:val="0"/>
                <w:numId w:val="22"/>
              </w:numPr>
              <w:rPr>
                <w:del w:id="2643" w:author="Seggelke, Klaus" w:date="2017-03-08T11:21:00Z"/>
              </w:rPr>
            </w:pPr>
            <w:del w:id="2644" w:author="Seggelke, Klaus" w:date="2017-03-08T11:21:00Z">
              <w:r w:rsidRPr="00771820" w:rsidDel="00CB3D88">
                <w:delText>Container Format</w:delText>
              </w:r>
              <w:bookmarkStart w:id="2645" w:name="_Toc477274917"/>
              <w:bookmarkStart w:id="2646" w:name="_Toc477275378"/>
              <w:bookmarkEnd w:id="2645"/>
              <w:bookmarkEnd w:id="2646"/>
            </w:del>
          </w:p>
          <w:p w:rsidR="005A676A" w:rsidRPr="00771820" w:rsidDel="00CB3D88" w:rsidRDefault="005A676A" w:rsidP="001C4ECC">
            <w:pPr>
              <w:pStyle w:val="TestCaseInfo"/>
              <w:numPr>
                <w:ilvl w:val="0"/>
                <w:numId w:val="22"/>
              </w:numPr>
              <w:rPr>
                <w:del w:id="2647" w:author="Seggelke, Klaus" w:date="2017-03-08T11:21:00Z"/>
              </w:rPr>
            </w:pPr>
            <w:del w:id="2648" w:author="Seggelke, Klaus" w:date="2017-03-08T11:21:00Z">
              <w:r w:rsidRPr="00771820" w:rsidDel="00CB3D88">
                <w:delText>Disk Format</w:delText>
              </w:r>
              <w:bookmarkStart w:id="2649" w:name="_Toc477274918"/>
              <w:bookmarkStart w:id="2650" w:name="_Toc477275379"/>
              <w:bookmarkEnd w:id="2649"/>
              <w:bookmarkEnd w:id="2650"/>
            </w:del>
          </w:p>
          <w:p w:rsidR="005A676A" w:rsidRPr="00771820" w:rsidDel="00CB3D88" w:rsidRDefault="005A676A" w:rsidP="001C4ECC">
            <w:pPr>
              <w:pStyle w:val="TestCaseInfo"/>
              <w:numPr>
                <w:ilvl w:val="0"/>
                <w:numId w:val="22"/>
              </w:numPr>
              <w:rPr>
                <w:del w:id="2651" w:author="Seggelke, Klaus" w:date="2017-03-08T11:21:00Z"/>
              </w:rPr>
            </w:pPr>
            <w:del w:id="2652" w:author="Seggelke, Klaus" w:date="2017-03-08T11:21:00Z">
              <w:r w:rsidRPr="00771820" w:rsidDel="00CB3D88">
                <w:delText>Create date</w:delText>
              </w:r>
              <w:bookmarkStart w:id="2653" w:name="_Toc477274919"/>
              <w:bookmarkStart w:id="2654" w:name="_Toc477275380"/>
              <w:bookmarkEnd w:id="2653"/>
              <w:bookmarkEnd w:id="2654"/>
            </w:del>
          </w:p>
          <w:p w:rsidR="005A676A" w:rsidRPr="00771820" w:rsidDel="00CB3D88" w:rsidRDefault="005A676A" w:rsidP="001C4ECC">
            <w:pPr>
              <w:pStyle w:val="TestCaseInfo"/>
              <w:numPr>
                <w:ilvl w:val="0"/>
                <w:numId w:val="22"/>
              </w:numPr>
              <w:rPr>
                <w:del w:id="2655" w:author="Seggelke, Klaus" w:date="2017-03-08T11:21:00Z"/>
              </w:rPr>
            </w:pPr>
            <w:del w:id="2656" w:author="Seggelke, Klaus" w:date="2017-03-08T11:21:00Z">
              <w:r w:rsidRPr="00771820" w:rsidDel="00CB3D88">
                <w:delText>Update Date</w:delText>
              </w:r>
              <w:bookmarkStart w:id="2657" w:name="_Toc477274920"/>
              <w:bookmarkStart w:id="2658" w:name="_Toc477275381"/>
              <w:bookmarkEnd w:id="2657"/>
              <w:bookmarkEnd w:id="2658"/>
            </w:del>
          </w:p>
          <w:p w:rsidR="005A676A" w:rsidRPr="00771820" w:rsidDel="00CB3D88" w:rsidRDefault="005A676A" w:rsidP="001C4ECC">
            <w:pPr>
              <w:pStyle w:val="TestCaseInfo"/>
              <w:numPr>
                <w:ilvl w:val="0"/>
                <w:numId w:val="22"/>
              </w:numPr>
              <w:rPr>
                <w:del w:id="2659" w:author="Seggelke, Klaus" w:date="2017-03-08T11:21:00Z"/>
              </w:rPr>
            </w:pPr>
            <w:del w:id="2660" w:author="Seggelke, Klaus" w:date="2017-03-08T11:21:00Z">
              <w:r w:rsidRPr="00771820" w:rsidDel="00CB3D88">
                <w:delText>Minimal disk size</w:delText>
              </w:r>
              <w:bookmarkStart w:id="2661" w:name="_Toc477274921"/>
              <w:bookmarkStart w:id="2662" w:name="_Toc477275382"/>
              <w:bookmarkEnd w:id="2661"/>
              <w:bookmarkEnd w:id="2662"/>
            </w:del>
          </w:p>
          <w:p w:rsidR="005A676A" w:rsidRPr="00771820" w:rsidDel="00CB3D88" w:rsidRDefault="005A676A" w:rsidP="001C4ECC">
            <w:pPr>
              <w:pStyle w:val="TestCaseInfo"/>
              <w:numPr>
                <w:ilvl w:val="0"/>
                <w:numId w:val="22"/>
              </w:numPr>
              <w:rPr>
                <w:del w:id="2663" w:author="Seggelke, Klaus" w:date="2017-03-08T11:21:00Z"/>
              </w:rPr>
            </w:pPr>
            <w:del w:id="2664" w:author="Seggelke, Klaus" w:date="2017-03-08T11:21:00Z">
              <w:r w:rsidRPr="00771820" w:rsidDel="00CB3D88">
                <w:delText>Minimal Memory size</w:delText>
              </w:r>
              <w:bookmarkStart w:id="2665" w:name="_Toc477274922"/>
              <w:bookmarkStart w:id="2666" w:name="_Toc477275383"/>
              <w:bookmarkEnd w:id="2665"/>
              <w:bookmarkEnd w:id="2666"/>
            </w:del>
          </w:p>
          <w:p w:rsidR="005A676A" w:rsidRPr="00771820" w:rsidDel="00CB3D88" w:rsidRDefault="005A676A" w:rsidP="001C4ECC">
            <w:pPr>
              <w:pStyle w:val="TestCaseInfo"/>
              <w:numPr>
                <w:ilvl w:val="0"/>
                <w:numId w:val="22"/>
              </w:numPr>
              <w:rPr>
                <w:del w:id="2667" w:author="Seggelke, Klaus" w:date="2017-03-08T11:21:00Z"/>
              </w:rPr>
            </w:pPr>
            <w:del w:id="2668" w:author="Seggelke, Klaus" w:date="2017-03-08T11:21:00Z">
              <w:r w:rsidRPr="00771820" w:rsidDel="00CB3D88">
                <w:delText>Size of the software</w:delText>
              </w:r>
              <w:bookmarkStart w:id="2669" w:name="_Toc477274923"/>
              <w:bookmarkStart w:id="2670" w:name="_Toc477275384"/>
              <w:bookmarkEnd w:id="2669"/>
              <w:bookmarkEnd w:id="2670"/>
            </w:del>
          </w:p>
          <w:p w:rsidR="005A676A" w:rsidRPr="00771820" w:rsidDel="00CB3D88" w:rsidRDefault="005A676A" w:rsidP="001C4ECC">
            <w:pPr>
              <w:pStyle w:val="TestCaseInfo"/>
              <w:numPr>
                <w:ilvl w:val="0"/>
                <w:numId w:val="22"/>
              </w:numPr>
              <w:rPr>
                <w:del w:id="2671" w:author="Seggelke, Klaus" w:date="2017-03-08T11:21:00Z"/>
              </w:rPr>
            </w:pPr>
            <w:del w:id="2672" w:author="Seggelke, Klaus" w:date="2017-03-08T11:21:00Z">
              <w:r w:rsidRPr="00771820" w:rsidDel="00CB3D88">
                <w:delText>Status of the software</w:delText>
              </w:r>
              <w:bookmarkStart w:id="2673" w:name="_Toc477274924"/>
              <w:bookmarkStart w:id="2674" w:name="_Toc477275385"/>
              <w:bookmarkEnd w:id="2673"/>
              <w:bookmarkEnd w:id="2674"/>
            </w:del>
          </w:p>
          <w:p w:rsidR="005A676A" w:rsidRPr="00771820" w:rsidDel="00CB3D88" w:rsidRDefault="005A676A" w:rsidP="001C4ECC">
            <w:pPr>
              <w:pStyle w:val="TestCaseInfo"/>
              <w:numPr>
                <w:ilvl w:val="0"/>
                <w:numId w:val="22"/>
              </w:numPr>
              <w:rPr>
                <w:del w:id="2675" w:author="Seggelke, Klaus" w:date="2017-03-08T11:21:00Z"/>
              </w:rPr>
            </w:pPr>
            <w:del w:id="2676" w:author="Seggelke, Klaus" w:date="2017-03-08T11:21:00Z">
              <w:r w:rsidRPr="00771820" w:rsidDel="00CB3D88">
                <w:delText>User defined meta Data</w:delText>
              </w:r>
              <w:bookmarkStart w:id="2677" w:name="_Toc477274925"/>
              <w:bookmarkStart w:id="2678" w:name="_Toc477275386"/>
              <w:bookmarkEnd w:id="2677"/>
              <w:bookmarkEnd w:id="2678"/>
            </w:del>
          </w:p>
        </w:tc>
        <w:bookmarkStart w:id="2679" w:name="_Toc477274926"/>
        <w:bookmarkStart w:id="2680" w:name="_Toc477275387"/>
        <w:bookmarkEnd w:id="2679"/>
        <w:bookmarkEnd w:id="2680"/>
      </w:tr>
      <w:tr w:rsidR="005A676A" w:rsidDel="00CB3D88" w:rsidTr="007F52E8">
        <w:trPr>
          <w:trHeight w:val="283"/>
          <w:del w:id="2681"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2682" w:author="Seggelke, Klaus" w:date="2017-03-08T11:21:00Z"/>
              </w:rPr>
            </w:pPr>
            <w:del w:id="2683" w:author="Seggelke, Klaus" w:date="2017-03-08T11:21:00Z">
              <w:r w:rsidDel="00CB3D88">
                <w:delText>Test Setup</w:delText>
              </w:r>
              <w:bookmarkStart w:id="2684" w:name="_Toc477274927"/>
              <w:bookmarkStart w:id="2685" w:name="_Toc477275388"/>
              <w:bookmarkEnd w:id="2684"/>
              <w:bookmarkEnd w:id="2685"/>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2686" w:author="Seggelke, Klaus" w:date="2017-03-08T11:21:00Z"/>
              </w:rPr>
            </w:pPr>
            <w:del w:id="2687" w:author="Seggelke, Klaus" w:date="2017-03-08T11:21:00Z">
              <w:r w:rsidRPr="00771820" w:rsidDel="00CB3D88">
                <w:delText>Minimal one vendor VNF image should be installed. It would be better to have multiple installed. This allows to validate handling of multiple image information and also filter capabilities.</w:delText>
              </w:r>
              <w:bookmarkStart w:id="2688" w:name="_Toc477274928"/>
              <w:bookmarkStart w:id="2689" w:name="_Toc477275389"/>
              <w:bookmarkEnd w:id="2688"/>
              <w:bookmarkEnd w:id="2689"/>
            </w:del>
          </w:p>
        </w:tc>
        <w:bookmarkStart w:id="2690" w:name="_Toc477274929"/>
        <w:bookmarkStart w:id="2691" w:name="_Toc477275390"/>
        <w:bookmarkEnd w:id="2690"/>
        <w:bookmarkEnd w:id="2691"/>
      </w:tr>
      <w:tr w:rsidR="005A676A" w:rsidDel="00CB3D88" w:rsidTr="007F52E8">
        <w:trPr>
          <w:trHeight w:val="515"/>
          <w:del w:id="2692"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2693" w:author="Seggelke, Klaus" w:date="2017-03-08T11:21:00Z"/>
              </w:rPr>
            </w:pPr>
            <w:del w:id="2694" w:author="Seggelke, Klaus" w:date="2017-03-08T11:21:00Z">
              <w:r w:rsidDel="00CB3D88">
                <w:delText>Parameters</w:delText>
              </w:r>
              <w:bookmarkStart w:id="2695" w:name="_Toc477274930"/>
              <w:bookmarkStart w:id="2696" w:name="_Toc477275391"/>
              <w:bookmarkEnd w:id="2695"/>
              <w:bookmarkEnd w:id="2696"/>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2697" w:author="Seggelke, Klaus" w:date="2017-03-08T11:21:00Z"/>
              </w:rPr>
            </w:pPr>
            <w:del w:id="2698" w:author="Seggelke, Klaus" w:date="2017-03-08T11:21:00Z">
              <w:r w:rsidRPr="00771820" w:rsidDel="00CB3D88">
                <w:delText>The test could include following:</w:delText>
              </w:r>
              <w:bookmarkStart w:id="2699" w:name="_Toc477274931"/>
              <w:bookmarkStart w:id="2700" w:name="_Toc477275392"/>
              <w:bookmarkEnd w:id="2699"/>
              <w:bookmarkEnd w:id="2700"/>
            </w:del>
          </w:p>
          <w:p w:rsidR="005A676A" w:rsidRPr="00771820" w:rsidDel="00CB3D88" w:rsidRDefault="005A676A" w:rsidP="00771820">
            <w:pPr>
              <w:pStyle w:val="TestCaseInfo"/>
              <w:rPr>
                <w:del w:id="2701" w:author="Seggelke, Klaus" w:date="2017-03-08T11:21:00Z"/>
              </w:rPr>
            </w:pPr>
            <w:del w:id="2702" w:author="Seggelke, Klaus" w:date="2017-03-08T11:21:00Z">
              <w:r w:rsidRPr="00771820" w:rsidDel="00CB3D88">
                <w:delText xml:space="preserve">Retrieve all images (no filter) </w:delText>
              </w:r>
              <w:r w:rsidRPr="00771820" w:rsidDel="00CB3D88">
                <w:sym w:font="Wingdings" w:char="F0E0"/>
              </w:r>
              <w:r w:rsidRPr="00771820" w:rsidDel="00CB3D88">
                <w:delText xml:space="preserve"> list of all installed images</w:delText>
              </w:r>
              <w:bookmarkStart w:id="2703" w:name="_Toc477274932"/>
              <w:bookmarkStart w:id="2704" w:name="_Toc477275393"/>
              <w:bookmarkEnd w:id="2703"/>
              <w:bookmarkEnd w:id="2704"/>
            </w:del>
          </w:p>
        </w:tc>
        <w:bookmarkStart w:id="2705" w:name="_Toc477274933"/>
        <w:bookmarkStart w:id="2706" w:name="_Toc477275394"/>
        <w:bookmarkEnd w:id="2705"/>
        <w:bookmarkEnd w:id="2706"/>
      </w:tr>
      <w:tr w:rsidR="005A676A" w:rsidDel="00CB3D88" w:rsidTr="007F52E8">
        <w:trPr>
          <w:del w:id="2707"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2708" w:author="Seggelke, Klaus" w:date="2017-03-08T11:21:00Z"/>
              </w:rPr>
            </w:pPr>
            <w:del w:id="2709" w:author="Seggelke, Klaus" w:date="2017-03-08T11:21:00Z">
              <w:r w:rsidDel="00CB3D88">
                <w:delText>Success Guarantee:</w:delText>
              </w:r>
              <w:bookmarkStart w:id="2710" w:name="_Toc477274934"/>
              <w:bookmarkStart w:id="2711" w:name="_Toc477275395"/>
              <w:bookmarkEnd w:id="2710"/>
              <w:bookmarkEnd w:id="2711"/>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2712" w:author="Seggelke, Klaus" w:date="2017-03-08T11:21:00Z"/>
              </w:rPr>
            </w:pPr>
            <w:del w:id="2713" w:author="Seggelke, Klaus" w:date="2017-03-08T11:21:00Z">
              <w:r w:rsidRPr="00771820" w:rsidDel="00CB3D88">
                <w:delText>VNFM must display all expect images</w:delText>
              </w:r>
              <w:bookmarkStart w:id="2714" w:name="_Toc477274935"/>
              <w:bookmarkStart w:id="2715" w:name="_Toc477275396"/>
              <w:bookmarkEnd w:id="2714"/>
              <w:bookmarkEnd w:id="2715"/>
            </w:del>
          </w:p>
        </w:tc>
        <w:bookmarkStart w:id="2716" w:name="_Toc477274936"/>
        <w:bookmarkStart w:id="2717" w:name="_Toc477275397"/>
        <w:bookmarkEnd w:id="2716"/>
        <w:bookmarkEnd w:id="2717"/>
      </w:tr>
      <w:tr w:rsidR="005A676A" w:rsidDel="00CB3D88" w:rsidTr="007F52E8">
        <w:trPr>
          <w:del w:id="2718"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2719" w:author="Seggelke, Klaus" w:date="2017-03-08T11:21:00Z"/>
              </w:rPr>
            </w:pPr>
            <w:del w:id="2720" w:author="Seggelke, Klaus" w:date="2017-03-08T11:21:00Z">
              <w:r w:rsidDel="00CB3D88">
                <w:delText>Pre-conditions:</w:delText>
              </w:r>
              <w:bookmarkStart w:id="2721" w:name="_Toc477274937"/>
              <w:bookmarkStart w:id="2722" w:name="_Toc477275398"/>
              <w:bookmarkEnd w:id="2721"/>
              <w:bookmarkEnd w:id="2722"/>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2723" w:author="Seggelke, Klaus" w:date="2017-03-08T11:21:00Z"/>
              </w:rPr>
            </w:pPr>
            <w:del w:id="2724" w:author="Seggelke, Klaus" w:date="2017-03-08T11:21:00Z">
              <w:r w:rsidRPr="00771820" w:rsidDel="00CB3D88">
                <w:delText>Install images and ensure that VIM lists them</w:delText>
              </w:r>
              <w:bookmarkStart w:id="2725" w:name="_Toc477274938"/>
              <w:bookmarkStart w:id="2726" w:name="_Toc477275399"/>
              <w:bookmarkEnd w:id="2725"/>
              <w:bookmarkEnd w:id="2726"/>
            </w:del>
          </w:p>
        </w:tc>
        <w:bookmarkStart w:id="2727" w:name="_Toc477274939"/>
        <w:bookmarkStart w:id="2728" w:name="_Toc477275400"/>
        <w:bookmarkEnd w:id="2727"/>
        <w:bookmarkEnd w:id="2728"/>
      </w:tr>
      <w:tr w:rsidR="005A676A" w:rsidDel="00CB3D88" w:rsidTr="007F52E8">
        <w:trPr>
          <w:trHeight w:val="193"/>
          <w:del w:id="2729"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2730" w:author="Seggelke, Klaus" w:date="2017-03-08T11:21:00Z"/>
              </w:rPr>
            </w:pPr>
            <w:del w:id="2731" w:author="Seggelke, Klaus" w:date="2017-03-08T11:21:00Z">
              <w:r w:rsidDel="00CB3D88">
                <w:delText>Procedure</w:delText>
              </w:r>
              <w:bookmarkStart w:id="2732" w:name="_Toc477274940"/>
              <w:bookmarkStart w:id="2733" w:name="_Toc477275401"/>
              <w:bookmarkEnd w:id="2732"/>
              <w:bookmarkEnd w:id="2733"/>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2734" w:author="Seggelke, Klaus" w:date="2017-03-08T11:21:00Z"/>
              </w:rPr>
            </w:pPr>
            <w:bookmarkStart w:id="2735" w:name="_Toc477274941"/>
            <w:bookmarkStart w:id="2736" w:name="_Toc477275402"/>
            <w:bookmarkEnd w:id="2735"/>
            <w:bookmarkEnd w:id="2736"/>
          </w:p>
        </w:tc>
        <w:bookmarkStart w:id="2737" w:name="_Toc477274942"/>
        <w:bookmarkStart w:id="2738" w:name="_Toc477275403"/>
        <w:bookmarkEnd w:id="2737"/>
        <w:bookmarkEnd w:id="2738"/>
      </w:tr>
      <w:tr w:rsidR="005A676A" w:rsidDel="00CB3D88" w:rsidTr="007F52E8">
        <w:trPr>
          <w:del w:id="2739"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2740" w:author="Seggelke, Klaus" w:date="2017-03-08T11:21:00Z"/>
              </w:rPr>
            </w:pPr>
            <w:del w:id="2741" w:author="Seggelke, Klaus" w:date="2017-03-08T11:21:00Z">
              <w:r w:rsidDel="00CB3D88">
                <w:rPr>
                  <w:noProof/>
                </w:rPr>
                <w:delText>Extensions:</w:delText>
              </w:r>
              <w:bookmarkStart w:id="2742" w:name="_Toc477274943"/>
              <w:bookmarkStart w:id="2743" w:name="_Toc477275404"/>
              <w:bookmarkEnd w:id="2742"/>
              <w:bookmarkEnd w:id="2743"/>
            </w:del>
          </w:p>
        </w:tc>
        <w:tc>
          <w:tcPr>
            <w:tcW w:w="7979" w:type="dxa"/>
            <w:tcBorders>
              <w:top w:val="single" w:sz="2" w:space="0" w:color="auto"/>
              <w:left w:val="single" w:sz="2" w:space="0" w:color="auto"/>
              <w:bottom w:val="single" w:sz="2" w:space="0" w:color="auto"/>
              <w:right w:val="single" w:sz="2" w:space="0" w:color="auto"/>
            </w:tcBorders>
          </w:tcPr>
          <w:p w:rsidR="005A676A" w:rsidRPr="00771820" w:rsidDel="00CB3D88" w:rsidRDefault="005A676A" w:rsidP="00771820">
            <w:pPr>
              <w:pStyle w:val="TestCaseInfo"/>
              <w:rPr>
                <w:del w:id="2744" w:author="Seggelke, Klaus" w:date="2017-03-08T11:21:00Z"/>
              </w:rPr>
            </w:pPr>
            <w:bookmarkStart w:id="2745" w:name="_Toc477274944"/>
            <w:bookmarkStart w:id="2746" w:name="_Toc477275405"/>
            <w:bookmarkEnd w:id="2745"/>
            <w:bookmarkEnd w:id="2746"/>
          </w:p>
        </w:tc>
        <w:bookmarkStart w:id="2747" w:name="_Toc477274945"/>
        <w:bookmarkStart w:id="2748" w:name="_Toc477275406"/>
        <w:bookmarkEnd w:id="2747"/>
        <w:bookmarkEnd w:id="2748"/>
      </w:tr>
      <w:tr w:rsidR="005A676A" w:rsidDel="00CB3D88" w:rsidTr="007F52E8">
        <w:trPr>
          <w:del w:id="2749"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71820">
            <w:pPr>
              <w:pStyle w:val="TestCaseDescription"/>
              <w:rPr>
                <w:del w:id="2750" w:author="Seggelke, Klaus" w:date="2017-03-08T11:21:00Z"/>
                <w:noProof/>
              </w:rPr>
            </w:pPr>
            <w:del w:id="2751" w:author="Seggelke, Klaus" w:date="2017-03-08T11:21:00Z">
              <w:r w:rsidDel="00CB3D88">
                <w:rPr>
                  <w:noProof/>
                </w:rPr>
                <w:delText>Notes:</w:delText>
              </w:r>
              <w:bookmarkStart w:id="2752" w:name="_Toc477274946"/>
              <w:bookmarkStart w:id="2753" w:name="_Toc477275407"/>
              <w:bookmarkEnd w:id="2752"/>
              <w:bookmarkEnd w:id="2753"/>
            </w:del>
          </w:p>
        </w:tc>
        <w:tc>
          <w:tcPr>
            <w:tcW w:w="7979" w:type="dxa"/>
            <w:tcBorders>
              <w:top w:val="single" w:sz="2" w:space="0" w:color="auto"/>
              <w:left w:val="single" w:sz="2" w:space="0" w:color="auto"/>
              <w:bottom w:val="single" w:sz="2" w:space="0" w:color="auto"/>
              <w:right w:val="single" w:sz="2" w:space="0" w:color="auto"/>
            </w:tcBorders>
          </w:tcPr>
          <w:p w:rsidR="00592307" w:rsidRPr="00771820" w:rsidDel="00CB3D88" w:rsidRDefault="00592307" w:rsidP="001C4ECC">
            <w:pPr>
              <w:pStyle w:val="TestCaseInfo"/>
              <w:rPr>
                <w:del w:id="2754" w:author="Seggelke, Klaus" w:date="2017-03-08T11:21:00Z"/>
              </w:rPr>
            </w:pPr>
            <w:bookmarkStart w:id="2755" w:name="_Toc477274947"/>
            <w:bookmarkStart w:id="2756" w:name="_Toc477275408"/>
            <w:bookmarkEnd w:id="2755"/>
            <w:bookmarkEnd w:id="2756"/>
          </w:p>
        </w:tc>
        <w:bookmarkStart w:id="2757" w:name="_Toc477274948"/>
        <w:bookmarkStart w:id="2758" w:name="_Toc477275409"/>
        <w:bookmarkEnd w:id="2757"/>
        <w:bookmarkEnd w:id="2758"/>
      </w:tr>
    </w:tbl>
    <w:p w:rsidR="005A676A" w:rsidDel="00CB3D88" w:rsidRDefault="005A676A" w:rsidP="005A676A">
      <w:pPr>
        <w:rPr>
          <w:del w:id="2759" w:author="Seggelke, Klaus" w:date="2017-03-08T11:21:00Z"/>
          <w:lang w:eastAsia="zh-CN"/>
        </w:rPr>
      </w:pPr>
      <w:bookmarkStart w:id="2760" w:name="_Toc477274949"/>
      <w:bookmarkStart w:id="2761" w:name="_Toc477275410"/>
      <w:bookmarkEnd w:id="2760"/>
      <w:bookmarkEnd w:id="2761"/>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CB3D88" w:rsidTr="005A676A">
        <w:trPr>
          <w:del w:id="2762" w:author="Seggelke, Klaus" w:date="2017-03-08T11:21: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CB3D88" w:rsidRDefault="00425BA9">
            <w:pPr>
              <w:pStyle w:val="TestCase"/>
              <w:rPr>
                <w:del w:id="2763" w:author="Seggelke, Klaus" w:date="2017-03-08T11:21:00Z"/>
              </w:rPr>
            </w:pPr>
            <w:bookmarkStart w:id="2764" w:name="_Toc454184407"/>
            <w:del w:id="2765" w:author="Seggelke, Klaus" w:date="2017-03-08T11:21:00Z">
              <w:r w:rsidDel="00CB3D88">
                <w:delText>TC.VNF.</w:delText>
              </w:r>
              <w:r w:rsidR="00BC7D6D" w:rsidDel="00CB3D88">
                <w:delText>IMAGE</w:delText>
              </w:r>
              <w:r w:rsidDel="00CB3D88">
                <w:delText>.002</w:delText>
              </w:r>
              <w:r w:rsidDel="00CB3D88">
                <w:tab/>
              </w:r>
              <w:r w:rsidR="005A676A" w:rsidRPr="005C53C5" w:rsidDel="00CB3D88">
                <w:delText xml:space="preserve">Software Image Retrieval with single vendor release </w:delText>
              </w:r>
              <w:r w:rsidR="005A676A" w:rsidDel="00CB3D88">
                <w:delText>with</w:delText>
              </w:r>
              <w:r w:rsidR="005A676A" w:rsidRPr="005C53C5" w:rsidDel="00CB3D88">
                <w:delText xml:space="preserve"> filter</w:delText>
              </w:r>
              <w:r w:rsidR="005A676A" w:rsidDel="00CB3D88">
                <w:delText>s</w:delText>
              </w:r>
              <w:bookmarkStart w:id="2766" w:name="_Toc477274950"/>
              <w:bookmarkStart w:id="2767" w:name="_Toc477275411"/>
              <w:bookmarkEnd w:id="2764"/>
              <w:bookmarkEnd w:id="2766"/>
              <w:bookmarkEnd w:id="2767"/>
            </w:del>
          </w:p>
        </w:tc>
        <w:bookmarkStart w:id="2768" w:name="_Toc477274951"/>
        <w:bookmarkStart w:id="2769" w:name="_Toc477275412"/>
        <w:bookmarkEnd w:id="2768"/>
        <w:bookmarkEnd w:id="2769"/>
      </w:tr>
      <w:tr w:rsidR="005A676A" w:rsidDel="00CB3D88" w:rsidTr="007F52E8">
        <w:trPr>
          <w:trHeight w:val="896"/>
          <w:del w:id="2770"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771" w:author="Seggelke, Klaus" w:date="2017-03-08T11:21:00Z"/>
              </w:rPr>
            </w:pPr>
            <w:del w:id="2772" w:author="Seggelke, Klaus" w:date="2017-03-08T11:21:00Z">
              <w:r w:rsidDel="00CB3D88">
                <w:delText>Purpose:</w:delText>
              </w:r>
              <w:bookmarkStart w:id="2773" w:name="_Toc477274952"/>
              <w:bookmarkStart w:id="2774" w:name="_Toc477275413"/>
              <w:bookmarkEnd w:id="2773"/>
              <w:bookmarkEnd w:id="2774"/>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CB3D88" w:rsidRDefault="005A676A" w:rsidP="007F52E8">
            <w:pPr>
              <w:pStyle w:val="TestCaseInfo"/>
              <w:rPr>
                <w:del w:id="2775" w:author="Seggelke, Klaus" w:date="2017-03-08T11:21:00Z"/>
                <w:lang w:eastAsia="zh-CN"/>
              </w:rPr>
            </w:pPr>
            <w:del w:id="2776" w:author="Seggelke, Klaus" w:date="2017-03-08T11:21:00Z">
              <w:r w:rsidRPr="008C33FA" w:rsidDel="00CB3D88">
                <w:rPr>
                  <w:lang w:eastAsia="zh-CN"/>
                </w:rPr>
                <w:delText>Validate the VNFM can query via Vi-Vnfm reference point the installed/available software images and report the correct information</w:delText>
              </w:r>
              <w:bookmarkStart w:id="2777" w:name="_Toc477274953"/>
              <w:bookmarkStart w:id="2778" w:name="_Toc477275414"/>
              <w:bookmarkEnd w:id="2777"/>
              <w:bookmarkEnd w:id="2778"/>
            </w:del>
          </w:p>
        </w:tc>
        <w:bookmarkStart w:id="2779" w:name="_Toc477274954"/>
        <w:bookmarkStart w:id="2780" w:name="_Toc477275415"/>
        <w:bookmarkEnd w:id="2779"/>
        <w:bookmarkEnd w:id="2780"/>
      </w:tr>
      <w:tr w:rsidR="005A676A" w:rsidDel="00CB3D88" w:rsidTr="007F52E8">
        <w:trPr>
          <w:del w:id="2781"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782" w:author="Seggelke, Klaus" w:date="2017-03-08T11:21:00Z"/>
              </w:rPr>
            </w:pPr>
            <w:del w:id="2783" w:author="Seggelke, Klaus" w:date="2017-03-08T11:21:00Z">
              <w:r w:rsidDel="00CB3D88">
                <w:delText>Description</w:delText>
              </w:r>
              <w:bookmarkStart w:id="2784" w:name="_Toc477274955"/>
              <w:bookmarkStart w:id="2785" w:name="_Toc477275416"/>
              <w:bookmarkEnd w:id="2784"/>
              <w:bookmarkEnd w:id="2785"/>
            </w:del>
          </w:p>
        </w:tc>
        <w:tc>
          <w:tcPr>
            <w:tcW w:w="7979"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Info"/>
              <w:rPr>
                <w:del w:id="2786" w:author="Seggelke, Klaus" w:date="2017-03-08T11:21:00Z"/>
                <w:lang w:eastAsia="zh-CN"/>
              </w:rPr>
            </w:pPr>
            <w:del w:id="2787" w:author="Seggelke, Klaus" w:date="2017-03-08T11:21:00Z">
              <w:r w:rsidDel="00CB3D88">
                <w:rPr>
                  <w:lang w:eastAsia="zh-CN"/>
                </w:rPr>
                <w:delText>The VNF images are installed and made available to the VIM. The VIM is able to gather all information and present the information per request on the Vi-Vnfm reference point. Following information should be reported per software image:</w:delText>
              </w:r>
              <w:bookmarkStart w:id="2788" w:name="_Toc477274956"/>
              <w:bookmarkStart w:id="2789" w:name="_Toc477275417"/>
              <w:bookmarkEnd w:id="2788"/>
              <w:bookmarkEnd w:id="2789"/>
            </w:del>
          </w:p>
          <w:p w:rsidR="005A676A" w:rsidDel="00CB3D88" w:rsidRDefault="005A676A" w:rsidP="001C4ECC">
            <w:pPr>
              <w:pStyle w:val="TestCaseInfo"/>
              <w:numPr>
                <w:ilvl w:val="0"/>
                <w:numId w:val="22"/>
              </w:numPr>
              <w:rPr>
                <w:del w:id="2790" w:author="Seggelke, Klaus" w:date="2017-03-08T11:21:00Z"/>
                <w:lang w:eastAsia="zh-CN"/>
              </w:rPr>
            </w:pPr>
            <w:del w:id="2791" w:author="Seggelke, Klaus" w:date="2017-03-08T11:21:00Z">
              <w:r w:rsidDel="00CB3D88">
                <w:rPr>
                  <w:lang w:eastAsia="zh-CN"/>
                </w:rPr>
                <w:delText>ID</w:delText>
              </w:r>
              <w:bookmarkStart w:id="2792" w:name="_Toc477274957"/>
              <w:bookmarkStart w:id="2793" w:name="_Toc477275418"/>
              <w:bookmarkEnd w:id="2792"/>
              <w:bookmarkEnd w:id="2793"/>
            </w:del>
          </w:p>
          <w:p w:rsidR="005A676A" w:rsidDel="00CB3D88" w:rsidRDefault="005A676A" w:rsidP="001C4ECC">
            <w:pPr>
              <w:pStyle w:val="TestCaseInfo"/>
              <w:numPr>
                <w:ilvl w:val="0"/>
                <w:numId w:val="22"/>
              </w:numPr>
              <w:rPr>
                <w:del w:id="2794" w:author="Seggelke, Klaus" w:date="2017-03-08T11:21:00Z"/>
                <w:lang w:eastAsia="zh-CN"/>
              </w:rPr>
            </w:pPr>
            <w:del w:id="2795" w:author="Seggelke, Klaus" w:date="2017-03-08T11:21:00Z">
              <w:r w:rsidDel="00CB3D88">
                <w:rPr>
                  <w:lang w:eastAsia="zh-CN"/>
                </w:rPr>
                <w:delText>Name</w:delText>
              </w:r>
              <w:bookmarkStart w:id="2796" w:name="_Toc477274958"/>
              <w:bookmarkStart w:id="2797" w:name="_Toc477275419"/>
              <w:bookmarkEnd w:id="2796"/>
              <w:bookmarkEnd w:id="2797"/>
            </w:del>
          </w:p>
          <w:p w:rsidR="005A676A" w:rsidDel="00CB3D88" w:rsidRDefault="005A676A" w:rsidP="001C4ECC">
            <w:pPr>
              <w:pStyle w:val="TestCaseInfo"/>
              <w:numPr>
                <w:ilvl w:val="0"/>
                <w:numId w:val="22"/>
              </w:numPr>
              <w:rPr>
                <w:del w:id="2798" w:author="Seggelke, Klaus" w:date="2017-03-08T11:21:00Z"/>
                <w:lang w:eastAsia="zh-CN"/>
              </w:rPr>
            </w:pPr>
            <w:del w:id="2799" w:author="Seggelke, Klaus" w:date="2017-03-08T11:21:00Z">
              <w:r w:rsidDel="00CB3D88">
                <w:rPr>
                  <w:lang w:eastAsia="zh-CN"/>
                </w:rPr>
                <w:delText>Provider</w:delText>
              </w:r>
              <w:bookmarkStart w:id="2800" w:name="_Toc477274959"/>
              <w:bookmarkStart w:id="2801" w:name="_Toc477275420"/>
              <w:bookmarkEnd w:id="2800"/>
              <w:bookmarkEnd w:id="2801"/>
            </w:del>
          </w:p>
          <w:p w:rsidR="005A676A" w:rsidDel="00CB3D88" w:rsidRDefault="005A676A" w:rsidP="001C4ECC">
            <w:pPr>
              <w:pStyle w:val="TestCaseInfo"/>
              <w:numPr>
                <w:ilvl w:val="0"/>
                <w:numId w:val="22"/>
              </w:numPr>
              <w:rPr>
                <w:del w:id="2802" w:author="Seggelke, Klaus" w:date="2017-03-08T11:21:00Z"/>
                <w:lang w:eastAsia="zh-CN"/>
              </w:rPr>
            </w:pPr>
            <w:del w:id="2803" w:author="Seggelke, Klaus" w:date="2017-03-08T11:21:00Z">
              <w:r w:rsidDel="00CB3D88">
                <w:rPr>
                  <w:lang w:eastAsia="zh-CN"/>
                </w:rPr>
                <w:delText>Version</w:delText>
              </w:r>
              <w:bookmarkStart w:id="2804" w:name="_Toc477274960"/>
              <w:bookmarkStart w:id="2805" w:name="_Toc477275421"/>
              <w:bookmarkEnd w:id="2804"/>
              <w:bookmarkEnd w:id="2805"/>
            </w:del>
          </w:p>
          <w:p w:rsidR="005A676A" w:rsidDel="00CB3D88" w:rsidRDefault="005A676A" w:rsidP="001C4ECC">
            <w:pPr>
              <w:pStyle w:val="TestCaseInfo"/>
              <w:numPr>
                <w:ilvl w:val="0"/>
                <w:numId w:val="22"/>
              </w:numPr>
              <w:rPr>
                <w:del w:id="2806" w:author="Seggelke, Klaus" w:date="2017-03-08T11:21:00Z"/>
                <w:lang w:eastAsia="zh-CN"/>
              </w:rPr>
            </w:pPr>
            <w:del w:id="2807" w:author="Seggelke, Klaus" w:date="2017-03-08T11:21:00Z">
              <w:r w:rsidDel="00CB3D88">
                <w:rPr>
                  <w:lang w:eastAsia="zh-CN"/>
                </w:rPr>
                <w:delText>checksum</w:delText>
              </w:r>
              <w:bookmarkStart w:id="2808" w:name="_Toc477274961"/>
              <w:bookmarkStart w:id="2809" w:name="_Toc477275422"/>
              <w:bookmarkEnd w:id="2808"/>
              <w:bookmarkEnd w:id="2809"/>
            </w:del>
          </w:p>
          <w:p w:rsidR="005A676A" w:rsidDel="00CB3D88" w:rsidRDefault="005A676A" w:rsidP="001C4ECC">
            <w:pPr>
              <w:pStyle w:val="TestCaseInfo"/>
              <w:numPr>
                <w:ilvl w:val="0"/>
                <w:numId w:val="22"/>
              </w:numPr>
              <w:rPr>
                <w:del w:id="2810" w:author="Seggelke, Klaus" w:date="2017-03-08T11:21:00Z"/>
                <w:lang w:eastAsia="zh-CN"/>
              </w:rPr>
            </w:pPr>
            <w:del w:id="2811" w:author="Seggelke, Klaus" w:date="2017-03-08T11:21:00Z">
              <w:r w:rsidDel="00CB3D88">
                <w:rPr>
                  <w:lang w:eastAsia="zh-CN"/>
                </w:rPr>
                <w:delText>Container Format</w:delText>
              </w:r>
              <w:bookmarkStart w:id="2812" w:name="_Toc477274962"/>
              <w:bookmarkStart w:id="2813" w:name="_Toc477275423"/>
              <w:bookmarkEnd w:id="2812"/>
              <w:bookmarkEnd w:id="2813"/>
            </w:del>
          </w:p>
          <w:p w:rsidR="005A676A" w:rsidDel="00CB3D88" w:rsidRDefault="005A676A" w:rsidP="001C4ECC">
            <w:pPr>
              <w:pStyle w:val="TestCaseInfo"/>
              <w:numPr>
                <w:ilvl w:val="0"/>
                <w:numId w:val="22"/>
              </w:numPr>
              <w:rPr>
                <w:del w:id="2814" w:author="Seggelke, Klaus" w:date="2017-03-08T11:21:00Z"/>
                <w:lang w:eastAsia="zh-CN"/>
              </w:rPr>
            </w:pPr>
            <w:del w:id="2815" w:author="Seggelke, Klaus" w:date="2017-03-08T11:21:00Z">
              <w:r w:rsidDel="00CB3D88">
                <w:rPr>
                  <w:lang w:eastAsia="zh-CN"/>
                </w:rPr>
                <w:delText>Disk Format</w:delText>
              </w:r>
              <w:bookmarkStart w:id="2816" w:name="_Toc477274963"/>
              <w:bookmarkStart w:id="2817" w:name="_Toc477275424"/>
              <w:bookmarkEnd w:id="2816"/>
              <w:bookmarkEnd w:id="2817"/>
            </w:del>
          </w:p>
          <w:p w:rsidR="005A676A" w:rsidDel="00CB3D88" w:rsidRDefault="005A676A" w:rsidP="001C4ECC">
            <w:pPr>
              <w:pStyle w:val="TestCaseInfo"/>
              <w:numPr>
                <w:ilvl w:val="0"/>
                <w:numId w:val="22"/>
              </w:numPr>
              <w:rPr>
                <w:del w:id="2818" w:author="Seggelke, Klaus" w:date="2017-03-08T11:21:00Z"/>
                <w:lang w:eastAsia="zh-CN"/>
              </w:rPr>
            </w:pPr>
            <w:del w:id="2819" w:author="Seggelke, Klaus" w:date="2017-03-08T11:21:00Z">
              <w:r w:rsidDel="00CB3D88">
                <w:rPr>
                  <w:lang w:eastAsia="zh-CN"/>
                </w:rPr>
                <w:delText>Create date</w:delText>
              </w:r>
              <w:bookmarkStart w:id="2820" w:name="_Toc477274964"/>
              <w:bookmarkStart w:id="2821" w:name="_Toc477275425"/>
              <w:bookmarkEnd w:id="2820"/>
              <w:bookmarkEnd w:id="2821"/>
            </w:del>
          </w:p>
          <w:p w:rsidR="005A676A" w:rsidDel="00CB3D88" w:rsidRDefault="005A676A" w:rsidP="001C4ECC">
            <w:pPr>
              <w:pStyle w:val="TestCaseInfo"/>
              <w:numPr>
                <w:ilvl w:val="0"/>
                <w:numId w:val="22"/>
              </w:numPr>
              <w:rPr>
                <w:del w:id="2822" w:author="Seggelke, Klaus" w:date="2017-03-08T11:21:00Z"/>
                <w:lang w:eastAsia="zh-CN"/>
              </w:rPr>
            </w:pPr>
            <w:del w:id="2823" w:author="Seggelke, Klaus" w:date="2017-03-08T11:21:00Z">
              <w:r w:rsidDel="00CB3D88">
                <w:rPr>
                  <w:lang w:eastAsia="zh-CN"/>
                </w:rPr>
                <w:delText>Update Date</w:delText>
              </w:r>
              <w:bookmarkStart w:id="2824" w:name="_Toc477274965"/>
              <w:bookmarkStart w:id="2825" w:name="_Toc477275426"/>
              <w:bookmarkEnd w:id="2824"/>
              <w:bookmarkEnd w:id="2825"/>
            </w:del>
          </w:p>
          <w:p w:rsidR="005A676A" w:rsidDel="00CB3D88" w:rsidRDefault="005A676A" w:rsidP="001C4ECC">
            <w:pPr>
              <w:pStyle w:val="TestCaseInfo"/>
              <w:numPr>
                <w:ilvl w:val="0"/>
                <w:numId w:val="22"/>
              </w:numPr>
              <w:rPr>
                <w:del w:id="2826" w:author="Seggelke, Klaus" w:date="2017-03-08T11:21:00Z"/>
                <w:lang w:eastAsia="zh-CN"/>
              </w:rPr>
            </w:pPr>
            <w:del w:id="2827" w:author="Seggelke, Klaus" w:date="2017-03-08T11:21:00Z">
              <w:r w:rsidDel="00CB3D88">
                <w:rPr>
                  <w:lang w:eastAsia="zh-CN"/>
                </w:rPr>
                <w:delText>Minimal disk size</w:delText>
              </w:r>
              <w:bookmarkStart w:id="2828" w:name="_Toc477274966"/>
              <w:bookmarkStart w:id="2829" w:name="_Toc477275427"/>
              <w:bookmarkEnd w:id="2828"/>
              <w:bookmarkEnd w:id="2829"/>
            </w:del>
          </w:p>
          <w:p w:rsidR="005A676A" w:rsidDel="00CB3D88" w:rsidRDefault="005A676A" w:rsidP="001C4ECC">
            <w:pPr>
              <w:pStyle w:val="TestCaseInfo"/>
              <w:numPr>
                <w:ilvl w:val="0"/>
                <w:numId w:val="22"/>
              </w:numPr>
              <w:rPr>
                <w:del w:id="2830" w:author="Seggelke, Klaus" w:date="2017-03-08T11:21:00Z"/>
                <w:lang w:eastAsia="zh-CN"/>
              </w:rPr>
            </w:pPr>
            <w:del w:id="2831" w:author="Seggelke, Klaus" w:date="2017-03-08T11:21:00Z">
              <w:r w:rsidDel="00CB3D88">
                <w:rPr>
                  <w:lang w:eastAsia="zh-CN"/>
                </w:rPr>
                <w:delText>Minimal Memory size</w:delText>
              </w:r>
              <w:bookmarkStart w:id="2832" w:name="_Toc477274967"/>
              <w:bookmarkStart w:id="2833" w:name="_Toc477275428"/>
              <w:bookmarkEnd w:id="2832"/>
              <w:bookmarkEnd w:id="2833"/>
            </w:del>
          </w:p>
          <w:p w:rsidR="005A676A" w:rsidDel="00CB3D88" w:rsidRDefault="005A676A" w:rsidP="001C4ECC">
            <w:pPr>
              <w:pStyle w:val="TestCaseInfo"/>
              <w:numPr>
                <w:ilvl w:val="0"/>
                <w:numId w:val="22"/>
              </w:numPr>
              <w:rPr>
                <w:del w:id="2834" w:author="Seggelke, Klaus" w:date="2017-03-08T11:21:00Z"/>
                <w:lang w:eastAsia="zh-CN"/>
              </w:rPr>
            </w:pPr>
            <w:del w:id="2835" w:author="Seggelke, Klaus" w:date="2017-03-08T11:21:00Z">
              <w:r w:rsidDel="00CB3D88">
                <w:rPr>
                  <w:lang w:eastAsia="zh-CN"/>
                </w:rPr>
                <w:delText>Size of the software</w:delText>
              </w:r>
              <w:bookmarkStart w:id="2836" w:name="_Toc477274968"/>
              <w:bookmarkStart w:id="2837" w:name="_Toc477275429"/>
              <w:bookmarkEnd w:id="2836"/>
              <w:bookmarkEnd w:id="2837"/>
            </w:del>
          </w:p>
          <w:p w:rsidR="005A676A" w:rsidDel="00CB3D88" w:rsidRDefault="005A676A" w:rsidP="001C4ECC">
            <w:pPr>
              <w:pStyle w:val="TestCaseInfo"/>
              <w:numPr>
                <w:ilvl w:val="0"/>
                <w:numId w:val="22"/>
              </w:numPr>
              <w:rPr>
                <w:del w:id="2838" w:author="Seggelke, Klaus" w:date="2017-03-08T11:21:00Z"/>
                <w:lang w:eastAsia="zh-CN"/>
              </w:rPr>
            </w:pPr>
            <w:del w:id="2839" w:author="Seggelke, Klaus" w:date="2017-03-08T11:21:00Z">
              <w:r w:rsidDel="00CB3D88">
                <w:rPr>
                  <w:lang w:eastAsia="zh-CN"/>
                </w:rPr>
                <w:delText>Status of the software</w:delText>
              </w:r>
              <w:bookmarkStart w:id="2840" w:name="_Toc477274969"/>
              <w:bookmarkStart w:id="2841" w:name="_Toc477275430"/>
              <w:bookmarkEnd w:id="2840"/>
              <w:bookmarkEnd w:id="2841"/>
            </w:del>
          </w:p>
          <w:p w:rsidR="005A676A" w:rsidDel="00CB3D88" w:rsidRDefault="005A676A" w:rsidP="001C4ECC">
            <w:pPr>
              <w:pStyle w:val="TestCaseInfo"/>
              <w:numPr>
                <w:ilvl w:val="0"/>
                <w:numId w:val="22"/>
              </w:numPr>
              <w:rPr>
                <w:del w:id="2842" w:author="Seggelke, Klaus" w:date="2017-03-08T11:21:00Z"/>
                <w:lang w:eastAsia="zh-CN"/>
              </w:rPr>
            </w:pPr>
            <w:del w:id="2843" w:author="Seggelke, Klaus" w:date="2017-03-08T11:21:00Z">
              <w:r w:rsidDel="00CB3D88">
                <w:rPr>
                  <w:lang w:eastAsia="zh-CN"/>
                </w:rPr>
                <w:delText>User defined meta Data</w:delText>
              </w:r>
              <w:bookmarkStart w:id="2844" w:name="_Toc477274970"/>
              <w:bookmarkStart w:id="2845" w:name="_Toc477275431"/>
              <w:bookmarkEnd w:id="2844"/>
              <w:bookmarkEnd w:id="2845"/>
            </w:del>
          </w:p>
        </w:tc>
        <w:bookmarkStart w:id="2846" w:name="_Toc477274971"/>
        <w:bookmarkStart w:id="2847" w:name="_Toc477275432"/>
        <w:bookmarkEnd w:id="2846"/>
        <w:bookmarkEnd w:id="2847"/>
      </w:tr>
      <w:tr w:rsidR="005A676A" w:rsidDel="00CB3D88" w:rsidTr="007F52E8">
        <w:trPr>
          <w:trHeight w:val="283"/>
          <w:del w:id="2848"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849" w:author="Seggelke, Klaus" w:date="2017-03-08T11:21:00Z"/>
              </w:rPr>
            </w:pPr>
            <w:del w:id="2850" w:author="Seggelke, Klaus" w:date="2017-03-08T11:21:00Z">
              <w:r w:rsidDel="00CB3D88">
                <w:delText>Test Setup</w:delText>
              </w:r>
              <w:bookmarkStart w:id="2851" w:name="_Toc477274972"/>
              <w:bookmarkStart w:id="2852" w:name="_Toc477275433"/>
              <w:bookmarkEnd w:id="2851"/>
              <w:bookmarkEnd w:id="2852"/>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2853" w:author="Seggelke, Klaus" w:date="2017-03-08T11:21:00Z"/>
                <w:lang w:eastAsia="zh-CN"/>
              </w:rPr>
            </w:pPr>
            <w:del w:id="2854" w:author="Seggelke, Klaus" w:date="2017-03-08T11:21:00Z">
              <w:r w:rsidDel="00CB3D88">
                <w:rPr>
                  <w:lang w:eastAsia="zh-CN"/>
                </w:rPr>
                <w:delText>Minimal one vendor VNF image should be installed. It would be better to have multiple installed. This allows to validate handling of multiple image information and also filter capabilities.</w:delText>
              </w:r>
              <w:bookmarkStart w:id="2855" w:name="_Toc477274973"/>
              <w:bookmarkStart w:id="2856" w:name="_Toc477275434"/>
              <w:bookmarkEnd w:id="2855"/>
              <w:bookmarkEnd w:id="2856"/>
            </w:del>
          </w:p>
        </w:tc>
        <w:bookmarkStart w:id="2857" w:name="_Toc477274974"/>
        <w:bookmarkStart w:id="2858" w:name="_Toc477275435"/>
        <w:bookmarkEnd w:id="2857"/>
        <w:bookmarkEnd w:id="2858"/>
      </w:tr>
      <w:tr w:rsidR="005A676A" w:rsidDel="00CB3D88" w:rsidTr="007F52E8">
        <w:trPr>
          <w:trHeight w:val="515"/>
          <w:del w:id="2859"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860" w:author="Seggelke, Klaus" w:date="2017-03-08T11:21:00Z"/>
              </w:rPr>
            </w:pPr>
            <w:del w:id="2861" w:author="Seggelke, Klaus" w:date="2017-03-08T11:21:00Z">
              <w:r w:rsidDel="00CB3D88">
                <w:delText>Parameters</w:delText>
              </w:r>
              <w:bookmarkStart w:id="2862" w:name="_Toc477274975"/>
              <w:bookmarkStart w:id="2863" w:name="_Toc477275436"/>
              <w:bookmarkEnd w:id="2862"/>
              <w:bookmarkEnd w:id="2863"/>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2864" w:author="Seggelke, Klaus" w:date="2017-03-08T11:21:00Z"/>
              </w:rPr>
            </w:pPr>
            <w:del w:id="2865" w:author="Seggelke, Klaus" w:date="2017-03-08T11:21:00Z">
              <w:r w:rsidDel="00CB3D88">
                <w:delText>The test could include following:</w:delText>
              </w:r>
              <w:bookmarkStart w:id="2866" w:name="_Toc477274976"/>
              <w:bookmarkStart w:id="2867" w:name="_Toc477275437"/>
              <w:bookmarkEnd w:id="2866"/>
              <w:bookmarkEnd w:id="2867"/>
            </w:del>
          </w:p>
          <w:p w:rsidR="005A676A" w:rsidDel="00CB3D88" w:rsidRDefault="005A676A" w:rsidP="007F52E8">
            <w:pPr>
              <w:pStyle w:val="TestCaseInfo"/>
              <w:rPr>
                <w:del w:id="2868" w:author="Seggelke, Klaus" w:date="2017-03-08T11:21:00Z"/>
              </w:rPr>
            </w:pPr>
            <w:del w:id="2869" w:author="Seggelke, Klaus" w:date="2017-03-08T11:21:00Z">
              <w:r w:rsidDel="00CB3D88">
                <w:delText xml:space="preserve">Retrieve image via exact filter </w:delText>
              </w:r>
              <w:r w:rsidDel="00CB3D88">
                <w:sym w:font="Wingdings" w:char="F0E0"/>
              </w:r>
              <w:r w:rsidDel="00CB3D88">
                <w:delText xml:space="preserve"> filter parameter narrows down to single image</w:delText>
              </w:r>
              <w:bookmarkStart w:id="2870" w:name="_Toc477274977"/>
              <w:bookmarkStart w:id="2871" w:name="_Toc477275438"/>
              <w:bookmarkEnd w:id="2870"/>
              <w:bookmarkEnd w:id="2871"/>
            </w:del>
          </w:p>
          <w:p w:rsidR="005A676A" w:rsidDel="00CB3D88" w:rsidRDefault="005A676A" w:rsidP="007F52E8">
            <w:pPr>
              <w:pStyle w:val="TestCaseInfo"/>
              <w:rPr>
                <w:del w:id="2872" w:author="Seggelke, Klaus" w:date="2017-03-08T11:21:00Z"/>
              </w:rPr>
            </w:pPr>
            <w:del w:id="2873" w:author="Seggelke, Klaus" w:date="2017-03-08T11:21:00Z">
              <w:r w:rsidDel="00CB3D88">
                <w:delText xml:space="preserve">Retrieve image via partial filter </w:delText>
              </w:r>
              <w:r w:rsidDel="00CB3D88">
                <w:sym w:font="Wingdings" w:char="F0E0"/>
              </w:r>
              <w:r w:rsidDel="00CB3D88">
                <w:delText xml:space="preserve"> filter parameter to narrow down the image list</w:delText>
              </w:r>
              <w:bookmarkStart w:id="2874" w:name="_Toc477274978"/>
              <w:bookmarkStart w:id="2875" w:name="_Toc477275439"/>
              <w:bookmarkEnd w:id="2874"/>
              <w:bookmarkEnd w:id="2875"/>
            </w:del>
          </w:p>
        </w:tc>
        <w:bookmarkStart w:id="2876" w:name="_Toc477274979"/>
        <w:bookmarkStart w:id="2877" w:name="_Toc477275440"/>
        <w:bookmarkEnd w:id="2876"/>
        <w:bookmarkEnd w:id="2877"/>
      </w:tr>
      <w:tr w:rsidR="005A676A" w:rsidDel="00CB3D88" w:rsidTr="007F52E8">
        <w:trPr>
          <w:del w:id="2878"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879" w:author="Seggelke, Klaus" w:date="2017-03-08T11:21:00Z"/>
              </w:rPr>
            </w:pPr>
            <w:del w:id="2880" w:author="Seggelke, Klaus" w:date="2017-03-08T11:21:00Z">
              <w:r w:rsidDel="00CB3D88">
                <w:delText>Success Guarantee:</w:delText>
              </w:r>
              <w:bookmarkStart w:id="2881" w:name="_Toc477274980"/>
              <w:bookmarkStart w:id="2882" w:name="_Toc477275441"/>
              <w:bookmarkEnd w:id="2881"/>
              <w:bookmarkEnd w:id="2882"/>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2883" w:author="Seggelke, Klaus" w:date="2017-03-08T11:21:00Z"/>
              </w:rPr>
            </w:pPr>
            <w:del w:id="2884" w:author="Seggelke, Klaus" w:date="2017-03-08T11:21:00Z">
              <w:r w:rsidDel="00CB3D88">
                <w:delText>VNFM must display all expect images</w:delText>
              </w:r>
              <w:bookmarkStart w:id="2885" w:name="_Toc477274981"/>
              <w:bookmarkStart w:id="2886" w:name="_Toc477275442"/>
              <w:bookmarkEnd w:id="2885"/>
              <w:bookmarkEnd w:id="2886"/>
            </w:del>
          </w:p>
        </w:tc>
        <w:bookmarkStart w:id="2887" w:name="_Toc477274982"/>
        <w:bookmarkStart w:id="2888" w:name="_Toc477275443"/>
        <w:bookmarkEnd w:id="2887"/>
        <w:bookmarkEnd w:id="2888"/>
      </w:tr>
      <w:tr w:rsidR="005A676A" w:rsidDel="00CB3D88" w:rsidTr="007F52E8">
        <w:trPr>
          <w:del w:id="2889"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890" w:author="Seggelke, Klaus" w:date="2017-03-08T11:21:00Z"/>
              </w:rPr>
            </w:pPr>
            <w:del w:id="2891" w:author="Seggelke, Klaus" w:date="2017-03-08T11:21:00Z">
              <w:r w:rsidDel="00CB3D88">
                <w:delText>Pre-conditions:</w:delText>
              </w:r>
              <w:bookmarkStart w:id="2892" w:name="_Toc477274983"/>
              <w:bookmarkStart w:id="2893" w:name="_Toc477275444"/>
              <w:bookmarkEnd w:id="2892"/>
              <w:bookmarkEnd w:id="2893"/>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2894" w:author="Seggelke, Klaus" w:date="2017-03-08T11:21:00Z"/>
                <w:lang w:eastAsia="zh-CN"/>
              </w:rPr>
            </w:pPr>
            <w:del w:id="2895" w:author="Seggelke, Klaus" w:date="2017-03-08T11:21:00Z">
              <w:r w:rsidDel="00CB3D88">
                <w:rPr>
                  <w:lang w:eastAsia="zh-CN"/>
                </w:rPr>
                <w:delText>Install images and ensure that VIM lists them</w:delText>
              </w:r>
              <w:bookmarkStart w:id="2896" w:name="_Toc477274984"/>
              <w:bookmarkStart w:id="2897" w:name="_Toc477275445"/>
              <w:bookmarkEnd w:id="2896"/>
              <w:bookmarkEnd w:id="2897"/>
            </w:del>
          </w:p>
        </w:tc>
        <w:bookmarkStart w:id="2898" w:name="_Toc477274985"/>
        <w:bookmarkStart w:id="2899" w:name="_Toc477275446"/>
        <w:bookmarkEnd w:id="2898"/>
        <w:bookmarkEnd w:id="2899"/>
      </w:tr>
      <w:tr w:rsidR="005A676A" w:rsidDel="00CB3D88" w:rsidTr="007F52E8">
        <w:trPr>
          <w:trHeight w:val="247"/>
          <w:del w:id="2900"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901" w:author="Seggelke, Klaus" w:date="2017-03-08T11:21:00Z"/>
              </w:rPr>
            </w:pPr>
            <w:del w:id="2902" w:author="Seggelke, Klaus" w:date="2017-03-08T11:21:00Z">
              <w:r w:rsidDel="00CB3D88">
                <w:delText>Procedure</w:delText>
              </w:r>
              <w:bookmarkStart w:id="2903" w:name="_Toc477274986"/>
              <w:bookmarkStart w:id="2904" w:name="_Toc477275447"/>
              <w:bookmarkEnd w:id="2903"/>
              <w:bookmarkEnd w:id="2904"/>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2905" w:author="Seggelke, Klaus" w:date="2017-03-08T11:21:00Z"/>
                <w:lang w:eastAsia="zh-CN"/>
              </w:rPr>
            </w:pPr>
            <w:bookmarkStart w:id="2906" w:name="_Toc477274987"/>
            <w:bookmarkStart w:id="2907" w:name="_Toc477275448"/>
            <w:bookmarkEnd w:id="2906"/>
            <w:bookmarkEnd w:id="2907"/>
          </w:p>
        </w:tc>
        <w:bookmarkStart w:id="2908" w:name="_Toc477274988"/>
        <w:bookmarkStart w:id="2909" w:name="_Toc477275449"/>
        <w:bookmarkEnd w:id="2908"/>
        <w:bookmarkEnd w:id="2909"/>
      </w:tr>
      <w:tr w:rsidR="005A676A" w:rsidDel="00CB3D88" w:rsidTr="007F52E8">
        <w:trPr>
          <w:del w:id="2910"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911" w:author="Seggelke, Klaus" w:date="2017-03-08T11:21:00Z"/>
              </w:rPr>
            </w:pPr>
            <w:del w:id="2912" w:author="Seggelke, Klaus" w:date="2017-03-08T11:21:00Z">
              <w:r w:rsidDel="00CB3D88">
                <w:rPr>
                  <w:noProof/>
                </w:rPr>
                <w:delText>Extensions:</w:delText>
              </w:r>
              <w:bookmarkStart w:id="2913" w:name="_Toc477274989"/>
              <w:bookmarkStart w:id="2914" w:name="_Toc477275450"/>
              <w:bookmarkEnd w:id="2913"/>
              <w:bookmarkEnd w:id="2914"/>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2915" w:author="Seggelke, Klaus" w:date="2017-03-08T11:21:00Z"/>
              </w:rPr>
            </w:pPr>
            <w:bookmarkStart w:id="2916" w:name="_Toc477274990"/>
            <w:bookmarkStart w:id="2917" w:name="_Toc477275451"/>
            <w:bookmarkEnd w:id="2916"/>
            <w:bookmarkEnd w:id="2917"/>
          </w:p>
        </w:tc>
        <w:bookmarkStart w:id="2918" w:name="_Toc477274991"/>
        <w:bookmarkStart w:id="2919" w:name="_Toc477275452"/>
        <w:bookmarkEnd w:id="2918"/>
        <w:bookmarkEnd w:id="2919"/>
      </w:tr>
      <w:tr w:rsidR="005A676A" w:rsidDel="00CB3D88" w:rsidTr="007F52E8">
        <w:trPr>
          <w:del w:id="2920"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921" w:author="Seggelke, Klaus" w:date="2017-03-08T11:21:00Z"/>
                <w:noProof/>
              </w:rPr>
            </w:pPr>
            <w:del w:id="2922" w:author="Seggelke, Klaus" w:date="2017-03-08T11:21:00Z">
              <w:r w:rsidDel="00CB3D88">
                <w:rPr>
                  <w:noProof/>
                </w:rPr>
                <w:delText>Notes:</w:delText>
              </w:r>
              <w:bookmarkStart w:id="2923" w:name="_Toc477274992"/>
              <w:bookmarkStart w:id="2924" w:name="_Toc477275453"/>
              <w:bookmarkEnd w:id="2923"/>
              <w:bookmarkEnd w:id="2924"/>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1C4ECC" w:rsidP="007F52E8">
            <w:pPr>
              <w:pStyle w:val="TestCaseInfo"/>
              <w:rPr>
                <w:del w:id="2925" w:author="Seggelke, Klaus" w:date="2017-03-08T11:21:00Z"/>
              </w:rPr>
            </w:pPr>
            <w:del w:id="2926" w:author="Seggelke, Klaus" w:date="2017-03-08T11:21:00Z">
              <w:r w:rsidDel="00CB3D88">
                <w:delText>Sub test cases:</w:delText>
              </w:r>
              <w:bookmarkStart w:id="2927" w:name="_Toc477274993"/>
              <w:bookmarkStart w:id="2928" w:name="_Toc477275454"/>
              <w:bookmarkEnd w:id="2927"/>
              <w:bookmarkEnd w:id="2928"/>
            </w:del>
          </w:p>
          <w:p w:rsidR="001C4ECC" w:rsidDel="00CB3D88" w:rsidRDefault="001C4ECC" w:rsidP="00D45270">
            <w:pPr>
              <w:pStyle w:val="TestCaseInfo"/>
              <w:numPr>
                <w:ilvl w:val="0"/>
                <w:numId w:val="124"/>
              </w:numPr>
              <w:rPr>
                <w:del w:id="2929" w:author="Seggelke, Klaus" w:date="2017-03-08T11:21:00Z"/>
              </w:rPr>
            </w:pPr>
            <w:del w:id="2930" w:author="Seggelke, Klaus" w:date="2017-03-08T11:21:00Z">
              <w:r w:rsidDel="00CB3D88">
                <w:delText>Filter with exact match</w:delText>
              </w:r>
              <w:bookmarkStart w:id="2931" w:name="_Toc477274994"/>
              <w:bookmarkStart w:id="2932" w:name="_Toc477275455"/>
              <w:bookmarkEnd w:id="2931"/>
              <w:bookmarkEnd w:id="2932"/>
            </w:del>
          </w:p>
          <w:p w:rsidR="001C4ECC" w:rsidDel="00CB3D88" w:rsidRDefault="001C4ECC" w:rsidP="00D45270">
            <w:pPr>
              <w:pStyle w:val="TestCaseInfo"/>
              <w:numPr>
                <w:ilvl w:val="0"/>
                <w:numId w:val="124"/>
              </w:numPr>
              <w:rPr>
                <w:del w:id="2933" w:author="Seggelke, Klaus" w:date="2017-03-08T11:21:00Z"/>
              </w:rPr>
            </w:pPr>
            <w:del w:id="2934" w:author="Seggelke, Klaus" w:date="2017-03-08T11:21:00Z">
              <w:r w:rsidDel="00CB3D88">
                <w:delText>Partial Filter</w:delText>
              </w:r>
              <w:bookmarkStart w:id="2935" w:name="_Toc477274995"/>
              <w:bookmarkStart w:id="2936" w:name="_Toc477275456"/>
              <w:bookmarkEnd w:id="2935"/>
              <w:bookmarkEnd w:id="2936"/>
            </w:del>
          </w:p>
        </w:tc>
        <w:bookmarkStart w:id="2937" w:name="_Toc477274996"/>
        <w:bookmarkStart w:id="2938" w:name="_Toc477275457"/>
        <w:bookmarkEnd w:id="2937"/>
        <w:bookmarkEnd w:id="2938"/>
      </w:tr>
    </w:tbl>
    <w:p w:rsidR="005A676A" w:rsidDel="00CB3D88" w:rsidRDefault="005A676A" w:rsidP="005A676A">
      <w:pPr>
        <w:rPr>
          <w:del w:id="2939" w:author="Seggelke, Klaus" w:date="2017-03-08T11:21:00Z"/>
          <w:lang w:eastAsia="zh-CN"/>
        </w:rPr>
      </w:pPr>
      <w:bookmarkStart w:id="2940" w:name="_Toc477274997"/>
      <w:bookmarkStart w:id="2941" w:name="_Toc477275458"/>
      <w:bookmarkEnd w:id="2940"/>
      <w:bookmarkEnd w:id="2941"/>
    </w:p>
    <w:p w:rsidR="005A676A" w:rsidDel="00CB3D88" w:rsidRDefault="005A676A" w:rsidP="005A676A">
      <w:pPr>
        <w:rPr>
          <w:del w:id="2942" w:author="Seggelke, Klaus" w:date="2017-03-08T11:21:00Z"/>
          <w:lang w:eastAsia="zh-CN"/>
        </w:rPr>
      </w:pPr>
      <w:del w:id="2943" w:author="Seggelke, Klaus" w:date="2017-03-08T11:21:00Z">
        <w:r w:rsidRPr="00416986" w:rsidDel="00CB3D88">
          <w:rPr>
            <w:lang w:eastAsia="zh-CN"/>
          </w:rPr>
          <w:delText>The vendor needs to ensure that VNF upgrades/patches can generate correct VNFDs. This allows us also to test later the actual upgrade. Here we validate that the two VNFDs are truly different and not a copy without any changes.</w:delText>
        </w:r>
        <w:bookmarkStart w:id="2944" w:name="_Toc477274998"/>
        <w:bookmarkStart w:id="2945" w:name="_Toc477275459"/>
        <w:bookmarkEnd w:id="2944"/>
        <w:bookmarkEnd w:id="2945"/>
      </w:del>
    </w:p>
    <w:p w:rsidR="005A676A" w:rsidDel="00CB3D88" w:rsidRDefault="005A676A" w:rsidP="005A676A">
      <w:pPr>
        <w:rPr>
          <w:del w:id="2946" w:author="Seggelke, Klaus" w:date="2017-03-08T11:21:00Z"/>
          <w:lang w:eastAsia="zh-CN"/>
        </w:rPr>
      </w:pPr>
      <w:bookmarkStart w:id="2947" w:name="_Toc477274999"/>
      <w:bookmarkStart w:id="2948" w:name="_Toc477275460"/>
      <w:bookmarkEnd w:id="2947"/>
      <w:bookmarkEnd w:id="2948"/>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CB3D88" w:rsidTr="005A676A">
        <w:trPr>
          <w:del w:id="2949" w:author="Seggelke, Klaus" w:date="2017-03-08T11:21: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CB3D88" w:rsidRDefault="00425BA9">
            <w:pPr>
              <w:pStyle w:val="TestCase"/>
              <w:rPr>
                <w:del w:id="2950" w:author="Seggelke, Klaus" w:date="2017-03-08T11:21:00Z"/>
              </w:rPr>
            </w:pPr>
            <w:bookmarkStart w:id="2951" w:name="_Toc454184408"/>
            <w:del w:id="2952" w:author="Seggelke, Klaus" w:date="2017-03-08T11:21:00Z">
              <w:r w:rsidDel="00CB3D88">
                <w:delText>TC.VNF.</w:delText>
              </w:r>
              <w:r w:rsidR="00BC7D6D" w:rsidDel="00CB3D88">
                <w:delText>IMAGE</w:delText>
              </w:r>
              <w:r w:rsidDel="00CB3D88">
                <w:delText>.003</w:delText>
              </w:r>
              <w:r w:rsidDel="00CB3D88">
                <w:tab/>
              </w:r>
              <w:r w:rsidR="005A676A" w:rsidDel="00CB3D88">
                <w:delText>Software Image Retrieval with multi vendor release</w:delText>
              </w:r>
              <w:bookmarkStart w:id="2953" w:name="_Toc477275000"/>
              <w:bookmarkStart w:id="2954" w:name="_Toc477275461"/>
              <w:bookmarkEnd w:id="2951"/>
              <w:bookmarkEnd w:id="2953"/>
              <w:bookmarkEnd w:id="2954"/>
            </w:del>
          </w:p>
        </w:tc>
        <w:bookmarkStart w:id="2955" w:name="_Toc477275001"/>
        <w:bookmarkStart w:id="2956" w:name="_Toc477275462"/>
        <w:bookmarkEnd w:id="2955"/>
        <w:bookmarkEnd w:id="2956"/>
      </w:tr>
      <w:tr w:rsidR="005A676A" w:rsidDel="00CB3D88" w:rsidTr="007F52E8">
        <w:trPr>
          <w:trHeight w:val="896"/>
          <w:del w:id="2957"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958" w:author="Seggelke, Klaus" w:date="2017-03-08T11:21:00Z"/>
              </w:rPr>
            </w:pPr>
            <w:del w:id="2959" w:author="Seggelke, Klaus" w:date="2017-03-08T11:21:00Z">
              <w:r w:rsidDel="00CB3D88">
                <w:delText>Purpose:</w:delText>
              </w:r>
              <w:bookmarkStart w:id="2960" w:name="_Toc477275002"/>
              <w:bookmarkStart w:id="2961" w:name="_Toc477275463"/>
              <w:bookmarkEnd w:id="2960"/>
              <w:bookmarkEnd w:id="2961"/>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CB3D88" w:rsidRDefault="005A676A" w:rsidP="00062857">
            <w:pPr>
              <w:pStyle w:val="TestCaseInfo"/>
              <w:rPr>
                <w:del w:id="2962" w:author="Seggelke, Klaus" w:date="2017-03-08T11:21:00Z"/>
                <w:lang w:eastAsia="zh-CN"/>
              </w:rPr>
            </w:pPr>
            <w:del w:id="2963" w:author="Seggelke, Klaus" w:date="2017-03-08T11:21:00Z">
              <w:r w:rsidRPr="008C33FA" w:rsidDel="00CB3D88">
                <w:rPr>
                  <w:lang w:eastAsia="zh-CN"/>
                </w:rPr>
                <w:delText>Validate the VNFM can query via Vi-Vnfm reference point the installed/available software images and report the correct information</w:delText>
              </w:r>
              <w:r w:rsidDel="00CB3D88">
                <w:rPr>
                  <w:lang w:eastAsia="zh-CN"/>
                </w:rPr>
                <w:delText xml:space="preserve"> while two different release</w:delText>
              </w:r>
              <w:r w:rsidR="00062857" w:rsidDel="00CB3D88">
                <w:rPr>
                  <w:lang w:eastAsia="zh-CN"/>
                </w:rPr>
                <w:delText>s</w:delText>
              </w:r>
              <w:r w:rsidDel="00CB3D88">
                <w:rPr>
                  <w:lang w:eastAsia="zh-CN"/>
                </w:rPr>
                <w:delText xml:space="preserve"> of the vendor’s software </w:delText>
              </w:r>
              <w:r w:rsidR="00062857" w:rsidDel="00CB3D88">
                <w:rPr>
                  <w:lang w:eastAsia="zh-CN"/>
                </w:rPr>
                <w:delText>are</w:delText>
              </w:r>
              <w:r w:rsidDel="00CB3D88">
                <w:rPr>
                  <w:lang w:eastAsia="zh-CN"/>
                </w:rPr>
                <w:delText xml:space="preserve"> installed</w:delText>
              </w:r>
              <w:bookmarkStart w:id="2964" w:name="_Toc477275003"/>
              <w:bookmarkStart w:id="2965" w:name="_Toc477275464"/>
              <w:bookmarkEnd w:id="2964"/>
              <w:bookmarkEnd w:id="2965"/>
            </w:del>
          </w:p>
        </w:tc>
        <w:bookmarkStart w:id="2966" w:name="_Toc477275004"/>
        <w:bookmarkStart w:id="2967" w:name="_Toc477275465"/>
        <w:bookmarkEnd w:id="2966"/>
        <w:bookmarkEnd w:id="2967"/>
      </w:tr>
      <w:tr w:rsidR="005A676A" w:rsidDel="00CB3D88" w:rsidTr="007F52E8">
        <w:trPr>
          <w:del w:id="2968"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2969" w:author="Seggelke, Klaus" w:date="2017-03-08T11:21:00Z"/>
              </w:rPr>
            </w:pPr>
            <w:del w:id="2970" w:author="Seggelke, Klaus" w:date="2017-03-08T11:21:00Z">
              <w:r w:rsidDel="00CB3D88">
                <w:delText>Description</w:delText>
              </w:r>
              <w:bookmarkStart w:id="2971" w:name="_Toc477275005"/>
              <w:bookmarkStart w:id="2972" w:name="_Toc477275466"/>
              <w:bookmarkEnd w:id="2971"/>
              <w:bookmarkEnd w:id="2972"/>
            </w:del>
          </w:p>
        </w:tc>
        <w:tc>
          <w:tcPr>
            <w:tcW w:w="7979"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Info"/>
              <w:rPr>
                <w:del w:id="2973" w:author="Seggelke, Klaus" w:date="2017-03-08T11:21:00Z"/>
                <w:lang w:eastAsia="zh-CN"/>
              </w:rPr>
            </w:pPr>
            <w:del w:id="2974" w:author="Seggelke, Klaus" w:date="2017-03-08T11:21:00Z">
              <w:r w:rsidDel="00CB3D88">
                <w:rPr>
                  <w:lang w:eastAsia="zh-CN"/>
                </w:rPr>
                <w:delText>The VNF images are installed and made available to the VIM. The VIM is able to gather all information and present the information per request on the Vi-Vnfm reference point. Following information should be reported per software image:</w:delText>
              </w:r>
              <w:bookmarkStart w:id="2975" w:name="_Toc477275006"/>
              <w:bookmarkStart w:id="2976" w:name="_Toc477275467"/>
              <w:bookmarkEnd w:id="2975"/>
              <w:bookmarkEnd w:id="2976"/>
            </w:del>
          </w:p>
          <w:p w:rsidR="005A676A" w:rsidDel="00CB3D88" w:rsidRDefault="005A676A" w:rsidP="00D45270">
            <w:pPr>
              <w:pStyle w:val="TestCaseInfo"/>
              <w:numPr>
                <w:ilvl w:val="0"/>
                <w:numId w:val="125"/>
              </w:numPr>
              <w:rPr>
                <w:del w:id="2977" w:author="Seggelke, Klaus" w:date="2017-03-08T11:21:00Z"/>
                <w:lang w:eastAsia="zh-CN"/>
              </w:rPr>
            </w:pPr>
            <w:del w:id="2978" w:author="Seggelke, Klaus" w:date="2017-03-08T11:21:00Z">
              <w:r w:rsidDel="00CB3D88">
                <w:rPr>
                  <w:lang w:eastAsia="zh-CN"/>
                </w:rPr>
                <w:delText>ID</w:delText>
              </w:r>
              <w:bookmarkStart w:id="2979" w:name="_Toc477275007"/>
              <w:bookmarkStart w:id="2980" w:name="_Toc477275468"/>
              <w:bookmarkEnd w:id="2979"/>
              <w:bookmarkEnd w:id="2980"/>
            </w:del>
          </w:p>
          <w:p w:rsidR="005A676A" w:rsidDel="00CB3D88" w:rsidRDefault="005A676A" w:rsidP="00D45270">
            <w:pPr>
              <w:pStyle w:val="TestCaseInfo"/>
              <w:numPr>
                <w:ilvl w:val="0"/>
                <w:numId w:val="125"/>
              </w:numPr>
              <w:rPr>
                <w:del w:id="2981" w:author="Seggelke, Klaus" w:date="2017-03-08T11:21:00Z"/>
                <w:lang w:eastAsia="zh-CN"/>
              </w:rPr>
            </w:pPr>
            <w:del w:id="2982" w:author="Seggelke, Klaus" w:date="2017-03-08T11:21:00Z">
              <w:r w:rsidDel="00CB3D88">
                <w:rPr>
                  <w:lang w:eastAsia="zh-CN"/>
                </w:rPr>
                <w:delText>Name</w:delText>
              </w:r>
              <w:bookmarkStart w:id="2983" w:name="_Toc477275008"/>
              <w:bookmarkStart w:id="2984" w:name="_Toc477275469"/>
              <w:bookmarkEnd w:id="2983"/>
              <w:bookmarkEnd w:id="2984"/>
            </w:del>
          </w:p>
          <w:p w:rsidR="005A676A" w:rsidDel="00CB3D88" w:rsidRDefault="005A676A" w:rsidP="00D45270">
            <w:pPr>
              <w:pStyle w:val="TestCaseInfo"/>
              <w:numPr>
                <w:ilvl w:val="0"/>
                <w:numId w:val="125"/>
              </w:numPr>
              <w:rPr>
                <w:del w:id="2985" w:author="Seggelke, Klaus" w:date="2017-03-08T11:21:00Z"/>
                <w:lang w:eastAsia="zh-CN"/>
              </w:rPr>
            </w:pPr>
            <w:del w:id="2986" w:author="Seggelke, Klaus" w:date="2017-03-08T11:21:00Z">
              <w:r w:rsidDel="00CB3D88">
                <w:rPr>
                  <w:lang w:eastAsia="zh-CN"/>
                </w:rPr>
                <w:delText>Provider</w:delText>
              </w:r>
              <w:bookmarkStart w:id="2987" w:name="_Toc477275009"/>
              <w:bookmarkStart w:id="2988" w:name="_Toc477275470"/>
              <w:bookmarkEnd w:id="2987"/>
              <w:bookmarkEnd w:id="2988"/>
            </w:del>
          </w:p>
          <w:p w:rsidR="005A676A" w:rsidDel="00CB3D88" w:rsidRDefault="005A676A" w:rsidP="00D45270">
            <w:pPr>
              <w:pStyle w:val="TestCaseInfo"/>
              <w:numPr>
                <w:ilvl w:val="0"/>
                <w:numId w:val="125"/>
              </w:numPr>
              <w:rPr>
                <w:del w:id="2989" w:author="Seggelke, Klaus" w:date="2017-03-08T11:21:00Z"/>
                <w:lang w:eastAsia="zh-CN"/>
              </w:rPr>
            </w:pPr>
            <w:del w:id="2990" w:author="Seggelke, Klaus" w:date="2017-03-08T11:21:00Z">
              <w:r w:rsidDel="00CB3D88">
                <w:rPr>
                  <w:lang w:eastAsia="zh-CN"/>
                </w:rPr>
                <w:delText>Version</w:delText>
              </w:r>
              <w:bookmarkStart w:id="2991" w:name="_Toc477275010"/>
              <w:bookmarkStart w:id="2992" w:name="_Toc477275471"/>
              <w:bookmarkEnd w:id="2991"/>
              <w:bookmarkEnd w:id="2992"/>
            </w:del>
          </w:p>
          <w:p w:rsidR="005A676A" w:rsidDel="00CB3D88" w:rsidRDefault="005A676A" w:rsidP="00D45270">
            <w:pPr>
              <w:pStyle w:val="TestCaseInfo"/>
              <w:numPr>
                <w:ilvl w:val="0"/>
                <w:numId w:val="125"/>
              </w:numPr>
              <w:rPr>
                <w:del w:id="2993" w:author="Seggelke, Klaus" w:date="2017-03-08T11:21:00Z"/>
                <w:lang w:eastAsia="zh-CN"/>
              </w:rPr>
            </w:pPr>
            <w:del w:id="2994" w:author="Seggelke, Klaus" w:date="2017-03-08T11:21:00Z">
              <w:r w:rsidDel="00CB3D88">
                <w:rPr>
                  <w:lang w:eastAsia="zh-CN"/>
                </w:rPr>
                <w:delText>checksum</w:delText>
              </w:r>
              <w:bookmarkStart w:id="2995" w:name="_Toc477275011"/>
              <w:bookmarkStart w:id="2996" w:name="_Toc477275472"/>
              <w:bookmarkEnd w:id="2995"/>
              <w:bookmarkEnd w:id="2996"/>
            </w:del>
          </w:p>
          <w:p w:rsidR="005A676A" w:rsidDel="00CB3D88" w:rsidRDefault="005A676A" w:rsidP="00D45270">
            <w:pPr>
              <w:pStyle w:val="TestCaseInfo"/>
              <w:numPr>
                <w:ilvl w:val="0"/>
                <w:numId w:val="125"/>
              </w:numPr>
              <w:rPr>
                <w:del w:id="2997" w:author="Seggelke, Klaus" w:date="2017-03-08T11:21:00Z"/>
                <w:lang w:eastAsia="zh-CN"/>
              </w:rPr>
            </w:pPr>
            <w:del w:id="2998" w:author="Seggelke, Klaus" w:date="2017-03-08T11:21:00Z">
              <w:r w:rsidDel="00CB3D88">
                <w:rPr>
                  <w:lang w:eastAsia="zh-CN"/>
                </w:rPr>
                <w:delText>Container Format</w:delText>
              </w:r>
              <w:bookmarkStart w:id="2999" w:name="_Toc477275012"/>
              <w:bookmarkStart w:id="3000" w:name="_Toc477275473"/>
              <w:bookmarkEnd w:id="2999"/>
              <w:bookmarkEnd w:id="3000"/>
            </w:del>
          </w:p>
          <w:p w:rsidR="005A676A" w:rsidDel="00CB3D88" w:rsidRDefault="005A676A" w:rsidP="00D45270">
            <w:pPr>
              <w:pStyle w:val="TestCaseInfo"/>
              <w:numPr>
                <w:ilvl w:val="0"/>
                <w:numId w:val="125"/>
              </w:numPr>
              <w:rPr>
                <w:del w:id="3001" w:author="Seggelke, Klaus" w:date="2017-03-08T11:21:00Z"/>
                <w:lang w:eastAsia="zh-CN"/>
              </w:rPr>
            </w:pPr>
            <w:del w:id="3002" w:author="Seggelke, Klaus" w:date="2017-03-08T11:21:00Z">
              <w:r w:rsidDel="00CB3D88">
                <w:rPr>
                  <w:lang w:eastAsia="zh-CN"/>
                </w:rPr>
                <w:delText>Disk Format</w:delText>
              </w:r>
              <w:bookmarkStart w:id="3003" w:name="_Toc477275013"/>
              <w:bookmarkStart w:id="3004" w:name="_Toc477275474"/>
              <w:bookmarkEnd w:id="3003"/>
              <w:bookmarkEnd w:id="3004"/>
            </w:del>
          </w:p>
          <w:p w:rsidR="005A676A" w:rsidDel="00CB3D88" w:rsidRDefault="005A676A" w:rsidP="00D45270">
            <w:pPr>
              <w:pStyle w:val="TestCaseInfo"/>
              <w:numPr>
                <w:ilvl w:val="0"/>
                <w:numId w:val="125"/>
              </w:numPr>
              <w:rPr>
                <w:del w:id="3005" w:author="Seggelke, Klaus" w:date="2017-03-08T11:21:00Z"/>
                <w:lang w:eastAsia="zh-CN"/>
              </w:rPr>
            </w:pPr>
            <w:del w:id="3006" w:author="Seggelke, Klaus" w:date="2017-03-08T11:21:00Z">
              <w:r w:rsidDel="00CB3D88">
                <w:rPr>
                  <w:lang w:eastAsia="zh-CN"/>
                </w:rPr>
                <w:delText>Create date</w:delText>
              </w:r>
              <w:bookmarkStart w:id="3007" w:name="_Toc477275014"/>
              <w:bookmarkStart w:id="3008" w:name="_Toc477275475"/>
              <w:bookmarkEnd w:id="3007"/>
              <w:bookmarkEnd w:id="3008"/>
            </w:del>
          </w:p>
          <w:p w:rsidR="005A676A" w:rsidDel="00CB3D88" w:rsidRDefault="005A676A" w:rsidP="00D45270">
            <w:pPr>
              <w:pStyle w:val="TestCaseInfo"/>
              <w:numPr>
                <w:ilvl w:val="0"/>
                <w:numId w:val="125"/>
              </w:numPr>
              <w:rPr>
                <w:del w:id="3009" w:author="Seggelke, Klaus" w:date="2017-03-08T11:21:00Z"/>
                <w:lang w:eastAsia="zh-CN"/>
              </w:rPr>
            </w:pPr>
            <w:del w:id="3010" w:author="Seggelke, Klaus" w:date="2017-03-08T11:21:00Z">
              <w:r w:rsidDel="00CB3D88">
                <w:rPr>
                  <w:lang w:eastAsia="zh-CN"/>
                </w:rPr>
                <w:delText>Update Date</w:delText>
              </w:r>
              <w:bookmarkStart w:id="3011" w:name="_Toc477275015"/>
              <w:bookmarkStart w:id="3012" w:name="_Toc477275476"/>
              <w:bookmarkEnd w:id="3011"/>
              <w:bookmarkEnd w:id="3012"/>
            </w:del>
          </w:p>
          <w:p w:rsidR="005A676A" w:rsidDel="00CB3D88" w:rsidRDefault="005A676A" w:rsidP="00D45270">
            <w:pPr>
              <w:pStyle w:val="TestCaseInfo"/>
              <w:numPr>
                <w:ilvl w:val="0"/>
                <w:numId w:val="125"/>
              </w:numPr>
              <w:rPr>
                <w:del w:id="3013" w:author="Seggelke, Klaus" w:date="2017-03-08T11:21:00Z"/>
                <w:lang w:eastAsia="zh-CN"/>
              </w:rPr>
            </w:pPr>
            <w:del w:id="3014" w:author="Seggelke, Klaus" w:date="2017-03-08T11:21:00Z">
              <w:r w:rsidDel="00CB3D88">
                <w:rPr>
                  <w:lang w:eastAsia="zh-CN"/>
                </w:rPr>
                <w:delText>Minimal disk size</w:delText>
              </w:r>
              <w:bookmarkStart w:id="3015" w:name="_Toc477275016"/>
              <w:bookmarkStart w:id="3016" w:name="_Toc477275477"/>
              <w:bookmarkEnd w:id="3015"/>
              <w:bookmarkEnd w:id="3016"/>
            </w:del>
          </w:p>
          <w:p w:rsidR="005A676A" w:rsidDel="00CB3D88" w:rsidRDefault="005A676A" w:rsidP="00D45270">
            <w:pPr>
              <w:pStyle w:val="TestCaseInfo"/>
              <w:numPr>
                <w:ilvl w:val="0"/>
                <w:numId w:val="125"/>
              </w:numPr>
              <w:rPr>
                <w:del w:id="3017" w:author="Seggelke, Klaus" w:date="2017-03-08T11:21:00Z"/>
                <w:lang w:eastAsia="zh-CN"/>
              </w:rPr>
            </w:pPr>
            <w:del w:id="3018" w:author="Seggelke, Klaus" w:date="2017-03-08T11:21:00Z">
              <w:r w:rsidDel="00CB3D88">
                <w:rPr>
                  <w:lang w:eastAsia="zh-CN"/>
                </w:rPr>
                <w:delText>Minimal Memory size</w:delText>
              </w:r>
              <w:bookmarkStart w:id="3019" w:name="_Toc477275017"/>
              <w:bookmarkStart w:id="3020" w:name="_Toc477275478"/>
              <w:bookmarkEnd w:id="3019"/>
              <w:bookmarkEnd w:id="3020"/>
            </w:del>
          </w:p>
          <w:p w:rsidR="005A676A" w:rsidDel="00CB3D88" w:rsidRDefault="005A676A" w:rsidP="00D45270">
            <w:pPr>
              <w:pStyle w:val="TestCaseInfo"/>
              <w:numPr>
                <w:ilvl w:val="0"/>
                <w:numId w:val="125"/>
              </w:numPr>
              <w:rPr>
                <w:del w:id="3021" w:author="Seggelke, Klaus" w:date="2017-03-08T11:21:00Z"/>
                <w:lang w:eastAsia="zh-CN"/>
              </w:rPr>
            </w:pPr>
            <w:del w:id="3022" w:author="Seggelke, Klaus" w:date="2017-03-08T11:21:00Z">
              <w:r w:rsidDel="00CB3D88">
                <w:rPr>
                  <w:lang w:eastAsia="zh-CN"/>
                </w:rPr>
                <w:delText>Size of the software</w:delText>
              </w:r>
              <w:bookmarkStart w:id="3023" w:name="_Toc477275018"/>
              <w:bookmarkStart w:id="3024" w:name="_Toc477275479"/>
              <w:bookmarkEnd w:id="3023"/>
              <w:bookmarkEnd w:id="3024"/>
            </w:del>
          </w:p>
          <w:p w:rsidR="005A676A" w:rsidDel="00CB3D88" w:rsidRDefault="005A676A" w:rsidP="00D45270">
            <w:pPr>
              <w:pStyle w:val="TestCaseInfo"/>
              <w:numPr>
                <w:ilvl w:val="0"/>
                <w:numId w:val="125"/>
              </w:numPr>
              <w:rPr>
                <w:del w:id="3025" w:author="Seggelke, Klaus" w:date="2017-03-08T11:21:00Z"/>
                <w:lang w:eastAsia="zh-CN"/>
              </w:rPr>
            </w:pPr>
            <w:del w:id="3026" w:author="Seggelke, Klaus" w:date="2017-03-08T11:21:00Z">
              <w:r w:rsidDel="00CB3D88">
                <w:rPr>
                  <w:lang w:eastAsia="zh-CN"/>
                </w:rPr>
                <w:delText>Status of the software</w:delText>
              </w:r>
              <w:bookmarkStart w:id="3027" w:name="_Toc477275019"/>
              <w:bookmarkStart w:id="3028" w:name="_Toc477275480"/>
              <w:bookmarkEnd w:id="3027"/>
              <w:bookmarkEnd w:id="3028"/>
            </w:del>
          </w:p>
          <w:p w:rsidR="005A676A" w:rsidDel="00CB3D88" w:rsidRDefault="005A676A" w:rsidP="00D45270">
            <w:pPr>
              <w:pStyle w:val="TestCaseInfo"/>
              <w:numPr>
                <w:ilvl w:val="0"/>
                <w:numId w:val="125"/>
              </w:numPr>
              <w:rPr>
                <w:del w:id="3029" w:author="Seggelke, Klaus" w:date="2017-03-08T11:21:00Z"/>
                <w:lang w:eastAsia="zh-CN"/>
              </w:rPr>
            </w:pPr>
            <w:del w:id="3030" w:author="Seggelke, Klaus" w:date="2017-03-08T11:21:00Z">
              <w:r w:rsidDel="00CB3D88">
                <w:rPr>
                  <w:lang w:eastAsia="zh-CN"/>
                </w:rPr>
                <w:delText>User defined meta Data</w:delText>
              </w:r>
              <w:bookmarkStart w:id="3031" w:name="_Toc477275020"/>
              <w:bookmarkStart w:id="3032" w:name="_Toc477275481"/>
              <w:bookmarkEnd w:id="3031"/>
              <w:bookmarkEnd w:id="3032"/>
            </w:del>
          </w:p>
        </w:tc>
        <w:bookmarkStart w:id="3033" w:name="_Toc477275021"/>
        <w:bookmarkStart w:id="3034" w:name="_Toc477275482"/>
        <w:bookmarkEnd w:id="3033"/>
        <w:bookmarkEnd w:id="3034"/>
      </w:tr>
      <w:tr w:rsidR="005A676A" w:rsidDel="00CB3D88" w:rsidTr="007F52E8">
        <w:trPr>
          <w:trHeight w:val="283"/>
          <w:del w:id="3035"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3036" w:author="Seggelke, Klaus" w:date="2017-03-08T11:21:00Z"/>
              </w:rPr>
            </w:pPr>
            <w:del w:id="3037" w:author="Seggelke, Klaus" w:date="2017-03-08T11:21:00Z">
              <w:r w:rsidDel="00CB3D88">
                <w:delText>Test Setup</w:delText>
              </w:r>
              <w:bookmarkStart w:id="3038" w:name="_Toc477275022"/>
              <w:bookmarkStart w:id="3039" w:name="_Toc477275483"/>
              <w:bookmarkEnd w:id="3038"/>
              <w:bookmarkEnd w:id="3039"/>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3040" w:author="Seggelke, Klaus" w:date="2017-03-08T11:21:00Z"/>
                <w:lang w:eastAsia="zh-CN"/>
              </w:rPr>
            </w:pPr>
            <w:del w:id="3041" w:author="Seggelke, Klaus" w:date="2017-03-08T11:21:00Z">
              <w:r w:rsidDel="00CB3D88">
                <w:rPr>
                  <w:lang w:eastAsia="zh-CN"/>
                </w:rPr>
                <w:delText>Minimal two vendor VNF images must be installed. This allows to validate handling of multiple image information and also filter capabilities.</w:delText>
              </w:r>
              <w:bookmarkStart w:id="3042" w:name="_Toc477275023"/>
              <w:bookmarkStart w:id="3043" w:name="_Toc477275484"/>
              <w:bookmarkEnd w:id="3042"/>
              <w:bookmarkEnd w:id="3043"/>
            </w:del>
          </w:p>
        </w:tc>
        <w:bookmarkStart w:id="3044" w:name="_Toc477275024"/>
        <w:bookmarkStart w:id="3045" w:name="_Toc477275485"/>
        <w:bookmarkEnd w:id="3044"/>
        <w:bookmarkEnd w:id="3045"/>
      </w:tr>
      <w:tr w:rsidR="005A676A" w:rsidDel="00CB3D88" w:rsidTr="007F52E8">
        <w:trPr>
          <w:trHeight w:val="515"/>
          <w:del w:id="3046"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3047" w:author="Seggelke, Klaus" w:date="2017-03-08T11:21:00Z"/>
              </w:rPr>
            </w:pPr>
            <w:del w:id="3048" w:author="Seggelke, Klaus" w:date="2017-03-08T11:21:00Z">
              <w:r w:rsidDel="00CB3D88">
                <w:delText>Parameters</w:delText>
              </w:r>
              <w:bookmarkStart w:id="3049" w:name="_Toc477275025"/>
              <w:bookmarkStart w:id="3050" w:name="_Toc477275486"/>
              <w:bookmarkEnd w:id="3049"/>
              <w:bookmarkEnd w:id="3050"/>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3051" w:author="Seggelke, Klaus" w:date="2017-03-08T11:21:00Z"/>
              </w:rPr>
            </w:pPr>
            <w:del w:id="3052" w:author="Seggelke, Klaus" w:date="2017-03-08T11:21:00Z">
              <w:r w:rsidDel="00CB3D88">
                <w:delText>The test could include following:</w:delText>
              </w:r>
              <w:bookmarkStart w:id="3053" w:name="_Toc477275026"/>
              <w:bookmarkStart w:id="3054" w:name="_Toc477275487"/>
              <w:bookmarkEnd w:id="3053"/>
              <w:bookmarkEnd w:id="3054"/>
            </w:del>
          </w:p>
          <w:p w:rsidR="005A676A" w:rsidDel="00CB3D88" w:rsidRDefault="005A676A" w:rsidP="007F52E8">
            <w:pPr>
              <w:pStyle w:val="TestCaseInfo"/>
              <w:rPr>
                <w:del w:id="3055" w:author="Seggelke, Klaus" w:date="2017-03-08T11:21:00Z"/>
              </w:rPr>
            </w:pPr>
            <w:del w:id="3056" w:author="Seggelke, Klaus" w:date="2017-03-08T11:21:00Z">
              <w:r w:rsidDel="00CB3D88">
                <w:delText xml:space="preserve">Retrieve all images (no filter) </w:delText>
              </w:r>
              <w:r w:rsidDel="00CB3D88">
                <w:sym w:font="Wingdings" w:char="F0E0"/>
              </w:r>
              <w:r w:rsidDel="00CB3D88">
                <w:delText xml:space="preserve"> list of all installed images</w:delText>
              </w:r>
              <w:bookmarkStart w:id="3057" w:name="_Toc477275027"/>
              <w:bookmarkStart w:id="3058" w:name="_Toc477275488"/>
              <w:bookmarkEnd w:id="3057"/>
              <w:bookmarkEnd w:id="3058"/>
            </w:del>
          </w:p>
          <w:p w:rsidR="005A676A" w:rsidDel="00CB3D88" w:rsidRDefault="005A676A" w:rsidP="007F52E8">
            <w:pPr>
              <w:pStyle w:val="TestCaseInfo"/>
              <w:rPr>
                <w:del w:id="3059" w:author="Seggelke, Klaus" w:date="2017-03-08T11:21:00Z"/>
              </w:rPr>
            </w:pPr>
            <w:del w:id="3060" w:author="Seggelke, Klaus" w:date="2017-03-08T11:21:00Z">
              <w:r w:rsidDel="00CB3D88">
                <w:delText xml:space="preserve">Retrieve image via exact filter </w:delText>
              </w:r>
              <w:r w:rsidDel="00CB3D88">
                <w:sym w:font="Wingdings" w:char="F0E0"/>
              </w:r>
              <w:r w:rsidDel="00CB3D88">
                <w:delText xml:space="preserve"> filter parameter narrows down to single image</w:delText>
              </w:r>
              <w:bookmarkStart w:id="3061" w:name="_Toc477275028"/>
              <w:bookmarkStart w:id="3062" w:name="_Toc477275489"/>
              <w:bookmarkEnd w:id="3061"/>
              <w:bookmarkEnd w:id="3062"/>
            </w:del>
          </w:p>
          <w:p w:rsidR="005A676A" w:rsidDel="00CB3D88" w:rsidRDefault="005A676A" w:rsidP="007F52E8">
            <w:pPr>
              <w:pStyle w:val="TestCaseInfo"/>
              <w:rPr>
                <w:del w:id="3063" w:author="Seggelke, Klaus" w:date="2017-03-08T11:21:00Z"/>
              </w:rPr>
            </w:pPr>
            <w:del w:id="3064" w:author="Seggelke, Klaus" w:date="2017-03-08T11:21:00Z">
              <w:r w:rsidDel="00CB3D88">
                <w:delText xml:space="preserve">Retrieve image via partial filter </w:delText>
              </w:r>
              <w:r w:rsidDel="00CB3D88">
                <w:sym w:font="Wingdings" w:char="F0E0"/>
              </w:r>
              <w:r w:rsidDel="00CB3D88">
                <w:delText xml:space="preserve"> filter parameter to narrow down the image list</w:delText>
              </w:r>
              <w:bookmarkStart w:id="3065" w:name="_Toc477275029"/>
              <w:bookmarkStart w:id="3066" w:name="_Toc477275490"/>
              <w:bookmarkEnd w:id="3065"/>
              <w:bookmarkEnd w:id="3066"/>
            </w:del>
          </w:p>
        </w:tc>
        <w:bookmarkStart w:id="3067" w:name="_Toc477275030"/>
        <w:bookmarkStart w:id="3068" w:name="_Toc477275491"/>
        <w:bookmarkEnd w:id="3067"/>
        <w:bookmarkEnd w:id="3068"/>
      </w:tr>
      <w:tr w:rsidR="005A676A" w:rsidDel="00CB3D88" w:rsidTr="007F52E8">
        <w:trPr>
          <w:del w:id="3069"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3070" w:author="Seggelke, Klaus" w:date="2017-03-08T11:21:00Z"/>
              </w:rPr>
            </w:pPr>
            <w:del w:id="3071" w:author="Seggelke, Klaus" w:date="2017-03-08T11:21:00Z">
              <w:r w:rsidDel="00CB3D88">
                <w:delText>Success Guarantee:</w:delText>
              </w:r>
              <w:bookmarkStart w:id="3072" w:name="_Toc477275031"/>
              <w:bookmarkStart w:id="3073" w:name="_Toc477275492"/>
              <w:bookmarkEnd w:id="3072"/>
              <w:bookmarkEnd w:id="3073"/>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3074" w:author="Seggelke, Klaus" w:date="2017-03-08T11:21:00Z"/>
              </w:rPr>
            </w:pPr>
            <w:del w:id="3075" w:author="Seggelke, Klaus" w:date="2017-03-08T11:21:00Z">
              <w:r w:rsidDel="00CB3D88">
                <w:delText>VNFM must display all expect images and must differentiate between the different releases from the same vendor.</w:delText>
              </w:r>
              <w:bookmarkStart w:id="3076" w:name="_Toc477275032"/>
              <w:bookmarkStart w:id="3077" w:name="_Toc477275493"/>
              <w:bookmarkEnd w:id="3076"/>
              <w:bookmarkEnd w:id="3077"/>
            </w:del>
          </w:p>
        </w:tc>
        <w:bookmarkStart w:id="3078" w:name="_Toc477275033"/>
        <w:bookmarkStart w:id="3079" w:name="_Toc477275494"/>
        <w:bookmarkEnd w:id="3078"/>
        <w:bookmarkEnd w:id="3079"/>
      </w:tr>
      <w:tr w:rsidR="005A676A" w:rsidDel="00CB3D88" w:rsidTr="007F52E8">
        <w:trPr>
          <w:del w:id="3080" w:author="Seggelke, Klaus" w:date="2017-03-08T11:21: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CB3D88" w:rsidRDefault="005A676A" w:rsidP="007F52E8">
            <w:pPr>
              <w:pStyle w:val="TestCaseDescription"/>
              <w:rPr>
                <w:del w:id="3081" w:author="Seggelke, Klaus" w:date="2017-03-08T11:21:00Z"/>
              </w:rPr>
            </w:pPr>
            <w:del w:id="3082" w:author="Seggelke, Klaus" w:date="2017-03-08T11:21:00Z">
              <w:r w:rsidDel="00CB3D88">
                <w:delText>Pre-conditions:</w:delText>
              </w:r>
              <w:bookmarkStart w:id="3083" w:name="_Toc477275034"/>
              <w:bookmarkStart w:id="3084" w:name="_Toc477275495"/>
              <w:bookmarkEnd w:id="3083"/>
              <w:bookmarkEnd w:id="3084"/>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3085" w:author="Seggelke, Klaus" w:date="2017-03-08T11:21:00Z"/>
                <w:lang w:eastAsia="zh-CN"/>
              </w:rPr>
            </w:pPr>
            <w:del w:id="3086" w:author="Seggelke, Klaus" w:date="2017-03-08T11:21:00Z">
              <w:r w:rsidDel="00CB3D88">
                <w:rPr>
                  <w:lang w:eastAsia="zh-CN"/>
                </w:rPr>
                <w:delText>Install images and ensure that VIM lists them</w:delText>
              </w:r>
              <w:bookmarkStart w:id="3087" w:name="_Toc477275035"/>
              <w:bookmarkStart w:id="3088" w:name="_Toc477275496"/>
              <w:bookmarkEnd w:id="3087"/>
              <w:bookmarkEnd w:id="3088"/>
            </w:del>
          </w:p>
        </w:tc>
        <w:bookmarkStart w:id="3089" w:name="_Toc477275036"/>
        <w:bookmarkStart w:id="3090" w:name="_Toc477275497"/>
        <w:bookmarkEnd w:id="3089"/>
        <w:bookmarkEnd w:id="3090"/>
      </w:tr>
      <w:tr w:rsidR="005A676A" w:rsidDel="00CB3D88" w:rsidTr="007F52E8">
        <w:trPr>
          <w:trHeight w:val="265"/>
          <w:del w:id="3091" w:author="Seggelke, Klaus" w:date="2017-03-08T11:21:00Z"/>
        </w:trPr>
        <w:tc>
          <w:tcPr>
            <w:tcW w:w="1351"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Description"/>
              <w:rPr>
                <w:del w:id="3092" w:author="Seggelke, Klaus" w:date="2017-03-08T11:21:00Z"/>
              </w:rPr>
            </w:pPr>
            <w:del w:id="3093" w:author="Seggelke, Klaus" w:date="2017-03-08T11:21:00Z">
              <w:r w:rsidDel="00CB3D88">
                <w:delText>Procedure</w:delText>
              </w:r>
              <w:bookmarkStart w:id="3094" w:name="_Toc477275037"/>
              <w:bookmarkStart w:id="3095" w:name="_Toc477275498"/>
              <w:bookmarkEnd w:id="3094"/>
              <w:bookmarkEnd w:id="3095"/>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3096" w:author="Seggelke, Klaus" w:date="2017-03-08T11:21:00Z"/>
                <w:lang w:eastAsia="zh-CN"/>
              </w:rPr>
            </w:pPr>
            <w:bookmarkStart w:id="3097" w:name="_Toc477275038"/>
            <w:bookmarkStart w:id="3098" w:name="_Toc477275499"/>
            <w:bookmarkEnd w:id="3097"/>
            <w:bookmarkEnd w:id="3098"/>
          </w:p>
        </w:tc>
        <w:bookmarkStart w:id="3099" w:name="_Toc477275039"/>
        <w:bookmarkStart w:id="3100" w:name="_Toc477275500"/>
        <w:bookmarkEnd w:id="3099"/>
        <w:bookmarkEnd w:id="3100"/>
      </w:tr>
      <w:tr w:rsidR="005A676A" w:rsidDel="00CB3D88" w:rsidTr="005A676A">
        <w:trPr>
          <w:del w:id="3101" w:author="Seggelke, Klaus" w:date="2017-03-08T11:21:00Z"/>
        </w:trPr>
        <w:tc>
          <w:tcPr>
            <w:tcW w:w="1351"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Description"/>
              <w:rPr>
                <w:del w:id="3102" w:author="Seggelke, Klaus" w:date="2017-03-08T11:21:00Z"/>
              </w:rPr>
            </w:pPr>
            <w:del w:id="3103" w:author="Seggelke, Klaus" w:date="2017-03-08T11:21:00Z">
              <w:r w:rsidDel="00CB3D88">
                <w:rPr>
                  <w:noProof/>
                </w:rPr>
                <w:delText>Extensions:</w:delText>
              </w:r>
              <w:bookmarkStart w:id="3104" w:name="_Toc477275040"/>
              <w:bookmarkStart w:id="3105" w:name="_Toc477275501"/>
              <w:bookmarkEnd w:id="3104"/>
              <w:bookmarkEnd w:id="3105"/>
            </w:del>
          </w:p>
        </w:tc>
        <w:tc>
          <w:tcPr>
            <w:tcW w:w="7979" w:type="dxa"/>
            <w:tcBorders>
              <w:top w:val="single" w:sz="2" w:space="0" w:color="auto"/>
              <w:left w:val="single" w:sz="2" w:space="0" w:color="auto"/>
              <w:bottom w:val="single" w:sz="2" w:space="0" w:color="auto"/>
              <w:right w:val="single" w:sz="2" w:space="0" w:color="auto"/>
            </w:tcBorders>
          </w:tcPr>
          <w:p w:rsidR="005A676A" w:rsidDel="00CB3D88" w:rsidRDefault="005A676A" w:rsidP="007F52E8">
            <w:pPr>
              <w:pStyle w:val="TestCaseInfo"/>
              <w:rPr>
                <w:del w:id="3106" w:author="Seggelke, Klaus" w:date="2017-03-08T11:21:00Z"/>
              </w:rPr>
            </w:pPr>
            <w:bookmarkStart w:id="3107" w:name="_Toc477275041"/>
            <w:bookmarkStart w:id="3108" w:name="_Toc477275502"/>
            <w:bookmarkEnd w:id="3107"/>
            <w:bookmarkEnd w:id="3108"/>
          </w:p>
        </w:tc>
        <w:bookmarkStart w:id="3109" w:name="_Toc477275042"/>
        <w:bookmarkStart w:id="3110" w:name="_Toc477275503"/>
        <w:bookmarkEnd w:id="3109"/>
        <w:bookmarkEnd w:id="3110"/>
      </w:tr>
      <w:tr w:rsidR="005A676A" w:rsidDel="00CB3D88" w:rsidTr="005A676A">
        <w:trPr>
          <w:del w:id="3111" w:author="Seggelke, Klaus" w:date="2017-03-08T11:21:00Z"/>
        </w:trPr>
        <w:tc>
          <w:tcPr>
            <w:tcW w:w="1351" w:type="dxa"/>
            <w:tcBorders>
              <w:top w:val="single" w:sz="2" w:space="0" w:color="auto"/>
              <w:left w:val="single" w:sz="2" w:space="0" w:color="auto"/>
              <w:bottom w:val="single" w:sz="2" w:space="0" w:color="auto"/>
              <w:right w:val="single" w:sz="2" w:space="0" w:color="auto"/>
            </w:tcBorders>
            <w:hideMark/>
          </w:tcPr>
          <w:p w:rsidR="005A676A" w:rsidDel="00CB3D88" w:rsidRDefault="005A676A" w:rsidP="007F52E8">
            <w:pPr>
              <w:pStyle w:val="TestCaseDescription"/>
              <w:rPr>
                <w:del w:id="3112" w:author="Seggelke, Klaus" w:date="2017-03-08T11:21:00Z"/>
                <w:noProof/>
              </w:rPr>
            </w:pPr>
            <w:del w:id="3113" w:author="Seggelke, Klaus" w:date="2017-03-08T11:21:00Z">
              <w:r w:rsidDel="00CB3D88">
                <w:rPr>
                  <w:noProof/>
                </w:rPr>
                <w:delText>Notes:</w:delText>
              </w:r>
              <w:bookmarkStart w:id="3114" w:name="_Toc477275043"/>
              <w:bookmarkStart w:id="3115" w:name="_Toc477275504"/>
              <w:bookmarkEnd w:id="3114"/>
              <w:bookmarkEnd w:id="3115"/>
            </w:del>
          </w:p>
        </w:tc>
        <w:tc>
          <w:tcPr>
            <w:tcW w:w="7979" w:type="dxa"/>
            <w:tcBorders>
              <w:top w:val="single" w:sz="2" w:space="0" w:color="auto"/>
              <w:left w:val="single" w:sz="2" w:space="0" w:color="auto"/>
              <w:bottom w:val="single" w:sz="2" w:space="0" w:color="auto"/>
              <w:right w:val="single" w:sz="2" w:space="0" w:color="auto"/>
            </w:tcBorders>
          </w:tcPr>
          <w:p w:rsidR="005A676A" w:rsidRPr="001C4ECC" w:rsidDel="00CB3D88" w:rsidRDefault="005A676A" w:rsidP="007F52E8">
            <w:pPr>
              <w:pStyle w:val="TestCaseInfo"/>
              <w:rPr>
                <w:del w:id="3116" w:author="Seggelke, Klaus" w:date="2017-03-08T11:21:00Z"/>
                <w:lang w:eastAsia="zh-CN"/>
              </w:rPr>
            </w:pPr>
            <w:del w:id="3117" w:author="Seggelke, Klaus" w:date="2017-03-08T11:21:00Z">
              <w:r w:rsidRPr="001C4ECC" w:rsidDel="00CB3D88">
                <w:rPr>
                  <w:lang w:eastAsia="zh-CN"/>
                </w:rPr>
                <w:delText>Validate that the VNFD information states the correct vend</w:delText>
              </w:r>
              <w:r w:rsidR="001C4ECC" w:rsidRPr="001C4ECC" w:rsidDel="00CB3D88">
                <w:rPr>
                  <w:lang w:eastAsia="zh-CN"/>
                </w:rPr>
                <w:delText>or's software image</w:delText>
              </w:r>
              <w:bookmarkStart w:id="3118" w:name="_Toc477275044"/>
              <w:bookmarkStart w:id="3119" w:name="_Toc477275505"/>
              <w:bookmarkEnd w:id="3118"/>
              <w:bookmarkEnd w:id="3119"/>
            </w:del>
          </w:p>
          <w:p w:rsidR="001C4ECC" w:rsidRPr="001C4ECC" w:rsidDel="00CB3D88" w:rsidRDefault="001C4ECC" w:rsidP="007F52E8">
            <w:pPr>
              <w:pStyle w:val="TestCaseInfo"/>
              <w:rPr>
                <w:del w:id="3120" w:author="Seggelke, Klaus" w:date="2017-03-08T11:21:00Z"/>
                <w:lang w:eastAsia="zh-CN"/>
              </w:rPr>
            </w:pPr>
            <w:del w:id="3121" w:author="Seggelke, Klaus" w:date="2017-03-08T11:21:00Z">
              <w:r w:rsidRPr="001C4ECC" w:rsidDel="00CB3D88">
                <w:rPr>
                  <w:lang w:eastAsia="zh-CN"/>
                </w:rPr>
                <w:delText>Sub test cases:</w:delText>
              </w:r>
              <w:bookmarkStart w:id="3122" w:name="_Toc477275045"/>
              <w:bookmarkStart w:id="3123" w:name="_Toc477275506"/>
              <w:bookmarkEnd w:id="3122"/>
              <w:bookmarkEnd w:id="3123"/>
            </w:del>
          </w:p>
          <w:p w:rsidR="001C4ECC" w:rsidRPr="001C4ECC" w:rsidDel="00CB3D88" w:rsidRDefault="001C4ECC" w:rsidP="00D45270">
            <w:pPr>
              <w:pStyle w:val="TestCaseInfo"/>
              <w:numPr>
                <w:ilvl w:val="0"/>
                <w:numId w:val="126"/>
              </w:numPr>
              <w:rPr>
                <w:del w:id="3124" w:author="Seggelke, Klaus" w:date="2017-03-08T11:21:00Z"/>
                <w:lang w:eastAsia="zh-CN"/>
              </w:rPr>
            </w:pPr>
            <w:del w:id="3125" w:author="Seggelke, Klaus" w:date="2017-03-08T11:21:00Z">
              <w:r w:rsidRPr="001C4ECC" w:rsidDel="00CB3D88">
                <w:rPr>
                  <w:lang w:eastAsia="zh-CN"/>
                </w:rPr>
                <w:delText>No filter image retrieval</w:delText>
              </w:r>
              <w:bookmarkStart w:id="3126" w:name="_Toc477275046"/>
              <w:bookmarkStart w:id="3127" w:name="_Toc477275507"/>
              <w:bookmarkEnd w:id="3126"/>
              <w:bookmarkEnd w:id="3127"/>
            </w:del>
          </w:p>
          <w:p w:rsidR="001C4ECC" w:rsidRPr="001C4ECC" w:rsidDel="00CB3D88" w:rsidRDefault="001C4ECC" w:rsidP="00D45270">
            <w:pPr>
              <w:pStyle w:val="TestCaseInfo"/>
              <w:numPr>
                <w:ilvl w:val="0"/>
                <w:numId w:val="126"/>
              </w:numPr>
              <w:rPr>
                <w:del w:id="3128" w:author="Seggelke, Klaus" w:date="2017-03-08T11:21:00Z"/>
                <w:lang w:eastAsia="zh-CN"/>
              </w:rPr>
            </w:pPr>
            <w:del w:id="3129" w:author="Seggelke, Klaus" w:date="2017-03-08T11:21:00Z">
              <w:r w:rsidRPr="001C4ECC" w:rsidDel="00CB3D88">
                <w:rPr>
                  <w:lang w:eastAsia="zh-CN"/>
                </w:rPr>
                <w:delText>Partial filter image retrieval</w:delText>
              </w:r>
              <w:bookmarkStart w:id="3130" w:name="_Toc477275047"/>
              <w:bookmarkStart w:id="3131" w:name="_Toc477275508"/>
              <w:bookmarkEnd w:id="3130"/>
              <w:bookmarkEnd w:id="3131"/>
            </w:del>
          </w:p>
          <w:p w:rsidR="001C4ECC" w:rsidRPr="00416986" w:rsidDel="00CB3D88" w:rsidRDefault="001C4ECC" w:rsidP="00D45270">
            <w:pPr>
              <w:pStyle w:val="TestCaseInfo"/>
              <w:numPr>
                <w:ilvl w:val="0"/>
                <w:numId w:val="126"/>
              </w:numPr>
              <w:rPr>
                <w:del w:id="3132" w:author="Seggelke, Klaus" w:date="2017-03-08T11:21:00Z"/>
                <w:rFonts w:ascii="Calibri" w:hAnsi="Calibri"/>
                <w:color w:val="000000"/>
              </w:rPr>
            </w:pPr>
            <w:del w:id="3133" w:author="Seggelke, Klaus" w:date="2017-03-08T11:21:00Z">
              <w:r w:rsidRPr="001C4ECC" w:rsidDel="00CB3D88">
                <w:rPr>
                  <w:lang w:eastAsia="zh-CN"/>
                </w:rPr>
                <w:delText>Exact match filter image retrieval</w:delText>
              </w:r>
              <w:bookmarkStart w:id="3134" w:name="_Toc477275048"/>
              <w:bookmarkStart w:id="3135" w:name="_Toc477275509"/>
              <w:bookmarkEnd w:id="3134"/>
              <w:bookmarkEnd w:id="3135"/>
            </w:del>
          </w:p>
        </w:tc>
        <w:bookmarkStart w:id="3136" w:name="_Toc477275049"/>
        <w:bookmarkStart w:id="3137" w:name="_Toc477275510"/>
        <w:bookmarkEnd w:id="3136"/>
        <w:bookmarkEnd w:id="3137"/>
      </w:tr>
    </w:tbl>
    <w:p w:rsidR="005A676A" w:rsidDel="00CB3D88" w:rsidRDefault="005A676A" w:rsidP="005A676A">
      <w:pPr>
        <w:rPr>
          <w:del w:id="3138" w:author="Seggelke, Klaus" w:date="2017-03-08T11:21:00Z"/>
          <w:lang w:eastAsia="zh-CN"/>
        </w:rPr>
      </w:pPr>
      <w:bookmarkStart w:id="3139" w:name="_Toc477275050"/>
      <w:bookmarkStart w:id="3140" w:name="_Toc477275511"/>
      <w:bookmarkEnd w:id="3139"/>
      <w:bookmarkEnd w:id="3140"/>
    </w:p>
    <w:p w:rsidR="005A676A" w:rsidDel="00B018A6" w:rsidRDefault="005A676A" w:rsidP="001C5F01">
      <w:pPr>
        <w:pStyle w:val="Heading1"/>
        <w:rPr>
          <w:moveFrom w:id="3141" w:author="Seggelke, Klaus" w:date="2017-03-06T16:20:00Z"/>
        </w:rPr>
      </w:pPr>
      <w:bookmarkStart w:id="3142" w:name="_Toc454184355"/>
      <w:moveFromRangeStart w:id="3143" w:author="Seggelke, Klaus" w:date="2017-03-06T16:20:00Z" w:name="move476580541"/>
      <w:moveFrom w:id="3144" w:author="Seggelke, Klaus" w:date="2017-03-06T16:20:00Z">
        <w:r w:rsidDel="00B018A6">
          <w:t>Life-Cycle Man</w:t>
        </w:r>
        <w:r w:rsidR="009A0DFD" w:rsidDel="00B018A6">
          <w:t>a</w:t>
        </w:r>
        <w:r w:rsidDel="00B018A6">
          <w:t>gement Overview</w:t>
        </w:r>
        <w:bookmarkStart w:id="3145" w:name="_Toc477275051"/>
        <w:bookmarkStart w:id="3146" w:name="_Toc477275512"/>
        <w:bookmarkEnd w:id="3142"/>
        <w:bookmarkEnd w:id="3145"/>
        <w:bookmarkEnd w:id="3146"/>
      </w:moveFrom>
    </w:p>
    <w:p w:rsidR="005A676A" w:rsidDel="00B018A6" w:rsidRDefault="005A676A" w:rsidP="005A676A">
      <w:pPr>
        <w:rPr>
          <w:moveFrom w:id="3147" w:author="Seggelke, Klaus" w:date="2017-03-06T16:20:00Z"/>
          <w:lang w:eastAsia="zh-CN"/>
        </w:rPr>
      </w:pPr>
      <w:moveFrom w:id="3148" w:author="Seggelke, Klaus" w:date="2017-03-06T16:20:00Z">
        <w:r w:rsidDel="00B018A6">
          <w:rPr>
            <w:lang w:eastAsia="zh-CN"/>
          </w:rPr>
          <w:t>The Life-Cycle Management of a VNF includes following processes:</w:t>
        </w:r>
        <w:bookmarkStart w:id="3149" w:name="_Toc477275052"/>
        <w:bookmarkStart w:id="3150" w:name="_Toc477275513"/>
        <w:bookmarkEnd w:id="3149"/>
        <w:bookmarkEnd w:id="3150"/>
      </w:moveFrom>
    </w:p>
    <w:p w:rsidR="005A676A" w:rsidDel="00B018A6" w:rsidRDefault="005A676A" w:rsidP="00046106">
      <w:pPr>
        <w:pStyle w:val="ListParagraph"/>
        <w:numPr>
          <w:ilvl w:val="0"/>
          <w:numId w:val="16"/>
        </w:numPr>
        <w:rPr>
          <w:moveFrom w:id="3151" w:author="Seggelke, Klaus" w:date="2017-03-06T16:20:00Z"/>
          <w:lang w:eastAsia="zh-CN"/>
        </w:rPr>
      </w:pPr>
      <w:moveFrom w:id="3152" w:author="Seggelke, Klaus" w:date="2017-03-06T16:20:00Z">
        <w:r w:rsidDel="00B018A6">
          <w:rPr>
            <w:lang w:eastAsia="zh-CN"/>
          </w:rPr>
          <w:t>VNF Instance Management</w:t>
        </w:r>
        <w:bookmarkStart w:id="3153" w:name="_Toc477275053"/>
        <w:bookmarkStart w:id="3154" w:name="_Toc477275514"/>
        <w:bookmarkEnd w:id="3153"/>
        <w:bookmarkEnd w:id="3154"/>
      </w:moveFrom>
    </w:p>
    <w:p w:rsidR="005A676A" w:rsidDel="00B018A6" w:rsidRDefault="005A676A" w:rsidP="00046106">
      <w:pPr>
        <w:pStyle w:val="ListParagraph"/>
        <w:numPr>
          <w:ilvl w:val="1"/>
          <w:numId w:val="16"/>
        </w:numPr>
        <w:rPr>
          <w:moveFrom w:id="3155" w:author="Seggelke, Klaus" w:date="2017-03-06T16:20:00Z"/>
          <w:lang w:eastAsia="zh-CN"/>
        </w:rPr>
      </w:pPr>
      <w:moveFrom w:id="3156" w:author="Seggelke, Klaus" w:date="2017-03-06T16:20:00Z">
        <w:r w:rsidDel="00B018A6">
          <w:rPr>
            <w:lang w:eastAsia="zh-CN"/>
          </w:rPr>
          <w:t>VNF State Management</w:t>
        </w:r>
        <w:bookmarkStart w:id="3157" w:name="_Toc477275054"/>
        <w:bookmarkStart w:id="3158" w:name="_Toc477275515"/>
        <w:bookmarkEnd w:id="3157"/>
        <w:bookmarkEnd w:id="3158"/>
      </w:moveFrom>
    </w:p>
    <w:p w:rsidR="005A676A" w:rsidRPr="00EF763E" w:rsidDel="00B018A6" w:rsidRDefault="005A676A" w:rsidP="00046106">
      <w:pPr>
        <w:pStyle w:val="ListParagraph"/>
        <w:numPr>
          <w:ilvl w:val="2"/>
          <w:numId w:val="16"/>
        </w:numPr>
        <w:rPr>
          <w:moveFrom w:id="3159" w:author="Seggelke, Klaus" w:date="2017-03-06T16:20:00Z"/>
          <w:lang w:eastAsia="zh-CN"/>
        </w:rPr>
      </w:pPr>
      <w:moveFrom w:id="3160" w:author="Seggelke, Klaus" w:date="2017-03-06T16:20:00Z">
        <w:r w:rsidDel="00B018A6">
          <w:rPr>
            <w:lang w:eastAsia="zh-CN"/>
          </w:rPr>
          <w:t>VNF active and inactive</w:t>
        </w:r>
        <w:bookmarkStart w:id="3161" w:name="_Toc477275055"/>
        <w:bookmarkStart w:id="3162" w:name="_Toc477275516"/>
        <w:bookmarkEnd w:id="3161"/>
        <w:bookmarkEnd w:id="3162"/>
      </w:moveFrom>
    </w:p>
    <w:p w:rsidR="005A676A" w:rsidDel="00B018A6" w:rsidRDefault="005A676A" w:rsidP="00046106">
      <w:pPr>
        <w:pStyle w:val="ListParagraph"/>
        <w:numPr>
          <w:ilvl w:val="1"/>
          <w:numId w:val="16"/>
        </w:numPr>
        <w:rPr>
          <w:moveFrom w:id="3163" w:author="Seggelke, Klaus" w:date="2017-03-06T16:20:00Z"/>
          <w:lang w:eastAsia="zh-CN"/>
        </w:rPr>
      </w:pPr>
      <w:moveFrom w:id="3164" w:author="Seggelke, Klaus" w:date="2017-03-06T16:20:00Z">
        <w:r w:rsidRPr="00EF763E" w:rsidDel="00B018A6">
          <w:rPr>
            <w:lang w:eastAsia="zh-CN"/>
          </w:rPr>
          <w:t>VNF installation and termination</w:t>
        </w:r>
        <w:bookmarkStart w:id="3165" w:name="_Toc477275056"/>
        <w:bookmarkStart w:id="3166" w:name="_Toc477275517"/>
        <w:bookmarkEnd w:id="3165"/>
        <w:bookmarkEnd w:id="3166"/>
      </w:moveFrom>
    </w:p>
    <w:p w:rsidR="005A676A" w:rsidDel="00B018A6" w:rsidRDefault="005A676A" w:rsidP="00046106">
      <w:pPr>
        <w:pStyle w:val="ListParagraph"/>
        <w:numPr>
          <w:ilvl w:val="1"/>
          <w:numId w:val="16"/>
        </w:numPr>
        <w:rPr>
          <w:moveFrom w:id="3167" w:author="Seggelke, Klaus" w:date="2017-03-06T16:20:00Z"/>
          <w:lang w:eastAsia="zh-CN"/>
        </w:rPr>
      </w:pPr>
      <w:moveFrom w:id="3168" w:author="Seggelke, Klaus" w:date="2017-03-06T16:20:00Z">
        <w:r w:rsidDel="00B018A6">
          <w:rPr>
            <w:lang w:eastAsia="zh-CN"/>
          </w:rPr>
          <w:t>VNF snapshot management</w:t>
        </w:r>
        <w:bookmarkStart w:id="3169" w:name="_Toc477275057"/>
        <w:bookmarkStart w:id="3170" w:name="_Toc477275518"/>
        <w:bookmarkEnd w:id="3169"/>
        <w:bookmarkEnd w:id="3170"/>
      </w:moveFrom>
    </w:p>
    <w:p w:rsidR="005A676A" w:rsidDel="00B018A6" w:rsidRDefault="005A676A" w:rsidP="00046106">
      <w:pPr>
        <w:pStyle w:val="ListParagraph"/>
        <w:numPr>
          <w:ilvl w:val="0"/>
          <w:numId w:val="16"/>
        </w:numPr>
        <w:rPr>
          <w:moveFrom w:id="3171" w:author="Seggelke, Klaus" w:date="2017-03-06T16:20:00Z"/>
          <w:lang w:eastAsia="zh-CN"/>
        </w:rPr>
      </w:pPr>
      <w:moveFrom w:id="3172" w:author="Seggelke, Klaus" w:date="2017-03-06T16:20:00Z">
        <w:r w:rsidDel="00B018A6">
          <w:rPr>
            <w:lang w:eastAsia="zh-CN"/>
          </w:rPr>
          <w:t>Virtualized Resource Management</w:t>
        </w:r>
        <w:bookmarkStart w:id="3173" w:name="_Toc477275058"/>
        <w:bookmarkStart w:id="3174" w:name="_Toc477275519"/>
        <w:bookmarkEnd w:id="3173"/>
        <w:bookmarkEnd w:id="3174"/>
      </w:moveFrom>
    </w:p>
    <w:p w:rsidR="005A676A" w:rsidDel="00B018A6" w:rsidRDefault="005A676A" w:rsidP="00046106">
      <w:pPr>
        <w:pStyle w:val="ListParagraph"/>
        <w:numPr>
          <w:ilvl w:val="1"/>
          <w:numId w:val="16"/>
        </w:numPr>
        <w:rPr>
          <w:moveFrom w:id="3175" w:author="Seggelke, Klaus" w:date="2017-03-06T16:20:00Z"/>
          <w:lang w:eastAsia="zh-CN"/>
        </w:rPr>
      </w:pPr>
      <w:moveFrom w:id="3176" w:author="Seggelke, Klaus" w:date="2017-03-06T16:20:00Z">
        <w:r w:rsidRPr="00EF763E" w:rsidDel="00B018A6">
          <w:rPr>
            <w:lang w:eastAsia="zh-CN"/>
          </w:rPr>
          <w:t>Scaling up</w:t>
        </w:r>
        <w:r w:rsidDel="00B018A6">
          <w:rPr>
            <w:lang w:eastAsia="zh-CN"/>
          </w:rPr>
          <w:t>/out</w:t>
        </w:r>
        <w:r w:rsidRPr="00EF763E" w:rsidDel="00B018A6">
          <w:rPr>
            <w:lang w:eastAsia="zh-CN"/>
          </w:rPr>
          <w:t xml:space="preserve"> the VNF resources</w:t>
        </w:r>
        <w:r w:rsidDel="00B018A6">
          <w:rPr>
            <w:lang w:eastAsia="zh-CN"/>
          </w:rPr>
          <w:t xml:space="preserve"> </w:t>
        </w:r>
        <w:r w:rsidDel="00B018A6">
          <w:rPr>
            <w:lang w:eastAsia="zh-CN"/>
          </w:rPr>
          <w:sym w:font="Wingdings" w:char="F0E0"/>
        </w:r>
        <w:r w:rsidDel="00B018A6">
          <w:rPr>
            <w:lang w:eastAsia="zh-CN"/>
          </w:rPr>
          <w:t xml:space="preserve"> addition of virtualized resources</w:t>
        </w:r>
        <w:bookmarkStart w:id="3177" w:name="_Toc477275059"/>
        <w:bookmarkStart w:id="3178" w:name="_Toc477275520"/>
        <w:bookmarkEnd w:id="3177"/>
        <w:bookmarkEnd w:id="3178"/>
      </w:moveFrom>
    </w:p>
    <w:p w:rsidR="005A676A" w:rsidDel="00B018A6" w:rsidRDefault="005A676A" w:rsidP="00046106">
      <w:pPr>
        <w:pStyle w:val="ListParagraph"/>
        <w:numPr>
          <w:ilvl w:val="1"/>
          <w:numId w:val="16"/>
        </w:numPr>
        <w:rPr>
          <w:moveFrom w:id="3179" w:author="Seggelke, Klaus" w:date="2017-03-06T16:20:00Z"/>
          <w:lang w:eastAsia="zh-CN"/>
        </w:rPr>
      </w:pPr>
      <w:moveFrom w:id="3180" w:author="Seggelke, Klaus" w:date="2017-03-06T16:20:00Z">
        <w:r w:rsidDel="00B018A6">
          <w:rPr>
            <w:lang w:eastAsia="zh-CN"/>
          </w:rPr>
          <w:t>Scaling down/in</w:t>
        </w:r>
        <w:r w:rsidRPr="00EF763E" w:rsidDel="00B018A6">
          <w:rPr>
            <w:lang w:eastAsia="zh-CN"/>
          </w:rPr>
          <w:t xml:space="preserve"> the VNF resources</w:t>
        </w:r>
        <w:r w:rsidDel="00B018A6">
          <w:rPr>
            <w:lang w:eastAsia="zh-CN"/>
          </w:rPr>
          <w:t xml:space="preserve"> </w:t>
        </w:r>
        <w:r w:rsidDel="00B018A6">
          <w:rPr>
            <w:lang w:eastAsia="zh-CN"/>
          </w:rPr>
          <w:sym w:font="Wingdings" w:char="F0E0"/>
        </w:r>
        <w:r w:rsidDel="00B018A6">
          <w:rPr>
            <w:lang w:eastAsia="zh-CN"/>
          </w:rPr>
          <w:t xml:space="preserve"> removal of virtualized resources</w:t>
        </w:r>
        <w:bookmarkStart w:id="3181" w:name="_Toc477275060"/>
        <w:bookmarkStart w:id="3182" w:name="_Toc477275521"/>
        <w:bookmarkEnd w:id="3181"/>
        <w:bookmarkEnd w:id="3182"/>
      </w:moveFrom>
    </w:p>
    <w:p w:rsidR="005A676A" w:rsidDel="00B018A6" w:rsidRDefault="005A676A" w:rsidP="00046106">
      <w:pPr>
        <w:pStyle w:val="ListParagraph"/>
        <w:numPr>
          <w:ilvl w:val="1"/>
          <w:numId w:val="16"/>
        </w:numPr>
        <w:rPr>
          <w:moveFrom w:id="3183" w:author="Seggelke, Klaus" w:date="2017-03-06T16:20:00Z"/>
          <w:lang w:eastAsia="zh-CN"/>
        </w:rPr>
      </w:pPr>
      <w:moveFrom w:id="3184" w:author="Seggelke, Klaus" w:date="2017-03-06T16:20:00Z">
        <w:r w:rsidDel="00B018A6">
          <w:rPr>
            <w:lang w:eastAsia="zh-CN"/>
          </w:rPr>
          <w:t>Scaling of virtualized specialized hardware acceleration</w:t>
        </w:r>
        <w:bookmarkStart w:id="3185" w:name="_Toc477275061"/>
        <w:bookmarkStart w:id="3186" w:name="_Toc477275522"/>
        <w:bookmarkEnd w:id="3185"/>
        <w:bookmarkEnd w:id="3186"/>
      </w:moveFrom>
    </w:p>
    <w:p w:rsidR="005A676A" w:rsidDel="00B018A6" w:rsidRDefault="005A676A" w:rsidP="00046106">
      <w:pPr>
        <w:pStyle w:val="ListParagraph"/>
        <w:numPr>
          <w:ilvl w:val="1"/>
          <w:numId w:val="16"/>
        </w:numPr>
        <w:rPr>
          <w:moveFrom w:id="3187" w:author="Seggelke, Klaus" w:date="2017-03-06T16:20:00Z"/>
          <w:lang w:eastAsia="zh-CN"/>
        </w:rPr>
      </w:pPr>
      <w:moveFrom w:id="3188" w:author="Seggelke, Klaus" w:date="2017-03-06T16:20:00Z">
        <w:r w:rsidDel="00B018A6">
          <w:rPr>
            <w:lang w:eastAsia="zh-CN"/>
          </w:rPr>
          <w:t>Scaling of network bandwidth</w:t>
        </w:r>
        <w:bookmarkStart w:id="3189" w:name="_Toc477275062"/>
        <w:bookmarkStart w:id="3190" w:name="_Toc477275523"/>
        <w:bookmarkEnd w:id="3189"/>
        <w:bookmarkEnd w:id="3190"/>
      </w:moveFrom>
    </w:p>
    <w:p w:rsidR="005A676A" w:rsidRPr="00EF763E" w:rsidDel="00B018A6" w:rsidRDefault="005A676A" w:rsidP="00046106">
      <w:pPr>
        <w:pStyle w:val="ListParagraph"/>
        <w:numPr>
          <w:ilvl w:val="1"/>
          <w:numId w:val="16"/>
        </w:numPr>
        <w:rPr>
          <w:moveFrom w:id="3191" w:author="Seggelke, Klaus" w:date="2017-03-06T16:20:00Z"/>
          <w:lang w:eastAsia="zh-CN"/>
        </w:rPr>
      </w:pPr>
      <w:moveFrom w:id="3192" w:author="Seggelke, Klaus" w:date="2017-03-06T16:20:00Z">
        <w:r w:rsidDel="00B018A6">
          <w:rPr>
            <w:lang w:eastAsia="zh-CN"/>
          </w:rPr>
          <w:t>Scaling of Storage</w:t>
        </w:r>
        <w:bookmarkStart w:id="3193" w:name="_Toc477275063"/>
        <w:bookmarkStart w:id="3194" w:name="_Toc477275524"/>
        <w:bookmarkEnd w:id="3193"/>
        <w:bookmarkEnd w:id="3194"/>
      </w:moveFrom>
    </w:p>
    <w:p w:rsidR="005A676A" w:rsidDel="00B018A6" w:rsidRDefault="005A676A" w:rsidP="00046106">
      <w:pPr>
        <w:pStyle w:val="ListParagraph"/>
        <w:numPr>
          <w:ilvl w:val="0"/>
          <w:numId w:val="16"/>
        </w:numPr>
        <w:rPr>
          <w:moveFrom w:id="3195" w:author="Seggelke, Klaus" w:date="2017-03-06T16:20:00Z"/>
          <w:lang w:eastAsia="zh-CN"/>
        </w:rPr>
      </w:pPr>
      <w:moveFrom w:id="3196" w:author="Seggelke, Klaus" w:date="2017-03-06T16:20:00Z">
        <w:r w:rsidDel="00B018A6">
          <w:rPr>
            <w:lang w:eastAsia="zh-CN"/>
          </w:rPr>
          <w:t>Performance Management</w:t>
        </w:r>
        <w:bookmarkStart w:id="3197" w:name="_Toc477275064"/>
        <w:bookmarkStart w:id="3198" w:name="_Toc477275525"/>
        <w:bookmarkEnd w:id="3197"/>
        <w:bookmarkEnd w:id="3198"/>
      </w:moveFrom>
    </w:p>
    <w:p w:rsidR="005A676A" w:rsidDel="00B018A6" w:rsidRDefault="005A676A" w:rsidP="00046106">
      <w:pPr>
        <w:pStyle w:val="ListParagraph"/>
        <w:numPr>
          <w:ilvl w:val="0"/>
          <w:numId w:val="16"/>
        </w:numPr>
        <w:rPr>
          <w:moveFrom w:id="3199" w:author="Seggelke, Klaus" w:date="2017-03-06T16:20:00Z"/>
          <w:lang w:eastAsia="zh-CN"/>
        </w:rPr>
      </w:pPr>
      <w:moveFrom w:id="3200" w:author="Seggelke, Klaus" w:date="2017-03-06T16:20:00Z">
        <w:r w:rsidRPr="00EF763E" w:rsidDel="00B018A6">
          <w:rPr>
            <w:lang w:eastAsia="zh-CN"/>
          </w:rPr>
          <w:t xml:space="preserve">VNF </w:t>
        </w:r>
        <w:r w:rsidDel="00B018A6">
          <w:rPr>
            <w:lang w:eastAsia="zh-CN"/>
          </w:rPr>
          <w:t>Fault and Recovery Management</w:t>
        </w:r>
        <w:bookmarkStart w:id="3201" w:name="_Toc477275065"/>
        <w:bookmarkStart w:id="3202" w:name="_Toc477275526"/>
        <w:bookmarkEnd w:id="3201"/>
        <w:bookmarkEnd w:id="3202"/>
      </w:moveFrom>
    </w:p>
    <w:p w:rsidR="005A676A" w:rsidDel="00B018A6" w:rsidRDefault="005A676A" w:rsidP="00046106">
      <w:pPr>
        <w:pStyle w:val="ListParagraph"/>
        <w:numPr>
          <w:ilvl w:val="1"/>
          <w:numId w:val="16"/>
        </w:numPr>
        <w:rPr>
          <w:moveFrom w:id="3203" w:author="Seggelke, Klaus" w:date="2017-03-06T16:20:00Z"/>
          <w:lang w:eastAsia="zh-CN"/>
        </w:rPr>
      </w:pPr>
      <w:moveFrom w:id="3204" w:author="Seggelke, Klaus" w:date="2017-03-06T16:20:00Z">
        <w:r w:rsidRPr="00EF763E" w:rsidDel="00B018A6">
          <w:rPr>
            <w:lang w:eastAsia="zh-CN"/>
          </w:rPr>
          <w:t xml:space="preserve">VNF </w:t>
        </w:r>
        <w:r w:rsidDel="00B018A6">
          <w:rPr>
            <w:lang w:eastAsia="zh-CN"/>
          </w:rPr>
          <w:t xml:space="preserve">Recovery </w:t>
        </w:r>
        <w:r w:rsidDel="00B018A6">
          <w:rPr>
            <w:lang w:eastAsia="zh-CN"/>
          </w:rPr>
          <w:sym w:font="Wingdings" w:char="F0E0"/>
        </w:r>
        <w:r w:rsidDel="00B018A6">
          <w:rPr>
            <w:lang w:eastAsia="zh-CN"/>
          </w:rPr>
          <w:t xml:space="preserve"> </w:t>
        </w:r>
        <w:r w:rsidRPr="00EF763E" w:rsidDel="00B018A6">
          <w:rPr>
            <w:lang w:eastAsia="zh-CN"/>
          </w:rPr>
          <w:t>healing</w:t>
        </w:r>
        <w:bookmarkStart w:id="3205" w:name="_Toc477275066"/>
        <w:bookmarkStart w:id="3206" w:name="_Toc477275527"/>
        <w:bookmarkEnd w:id="3205"/>
        <w:bookmarkEnd w:id="3206"/>
      </w:moveFrom>
    </w:p>
    <w:p w:rsidR="005A676A" w:rsidRPr="00EF763E" w:rsidDel="00B018A6" w:rsidRDefault="005A676A" w:rsidP="00046106">
      <w:pPr>
        <w:pStyle w:val="ListParagraph"/>
        <w:numPr>
          <w:ilvl w:val="1"/>
          <w:numId w:val="16"/>
        </w:numPr>
        <w:rPr>
          <w:moveFrom w:id="3207" w:author="Seggelke, Klaus" w:date="2017-03-06T16:20:00Z"/>
          <w:lang w:eastAsia="zh-CN"/>
        </w:rPr>
      </w:pPr>
      <w:moveFrom w:id="3208" w:author="Seggelke, Klaus" w:date="2017-03-06T16:20:00Z">
        <w:r w:rsidRPr="00EF763E" w:rsidDel="00B018A6">
          <w:rPr>
            <w:lang w:eastAsia="zh-CN"/>
          </w:rPr>
          <w:t xml:space="preserve">VNF </w:t>
        </w:r>
        <w:r w:rsidDel="00B018A6">
          <w:rPr>
            <w:lang w:eastAsia="zh-CN"/>
          </w:rPr>
          <w:t xml:space="preserve">Migration Management </w:t>
        </w:r>
        <w:r w:rsidDel="00B018A6">
          <w:rPr>
            <w:lang w:eastAsia="zh-CN"/>
          </w:rPr>
          <w:sym w:font="Wingdings" w:char="F0E0"/>
        </w:r>
        <w:r w:rsidDel="00B018A6">
          <w:rPr>
            <w:lang w:eastAsia="zh-CN"/>
          </w:rPr>
          <w:t xml:space="preserve"> </w:t>
        </w:r>
        <w:r w:rsidRPr="00EF763E" w:rsidDel="00B018A6">
          <w:rPr>
            <w:lang w:eastAsia="zh-CN"/>
          </w:rPr>
          <w:t>resource migration</w:t>
        </w:r>
        <w:bookmarkStart w:id="3209" w:name="_Toc477275067"/>
        <w:bookmarkStart w:id="3210" w:name="_Toc477275528"/>
        <w:bookmarkEnd w:id="3209"/>
        <w:bookmarkEnd w:id="3210"/>
      </w:moveFrom>
    </w:p>
    <w:p w:rsidR="005A676A" w:rsidDel="00B018A6" w:rsidRDefault="005A676A" w:rsidP="005A676A">
      <w:pPr>
        <w:rPr>
          <w:moveFrom w:id="3211" w:author="Seggelke, Klaus" w:date="2017-03-06T16:20:00Z"/>
          <w:lang w:eastAsia="zh-CN"/>
        </w:rPr>
      </w:pPr>
      <w:bookmarkStart w:id="3212" w:name="_Toc477275068"/>
      <w:bookmarkStart w:id="3213" w:name="_Toc477275529"/>
      <w:bookmarkEnd w:id="3212"/>
      <w:bookmarkEnd w:id="3213"/>
    </w:p>
    <w:p w:rsidR="005A676A" w:rsidDel="00B018A6" w:rsidRDefault="005A676A" w:rsidP="005A676A">
      <w:pPr>
        <w:rPr>
          <w:moveFrom w:id="3214" w:author="Seggelke, Klaus" w:date="2017-03-06T16:20:00Z"/>
          <w:lang w:eastAsia="zh-CN"/>
        </w:rPr>
      </w:pPr>
      <w:moveFrom w:id="3215" w:author="Seggelke, Klaus" w:date="2017-03-06T16:20:00Z">
        <w:r w:rsidDel="00B018A6">
          <w:rPr>
            <w:lang w:eastAsia="zh-CN"/>
          </w:rPr>
          <w:t>The lifecycle management of a VNF must ensure that the VNF follows the state transition diagram as illustrated below.</w:t>
        </w:r>
        <w:bookmarkStart w:id="3216" w:name="_Toc477275069"/>
        <w:bookmarkStart w:id="3217" w:name="_Toc477275530"/>
        <w:bookmarkEnd w:id="3216"/>
        <w:bookmarkEnd w:id="3217"/>
      </w:moveFrom>
    </w:p>
    <w:p w:rsidR="005A676A" w:rsidDel="00B018A6" w:rsidRDefault="005A676A" w:rsidP="005A676A">
      <w:pPr>
        <w:rPr>
          <w:moveFrom w:id="3218" w:author="Seggelke, Klaus" w:date="2017-03-06T16:20:00Z"/>
          <w:lang w:eastAsia="zh-CN"/>
        </w:rPr>
      </w:pPr>
      <w:bookmarkStart w:id="3219" w:name="_Toc477275070"/>
      <w:bookmarkStart w:id="3220" w:name="_Toc477275531"/>
      <w:bookmarkEnd w:id="3219"/>
      <w:bookmarkEnd w:id="3220"/>
    </w:p>
    <w:p w:rsidR="005A676A" w:rsidDel="00B018A6" w:rsidRDefault="005A676A" w:rsidP="005A676A">
      <w:pPr>
        <w:rPr>
          <w:moveFrom w:id="3221" w:author="Seggelke, Klaus" w:date="2017-03-06T16:20:00Z"/>
          <w:lang w:eastAsia="zh-CN"/>
        </w:rPr>
      </w:pPr>
      <w:moveFrom w:id="3222" w:author="Seggelke, Klaus" w:date="2017-03-06T16:20:00Z">
        <w:r w:rsidRPr="0027322A" w:rsidDel="00B018A6">
          <w:rPr>
            <w:noProof/>
          </w:rPr>
          <w:drawing>
            <wp:inline distT="0" distB="0" distL="0" distR="0" wp14:anchorId="7C8FF303" wp14:editId="396AB858">
              <wp:extent cx="5213445" cy="3232782"/>
              <wp:effectExtent l="0" t="0" r="6350" b="635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4176" cy="3258039"/>
                      </a:xfrm>
                      <a:prstGeom prst="rect">
                        <a:avLst/>
                      </a:prstGeom>
                      <a:noFill/>
                      <a:ln>
                        <a:noFill/>
                      </a:ln>
                      <a:extLst/>
                    </pic:spPr>
                  </pic:pic>
                </a:graphicData>
              </a:graphic>
            </wp:inline>
          </w:drawing>
        </w:r>
        <w:bookmarkStart w:id="3223" w:name="_Toc477275071"/>
        <w:bookmarkStart w:id="3224" w:name="_Toc477275532"/>
        <w:bookmarkEnd w:id="3223"/>
        <w:bookmarkEnd w:id="3224"/>
      </w:moveFrom>
    </w:p>
    <w:p w:rsidR="005A676A" w:rsidDel="00B018A6" w:rsidRDefault="005A676A" w:rsidP="005A676A">
      <w:pPr>
        <w:rPr>
          <w:moveFrom w:id="3225" w:author="Seggelke, Klaus" w:date="2017-03-06T16:20:00Z"/>
          <w:lang w:eastAsia="zh-CN"/>
        </w:rPr>
      </w:pPr>
      <w:bookmarkStart w:id="3226" w:name="_Toc477275072"/>
      <w:bookmarkStart w:id="3227" w:name="_Toc477275533"/>
      <w:bookmarkEnd w:id="3226"/>
      <w:bookmarkEnd w:id="3227"/>
    </w:p>
    <w:p w:rsidR="005A676A" w:rsidDel="00B018A6" w:rsidRDefault="00770228" w:rsidP="005A676A">
      <w:pPr>
        <w:rPr>
          <w:moveFrom w:id="3228" w:author="Seggelke, Klaus" w:date="2017-03-06T16:20:00Z"/>
          <w:lang w:eastAsia="zh-CN"/>
        </w:rPr>
      </w:pPr>
      <w:moveFrom w:id="3229" w:author="Seggelke, Klaus" w:date="2017-03-06T16:20:00Z">
        <w:r w:rsidDel="00B018A6">
          <w:rPr>
            <w:lang w:eastAsia="zh-CN"/>
          </w:rPr>
          <w:t xml:space="preserve">Virtualized resource management includes </w:t>
        </w:r>
        <w:bookmarkStart w:id="3230" w:name="_Toc477275073"/>
        <w:bookmarkStart w:id="3231" w:name="_Toc477275534"/>
        <w:bookmarkEnd w:id="3230"/>
        <w:bookmarkEnd w:id="3231"/>
      </w:moveFrom>
    </w:p>
    <w:p w:rsidR="00770228" w:rsidDel="00B018A6" w:rsidRDefault="00770228" w:rsidP="00252ACA">
      <w:pPr>
        <w:pStyle w:val="ListParagraph"/>
        <w:numPr>
          <w:ilvl w:val="0"/>
          <w:numId w:val="77"/>
        </w:numPr>
        <w:rPr>
          <w:moveFrom w:id="3232" w:author="Seggelke, Klaus" w:date="2017-03-06T16:20:00Z"/>
          <w:lang w:eastAsia="zh-CN"/>
        </w:rPr>
      </w:pPr>
      <w:moveFrom w:id="3233" w:author="Seggelke, Klaus" w:date="2017-03-06T16:20:00Z">
        <w:r w:rsidDel="00B018A6">
          <w:rPr>
            <w:lang w:eastAsia="zh-CN"/>
          </w:rPr>
          <w:t>vCPU</w:t>
        </w:r>
        <w:bookmarkStart w:id="3234" w:name="_Toc477275074"/>
        <w:bookmarkStart w:id="3235" w:name="_Toc477275535"/>
        <w:bookmarkEnd w:id="3234"/>
        <w:bookmarkEnd w:id="3235"/>
      </w:moveFrom>
    </w:p>
    <w:p w:rsidR="00770228" w:rsidDel="00B018A6" w:rsidRDefault="00770228" w:rsidP="00252ACA">
      <w:pPr>
        <w:pStyle w:val="ListParagraph"/>
        <w:numPr>
          <w:ilvl w:val="0"/>
          <w:numId w:val="77"/>
        </w:numPr>
        <w:rPr>
          <w:moveFrom w:id="3236" w:author="Seggelke, Klaus" w:date="2017-03-06T16:20:00Z"/>
          <w:lang w:eastAsia="zh-CN"/>
        </w:rPr>
      </w:pPr>
      <w:moveFrom w:id="3237" w:author="Seggelke, Klaus" w:date="2017-03-06T16:20:00Z">
        <w:r w:rsidDel="00B018A6">
          <w:rPr>
            <w:lang w:eastAsia="zh-CN"/>
          </w:rPr>
          <w:t>vMemory</w:t>
        </w:r>
        <w:bookmarkStart w:id="3238" w:name="_Toc477275075"/>
        <w:bookmarkStart w:id="3239" w:name="_Toc477275536"/>
        <w:bookmarkEnd w:id="3238"/>
        <w:bookmarkEnd w:id="3239"/>
      </w:moveFrom>
    </w:p>
    <w:p w:rsidR="00770228" w:rsidDel="00B018A6" w:rsidRDefault="00770228" w:rsidP="00252ACA">
      <w:pPr>
        <w:pStyle w:val="ListParagraph"/>
        <w:numPr>
          <w:ilvl w:val="0"/>
          <w:numId w:val="77"/>
        </w:numPr>
        <w:rPr>
          <w:moveFrom w:id="3240" w:author="Seggelke, Klaus" w:date="2017-03-06T16:20:00Z"/>
          <w:lang w:eastAsia="zh-CN"/>
        </w:rPr>
      </w:pPr>
      <w:moveFrom w:id="3241" w:author="Seggelke, Klaus" w:date="2017-03-06T16:20:00Z">
        <w:r w:rsidDel="00B018A6">
          <w:rPr>
            <w:lang w:eastAsia="zh-CN"/>
          </w:rPr>
          <w:t>vNIC</w:t>
        </w:r>
        <w:bookmarkStart w:id="3242" w:name="_Toc477275076"/>
        <w:bookmarkStart w:id="3243" w:name="_Toc477275537"/>
        <w:bookmarkEnd w:id="3242"/>
        <w:bookmarkEnd w:id="3243"/>
      </w:moveFrom>
    </w:p>
    <w:p w:rsidR="00770228" w:rsidDel="00B018A6" w:rsidRDefault="00770228" w:rsidP="00252ACA">
      <w:pPr>
        <w:pStyle w:val="ListParagraph"/>
        <w:numPr>
          <w:ilvl w:val="0"/>
          <w:numId w:val="77"/>
        </w:numPr>
        <w:rPr>
          <w:moveFrom w:id="3244" w:author="Seggelke, Klaus" w:date="2017-03-06T16:20:00Z"/>
          <w:lang w:eastAsia="zh-CN"/>
        </w:rPr>
      </w:pPr>
      <w:moveFrom w:id="3245" w:author="Seggelke, Klaus" w:date="2017-03-06T16:20:00Z">
        <w:r w:rsidDel="00B018A6">
          <w:rPr>
            <w:lang w:eastAsia="zh-CN"/>
          </w:rPr>
          <w:t>vStorage</w:t>
        </w:r>
        <w:bookmarkStart w:id="3246" w:name="_Toc477275077"/>
        <w:bookmarkStart w:id="3247" w:name="_Toc477275538"/>
        <w:bookmarkEnd w:id="3246"/>
        <w:bookmarkEnd w:id="3247"/>
      </w:moveFrom>
    </w:p>
    <w:p w:rsidR="00770228" w:rsidDel="00B018A6" w:rsidRDefault="00770228" w:rsidP="00770228">
      <w:pPr>
        <w:rPr>
          <w:moveFrom w:id="3248" w:author="Seggelke, Klaus" w:date="2017-03-06T16:20:00Z"/>
          <w:lang w:eastAsia="zh-CN"/>
        </w:rPr>
      </w:pPr>
      <w:bookmarkStart w:id="3249" w:name="_Toc477275078"/>
      <w:bookmarkStart w:id="3250" w:name="_Toc477275539"/>
      <w:bookmarkEnd w:id="3249"/>
      <w:bookmarkEnd w:id="3250"/>
    </w:p>
    <w:p w:rsidR="00770228" w:rsidDel="00B018A6" w:rsidRDefault="00770228" w:rsidP="00770228">
      <w:pPr>
        <w:rPr>
          <w:moveFrom w:id="3251" w:author="Seggelke, Klaus" w:date="2017-03-06T16:20:00Z"/>
          <w:lang w:eastAsia="zh-CN"/>
        </w:rPr>
      </w:pPr>
      <w:moveFrom w:id="3252" w:author="Seggelke, Klaus" w:date="2017-03-06T16:20:00Z">
        <w:r w:rsidDel="00B018A6">
          <w:rPr>
            <w:lang w:eastAsia="zh-CN"/>
          </w:rPr>
          <w:t>Resource vCPU can be added or removed to/from the VNFC. A vCPU resource can be started, stopped, paused and suspended.</w:t>
        </w:r>
        <w:bookmarkStart w:id="3253" w:name="_Toc477275079"/>
        <w:bookmarkStart w:id="3254" w:name="_Toc477275540"/>
        <w:bookmarkEnd w:id="3253"/>
        <w:bookmarkEnd w:id="3254"/>
      </w:moveFrom>
    </w:p>
    <w:p w:rsidR="00770228" w:rsidDel="00B018A6" w:rsidRDefault="005A676A" w:rsidP="005A676A">
      <w:pPr>
        <w:rPr>
          <w:moveFrom w:id="3255" w:author="Seggelke, Klaus" w:date="2017-03-06T16:20:00Z"/>
          <w:lang w:eastAsia="zh-CN"/>
        </w:rPr>
      </w:pPr>
      <w:moveFrom w:id="3256" w:author="Seggelke, Klaus" w:date="2017-03-06T16:20:00Z">
        <w:r w:rsidDel="00B018A6">
          <w:rPr>
            <w:noProof/>
          </w:rPr>
          <w:drawing>
            <wp:inline distT="0" distB="0" distL="0" distR="0" wp14:anchorId="4E2EE45B" wp14:editId="77FB4F79">
              <wp:extent cx="1763395" cy="167449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bookmarkStart w:id="3257" w:name="_Toc477275080"/>
        <w:bookmarkStart w:id="3258" w:name="_Toc477275541"/>
        <w:bookmarkEnd w:id="3257"/>
        <w:bookmarkEnd w:id="3258"/>
      </w:moveFrom>
    </w:p>
    <w:p w:rsidR="00770228" w:rsidDel="00B018A6" w:rsidRDefault="00770228" w:rsidP="005A676A">
      <w:pPr>
        <w:rPr>
          <w:moveFrom w:id="3259" w:author="Seggelke, Klaus" w:date="2017-03-06T16:20:00Z"/>
          <w:lang w:eastAsia="zh-CN"/>
        </w:rPr>
      </w:pPr>
      <w:moveFrom w:id="3260" w:author="Seggelke, Klaus" w:date="2017-03-06T16:20:00Z">
        <w:r w:rsidDel="00B018A6">
          <w:rPr>
            <w:lang w:eastAsia="zh-CN"/>
          </w:rPr>
          <w:t>Resource vMemory can be added or removed to/from an VNFC.</w:t>
        </w:r>
        <w:bookmarkStart w:id="3261" w:name="_Toc477275081"/>
        <w:bookmarkStart w:id="3262" w:name="_Toc477275542"/>
        <w:bookmarkEnd w:id="3261"/>
        <w:bookmarkEnd w:id="3262"/>
      </w:moveFrom>
    </w:p>
    <w:p w:rsidR="005A676A" w:rsidDel="00B018A6" w:rsidRDefault="005A676A" w:rsidP="005A676A">
      <w:pPr>
        <w:rPr>
          <w:moveFrom w:id="3263" w:author="Seggelke, Klaus" w:date="2017-03-06T16:20:00Z"/>
          <w:lang w:eastAsia="zh-CN"/>
        </w:rPr>
      </w:pPr>
      <w:moveFrom w:id="3264" w:author="Seggelke, Klaus" w:date="2017-03-06T16:20:00Z">
        <w:r w:rsidDel="00B018A6">
          <w:rPr>
            <w:noProof/>
          </w:rPr>
          <w:drawing>
            <wp:inline distT="0" distB="0" distL="0" distR="0" wp14:anchorId="7F24BBAE" wp14:editId="3F41039D">
              <wp:extent cx="1674495" cy="1240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bookmarkStart w:id="3265" w:name="_Toc477275082"/>
        <w:bookmarkStart w:id="3266" w:name="_Toc477275543"/>
        <w:bookmarkEnd w:id="3265"/>
        <w:bookmarkEnd w:id="3266"/>
      </w:moveFrom>
    </w:p>
    <w:p w:rsidR="00770228" w:rsidDel="00B018A6" w:rsidRDefault="00770228" w:rsidP="005A676A">
      <w:pPr>
        <w:rPr>
          <w:moveFrom w:id="3267" w:author="Seggelke, Klaus" w:date="2017-03-06T16:20:00Z"/>
          <w:lang w:eastAsia="zh-CN"/>
        </w:rPr>
      </w:pPr>
      <w:moveFrom w:id="3268" w:author="Seggelke, Klaus" w:date="2017-03-06T16:20:00Z">
        <w:r w:rsidDel="00B018A6">
          <w:rPr>
            <w:lang w:eastAsia="zh-CN"/>
          </w:rPr>
          <w:t>Resource nNIC can be added or removed to/from a VNFC.</w:t>
        </w:r>
        <w:bookmarkStart w:id="3269" w:name="_Toc477275083"/>
        <w:bookmarkStart w:id="3270" w:name="_Toc477275544"/>
        <w:bookmarkEnd w:id="3269"/>
        <w:bookmarkEnd w:id="3270"/>
      </w:moveFrom>
    </w:p>
    <w:p w:rsidR="00770228" w:rsidDel="00B018A6" w:rsidRDefault="005A676A" w:rsidP="005A676A">
      <w:pPr>
        <w:rPr>
          <w:moveFrom w:id="3271" w:author="Seggelke, Klaus" w:date="2017-03-06T16:20:00Z"/>
          <w:lang w:eastAsia="zh-CN"/>
        </w:rPr>
      </w:pPr>
      <w:moveFrom w:id="3272" w:author="Seggelke, Klaus" w:date="2017-03-06T16:20:00Z">
        <w:r w:rsidDel="00B018A6">
          <w:rPr>
            <w:noProof/>
          </w:rPr>
          <w:drawing>
            <wp:inline distT="0" distB="0" distL="0" distR="0" wp14:anchorId="3C346C30" wp14:editId="42273239">
              <wp:extent cx="1674495" cy="11220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bookmarkStart w:id="3273" w:name="_Toc477275084"/>
        <w:bookmarkStart w:id="3274" w:name="_Toc477275545"/>
        <w:bookmarkEnd w:id="3273"/>
        <w:bookmarkEnd w:id="3274"/>
      </w:moveFrom>
    </w:p>
    <w:p w:rsidR="00770228" w:rsidDel="00B018A6" w:rsidRDefault="00770228" w:rsidP="005A676A">
      <w:pPr>
        <w:rPr>
          <w:moveFrom w:id="3275" w:author="Seggelke, Klaus" w:date="2017-03-06T16:20:00Z"/>
          <w:lang w:eastAsia="zh-CN"/>
        </w:rPr>
      </w:pPr>
      <w:bookmarkStart w:id="3276" w:name="_Toc477275085"/>
      <w:bookmarkStart w:id="3277" w:name="_Toc477275546"/>
      <w:bookmarkEnd w:id="3276"/>
      <w:bookmarkEnd w:id="3277"/>
    </w:p>
    <w:p w:rsidR="00770228" w:rsidDel="00B018A6" w:rsidRDefault="00770228" w:rsidP="005A676A">
      <w:pPr>
        <w:rPr>
          <w:moveFrom w:id="3278" w:author="Seggelke, Klaus" w:date="2017-03-06T16:20:00Z"/>
          <w:lang w:eastAsia="zh-CN"/>
        </w:rPr>
      </w:pPr>
      <w:moveFrom w:id="3279" w:author="Seggelke, Klaus" w:date="2017-03-06T16:20:00Z">
        <w:r w:rsidDel="00B018A6">
          <w:rPr>
            <w:lang w:eastAsia="zh-CN"/>
          </w:rPr>
          <w:t>Resource vStorage be added or removed to or from a VNFC.</w:t>
        </w:r>
        <w:bookmarkStart w:id="3280" w:name="_Toc477275086"/>
        <w:bookmarkStart w:id="3281" w:name="_Toc477275547"/>
        <w:bookmarkEnd w:id="3280"/>
        <w:bookmarkEnd w:id="3281"/>
      </w:moveFrom>
    </w:p>
    <w:p w:rsidR="005A676A" w:rsidDel="00B018A6" w:rsidRDefault="005A676A" w:rsidP="005A676A">
      <w:pPr>
        <w:rPr>
          <w:moveFrom w:id="3282" w:author="Seggelke, Klaus" w:date="2017-03-06T16:20:00Z"/>
          <w:lang w:eastAsia="zh-CN"/>
        </w:rPr>
      </w:pPr>
      <w:moveFrom w:id="3283" w:author="Seggelke, Klaus" w:date="2017-03-06T16:20:00Z">
        <w:r w:rsidDel="00B018A6">
          <w:rPr>
            <w:noProof/>
          </w:rPr>
          <w:drawing>
            <wp:inline distT="0" distB="0" distL="0" distR="0" wp14:anchorId="74BE84CD" wp14:editId="4BF9B358">
              <wp:extent cx="1656715" cy="113411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bookmarkStart w:id="3284" w:name="_Toc477275087"/>
        <w:bookmarkStart w:id="3285" w:name="_Toc477275548"/>
        <w:bookmarkEnd w:id="3284"/>
        <w:bookmarkEnd w:id="3285"/>
      </w:moveFrom>
    </w:p>
    <w:p w:rsidR="005A676A" w:rsidDel="00B018A6" w:rsidRDefault="005A676A" w:rsidP="005A676A">
      <w:pPr>
        <w:rPr>
          <w:moveFrom w:id="3286" w:author="Seggelke, Klaus" w:date="2017-03-06T16:20:00Z"/>
          <w:lang w:eastAsia="zh-CN"/>
        </w:rPr>
      </w:pPr>
      <w:bookmarkStart w:id="3287" w:name="_Toc477275088"/>
      <w:bookmarkStart w:id="3288" w:name="_Toc477275549"/>
      <w:bookmarkEnd w:id="3287"/>
      <w:bookmarkEnd w:id="3288"/>
    </w:p>
    <w:moveFromRangeEnd w:id="3143"/>
    <w:p w:rsidR="009A0DFD" w:rsidRPr="00F71410" w:rsidDel="00374764" w:rsidRDefault="009A0DFD" w:rsidP="001C5F01">
      <w:pPr>
        <w:pStyle w:val="Heading1"/>
        <w:rPr>
          <w:del w:id="3289" w:author="Seggelke, Klaus" w:date="2017-03-08T13:02:00Z"/>
        </w:rPr>
      </w:pPr>
      <w:del w:id="3290" w:author="Seggelke, Klaus" w:date="2017-03-08T13:02:00Z">
        <w:r w:rsidRPr="00F71410" w:rsidDel="00374764">
          <w:delText xml:space="preserve">Life-Cycle </w:delText>
        </w:r>
        <w:r w:rsidRPr="00EF1B18" w:rsidDel="00374764">
          <w:delText>Management</w:delText>
        </w:r>
        <w:r w:rsidRPr="00F71410" w:rsidDel="00374764">
          <w:delText xml:space="preserve"> </w:delText>
        </w:r>
        <w:r w:rsidRPr="001C5F01" w:rsidDel="00374764">
          <w:delText>Information</w:delText>
        </w:r>
        <w:r w:rsidRPr="00F71410" w:rsidDel="00374764">
          <w:delText xml:space="preserve"> </w:delText>
        </w:r>
        <w:r w:rsidR="00A461F8" w:rsidDel="00374764">
          <w:delText>R</w:delText>
        </w:r>
        <w:r w:rsidRPr="00F71410" w:rsidDel="00374764">
          <w:delText>etrieval</w:delText>
        </w:r>
        <w:bookmarkStart w:id="3291" w:name="_Toc477275089"/>
        <w:bookmarkStart w:id="3292" w:name="_Toc477275550"/>
        <w:bookmarkEnd w:id="3291"/>
        <w:bookmarkEnd w:id="3292"/>
      </w:del>
    </w:p>
    <w:p w:rsidR="00A461F8" w:rsidDel="00374764" w:rsidRDefault="00A461F8" w:rsidP="009A0DFD">
      <w:pPr>
        <w:rPr>
          <w:del w:id="3293" w:author="Seggelke, Klaus" w:date="2017-03-08T13:02:00Z"/>
          <w:lang w:eastAsia="zh-CN"/>
        </w:rPr>
      </w:pPr>
      <w:bookmarkStart w:id="3294" w:name="_Toc477275090"/>
      <w:bookmarkStart w:id="3295" w:name="_Toc477275551"/>
      <w:bookmarkEnd w:id="3294"/>
      <w:bookmarkEnd w:id="3295"/>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0DFD" w:rsidDel="00374764" w:rsidTr="002330E3">
        <w:trPr>
          <w:del w:id="3296" w:author="Seggelke, Klaus" w:date="2017-03-08T13:02:00Z"/>
        </w:trPr>
        <w:tc>
          <w:tcPr>
            <w:tcW w:w="9330" w:type="dxa"/>
            <w:gridSpan w:val="2"/>
            <w:tcBorders>
              <w:top w:val="single" w:sz="2" w:space="0" w:color="auto"/>
              <w:left w:val="single" w:sz="2" w:space="0" w:color="auto"/>
              <w:bottom w:val="single" w:sz="2" w:space="0" w:color="auto"/>
              <w:right w:val="single" w:sz="2" w:space="0" w:color="auto"/>
            </w:tcBorders>
            <w:hideMark/>
          </w:tcPr>
          <w:p w:rsidR="009A0DFD" w:rsidDel="00374764" w:rsidRDefault="00BC7D6D">
            <w:pPr>
              <w:pStyle w:val="TestCase"/>
              <w:rPr>
                <w:del w:id="3297" w:author="Seggelke, Klaus" w:date="2017-03-08T13:02:00Z"/>
              </w:rPr>
            </w:pPr>
            <w:bookmarkStart w:id="3298" w:name="_Toc454184409"/>
            <w:del w:id="3299" w:author="Seggelke, Klaus" w:date="2017-03-08T13:02:00Z">
              <w:r w:rsidDel="00374764">
                <w:delText>TC.VNF.IMAGE.004</w:delText>
              </w:r>
              <w:r w:rsidDel="00374764">
                <w:tab/>
              </w:r>
              <w:r w:rsidR="009A0DFD" w:rsidDel="00374764">
                <w:delText>Life-Cycle management information</w:delText>
              </w:r>
              <w:bookmarkStart w:id="3300" w:name="_Toc477275091"/>
              <w:bookmarkStart w:id="3301" w:name="_Toc477275552"/>
              <w:bookmarkEnd w:id="3298"/>
              <w:bookmarkEnd w:id="3300"/>
              <w:bookmarkEnd w:id="3301"/>
            </w:del>
          </w:p>
        </w:tc>
        <w:bookmarkStart w:id="3302" w:name="_Toc477275092"/>
        <w:bookmarkStart w:id="3303" w:name="_Toc477275553"/>
        <w:bookmarkEnd w:id="3302"/>
        <w:bookmarkEnd w:id="3303"/>
      </w:tr>
      <w:tr w:rsidR="009A0DFD" w:rsidDel="00374764" w:rsidTr="002330E3">
        <w:trPr>
          <w:trHeight w:val="896"/>
          <w:del w:id="3304"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3305" w:author="Seggelke, Klaus" w:date="2017-03-08T13:02:00Z"/>
              </w:rPr>
            </w:pPr>
            <w:del w:id="3306" w:author="Seggelke, Klaus" w:date="2017-03-08T13:02:00Z">
              <w:r w:rsidDel="00374764">
                <w:delText>Purpose:</w:delText>
              </w:r>
              <w:bookmarkStart w:id="3307" w:name="_Toc477275093"/>
              <w:bookmarkStart w:id="3308" w:name="_Toc477275554"/>
              <w:bookmarkEnd w:id="3307"/>
              <w:bookmarkEnd w:id="3308"/>
            </w:del>
          </w:p>
        </w:tc>
        <w:tc>
          <w:tcPr>
            <w:tcW w:w="7979" w:type="dxa"/>
            <w:tcBorders>
              <w:top w:val="single" w:sz="2" w:space="0" w:color="auto"/>
              <w:left w:val="single" w:sz="2" w:space="0" w:color="auto"/>
              <w:bottom w:val="single" w:sz="2" w:space="0" w:color="auto"/>
              <w:right w:val="single" w:sz="2" w:space="0" w:color="auto"/>
            </w:tcBorders>
            <w:hideMark/>
          </w:tcPr>
          <w:p w:rsidR="009A0DFD" w:rsidRPr="00D67489" w:rsidDel="00374764" w:rsidRDefault="009A0DFD" w:rsidP="002330E3">
            <w:pPr>
              <w:pStyle w:val="TestCaseInfo"/>
              <w:rPr>
                <w:del w:id="3309" w:author="Seggelke, Klaus" w:date="2017-03-08T13:02:00Z"/>
                <w:lang w:eastAsia="zh-CN"/>
              </w:rPr>
            </w:pPr>
            <w:del w:id="3310" w:author="Seggelke, Klaus" w:date="2017-03-08T13:02:00Z">
              <w:r w:rsidRPr="008C33FA" w:rsidDel="00374764">
                <w:rPr>
                  <w:lang w:eastAsia="zh-CN"/>
                </w:rPr>
                <w:delText xml:space="preserve">Validate the VNFM can query </w:delText>
              </w:r>
              <w:r w:rsidDel="00374764">
                <w:rPr>
                  <w:lang w:eastAsia="zh-CN"/>
                </w:rPr>
                <w:delText>the Life-Cycle Management information of a specific image</w:delText>
              </w:r>
              <w:r w:rsidRPr="008C33FA" w:rsidDel="00374764">
                <w:rPr>
                  <w:lang w:eastAsia="zh-CN"/>
                </w:rPr>
                <w:delText xml:space="preserve"> and report the correct information</w:delText>
              </w:r>
              <w:bookmarkStart w:id="3311" w:name="_Toc477275094"/>
              <w:bookmarkStart w:id="3312" w:name="_Toc477275555"/>
              <w:bookmarkEnd w:id="3311"/>
              <w:bookmarkEnd w:id="3312"/>
            </w:del>
          </w:p>
        </w:tc>
        <w:bookmarkStart w:id="3313" w:name="_Toc477275095"/>
        <w:bookmarkStart w:id="3314" w:name="_Toc477275556"/>
        <w:bookmarkEnd w:id="3313"/>
        <w:bookmarkEnd w:id="3314"/>
      </w:tr>
      <w:tr w:rsidR="009A0DFD" w:rsidDel="00374764" w:rsidTr="002330E3">
        <w:trPr>
          <w:del w:id="3315"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3316" w:author="Seggelke, Klaus" w:date="2017-03-08T13:02:00Z"/>
              </w:rPr>
            </w:pPr>
            <w:del w:id="3317" w:author="Seggelke, Klaus" w:date="2017-03-08T13:02:00Z">
              <w:r w:rsidDel="00374764">
                <w:delText>Description</w:delText>
              </w:r>
              <w:bookmarkStart w:id="3318" w:name="_Toc477275096"/>
              <w:bookmarkStart w:id="3319" w:name="_Toc477275557"/>
              <w:bookmarkEnd w:id="3318"/>
              <w:bookmarkEnd w:id="3319"/>
            </w:del>
          </w:p>
        </w:tc>
        <w:tc>
          <w:tcPr>
            <w:tcW w:w="7979" w:type="dxa"/>
            <w:tcBorders>
              <w:top w:val="single" w:sz="2" w:space="0" w:color="auto"/>
              <w:left w:val="single" w:sz="2" w:space="0" w:color="auto"/>
              <w:bottom w:val="single" w:sz="2" w:space="0" w:color="auto"/>
              <w:right w:val="single" w:sz="2" w:space="0" w:color="auto"/>
            </w:tcBorders>
            <w:hideMark/>
          </w:tcPr>
          <w:p w:rsidR="009A0DFD" w:rsidDel="00374764" w:rsidRDefault="009A0DFD" w:rsidP="002330E3">
            <w:pPr>
              <w:pStyle w:val="TestCaseInfo"/>
              <w:rPr>
                <w:del w:id="3320" w:author="Seggelke, Klaus" w:date="2017-03-08T13:02:00Z"/>
                <w:lang w:eastAsia="zh-CN"/>
              </w:rPr>
            </w:pPr>
            <w:del w:id="3321" w:author="Seggelke, Klaus" w:date="2017-03-08T13:02:00Z">
              <w:r w:rsidDel="00374764">
                <w:rPr>
                  <w:lang w:eastAsia="zh-CN"/>
                </w:rPr>
                <w:delText>The VNFM and NFVO should get all Life-Cycle Management Information from the VNFD</w:delText>
              </w:r>
              <w:r w:rsidR="008232DA" w:rsidDel="00374764">
                <w:rPr>
                  <w:lang w:eastAsia="zh-CN"/>
                </w:rPr>
                <w:delText xml:space="preserve">. This information allows the </w:delText>
              </w:r>
              <w:r w:rsidDel="00374764">
                <w:rPr>
                  <w:lang w:eastAsia="zh-CN"/>
                </w:rPr>
                <w:delText>V</w:delText>
              </w:r>
              <w:r w:rsidR="008232DA" w:rsidDel="00374764">
                <w:rPr>
                  <w:lang w:eastAsia="zh-CN"/>
                </w:rPr>
                <w:delText>NF</w:delText>
              </w:r>
              <w:r w:rsidDel="00374764">
                <w:rPr>
                  <w:lang w:eastAsia="zh-CN"/>
                </w:rPr>
                <w:delText>M to instantiate the right image with the required virtualized resources</w:delText>
              </w:r>
              <w:bookmarkStart w:id="3322" w:name="_Toc477275097"/>
              <w:bookmarkStart w:id="3323" w:name="_Toc477275558"/>
              <w:bookmarkEnd w:id="3322"/>
              <w:bookmarkEnd w:id="3323"/>
            </w:del>
          </w:p>
        </w:tc>
        <w:bookmarkStart w:id="3324" w:name="_Toc477275098"/>
        <w:bookmarkStart w:id="3325" w:name="_Toc477275559"/>
        <w:bookmarkEnd w:id="3324"/>
        <w:bookmarkEnd w:id="3325"/>
      </w:tr>
      <w:tr w:rsidR="009A0DFD" w:rsidDel="00374764" w:rsidTr="002330E3">
        <w:trPr>
          <w:trHeight w:val="283"/>
          <w:del w:id="3326"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3327" w:author="Seggelke, Klaus" w:date="2017-03-08T13:02:00Z"/>
              </w:rPr>
            </w:pPr>
            <w:del w:id="3328" w:author="Seggelke, Klaus" w:date="2017-03-08T13:02:00Z">
              <w:r w:rsidDel="00374764">
                <w:delText>Test Setup</w:delText>
              </w:r>
              <w:bookmarkStart w:id="3329" w:name="_Toc477275099"/>
              <w:bookmarkStart w:id="3330" w:name="_Toc477275560"/>
              <w:bookmarkEnd w:id="3329"/>
              <w:bookmarkEnd w:id="3330"/>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3331" w:author="Seggelke, Klaus" w:date="2017-03-08T13:02:00Z"/>
                <w:lang w:eastAsia="zh-CN"/>
              </w:rPr>
            </w:pPr>
            <w:del w:id="3332" w:author="Seggelke, Klaus" w:date="2017-03-08T13:02:00Z">
              <w:r w:rsidDel="00374764">
                <w:rPr>
                  <w:lang w:eastAsia="zh-CN"/>
                </w:rPr>
                <w:delText>Minimal two vendor VNF images must be installed. This allows to validate handling of multiple image information and also filter capabilities.</w:delText>
              </w:r>
              <w:bookmarkStart w:id="3333" w:name="_Toc477275100"/>
              <w:bookmarkStart w:id="3334" w:name="_Toc477275561"/>
              <w:bookmarkEnd w:id="3333"/>
              <w:bookmarkEnd w:id="3334"/>
            </w:del>
          </w:p>
        </w:tc>
        <w:bookmarkStart w:id="3335" w:name="_Toc477275101"/>
        <w:bookmarkStart w:id="3336" w:name="_Toc477275562"/>
        <w:bookmarkEnd w:id="3335"/>
        <w:bookmarkEnd w:id="3336"/>
      </w:tr>
      <w:tr w:rsidR="009A0DFD" w:rsidDel="00374764" w:rsidTr="002330E3">
        <w:trPr>
          <w:trHeight w:val="515"/>
          <w:del w:id="3337"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3338" w:author="Seggelke, Klaus" w:date="2017-03-08T13:02:00Z"/>
              </w:rPr>
            </w:pPr>
            <w:del w:id="3339" w:author="Seggelke, Klaus" w:date="2017-03-08T13:02:00Z">
              <w:r w:rsidDel="00374764">
                <w:delText>Parameters</w:delText>
              </w:r>
              <w:bookmarkStart w:id="3340" w:name="_Toc477275102"/>
              <w:bookmarkStart w:id="3341" w:name="_Toc477275563"/>
              <w:bookmarkEnd w:id="3340"/>
              <w:bookmarkEnd w:id="3341"/>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DD51E8" w:rsidP="008232DA">
            <w:pPr>
              <w:pStyle w:val="TestCaseInfo"/>
              <w:rPr>
                <w:del w:id="3342" w:author="Seggelke, Klaus" w:date="2017-03-08T13:02:00Z"/>
              </w:rPr>
            </w:pPr>
            <w:del w:id="3343" w:author="Seggelke, Klaus" w:date="2017-03-08T13:02:00Z">
              <w:r w:rsidDel="00374764">
                <w:delText>Retrieve Lifec</w:delText>
              </w:r>
              <w:r w:rsidR="009A0DFD" w:rsidDel="00374764">
                <w:delText xml:space="preserve">ycle Management information for a specific image via exact filter </w:delText>
              </w:r>
              <w:r w:rsidR="009A0DFD" w:rsidDel="00374764">
                <w:sym w:font="Wingdings" w:char="F0E0"/>
              </w:r>
              <w:r w:rsidR="008232DA" w:rsidDel="00374764">
                <w:delText>f</w:delText>
              </w:r>
              <w:r w:rsidR="009A0DFD" w:rsidDel="00374764">
                <w:delText>ilter parameter narrows down to single image</w:delText>
              </w:r>
              <w:bookmarkStart w:id="3344" w:name="_Toc477275103"/>
              <w:bookmarkStart w:id="3345" w:name="_Toc477275564"/>
              <w:bookmarkEnd w:id="3344"/>
              <w:bookmarkEnd w:id="3345"/>
            </w:del>
          </w:p>
        </w:tc>
        <w:bookmarkStart w:id="3346" w:name="_Toc477275104"/>
        <w:bookmarkStart w:id="3347" w:name="_Toc477275565"/>
        <w:bookmarkEnd w:id="3346"/>
        <w:bookmarkEnd w:id="3347"/>
      </w:tr>
      <w:tr w:rsidR="009A0DFD" w:rsidDel="00374764" w:rsidTr="002330E3">
        <w:trPr>
          <w:del w:id="3348"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3349" w:author="Seggelke, Klaus" w:date="2017-03-08T13:02:00Z"/>
              </w:rPr>
            </w:pPr>
            <w:del w:id="3350" w:author="Seggelke, Klaus" w:date="2017-03-08T13:02:00Z">
              <w:r w:rsidDel="00374764">
                <w:delText>Success Guarantee:</w:delText>
              </w:r>
              <w:bookmarkStart w:id="3351" w:name="_Toc477275105"/>
              <w:bookmarkStart w:id="3352" w:name="_Toc477275566"/>
              <w:bookmarkEnd w:id="3351"/>
              <w:bookmarkEnd w:id="3352"/>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3353" w:author="Seggelke, Klaus" w:date="2017-03-08T13:02:00Z"/>
              </w:rPr>
            </w:pPr>
            <w:del w:id="3354" w:author="Seggelke, Klaus" w:date="2017-03-08T13:02:00Z">
              <w:r w:rsidDel="00374764">
                <w:delText>VNFM must display expect life-cycle management information for the specified image and must differentiate between the different releases from the same vendor.</w:delText>
              </w:r>
              <w:bookmarkStart w:id="3355" w:name="_Toc477275106"/>
              <w:bookmarkStart w:id="3356" w:name="_Toc477275567"/>
              <w:bookmarkEnd w:id="3355"/>
              <w:bookmarkEnd w:id="3356"/>
            </w:del>
          </w:p>
        </w:tc>
        <w:bookmarkStart w:id="3357" w:name="_Toc477275107"/>
        <w:bookmarkStart w:id="3358" w:name="_Toc477275568"/>
        <w:bookmarkEnd w:id="3357"/>
        <w:bookmarkEnd w:id="3358"/>
      </w:tr>
      <w:tr w:rsidR="009A0DFD" w:rsidDel="00374764" w:rsidTr="002330E3">
        <w:trPr>
          <w:del w:id="3359"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3360" w:author="Seggelke, Klaus" w:date="2017-03-08T13:02:00Z"/>
              </w:rPr>
            </w:pPr>
            <w:del w:id="3361" w:author="Seggelke, Klaus" w:date="2017-03-08T13:02:00Z">
              <w:r w:rsidDel="00374764">
                <w:delText>Pre-conditions:</w:delText>
              </w:r>
              <w:bookmarkStart w:id="3362" w:name="_Toc477275108"/>
              <w:bookmarkStart w:id="3363" w:name="_Toc477275569"/>
              <w:bookmarkEnd w:id="3362"/>
              <w:bookmarkEnd w:id="3363"/>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3364" w:author="Seggelke, Klaus" w:date="2017-03-08T13:02:00Z"/>
                <w:lang w:eastAsia="zh-CN"/>
              </w:rPr>
            </w:pPr>
            <w:del w:id="3365" w:author="Seggelke, Klaus" w:date="2017-03-08T13:02:00Z">
              <w:r w:rsidDel="00374764">
                <w:rPr>
                  <w:lang w:eastAsia="zh-CN"/>
                </w:rPr>
                <w:delText>Install images and ensure that VIM lists them</w:delText>
              </w:r>
              <w:bookmarkStart w:id="3366" w:name="_Toc477275109"/>
              <w:bookmarkStart w:id="3367" w:name="_Toc477275570"/>
              <w:bookmarkEnd w:id="3366"/>
              <w:bookmarkEnd w:id="3367"/>
            </w:del>
          </w:p>
        </w:tc>
        <w:bookmarkStart w:id="3368" w:name="_Toc477275110"/>
        <w:bookmarkStart w:id="3369" w:name="_Toc477275571"/>
        <w:bookmarkEnd w:id="3368"/>
        <w:bookmarkEnd w:id="3369"/>
      </w:tr>
      <w:tr w:rsidR="009A0DFD" w:rsidDel="00374764" w:rsidTr="002330E3">
        <w:trPr>
          <w:trHeight w:val="148"/>
          <w:del w:id="3370"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3371" w:author="Seggelke, Klaus" w:date="2017-03-08T13:02:00Z"/>
              </w:rPr>
            </w:pPr>
            <w:del w:id="3372" w:author="Seggelke, Klaus" w:date="2017-03-08T13:02:00Z">
              <w:r w:rsidDel="00374764">
                <w:delText>Procedure</w:delText>
              </w:r>
              <w:bookmarkStart w:id="3373" w:name="_Toc477275111"/>
              <w:bookmarkStart w:id="3374" w:name="_Toc477275572"/>
              <w:bookmarkEnd w:id="3373"/>
              <w:bookmarkEnd w:id="3374"/>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3375" w:author="Seggelke, Klaus" w:date="2017-03-08T13:02:00Z"/>
                <w:lang w:eastAsia="zh-CN"/>
              </w:rPr>
            </w:pPr>
            <w:bookmarkStart w:id="3376" w:name="_Toc477275112"/>
            <w:bookmarkStart w:id="3377" w:name="_Toc477275573"/>
            <w:bookmarkEnd w:id="3376"/>
            <w:bookmarkEnd w:id="3377"/>
          </w:p>
        </w:tc>
        <w:bookmarkStart w:id="3378" w:name="_Toc477275113"/>
        <w:bookmarkStart w:id="3379" w:name="_Toc477275574"/>
        <w:bookmarkEnd w:id="3378"/>
        <w:bookmarkEnd w:id="3379"/>
      </w:tr>
      <w:tr w:rsidR="009A0DFD" w:rsidDel="00374764" w:rsidTr="002330E3">
        <w:trPr>
          <w:del w:id="3380"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3381" w:author="Seggelke, Klaus" w:date="2017-03-08T13:02:00Z"/>
              </w:rPr>
            </w:pPr>
            <w:del w:id="3382" w:author="Seggelke, Klaus" w:date="2017-03-08T13:02:00Z">
              <w:r w:rsidDel="00374764">
                <w:rPr>
                  <w:noProof/>
                </w:rPr>
                <w:delText>Extensions:</w:delText>
              </w:r>
              <w:bookmarkStart w:id="3383" w:name="_Toc477275114"/>
              <w:bookmarkStart w:id="3384" w:name="_Toc477275575"/>
              <w:bookmarkEnd w:id="3383"/>
              <w:bookmarkEnd w:id="3384"/>
            </w:del>
          </w:p>
        </w:tc>
        <w:tc>
          <w:tcPr>
            <w:tcW w:w="7979" w:type="dxa"/>
            <w:tcBorders>
              <w:top w:val="single" w:sz="2" w:space="0" w:color="auto"/>
              <w:left w:val="single" w:sz="2" w:space="0" w:color="auto"/>
              <w:bottom w:val="single" w:sz="2" w:space="0" w:color="auto"/>
              <w:right w:val="single" w:sz="2" w:space="0" w:color="auto"/>
            </w:tcBorders>
          </w:tcPr>
          <w:p w:rsidR="009A0DFD" w:rsidDel="00374764" w:rsidRDefault="009A0DFD" w:rsidP="002330E3">
            <w:pPr>
              <w:pStyle w:val="TestCaseInfo"/>
              <w:rPr>
                <w:del w:id="3385" w:author="Seggelke, Klaus" w:date="2017-03-08T13:02:00Z"/>
              </w:rPr>
            </w:pPr>
            <w:bookmarkStart w:id="3386" w:name="_Toc477275115"/>
            <w:bookmarkStart w:id="3387" w:name="_Toc477275576"/>
            <w:bookmarkEnd w:id="3386"/>
            <w:bookmarkEnd w:id="3387"/>
          </w:p>
        </w:tc>
        <w:bookmarkStart w:id="3388" w:name="_Toc477275116"/>
        <w:bookmarkStart w:id="3389" w:name="_Toc477275577"/>
        <w:bookmarkEnd w:id="3388"/>
        <w:bookmarkEnd w:id="3389"/>
      </w:tr>
      <w:tr w:rsidR="009A0DFD" w:rsidDel="00374764" w:rsidTr="002330E3">
        <w:trPr>
          <w:del w:id="3390" w:author="Seggelke, Klaus" w:date="2017-03-08T13:02:00Z"/>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Del="00374764" w:rsidRDefault="009A0DFD" w:rsidP="002330E3">
            <w:pPr>
              <w:pStyle w:val="TestCaseDescription"/>
              <w:rPr>
                <w:del w:id="3391" w:author="Seggelke, Klaus" w:date="2017-03-08T13:02:00Z"/>
                <w:noProof/>
              </w:rPr>
            </w:pPr>
            <w:del w:id="3392" w:author="Seggelke, Klaus" w:date="2017-03-08T13:02:00Z">
              <w:r w:rsidDel="00374764">
                <w:rPr>
                  <w:noProof/>
                </w:rPr>
                <w:delText>Notes:</w:delText>
              </w:r>
              <w:bookmarkStart w:id="3393" w:name="_Toc477275117"/>
              <w:bookmarkStart w:id="3394" w:name="_Toc477275578"/>
              <w:bookmarkEnd w:id="3393"/>
              <w:bookmarkEnd w:id="3394"/>
            </w:del>
          </w:p>
        </w:tc>
        <w:tc>
          <w:tcPr>
            <w:tcW w:w="7979" w:type="dxa"/>
            <w:tcBorders>
              <w:top w:val="single" w:sz="2" w:space="0" w:color="auto"/>
              <w:left w:val="single" w:sz="2" w:space="0" w:color="auto"/>
              <w:bottom w:val="single" w:sz="2" w:space="0" w:color="auto"/>
              <w:right w:val="single" w:sz="2" w:space="0" w:color="auto"/>
            </w:tcBorders>
          </w:tcPr>
          <w:p w:rsidR="001C4ECC" w:rsidRPr="001C4ECC" w:rsidDel="00374764" w:rsidRDefault="001C4ECC" w:rsidP="001C4ECC">
            <w:pPr>
              <w:pStyle w:val="TestCaseInfo"/>
              <w:rPr>
                <w:del w:id="3395" w:author="Seggelke, Klaus" w:date="2017-03-08T13:02:00Z"/>
                <w:lang w:eastAsia="zh-CN"/>
              </w:rPr>
            </w:pPr>
            <w:del w:id="3396" w:author="Seggelke, Klaus" w:date="2017-03-08T13:02:00Z">
              <w:r w:rsidRPr="001C4ECC" w:rsidDel="00374764">
                <w:rPr>
                  <w:lang w:eastAsia="zh-CN"/>
                </w:rPr>
                <w:delText>Sub test cases:</w:delText>
              </w:r>
              <w:bookmarkStart w:id="3397" w:name="_Toc477275118"/>
              <w:bookmarkStart w:id="3398" w:name="_Toc477275579"/>
              <w:bookmarkEnd w:id="3397"/>
              <w:bookmarkEnd w:id="3398"/>
            </w:del>
          </w:p>
          <w:p w:rsidR="001C4ECC" w:rsidRPr="001C4ECC" w:rsidDel="00374764" w:rsidRDefault="001C4ECC" w:rsidP="00D45270">
            <w:pPr>
              <w:pStyle w:val="TestCaseInfo"/>
              <w:numPr>
                <w:ilvl w:val="0"/>
                <w:numId w:val="126"/>
              </w:numPr>
              <w:rPr>
                <w:del w:id="3399" w:author="Seggelke, Klaus" w:date="2017-03-08T13:02:00Z"/>
                <w:lang w:eastAsia="zh-CN"/>
              </w:rPr>
            </w:pPr>
            <w:del w:id="3400" w:author="Seggelke, Klaus" w:date="2017-03-08T13:02:00Z">
              <w:r w:rsidRPr="001C4ECC" w:rsidDel="00374764">
                <w:rPr>
                  <w:lang w:eastAsia="zh-CN"/>
                </w:rPr>
                <w:delText>No filter image retrieval</w:delText>
              </w:r>
              <w:bookmarkStart w:id="3401" w:name="_Toc477275119"/>
              <w:bookmarkStart w:id="3402" w:name="_Toc477275580"/>
              <w:bookmarkEnd w:id="3401"/>
              <w:bookmarkEnd w:id="3402"/>
            </w:del>
          </w:p>
          <w:p w:rsidR="001C4ECC" w:rsidRPr="001C4ECC" w:rsidDel="00374764" w:rsidRDefault="001C4ECC" w:rsidP="00D45270">
            <w:pPr>
              <w:pStyle w:val="TestCaseInfo"/>
              <w:numPr>
                <w:ilvl w:val="0"/>
                <w:numId w:val="126"/>
              </w:numPr>
              <w:rPr>
                <w:del w:id="3403" w:author="Seggelke, Klaus" w:date="2017-03-08T13:02:00Z"/>
                <w:lang w:eastAsia="zh-CN"/>
              </w:rPr>
            </w:pPr>
            <w:del w:id="3404" w:author="Seggelke, Klaus" w:date="2017-03-08T13:02:00Z">
              <w:r w:rsidRPr="001C4ECC" w:rsidDel="00374764">
                <w:rPr>
                  <w:lang w:eastAsia="zh-CN"/>
                </w:rPr>
                <w:delText>Partial filter image retrieval</w:delText>
              </w:r>
              <w:bookmarkStart w:id="3405" w:name="_Toc477275120"/>
              <w:bookmarkStart w:id="3406" w:name="_Toc477275581"/>
              <w:bookmarkEnd w:id="3405"/>
              <w:bookmarkEnd w:id="3406"/>
            </w:del>
          </w:p>
          <w:p w:rsidR="009A0DFD" w:rsidRPr="00416986" w:rsidDel="00374764" w:rsidRDefault="001C4ECC" w:rsidP="00D45270">
            <w:pPr>
              <w:pStyle w:val="TestCaseInfo"/>
              <w:numPr>
                <w:ilvl w:val="0"/>
                <w:numId w:val="126"/>
              </w:numPr>
              <w:rPr>
                <w:del w:id="3407" w:author="Seggelke, Klaus" w:date="2017-03-08T13:02:00Z"/>
                <w:rFonts w:ascii="Calibri" w:hAnsi="Calibri"/>
                <w:color w:val="000000"/>
              </w:rPr>
            </w:pPr>
            <w:del w:id="3408" w:author="Seggelke, Klaus" w:date="2017-03-08T13:02:00Z">
              <w:r w:rsidRPr="001C4ECC" w:rsidDel="00374764">
                <w:rPr>
                  <w:lang w:eastAsia="zh-CN"/>
                </w:rPr>
                <w:delText>Exact match filter image retrieval</w:delText>
              </w:r>
              <w:bookmarkStart w:id="3409" w:name="_Toc477275121"/>
              <w:bookmarkStart w:id="3410" w:name="_Toc477275582"/>
              <w:bookmarkEnd w:id="3409"/>
              <w:bookmarkEnd w:id="3410"/>
            </w:del>
          </w:p>
        </w:tc>
        <w:bookmarkStart w:id="3411" w:name="_Toc477275122"/>
        <w:bookmarkStart w:id="3412" w:name="_Toc477275583"/>
        <w:bookmarkEnd w:id="3411"/>
        <w:bookmarkEnd w:id="3412"/>
      </w:tr>
    </w:tbl>
    <w:p w:rsidR="005A676A" w:rsidDel="00374764" w:rsidRDefault="005A676A" w:rsidP="005A676A">
      <w:pPr>
        <w:rPr>
          <w:del w:id="3413" w:author="Seggelke, Klaus" w:date="2017-03-08T13:02:00Z"/>
          <w:lang w:eastAsia="zh-CN"/>
        </w:rPr>
      </w:pPr>
      <w:bookmarkStart w:id="3414" w:name="_Toc477275123"/>
      <w:bookmarkStart w:id="3415" w:name="_Toc477275584"/>
      <w:bookmarkEnd w:id="3414"/>
      <w:bookmarkEnd w:id="3415"/>
    </w:p>
    <w:p w:rsidR="005A676A" w:rsidDel="00374764" w:rsidRDefault="005A676A" w:rsidP="005A676A">
      <w:pPr>
        <w:rPr>
          <w:del w:id="3416" w:author="Seggelke, Klaus" w:date="2017-03-08T13:02:00Z"/>
          <w:lang w:eastAsia="zh-CN"/>
        </w:rPr>
      </w:pPr>
      <w:bookmarkStart w:id="3417" w:name="_Toc477275124"/>
      <w:bookmarkStart w:id="3418" w:name="_Toc477275585"/>
      <w:bookmarkEnd w:id="3417"/>
      <w:bookmarkEnd w:id="3418"/>
    </w:p>
    <w:p w:rsidR="005A676A" w:rsidRDefault="005A676A" w:rsidP="001C5F01">
      <w:pPr>
        <w:pStyle w:val="Heading1"/>
      </w:pPr>
      <w:bookmarkStart w:id="3419" w:name="_Toc454184356"/>
      <w:bookmarkStart w:id="3420" w:name="_Toc477275586"/>
      <w:r>
        <w:t xml:space="preserve">VNF State </w:t>
      </w:r>
      <w:r w:rsidRPr="001C5F01">
        <w:t>Management</w:t>
      </w:r>
      <w:bookmarkEnd w:id="3419"/>
      <w:bookmarkEnd w:id="3420"/>
    </w:p>
    <w:p w:rsidR="005A676A" w:rsidRDefault="005A676A" w:rsidP="005A676A">
      <w:pPr>
        <w:rPr>
          <w:lang w:eastAsia="zh-CN"/>
        </w:rPr>
      </w:pPr>
      <w:r>
        <w:rPr>
          <w:lang w:eastAsia="zh-CN"/>
        </w:rPr>
        <w:t xml:space="preserve">In this section </w:t>
      </w:r>
      <w:del w:id="3421" w:author="Seggelke, Klaus" w:date="2017-03-08T13:14:00Z">
        <w:r w:rsidDel="00BF21FF">
          <w:rPr>
            <w:lang w:eastAsia="zh-CN"/>
          </w:rPr>
          <w:delText xml:space="preserve">of the test cases </w:delText>
        </w:r>
      </w:del>
      <w:r>
        <w:rPr>
          <w:lang w:eastAsia="zh-CN"/>
        </w:rPr>
        <w:t xml:space="preserve">we concentrate on the </w:t>
      </w:r>
      <w:r w:rsidR="008232DA">
        <w:rPr>
          <w:lang w:eastAsia="zh-CN"/>
        </w:rPr>
        <w:t xml:space="preserve">state </w:t>
      </w:r>
      <w:r>
        <w:rPr>
          <w:lang w:eastAsia="zh-CN"/>
        </w:rPr>
        <w:t xml:space="preserve">management of a VNF instance. This includes the instantiation, </w:t>
      </w:r>
      <w:r w:rsidR="008232DA">
        <w:rPr>
          <w:lang w:eastAsia="zh-CN"/>
        </w:rPr>
        <w:t>activation (start), deactivation (stop)</w:t>
      </w:r>
      <w:del w:id="3422" w:author="Seggelke, Klaus" w:date="2017-03-08T13:10:00Z">
        <w:r w:rsidR="008232DA" w:rsidDel="00AF61F9">
          <w:rPr>
            <w:lang w:eastAsia="zh-CN"/>
          </w:rPr>
          <w:delText>,</w:delText>
        </w:r>
      </w:del>
      <w:r w:rsidR="008232DA">
        <w:rPr>
          <w:lang w:eastAsia="zh-CN"/>
        </w:rPr>
        <w:t xml:space="preserve"> </w:t>
      </w:r>
      <w:del w:id="3423" w:author="Seggelke, Klaus" w:date="2017-03-08T13:09:00Z">
        <w:r w:rsidDel="00AF61F9">
          <w:rPr>
            <w:lang w:eastAsia="zh-CN"/>
          </w:rPr>
          <w:delText xml:space="preserve">snapshot </w:delText>
        </w:r>
      </w:del>
      <w:r>
        <w:rPr>
          <w:lang w:eastAsia="zh-CN"/>
        </w:rPr>
        <w:t>and termination.</w:t>
      </w:r>
    </w:p>
    <w:p w:rsidR="005A676A" w:rsidRDefault="005A676A" w:rsidP="005A676A">
      <w:pPr>
        <w:rPr>
          <w:lang w:eastAsia="zh-CN"/>
        </w:rPr>
      </w:pPr>
    </w:p>
    <w:p w:rsidR="005A676A" w:rsidRDefault="005A676A" w:rsidP="00C35DDF">
      <w:pPr>
        <w:pStyle w:val="Heading2"/>
      </w:pPr>
      <w:bookmarkStart w:id="3424" w:name="_Toc454184357"/>
      <w:bookmarkStart w:id="3425" w:name="_Toc477275587"/>
      <w:r>
        <w:t>VNF State Management: Instantiation</w:t>
      </w:r>
      <w:bookmarkEnd w:id="3424"/>
      <w:bookmarkEnd w:id="3425"/>
    </w:p>
    <w:p w:rsidR="005A676A" w:rsidRDefault="008232DA" w:rsidP="005A676A">
      <w:pPr>
        <w:rPr>
          <w:lang w:eastAsia="zh-CN"/>
        </w:rPr>
      </w:pPr>
      <w:r>
        <w:rPr>
          <w:lang w:eastAsia="zh-CN"/>
        </w:rPr>
        <w:t>The request to instantiate a new VNF could be initiated by</w:t>
      </w:r>
    </w:p>
    <w:p w:rsidR="008232DA" w:rsidRDefault="008232DA" w:rsidP="00252ACA">
      <w:pPr>
        <w:pStyle w:val="ListParagraph"/>
        <w:numPr>
          <w:ilvl w:val="0"/>
          <w:numId w:val="78"/>
        </w:numPr>
        <w:rPr>
          <w:lang w:eastAsia="zh-CN"/>
        </w:rPr>
      </w:pPr>
      <w:r>
        <w:rPr>
          <w:lang w:eastAsia="zh-CN"/>
        </w:rPr>
        <w:t>NFVO</w:t>
      </w:r>
    </w:p>
    <w:p w:rsidR="008232DA" w:rsidRDefault="008232DA" w:rsidP="00252ACA">
      <w:pPr>
        <w:pStyle w:val="ListParagraph"/>
        <w:numPr>
          <w:ilvl w:val="0"/>
          <w:numId w:val="78"/>
        </w:numPr>
        <w:rPr>
          <w:lang w:eastAsia="zh-CN"/>
        </w:rPr>
      </w:pPr>
      <w:r>
        <w:rPr>
          <w:lang w:eastAsia="zh-CN"/>
        </w:rPr>
        <w:t>EM</w:t>
      </w:r>
    </w:p>
    <w:p w:rsidR="008232DA" w:rsidRDefault="008232DA" w:rsidP="00252ACA">
      <w:pPr>
        <w:pStyle w:val="ListParagraph"/>
        <w:numPr>
          <w:ilvl w:val="0"/>
          <w:numId w:val="78"/>
        </w:numPr>
        <w:rPr>
          <w:lang w:eastAsia="zh-CN"/>
        </w:rPr>
      </w:pPr>
      <w:r>
        <w:rPr>
          <w:lang w:eastAsia="zh-CN"/>
        </w:rPr>
        <w:t>Manual</w:t>
      </w:r>
    </w:p>
    <w:p w:rsidR="008232DA" w:rsidRDefault="00266BD2" w:rsidP="005A676A">
      <w:pPr>
        <w:rPr>
          <w:lang w:eastAsia="zh-CN"/>
        </w:rPr>
      </w:pPr>
      <w:r>
        <w:rPr>
          <w:lang w:eastAsia="zh-CN"/>
        </w:rPr>
        <w:t>This section is not to go through all the different possible originator of the instantiation requests. We concentrate here on the action of the instantiation and their correct execution. VNF provides specific functionality. In many cases a VNF requires configuration parameters to fulfill its tasks and may require license related configuration</w:t>
      </w:r>
      <w:r w:rsidR="00B16169">
        <w:rPr>
          <w:lang w:eastAsia="zh-CN"/>
        </w:rPr>
        <w:t xml:space="preserve"> too</w:t>
      </w:r>
      <w:r>
        <w:rPr>
          <w:lang w:eastAsia="zh-CN"/>
        </w:rPr>
        <w:t>. This configuration could be provided by a config</w:t>
      </w:r>
      <w:r w:rsidR="00B16169">
        <w:rPr>
          <w:lang w:eastAsia="zh-CN"/>
        </w:rPr>
        <w:t>uration</w:t>
      </w:r>
      <w:r>
        <w:rPr>
          <w:lang w:eastAsia="zh-CN"/>
        </w:rPr>
        <w:t xml:space="preserve"> file, by the EM or none.</w:t>
      </w:r>
      <w:r w:rsidR="00B16169">
        <w:rPr>
          <w:lang w:eastAsia="zh-CN"/>
        </w:rPr>
        <w:t xml:space="preserve"> Pending on the VNF requirements, the VNFM may need to go through different execution path.</w:t>
      </w:r>
    </w:p>
    <w:p w:rsidR="00266BD2" w:rsidRPr="008B12BC" w:rsidRDefault="00266BD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3426" w:name="_Toc454184410"/>
            <w:bookmarkStart w:id="3427" w:name="_Toc477275256"/>
            <w:r>
              <w:t>TC.VNF.STATE.INST.001</w:t>
            </w:r>
            <w:r>
              <w:tab/>
            </w:r>
            <w:r w:rsidR="005A676A" w:rsidRPr="00955140">
              <w:t xml:space="preserve">VNF Instantiation without Element Management </w:t>
            </w:r>
            <w:r w:rsidR="005A676A">
              <w:t>with config</w:t>
            </w:r>
            <w:r w:rsidR="00A312A4">
              <w:t>uration</w:t>
            </w:r>
            <w:r w:rsidR="005A676A">
              <w:t xml:space="preserve"> file </w:t>
            </w:r>
            <w:r w:rsidR="005A676A" w:rsidRPr="00955140">
              <w:t>without traffic</w:t>
            </w:r>
            <w:bookmarkEnd w:id="3426"/>
            <w:bookmarkEnd w:id="3427"/>
          </w:p>
        </w:tc>
      </w:tr>
      <w:tr w:rsidR="005A676A" w:rsidTr="00771820">
        <w:trPr>
          <w:trHeight w:val="31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ins w:id="3428" w:author="Seggelke, Klaus" w:date="2017-03-08T13:58:00Z"/>
                <w:lang w:eastAsia="zh-CN"/>
              </w:rPr>
            </w:pPr>
            <w:r>
              <w:rPr>
                <w:lang w:eastAsia="zh-CN"/>
              </w:rPr>
              <w:t xml:space="preserve">Verify the VNFM has the capability to instantiate a VNF and transitions to the </w:t>
            </w:r>
            <w:ins w:id="3429" w:author="Seggelke, Klaus" w:date="2017-03-08T13:58:00Z">
              <w:r w:rsidR="00485412">
                <w:rPr>
                  <w:lang w:eastAsia="zh-CN"/>
                </w:rPr>
                <w:t xml:space="preserve">VNF </w:t>
              </w:r>
            </w:ins>
            <w:r>
              <w:rPr>
                <w:lang w:eastAsia="zh-CN"/>
              </w:rPr>
              <w:t xml:space="preserve">state </w:t>
            </w:r>
            <w:del w:id="3430" w:author="Seggelke, Klaus" w:date="2017-03-08T13:57:00Z">
              <w:r w:rsidDel="00485412">
                <w:rPr>
                  <w:lang w:eastAsia="zh-CN"/>
                </w:rPr>
                <w:delText>“</w:delText>
              </w:r>
            </w:del>
            <w:del w:id="3431" w:author="Seggelke, Klaus" w:date="2017-03-08T13:54:00Z">
              <w:r w:rsidDel="00485412">
                <w:rPr>
                  <w:lang w:eastAsia="zh-CN"/>
                </w:rPr>
                <w:delText>Ina</w:delText>
              </w:r>
            </w:del>
            <w:del w:id="3432" w:author="Seggelke, Klaus" w:date="2017-03-08T13:57:00Z">
              <w:r w:rsidDel="00485412">
                <w:rPr>
                  <w:lang w:eastAsia="zh-CN"/>
                </w:rPr>
                <w:delText>ctive”</w:delText>
              </w:r>
            </w:del>
            <w:ins w:id="3433" w:author="Seggelke, Klaus" w:date="2017-03-08T13:56:00Z">
              <w:r w:rsidR="00485412">
                <w:rPr>
                  <w:lang w:eastAsia="zh-CN"/>
                </w:rPr>
                <w:t>“</w:t>
              </w:r>
            </w:ins>
            <w:ins w:id="3434" w:author="Seggelke, Klaus" w:date="2017-03-08T13:57:00Z">
              <w:r w:rsidR="00485412">
                <w:rPr>
                  <w:lang w:eastAsia="zh-CN"/>
                </w:rPr>
                <w:t>STARTED</w:t>
              </w:r>
            </w:ins>
            <w:ins w:id="3435" w:author="Seggelke, Klaus" w:date="2017-03-08T13:56:00Z">
              <w:r w:rsidR="00485412">
                <w:rPr>
                  <w:lang w:eastAsia="zh-CN"/>
                </w:rPr>
                <w:t>”</w:t>
              </w:r>
            </w:ins>
            <w:r>
              <w:rPr>
                <w:lang w:eastAsia="zh-CN"/>
              </w:rPr>
              <w:t xml:space="preserve"> automatically as there is no EM involvement</w:t>
            </w:r>
            <w:r w:rsidR="00EB50CC">
              <w:rPr>
                <w:lang w:eastAsia="zh-CN"/>
              </w:rPr>
              <w:t xml:space="preserve"> and all configuration is given via configuration file</w:t>
            </w:r>
            <w:ins w:id="3436" w:author="Seggelke, Klaus" w:date="2017-03-08T13:58:00Z">
              <w:r w:rsidR="00485412">
                <w:rPr>
                  <w:lang w:eastAsia="zh-CN"/>
                </w:rPr>
                <w:t>.</w:t>
              </w:r>
            </w:ins>
          </w:p>
          <w:p w:rsidR="00485412" w:rsidRPr="00D67489" w:rsidRDefault="00485412" w:rsidP="007F52E8">
            <w:pPr>
              <w:pStyle w:val="TestCaseInfo"/>
              <w:rPr>
                <w:lang w:eastAsia="zh-CN"/>
              </w:rPr>
            </w:pPr>
            <w:ins w:id="3437" w:author="Seggelke, Klaus" w:date="2017-03-08T13:58:00Z">
              <w:r>
                <w:t xml:space="preserve">When completed successful, the </w:t>
              </w:r>
              <w:r w:rsidRPr="005F76A6">
                <w:t>VNF instantiation state is INSTANTIATED and VNF state is STARTED</w:t>
              </w:r>
              <w:r>
                <w:t>.</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 xml:space="preserve">The VNF instantiation can be initiated through the </w:t>
            </w:r>
            <w:del w:id="3438" w:author="Seggelke, Klaus" w:date="2017-03-08T13:55:00Z">
              <w:r w:rsidDel="00485412">
                <w:rPr>
                  <w:lang w:eastAsia="zh-CN"/>
                </w:rPr>
                <w:delText>VIM</w:delText>
              </w:r>
            </w:del>
            <w:ins w:id="3439" w:author="Seggelke, Klaus" w:date="2017-03-08T13:55:00Z">
              <w:r w:rsidR="00485412">
                <w:rPr>
                  <w:lang w:eastAsia="zh-CN"/>
                </w:rPr>
                <w:t>NFVO</w:t>
              </w:r>
            </w:ins>
            <w:r>
              <w:rPr>
                <w:lang w:eastAsia="zh-CN"/>
              </w:rPr>
              <w:t xml:space="preserve"> or the VNFM. It involves the allocation of virtual and physical resources and applying the initial configuration. A license may get applied to the VNF to allow it</w:t>
            </w:r>
            <w:r w:rsidR="0043455E">
              <w:rPr>
                <w:lang w:eastAsia="zh-CN"/>
              </w:rPr>
              <w:t>s</w:t>
            </w:r>
            <w:r>
              <w:rPr>
                <w:lang w:eastAsia="zh-CN"/>
              </w:rPr>
              <w:t xml:space="preserve"> correct operation.</w:t>
            </w:r>
          </w:p>
          <w:p w:rsidR="005A676A" w:rsidRDefault="005A676A" w:rsidP="007F52E8">
            <w:pPr>
              <w:pStyle w:val="TestCaseInfo"/>
              <w:rPr>
                <w:lang w:eastAsia="zh-CN"/>
              </w:rPr>
            </w:pPr>
            <w:r>
              <w:rPr>
                <w:lang w:eastAsia="zh-CN"/>
              </w:rPr>
              <w:t xml:space="preserve">By default, the NFVI should have allocated the minimal resources and other required hardware capabilities. This includes also needed </w:t>
            </w:r>
            <w:r w:rsidR="00B16169">
              <w:rPr>
                <w:lang w:eastAsia="zh-CN"/>
              </w:rPr>
              <w:t>v</w:t>
            </w:r>
            <w:r>
              <w:rPr>
                <w:lang w:eastAsia="zh-CN"/>
              </w:rPr>
              <w:t>NIC cards.</w:t>
            </w:r>
          </w:p>
          <w:p w:rsidR="005A676A" w:rsidRDefault="005A676A" w:rsidP="007F52E8">
            <w:pPr>
              <w:pStyle w:val="TestCaseInfo"/>
              <w:rPr>
                <w:lang w:eastAsia="zh-CN"/>
              </w:rPr>
            </w:pPr>
            <w:r>
              <w:rPr>
                <w:lang w:eastAsia="zh-CN"/>
              </w:rPr>
              <w:lastRenderedPageBreak/>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rsidRPr="00955140">
              <w:t>Measure the time to instantiate a VNF</w:t>
            </w:r>
            <w:r>
              <w:t xml:space="preserve">. The test therefore gets executed multiple times in the loop to </w:t>
            </w:r>
            <w:r w:rsidRPr="00955140">
              <w:t>get an average</w:t>
            </w:r>
            <w:r w:rsidR="00B16169">
              <w:t>.</w:t>
            </w:r>
          </w:p>
          <w:p w:rsidR="005A676A" w:rsidRDefault="005A676A" w:rsidP="007F52E8">
            <w:pPr>
              <w:pStyle w:val="TestCaseInfo"/>
            </w:pPr>
          </w:p>
          <w:p w:rsidR="005A676A" w:rsidRPr="00955140" w:rsidRDefault="005A676A" w:rsidP="007F52E8">
            <w:pPr>
              <w:pStyle w:val="TestCaseInfo"/>
            </w:pPr>
            <w:r>
              <w:t>Sequence:</w:t>
            </w:r>
          </w:p>
          <w:p w:rsidR="005A676A" w:rsidRPr="00955140" w:rsidRDefault="005A676A" w:rsidP="00046106">
            <w:pPr>
              <w:pStyle w:val="TestCaseInfo"/>
              <w:numPr>
                <w:ilvl w:val="0"/>
                <w:numId w:val="25"/>
              </w:numPr>
            </w:pPr>
            <w:r w:rsidRPr="00955140">
              <w:t>Instantiate the VNF without load (--&gt; time stamp)</w:t>
            </w:r>
          </w:p>
          <w:p w:rsidR="005A676A" w:rsidRDefault="005F76A6" w:rsidP="005F76A6">
            <w:pPr>
              <w:pStyle w:val="TestCaseInfo"/>
              <w:numPr>
                <w:ilvl w:val="0"/>
                <w:numId w:val="25"/>
              </w:numPr>
            </w:pPr>
            <w:ins w:id="3440" w:author="Dragomir, Mihai-Stefan" w:date="2017-02-20T15:56:00Z">
              <w:r w:rsidRPr="005F76A6">
                <w:t>Validate VNF instantiation state is INSTANTIATED and VNF state is STARTED (--&gt; time stamp when correct state reached)</w:t>
              </w:r>
            </w:ins>
            <w:del w:id="3441" w:author="Dragomir, Mihai-Stefan" w:date="2017-02-20T15:56:00Z">
              <w:r w:rsidR="005A676A" w:rsidRPr="00955140" w:rsidDel="005F76A6">
                <w:delText>V</w:delText>
              </w:r>
              <w:r w:rsidR="0043455E" w:rsidDel="005F76A6">
                <w:delText>alidate VNF</w:delText>
              </w:r>
              <w:r w:rsidR="005A676A" w:rsidDel="005F76A6">
                <w:delText>M reports the state "Inactive</w:delText>
              </w:r>
              <w:r w:rsidR="005A676A" w:rsidRPr="00955140" w:rsidDel="005F76A6">
                <w:delText>" (--&gt; time stamp when correct state reached)</w:delText>
              </w:r>
            </w:del>
          </w:p>
          <w:p w:rsidR="005A676A" w:rsidRDefault="005F76A6" w:rsidP="005F76A6">
            <w:pPr>
              <w:pStyle w:val="TestCaseInfo"/>
              <w:numPr>
                <w:ilvl w:val="0"/>
                <w:numId w:val="25"/>
              </w:numPr>
              <w:rPr>
                <w:ins w:id="3442" w:author="Seggelke, Klaus" w:date="2017-03-08T13:59:00Z"/>
              </w:rPr>
            </w:pPr>
            <w:ins w:id="3443" w:author="Dragomir, Mihai-Stefan" w:date="2017-02-20T15:57:00Z">
              <w:r w:rsidRPr="005F76A6">
                <w:t>Update VNF (--&gt; time stamp)</w:t>
              </w:r>
            </w:ins>
            <w:del w:id="3444" w:author="Dragomir, Mihai-Stefan" w:date="2017-02-20T15:57:00Z">
              <w:r w:rsidR="005A676A" w:rsidDel="005F76A6">
                <w:delText>Validate the right vResources have been allocated</w:delText>
              </w:r>
            </w:del>
          </w:p>
          <w:p w:rsidR="00485412" w:rsidRDefault="00485412" w:rsidP="005F76A6">
            <w:pPr>
              <w:pStyle w:val="TestCaseInfo"/>
              <w:numPr>
                <w:ilvl w:val="0"/>
                <w:numId w:val="25"/>
              </w:numPr>
              <w:rPr>
                <w:ins w:id="3445" w:author="Seggelke, Klaus" w:date="2017-03-08T13:59:00Z"/>
              </w:rPr>
            </w:pPr>
            <w:ins w:id="3446" w:author="Seggelke, Klaus" w:date="2017-03-08T13:59:00Z">
              <w:r>
                <w:t>Validate configuration file has been applied to the VNF</w:t>
              </w:r>
            </w:ins>
            <w:ins w:id="3447" w:author="Seggelke, Klaus" w:date="2017-03-08T14:00:00Z">
              <w:r>
                <w:t xml:space="preserve"> if applicable</w:t>
              </w:r>
            </w:ins>
          </w:p>
          <w:p w:rsidR="00485412" w:rsidRPr="00955140" w:rsidRDefault="00485412" w:rsidP="005F76A6">
            <w:pPr>
              <w:pStyle w:val="TestCaseInfo"/>
              <w:numPr>
                <w:ilvl w:val="0"/>
                <w:numId w:val="25"/>
              </w:numPr>
            </w:pPr>
            <w:ins w:id="3448" w:author="Seggelke, Klaus" w:date="2017-03-08T14:00:00Z">
              <w:r>
                <w:t>Validate license has been applied to the VNF if applicable</w:t>
              </w:r>
            </w:ins>
          </w:p>
          <w:p w:rsidR="005A676A" w:rsidRPr="00955140" w:rsidDel="00485412" w:rsidRDefault="007263DA" w:rsidP="007263DA">
            <w:pPr>
              <w:pStyle w:val="TestCaseInfo"/>
              <w:numPr>
                <w:ilvl w:val="0"/>
                <w:numId w:val="25"/>
              </w:numPr>
              <w:rPr>
                <w:del w:id="3449" w:author="Seggelke, Klaus" w:date="2017-03-08T13:59:00Z"/>
              </w:rPr>
            </w:pPr>
            <w:ins w:id="3450" w:author="Dragomir, Mihai-Stefan" w:date="2017-02-20T15:57:00Z">
              <w:del w:id="3451" w:author="Seggelke, Klaus" w:date="2017-03-08T13:59:00Z">
                <w:r w:rsidRPr="007263DA" w:rsidDel="00485412">
                  <w:delText>Validate VNF instantiation state is INSTANTIATED and VNF state is STARTED (--&gt; time stamp when correct state reached)</w:delText>
                </w:r>
              </w:del>
            </w:ins>
            <w:del w:id="3452" w:author="Seggelke, Klaus" w:date="2017-03-08T13:59:00Z">
              <w:r w:rsidR="005A676A" w:rsidRPr="00955140" w:rsidDel="00485412">
                <w:delText>Terminate VNF</w:delText>
              </w:r>
            </w:del>
          </w:p>
          <w:p w:rsidR="005A676A" w:rsidRDefault="007263DA" w:rsidP="007263DA">
            <w:pPr>
              <w:pStyle w:val="TestCaseInfo"/>
              <w:numPr>
                <w:ilvl w:val="0"/>
                <w:numId w:val="25"/>
              </w:numPr>
              <w:rPr>
                <w:ins w:id="3453" w:author="Dragomir, Mihai-Stefan" w:date="2017-02-20T15:57:00Z"/>
              </w:rPr>
            </w:pPr>
            <w:ins w:id="3454" w:author="Dragomir, Mihai-Stefan" w:date="2017-02-20T15:57:00Z">
              <w:r w:rsidRPr="007263DA">
                <w:t>Validate the right vResources have been allocated</w:t>
              </w:r>
            </w:ins>
            <w:del w:id="3455" w:author="Dragomir, Mihai-Stefan" w:date="2017-02-20T15:57:00Z">
              <w:r w:rsidR="005A676A" w:rsidRPr="00955140" w:rsidDel="007263DA">
                <w:delText>Calculate the instantiation time</w:delText>
              </w:r>
            </w:del>
          </w:p>
          <w:p w:rsidR="007263DA" w:rsidRDefault="007263DA" w:rsidP="007263DA">
            <w:pPr>
              <w:pStyle w:val="TestCaseInfo"/>
              <w:numPr>
                <w:ilvl w:val="0"/>
                <w:numId w:val="25"/>
              </w:numPr>
              <w:rPr>
                <w:ins w:id="3456" w:author="Seggelke, Klaus" w:date="2017-03-08T14:00:00Z"/>
              </w:rPr>
            </w:pPr>
            <w:ins w:id="3457" w:author="Dragomir, Mihai-Stefan" w:date="2017-02-20T15:57:00Z">
              <w:r w:rsidRPr="007263DA">
                <w:t>Calculate the instantiation time</w:t>
              </w:r>
            </w:ins>
          </w:p>
          <w:p w:rsidR="00485412" w:rsidRPr="00955140" w:rsidRDefault="00485412" w:rsidP="007263DA">
            <w:pPr>
              <w:pStyle w:val="TestCaseInfo"/>
              <w:numPr>
                <w:ilvl w:val="0"/>
                <w:numId w:val="25"/>
              </w:numPr>
            </w:pPr>
            <w:ins w:id="3458" w:author="Seggelke, Klaus" w:date="2017-03-08T14:00:00Z">
              <w:r>
                <w:t>Terminate VNF</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pPr>
              <w:pStyle w:val="TestCaseInfo"/>
            </w:pPr>
            <w:r>
              <w:t>Measure the time it takes to instantiate a VNF and get it into the state “</w:t>
            </w:r>
            <w:del w:id="3459" w:author="Dragomir, Mihai-Stefan" w:date="2017-02-20T15:58:00Z">
              <w:r w:rsidDel="003C7962">
                <w:delText>Inactive</w:delText>
              </w:r>
            </w:del>
            <w:ins w:id="3460" w:author="Dragomir, Mihai-Stefan" w:date="2017-02-20T15:58:00Z">
              <w:r w:rsidR="003C7962">
                <w:t>STARTED</w:t>
              </w:r>
            </w:ins>
            <w:r>
              <w:t xml:space="preser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Default="005A676A" w:rsidP="007F52E8">
            <w:pPr>
              <w:pStyle w:val="TestCaseInfo"/>
            </w:pPr>
            <w:del w:id="3461" w:author="Dragomir, Mihai-Stefan" w:date="2017-02-20T15:58:00Z">
              <w:r w:rsidDel="003C7962">
                <w:delText>The VNF state should not go into the active state.</w:delText>
              </w:r>
            </w:del>
          </w:p>
        </w:tc>
      </w:tr>
    </w:tbl>
    <w:p w:rsidR="005A676A" w:rsidRDefault="005A676A" w:rsidP="005A676A">
      <w:pPr>
        <w:rPr>
          <w:lang w:eastAsia="zh-CN"/>
        </w:rPr>
      </w:pPr>
    </w:p>
    <w:p w:rsidR="0043455E" w:rsidRDefault="0043455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3462" w:name="_Toc454184411"/>
            <w:bookmarkStart w:id="3463" w:name="_Toc477275257"/>
            <w:r>
              <w:t>TC.VNF.STATE.INST.002</w:t>
            </w:r>
            <w:r>
              <w:tab/>
            </w:r>
            <w:r w:rsidR="005A676A" w:rsidRPr="00955140">
              <w:t>VNF Instantiation without Element Management without traffic</w:t>
            </w:r>
            <w:r w:rsidR="005A676A">
              <w:t xml:space="preserve"> without config</w:t>
            </w:r>
            <w:r w:rsidR="00A312A4">
              <w:t>uration</w:t>
            </w:r>
            <w:r w:rsidR="005A676A">
              <w:t xml:space="preserve"> file</w:t>
            </w:r>
            <w:bookmarkEnd w:id="3462"/>
            <w:bookmarkEnd w:id="3463"/>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175E11">
            <w:pPr>
              <w:pStyle w:val="TestCaseInfo"/>
              <w:rPr>
                <w:lang w:eastAsia="zh-CN"/>
              </w:rPr>
            </w:pPr>
            <w:r>
              <w:rPr>
                <w:lang w:eastAsia="zh-CN"/>
              </w:rPr>
              <w:t xml:space="preserve">Verify the VNFM has the capability to instantiate a VNF and transitions to the </w:t>
            </w:r>
            <w:ins w:id="3464" w:author="Seggelke, Klaus" w:date="2017-03-08T14:02:00Z">
              <w:r w:rsidR="00485412">
                <w:rPr>
                  <w:lang w:eastAsia="zh-CN"/>
                </w:rPr>
                <w:t xml:space="preserve">VNF </w:t>
              </w:r>
            </w:ins>
            <w:ins w:id="3465" w:author="Seggelke, Klaus" w:date="2017-03-08T14:03:00Z">
              <w:r w:rsidR="00485412">
                <w:rPr>
                  <w:lang w:eastAsia="zh-CN"/>
                </w:rPr>
                <w:t xml:space="preserve">instantiation state </w:t>
              </w:r>
            </w:ins>
            <w:del w:id="3466" w:author="Seggelke, Klaus" w:date="2017-03-08T14:03:00Z">
              <w:r w:rsidDel="00485412">
                <w:rPr>
                  <w:lang w:eastAsia="zh-CN"/>
                </w:rPr>
                <w:delText xml:space="preserve">state </w:delText>
              </w:r>
            </w:del>
            <w:r>
              <w:rPr>
                <w:lang w:eastAsia="zh-CN"/>
              </w:rPr>
              <w:t>“</w:t>
            </w:r>
            <w:del w:id="3467" w:author="Seggelke, Klaus" w:date="2017-03-08T14:04:00Z">
              <w:r w:rsidDel="006C2BE7">
                <w:rPr>
                  <w:lang w:eastAsia="zh-CN"/>
                </w:rPr>
                <w:delText>Instantiated</w:delText>
              </w:r>
            </w:del>
            <w:ins w:id="3468" w:author="Seggelke, Klaus" w:date="2017-03-08T14:04:00Z">
              <w:r w:rsidR="006C2BE7">
                <w:rPr>
                  <w:lang w:eastAsia="zh-CN"/>
                </w:rPr>
                <w:t>INSTANTIATED</w:t>
              </w:r>
            </w:ins>
            <w:del w:id="3469" w:author="Seggelke, Klaus" w:date="2017-03-08T14:03:00Z">
              <w:r w:rsidDel="00485412">
                <w:rPr>
                  <w:lang w:eastAsia="zh-CN"/>
                </w:rPr>
                <w:delText>-not configured</w:delText>
              </w:r>
            </w:del>
            <w:r>
              <w:rPr>
                <w:lang w:eastAsia="zh-CN"/>
              </w:rPr>
              <w:t>”</w:t>
            </w:r>
            <w:ins w:id="3470" w:author="Seggelke, Klaus" w:date="2017-03-08T14:03:00Z">
              <w:r w:rsidR="00485412">
                <w:rPr>
                  <w:lang w:eastAsia="zh-CN"/>
                </w:rPr>
                <w:t xml:space="preserve"> and VNF state to “STARTED</w:t>
              </w:r>
            </w:ins>
            <w:ins w:id="3471" w:author="Seggelke, Klaus" w:date="2017-03-08T14:04:00Z">
              <w:r w:rsidR="00485412">
                <w:rPr>
                  <w:lang w:eastAsia="zh-CN"/>
                </w:rPr>
                <w:t>”</w:t>
              </w:r>
            </w:ins>
            <w:r>
              <w:rPr>
                <w:lang w:eastAsia="zh-CN"/>
              </w:rPr>
              <w:t xml:space="preserve"> automatically as there is no</w:t>
            </w:r>
            <w:r w:rsidR="00175E11">
              <w:rPr>
                <w:lang w:eastAsia="zh-CN"/>
              </w:rPr>
              <w:t xml:space="preserve"> EM involvement and the VNF does</w:t>
            </w:r>
            <w:r>
              <w:rPr>
                <w:lang w:eastAsia="zh-CN"/>
              </w:rPr>
              <w:t>n</w:t>
            </w:r>
            <w:r w:rsidR="00175E11">
              <w:rPr>
                <w:lang w:eastAsia="zh-CN"/>
              </w:rPr>
              <w:t>’</w:t>
            </w:r>
            <w:r>
              <w:rPr>
                <w:lang w:eastAsia="zh-CN"/>
              </w:rPr>
              <w:t>t receive its config</w:t>
            </w:r>
            <w:r w:rsidR="00175E11">
              <w:rPr>
                <w:lang w:eastAsia="zh-CN"/>
              </w:rPr>
              <w:t>uration</w:t>
            </w:r>
            <w:r>
              <w:rPr>
                <w:lang w:eastAsia="zh-CN"/>
              </w:rPr>
              <w:t xml:space="preserve"> to go into the state “</w:t>
            </w:r>
            <w:del w:id="3472" w:author="Seggelke, Klaus" w:date="2017-03-08T14:04:00Z">
              <w:r w:rsidDel="006C2BE7">
                <w:rPr>
                  <w:lang w:eastAsia="zh-CN"/>
                </w:rPr>
                <w:delText>Inactive</w:delText>
              </w:r>
            </w:del>
            <w:ins w:id="3473" w:author="Seggelke, Klaus" w:date="2017-03-08T14:04:00Z">
              <w:r w:rsidR="006C2BE7">
                <w:rPr>
                  <w:lang w:eastAsia="zh-CN"/>
                </w:rPr>
                <w:t>STARTED</w:t>
              </w:r>
            </w:ins>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del w:id="3474" w:author="Seggelke, Klaus" w:date="2017-03-08T14:05:00Z">
              <w:r w:rsidDel="006C2BE7">
                <w:rPr>
                  <w:lang w:eastAsia="zh-CN"/>
                </w:rPr>
                <w:delText>VIM</w:delText>
              </w:r>
            </w:del>
            <w:ins w:id="3475" w:author="Seggelke, Klaus" w:date="2017-03-08T14:05:00Z">
              <w:r w:rsidR="006C2BE7">
                <w:rPr>
                  <w:lang w:eastAsia="zh-CN"/>
                </w:rPr>
                <w:t>NFVO</w:t>
              </w:r>
            </w:ins>
            <w:r>
              <w:rPr>
                <w:lang w:eastAsia="zh-CN"/>
              </w:rPr>
              <w:t xml:space="preserve">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p>
          <w:p w:rsidR="005A676A" w:rsidRDefault="005A676A" w:rsidP="00771820">
            <w:pPr>
              <w:pStyle w:val="TestCaseInfo"/>
            </w:pPr>
          </w:p>
          <w:p w:rsidR="005A676A" w:rsidRPr="00955140" w:rsidRDefault="005A676A" w:rsidP="00771820">
            <w:pPr>
              <w:pStyle w:val="TestCaseInfo"/>
            </w:pPr>
            <w:r>
              <w:t>Sequence:</w:t>
            </w:r>
          </w:p>
          <w:p w:rsidR="005A676A" w:rsidRPr="00955140" w:rsidRDefault="005A676A" w:rsidP="006C2BE7">
            <w:pPr>
              <w:pStyle w:val="TestCaseInfo"/>
              <w:numPr>
                <w:ilvl w:val="0"/>
                <w:numId w:val="26"/>
              </w:numPr>
            </w:pPr>
            <w:r w:rsidRPr="00955140">
              <w:t>Instantiate the VNF without load (--&gt; time stamp)</w:t>
            </w:r>
          </w:p>
          <w:p w:rsidR="005A676A" w:rsidRDefault="00074BEF" w:rsidP="006C2BE7">
            <w:pPr>
              <w:pStyle w:val="TestCaseInfo"/>
              <w:numPr>
                <w:ilvl w:val="0"/>
                <w:numId w:val="26"/>
              </w:numPr>
            </w:pPr>
            <w:ins w:id="3476" w:author="Dragomir, Mihai-Stefan" w:date="2017-02-20T16:01:00Z">
              <w:r w:rsidRPr="00074BEF">
                <w:t>Validate VNF instantiation state is INSTANTIATED and VNF state is STARTED (--&gt; time stamp when correct state reached)</w:t>
              </w:r>
            </w:ins>
            <w:del w:id="3477" w:author="Dragomir, Mihai-Stefan" w:date="2017-02-20T16:01:00Z">
              <w:r w:rsidR="005A676A" w:rsidRPr="00955140" w:rsidDel="00074BEF">
                <w:delText>V</w:delText>
              </w:r>
              <w:r w:rsidR="0043455E" w:rsidDel="00074BEF">
                <w:delText>alidate VNFM</w:delText>
              </w:r>
              <w:r w:rsidR="005A676A" w:rsidDel="00074BEF">
                <w:delText xml:space="preserve"> reports the state "Instantiated- not configured</w:delText>
              </w:r>
              <w:r w:rsidR="005A676A" w:rsidRPr="00955140" w:rsidDel="00074BEF">
                <w:delText>" (--&gt; time stamp when correct state reached)</w:delText>
              </w:r>
            </w:del>
          </w:p>
          <w:p w:rsidR="005A676A" w:rsidRPr="00955140" w:rsidRDefault="00074BEF" w:rsidP="006C2BE7">
            <w:pPr>
              <w:pStyle w:val="TestCaseInfo"/>
              <w:numPr>
                <w:ilvl w:val="0"/>
                <w:numId w:val="26"/>
              </w:numPr>
            </w:pPr>
            <w:ins w:id="3478" w:author="Dragomir, Mihai-Stefan" w:date="2017-02-20T16:01:00Z">
              <w:r w:rsidRPr="00074BEF">
                <w:t>Validate the right vResources have been allocated</w:t>
              </w:r>
            </w:ins>
            <w:del w:id="3479" w:author="Dragomir, Mihai-Stefan" w:date="2017-02-20T16:01:00Z">
              <w:r w:rsidR="005A676A" w:rsidDel="00074BEF">
                <w:delText>Validate the right vResources have been allocated</w:delText>
              </w:r>
            </w:del>
          </w:p>
          <w:p w:rsidR="006C2BE7" w:rsidRDefault="006C2BE7" w:rsidP="006C2BE7">
            <w:pPr>
              <w:pStyle w:val="TestCaseInfo"/>
              <w:numPr>
                <w:ilvl w:val="0"/>
                <w:numId w:val="26"/>
              </w:numPr>
              <w:rPr>
                <w:ins w:id="3480" w:author="Seggelke, Klaus" w:date="2017-03-08T14:06:00Z"/>
              </w:rPr>
            </w:pPr>
            <w:ins w:id="3481" w:author="Seggelke, Klaus" w:date="2017-03-08T14:06:00Z">
              <w:r>
                <w:t>Validate configuration file has NOT been applied to the VNF</w:t>
              </w:r>
            </w:ins>
          </w:p>
          <w:p w:rsidR="006C2BE7" w:rsidRPr="00955140" w:rsidRDefault="006C2BE7" w:rsidP="006C2BE7">
            <w:pPr>
              <w:pStyle w:val="TestCaseInfo"/>
              <w:numPr>
                <w:ilvl w:val="0"/>
                <w:numId w:val="26"/>
              </w:numPr>
              <w:rPr>
                <w:ins w:id="3482" w:author="Seggelke, Klaus" w:date="2017-03-08T14:06:00Z"/>
              </w:rPr>
            </w:pPr>
            <w:ins w:id="3483" w:author="Seggelke, Klaus" w:date="2017-03-08T14:06:00Z">
              <w:r>
                <w:t>Validate license has been applied to the VNF if applicable</w:t>
              </w:r>
            </w:ins>
          </w:p>
          <w:p w:rsidR="005A676A" w:rsidRPr="00955140" w:rsidDel="00074BEF" w:rsidRDefault="005A676A" w:rsidP="006C2BE7">
            <w:pPr>
              <w:pStyle w:val="TestCaseInfo"/>
              <w:numPr>
                <w:ilvl w:val="0"/>
                <w:numId w:val="26"/>
              </w:numPr>
              <w:rPr>
                <w:del w:id="3484" w:author="Dragomir, Mihai-Stefan" w:date="2017-02-20T16:01:00Z"/>
              </w:rPr>
            </w:pPr>
            <w:del w:id="3485" w:author="Dragomir, Mihai-Stefan" w:date="2017-02-20T16:01:00Z">
              <w:r w:rsidRPr="00955140" w:rsidDel="00074BEF">
                <w:delText>Terminate VNF</w:delText>
              </w:r>
            </w:del>
          </w:p>
          <w:p w:rsidR="005A676A" w:rsidRDefault="005A676A" w:rsidP="006C2BE7">
            <w:pPr>
              <w:pStyle w:val="TestCaseInfo"/>
              <w:numPr>
                <w:ilvl w:val="0"/>
                <w:numId w:val="26"/>
              </w:numPr>
              <w:rPr>
                <w:ins w:id="3486" w:author="Seggelke, Klaus" w:date="2017-03-08T14:07:00Z"/>
              </w:rPr>
            </w:pPr>
            <w:r w:rsidRPr="00955140">
              <w:t>Calculate the instantiation time</w:t>
            </w:r>
          </w:p>
          <w:p w:rsidR="006C2BE7" w:rsidRPr="00955140" w:rsidRDefault="006C2BE7" w:rsidP="006C2BE7">
            <w:pPr>
              <w:pStyle w:val="TestCaseInfo"/>
              <w:numPr>
                <w:ilvl w:val="0"/>
                <w:numId w:val="26"/>
              </w:numPr>
            </w:pPr>
            <w:ins w:id="3487" w:author="Seggelke, Klaus" w:date="2017-03-08T14:07:00Z">
              <w:r>
                <w:t>Terminate the VNF</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074BEF" w:rsidP="00771820">
            <w:pPr>
              <w:pStyle w:val="TestCaseInfo"/>
            </w:pPr>
            <w:ins w:id="3488" w:author="Dragomir, Mihai-Stefan" w:date="2017-02-20T15:59:00Z">
              <w:r>
                <w:t xml:space="preserve">Measure the time it takes to instantiate a VNF and get it into the state “STARTED” </w:t>
              </w:r>
              <w:r>
                <w:sym w:font="Wingdings" w:char="F0E0"/>
              </w:r>
              <w:r>
                <w:t xml:space="preserve"> VNF Service instantiation time</w:t>
              </w:r>
            </w:ins>
            <w:del w:id="3489" w:author="Dragomir, Mihai-Stefan" w:date="2017-02-20T15:59:00Z">
              <w:r w:rsidR="005A676A" w:rsidDel="00074BEF">
                <w:delText xml:space="preserve">Measure the time it takes to instantiate a VNF and get it into the state “Instantiated – not configured” </w:delText>
              </w:r>
              <w:r w:rsidR="005A676A" w:rsidDel="00074BEF">
                <w:sym w:font="Wingdings" w:char="F0E0"/>
              </w:r>
              <w:r w:rsidR="005A676A" w:rsidDel="00074BEF">
                <w:delText xml:space="preserve"> VNF Service instantiation time</w:delText>
              </w:r>
            </w:del>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79D2" w:rsidRDefault="005A676A" w:rsidP="00F60D1D">
            <w:pPr>
              <w:pStyle w:val="TestCaseInfo"/>
            </w:pPr>
            <w:del w:id="3490" w:author="Dragomir, Mihai-Stefan" w:date="2017-02-20T15:59:00Z">
              <w:r w:rsidDel="00074BEF">
                <w:delText>The VNF state should not go into the active state.</w:delText>
              </w:r>
            </w:del>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3491" w:name="_Toc454184412"/>
            <w:bookmarkStart w:id="3492" w:name="_Toc477275258"/>
            <w:r>
              <w:t>TC.VNF.STATE.INST.003</w:t>
            </w:r>
            <w:r>
              <w:tab/>
            </w:r>
            <w:r w:rsidR="005A676A" w:rsidRPr="008E4CB9">
              <w:t>VNF Instantiation including active Element Management without traffic</w:t>
            </w:r>
            <w:bookmarkEnd w:id="3491"/>
            <w:bookmarkEnd w:id="3492"/>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VNFM has the capability to instantiate a VNF, informs the EM of the existence, waits for the EM configuration completion and transitions to the </w:t>
            </w:r>
            <w:ins w:id="3493" w:author="Seggelke, Klaus" w:date="2017-03-08T14:13:00Z">
              <w:r w:rsidR="006C2BE7">
                <w:rPr>
                  <w:lang w:eastAsia="zh-CN"/>
                </w:rPr>
                <w:t xml:space="preserve">VNF </w:t>
              </w:r>
            </w:ins>
            <w:r>
              <w:rPr>
                <w:lang w:eastAsia="zh-CN"/>
              </w:rPr>
              <w:t>state “</w:t>
            </w:r>
            <w:del w:id="3494" w:author="Seggelke, Klaus" w:date="2017-03-08T14:14:00Z">
              <w:r w:rsidDel="00BC3C57">
                <w:rPr>
                  <w:lang w:eastAsia="zh-CN"/>
                </w:rPr>
                <w:delText>Inactive</w:delText>
              </w:r>
            </w:del>
            <w:ins w:id="3495" w:author="Seggelke, Klaus" w:date="2017-03-08T14:14:00Z">
              <w:r w:rsidR="00BC3C57">
                <w:rPr>
                  <w:lang w:eastAsia="zh-CN"/>
                </w:rPr>
                <w:t>STARTED</w:t>
              </w:r>
            </w:ins>
            <w:r>
              <w:rPr>
                <w:lang w:eastAsia="zh-CN"/>
              </w:rPr>
              <w:t xml:space="preserve">” after EM completed the configuration successfully. If the configuration failed by the EM, the VNF state should stay in the </w:t>
            </w:r>
            <w:ins w:id="3496" w:author="Seggelke, Klaus" w:date="2017-03-08T14:07:00Z">
              <w:r w:rsidR="006C2BE7">
                <w:rPr>
                  <w:lang w:eastAsia="zh-CN"/>
                </w:rPr>
                <w:t xml:space="preserve">VNF instantiation </w:t>
              </w:r>
            </w:ins>
            <w:r>
              <w:rPr>
                <w:lang w:eastAsia="zh-CN"/>
              </w:rPr>
              <w:t>state “Instantiated</w:t>
            </w:r>
            <w:del w:id="3497" w:author="Seggelke, Klaus" w:date="2017-03-08T14:08:00Z">
              <w:r w:rsidDel="006C2BE7">
                <w:rPr>
                  <w:lang w:eastAsia="zh-CN"/>
                </w:rPr>
                <w:delText>-Not Configure</w:delText>
              </w:r>
            </w:del>
            <w:del w:id="3498" w:author="Seggelke, Klaus" w:date="2017-03-08T14:07:00Z">
              <w:r w:rsidDel="006C2BE7">
                <w:rPr>
                  <w:lang w:eastAsia="zh-CN"/>
                </w:rPr>
                <w:delText>d</w:delText>
              </w:r>
            </w:del>
            <w:r>
              <w:rPr>
                <w:lang w:eastAsia="zh-CN"/>
              </w:rPr>
              <w:t>”</w:t>
            </w:r>
            <w:ins w:id="3499" w:author="Seggelke, Klaus" w:date="2017-03-08T14:14:00Z">
              <w:r w:rsidR="00BC3C57">
                <w:rPr>
                  <w:lang w:eastAsia="zh-CN"/>
                </w:rPr>
                <w:t xml:space="preserve"> and VNF state </w:t>
              </w:r>
            </w:ins>
            <w:ins w:id="3500" w:author="Seggelke, Klaus" w:date="2017-03-08T14:15:00Z">
              <w:r w:rsidR="00BC3C57">
                <w:rPr>
                  <w:lang w:eastAsia="zh-CN"/>
                </w:rPr>
                <w:t>“STARTED”.</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del w:id="3501" w:author="Seggelke, Klaus" w:date="2017-03-08T14:11:00Z">
              <w:r w:rsidDel="006C2BE7">
                <w:rPr>
                  <w:lang w:eastAsia="zh-CN"/>
                </w:rPr>
                <w:delText>VIM</w:delText>
              </w:r>
            </w:del>
            <w:ins w:id="3502" w:author="Seggelke, Klaus" w:date="2017-03-08T14:12:00Z">
              <w:r w:rsidR="006C2BE7">
                <w:rPr>
                  <w:lang w:eastAsia="zh-CN"/>
                </w:rPr>
                <w:t>NFVO</w:t>
              </w:r>
            </w:ins>
            <w:r>
              <w:rPr>
                <w:lang w:eastAsia="zh-CN"/>
              </w:rPr>
              <w:t xml:space="preserve">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Default="00D879D2" w:rsidP="00D879D2">
            <w:pPr>
              <w:pStyle w:val="TestCaseInfo"/>
              <w:ind w:left="720"/>
              <w:rPr>
                <w:lang w:eastAsia="zh-CN"/>
              </w:rPr>
            </w:pPr>
            <w:r>
              <w:rPr>
                <w:lang w:eastAsia="zh-CN"/>
              </w:rPr>
              <w:t>S – Security Management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EB50CC">
        <w:trPr>
          <w:trHeight w:val="62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Pr="0052118C" w:rsidRDefault="005A676A" w:rsidP="00BC3C57">
            <w:pPr>
              <w:pStyle w:val="TestCaseInfo"/>
              <w:numPr>
                <w:ilvl w:val="0"/>
                <w:numId w:val="27"/>
              </w:numPr>
            </w:pPr>
            <w:r w:rsidRPr="0052118C">
              <w:t>Start the EM or ensure EM is up and can configure the VNF</w:t>
            </w:r>
          </w:p>
          <w:p w:rsidR="00BC3C57" w:rsidRDefault="00BC3C57" w:rsidP="00BC3C57">
            <w:pPr>
              <w:pStyle w:val="TestCaseInfo"/>
              <w:numPr>
                <w:ilvl w:val="0"/>
                <w:numId w:val="27"/>
              </w:numPr>
              <w:rPr>
                <w:ins w:id="3503" w:author="Seggelke, Klaus" w:date="2017-03-08T14:16:00Z"/>
              </w:rPr>
            </w:pPr>
            <w:ins w:id="3504" w:author="Seggelke, Klaus" w:date="2017-03-08T14:16:00Z">
              <w:r w:rsidRPr="00074BEF">
                <w:t>Validate VNF instantiation state is INSTANTIATED and VNF state is STARTED (--&gt; time stamp when correct state reached)</w:t>
              </w:r>
            </w:ins>
          </w:p>
          <w:p w:rsidR="005A676A" w:rsidRPr="0052118C" w:rsidDel="00BC3C57" w:rsidRDefault="005A676A" w:rsidP="00BC3C57">
            <w:pPr>
              <w:pStyle w:val="TestCaseInfo"/>
              <w:numPr>
                <w:ilvl w:val="0"/>
                <w:numId w:val="27"/>
              </w:numPr>
              <w:rPr>
                <w:del w:id="3505" w:author="Seggelke, Klaus" w:date="2017-03-08T14:16:00Z"/>
              </w:rPr>
            </w:pPr>
            <w:del w:id="3506" w:author="Seggelke, Klaus" w:date="2017-03-08T14:16:00Z">
              <w:r w:rsidRPr="0052118C" w:rsidDel="00BC3C57">
                <w:lastRenderedPageBreak/>
                <w:delText>Instantiate the VNF without load (--&gt; time stamp)</w:delText>
              </w:r>
            </w:del>
          </w:p>
          <w:p w:rsidR="005A676A" w:rsidDel="00BC3C57" w:rsidRDefault="0043455E" w:rsidP="00BC3C57">
            <w:pPr>
              <w:pStyle w:val="TestCaseInfo"/>
              <w:numPr>
                <w:ilvl w:val="0"/>
                <w:numId w:val="27"/>
              </w:numPr>
              <w:rPr>
                <w:del w:id="3507" w:author="Seggelke, Klaus" w:date="2017-03-08T14:16:00Z"/>
              </w:rPr>
            </w:pPr>
            <w:del w:id="3508" w:author="Seggelke, Klaus" w:date="2017-03-08T14:16:00Z">
              <w:r w:rsidDel="00BC3C57">
                <w:delText>Validate VNF</w:delText>
              </w:r>
              <w:r w:rsidR="005A676A" w:rsidRPr="0052118C" w:rsidDel="00BC3C57">
                <w:delText>M reports the s</w:delText>
              </w:r>
              <w:r w:rsidR="005A676A" w:rsidDel="00BC3C57">
                <w:delText>tate "Inactive"</w:delText>
              </w:r>
              <w:r w:rsidR="005A676A" w:rsidRPr="0052118C" w:rsidDel="00BC3C57">
                <w:delText xml:space="preserve"> after EM completed configuration (--&gt; time stamp when reach the state)</w:delText>
              </w:r>
            </w:del>
          </w:p>
          <w:p w:rsidR="005A676A" w:rsidRPr="0052118C" w:rsidRDefault="005A676A" w:rsidP="00BC3C57">
            <w:pPr>
              <w:pStyle w:val="TestCaseInfo"/>
              <w:numPr>
                <w:ilvl w:val="0"/>
                <w:numId w:val="27"/>
              </w:numPr>
            </w:pPr>
            <w:r>
              <w:t>Validate the right vResources have been allocated</w:t>
            </w:r>
          </w:p>
          <w:p w:rsidR="00BC3C57" w:rsidRDefault="00BC3C57" w:rsidP="00BC3C57">
            <w:pPr>
              <w:pStyle w:val="TestCaseInfo"/>
              <w:numPr>
                <w:ilvl w:val="0"/>
                <w:numId w:val="27"/>
              </w:numPr>
              <w:rPr>
                <w:ins w:id="3509" w:author="Seggelke, Klaus" w:date="2017-03-08T14:16:00Z"/>
              </w:rPr>
            </w:pPr>
            <w:ins w:id="3510" w:author="Seggelke, Klaus" w:date="2017-03-08T14:16:00Z">
              <w:r>
                <w:t xml:space="preserve">Validate configuration has been applied </w:t>
              </w:r>
            </w:ins>
            <w:ins w:id="3511" w:author="Seggelke, Klaus" w:date="2017-03-08T14:17:00Z">
              <w:r>
                <w:t xml:space="preserve">by the EM </w:t>
              </w:r>
            </w:ins>
            <w:ins w:id="3512" w:author="Seggelke, Klaus" w:date="2017-03-08T14:16:00Z">
              <w:r>
                <w:t>to the VNF</w:t>
              </w:r>
            </w:ins>
          </w:p>
          <w:p w:rsidR="00BC3C57" w:rsidRPr="00955140" w:rsidRDefault="00BC3C57" w:rsidP="00BC3C57">
            <w:pPr>
              <w:pStyle w:val="TestCaseInfo"/>
              <w:numPr>
                <w:ilvl w:val="0"/>
                <w:numId w:val="27"/>
              </w:numPr>
              <w:rPr>
                <w:ins w:id="3513" w:author="Seggelke, Klaus" w:date="2017-03-08T14:16:00Z"/>
              </w:rPr>
            </w:pPr>
            <w:ins w:id="3514" w:author="Seggelke, Klaus" w:date="2017-03-08T14:16:00Z">
              <w:r>
                <w:t>Validate license has been applied to the VNF if applicable</w:t>
              </w:r>
            </w:ins>
          </w:p>
          <w:p w:rsidR="005A676A" w:rsidRPr="0052118C" w:rsidRDefault="005A676A" w:rsidP="00BC3C57">
            <w:pPr>
              <w:pStyle w:val="TestCaseInfo"/>
              <w:numPr>
                <w:ilvl w:val="0"/>
                <w:numId w:val="27"/>
              </w:numPr>
            </w:pPr>
            <w:r w:rsidRPr="0052118C">
              <w:t>Terminate VNF</w:t>
            </w:r>
          </w:p>
          <w:p w:rsidR="005A676A" w:rsidRDefault="005A676A" w:rsidP="00BC3C57">
            <w:pPr>
              <w:pStyle w:val="TestCaseInfo"/>
              <w:numPr>
                <w:ilvl w:val="0"/>
                <w:numId w:val="27"/>
              </w:numPr>
              <w:rPr>
                <w:lang w:eastAsia="zh-CN"/>
              </w:rPr>
            </w:pPr>
            <w:r w:rsidRPr="0052118C">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w:t>
            </w:r>
            <w:ins w:id="3515" w:author="Seggelke, Klaus" w:date="2017-03-08T14:17:00Z">
              <w:r w:rsidR="00BC3C57">
                <w:t xml:space="preserve">VNF </w:t>
              </w:r>
            </w:ins>
            <w:r>
              <w:t>state “</w:t>
            </w:r>
            <w:del w:id="3516" w:author="Seggelke, Klaus" w:date="2017-03-08T14:17:00Z">
              <w:r w:rsidDel="00BC3C57">
                <w:delText>Inactive</w:delText>
              </w:r>
            </w:del>
            <w:ins w:id="3517" w:author="Seggelke, Klaus" w:date="2017-03-08T14:17:00Z">
              <w:r w:rsidR="00BC3C57">
                <w:t>STARTED</w:t>
              </w:r>
            </w:ins>
            <w:r>
              <w:t xml:space="preser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312A4" w:rsidTr="00A312A4">
        <w:tc>
          <w:tcPr>
            <w:tcW w:w="9330" w:type="dxa"/>
            <w:gridSpan w:val="2"/>
            <w:tcBorders>
              <w:top w:val="single" w:sz="2" w:space="0" w:color="auto"/>
              <w:left w:val="single" w:sz="2" w:space="0" w:color="auto"/>
              <w:bottom w:val="single" w:sz="2" w:space="0" w:color="auto"/>
              <w:right w:val="single" w:sz="2" w:space="0" w:color="auto"/>
            </w:tcBorders>
            <w:hideMark/>
          </w:tcPr>
          <w:p w:rsidR="00A312A4" w:rsidRDefault="00BC7D6D" w:rsidP="00943AEF">
            <w:pPr>
              <w:pStyle w:val="TestCase"/>
            </w:pPr>
            <w:bookmarkStart w:id="3518" w:name="_Toc477275259"/>
            <w:r>
              <w:t>TC.VNF.STATE.INST.004</w:t>
            </w:r>
            <w:r>
              <w:tab/>
            </w:r>
            <w:r w:rsidR="00A312A4" w:rsidRPr="008E4CB9">
              <w:t xml:space="preserve">VNF Instantiation </w:t>
            </w:r>
            <w:r w:rsidR="00943AEF">
              <w:t>with</w:t>
            </w:r>
            <w:r w:rsidR="00A312A4" w:rsidRPr="008E4CB9">
              <w:t xml:space="preserve"> active Element Management without traffic</w:t>
            </w:r>
            <w:r w:rsidR="00A312A4">
              <w:t xml:space="preserve"> and failed EM configuration</w:t>
            </w:r>
            <w:bookmarkEnd w:id="3518"/>
          </w:p>
        </w:tc>
      </w:tr>
      <w:tr w:rsidR="00A312A4" w:rsidTr="00A312A4">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312A4" w:rsidRPr="00D67489" w:rsidRDefault="00A312A4" w:rsidP="00A312A4">
            <w:pPr>
              <w:pStyle w:val="TestCaseInfo"/>
              <w:rPr>
                <w:lang w:eastAsia="zh-CN"/>
              </w:rPr>
            </w:pPr>
            <w:r>
              <w:rPr>
                <w:lang w:eastAsia="zh-CN"/>
              </w:rPr>
              <w:t xml:space="preserve">Verify the VNFM has the capability to instantiate a VNF, informs the EM of the existence, waits for the EM configuration completion. Because the EM doesn’t have any configuration, the VNF state should stay in the </w:t>
            </w:r>
            <w:ins w:id="3519" w:author="Seggelke, Klaus" w:date="2017-03-08T14:17:00Z">
              <w:r w:rsidR="00BC3C57">
                <w:rPr>
                  <w:lang w:eastAsia="zh-CN"/>
                </w:rPr>
                <w:t xml:space="preserve">VNF </w:t>
              </w:r>
            </w:ins>
            <w:r>
              <w:rPr>
                <w:lang w:eastAsia="zh-CN"/>
              </w:rPr>
              <w:t>state “</w:t>
            </w:r>
            <w:del w:id="3520" w:author="Seggelke, Klaus" w:date="2017-03-08T14:18:00Z">
              <w:r w:rsidDel="00BC3C57">
                <w:rPr>
                  <w:lang w:eastAsia="zh-CN"/>
                </w:rPr>
                <w:delText>Instantiated-Not Configured</w:delText>
              </w:r>
            </w:del>
            <w:ins w:id="3521" w:author="Seggelke, Klaus" w:date="2017-03-08T14:18:00Z">
              <w:r w:rsidR="00BC3C57">
                <w:rPr>
                  <w:lang w:eastAsia="zh-CN"/>
                </w:rPr>
                <w:t>STARTED</w:t>
              </w:r>
            </w:ins>
            <w:r>
              <w:rPr>
                <w:lang w:eastAsia="zh-CN"/>
              </w:rPr>
              <w:t>”</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312A4" w:rsidRDefault="00A312A4" w:rsidP="00A312A4">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A312A4" w:rsidRDefault="00A312A4" w:rsidP="00A312A4">
            <w:pPr>
              <w:pStyle w:val="TestCaseInfo"/>
              <w:rPr>
                <w:lang w:eastAsia="zh-CN"/>
              </w:rPr>
            </w:pPr>
            <w:r>
              <w:rPr>
                <w:lang w:eastAsia="zh-CN"/>
              </w:rPr>
              <w:t>By default, the NFVI should have allocated the minimal resources and other required hardware capabilities. This includes also needed NIC cards.</w:t>
            </w:r>
          </w:p>
          <w:p w:rsidR="00A312A4" w:rsidRPr="00DE669C" w:rsidRDefault="00A312A4" w:rsidP="00A312A4">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A312A4" w:rsidRPr="00DE669C" w:rsidRDefault="00A312A4" w:rsidP="00A312A4">
            <w:pPr>
              <w:pStyle w:val="TestCaseInfo"/>
              <w:ind w:left="720"/>
              <w:rPr>
                <w:lang w:eastAsia="zh-CN"/>
              </w:rPr>
            </w:pPr>
            <w:r w:rsidRPr="00DE669C">
              <w:rPr>
                <w:lang w:eastAsia="zh-CN"/>
              </w:rPr>
              <w:t>F – Fault Management</w:t>
            </w:r>
          </w:p>
          <w:p w:rsidR="00A312A4" w:rsidRPr="00DE669C" w:rsidRDefault="00A312A4" w:rsidP="00A312A4">
            <w:pPr>
              <w:pStyle w:val="TestCaseInfo"/>
              <w:ind w:left="720"/>
              <w:rPr>
                <w:lang w:eastAsia="zh-CN"/>
              </w:rPr>
            </w:pPr>
            <w:r w:rsidRPr="00DE669C">
              <w:rPr>
                <w:lang w:eastAsia="zh-CN"/>
              </w:rPr>
              <w:t>C – Configuration Management</w:t>
            </w:r>
          </w:p>
          <w:p w:rsidR="00A312A4" w:rsidRPr="00DE669C" w:rsidRDefault="00A312A4" w:rsidP="00A312A4">
            <w:pPr>
              <w:pStyle w:val="TestCaseInfo"/>
              <w:ind w:left="720"/>
              <w:rPr>
                <w:lang w:eastAsia="zh-CN"/>
              </w:rPr>
            </w:pPr>
            <w:r w:rsidRPr="00DE669C">
              <w:rPr>
                <w:lang w:eastAsia="zh-CN"/>
              </w:rPr>
              <w:t>A – Accounting Management</w:t>
            </w:r>
          </w:p>
          <w:p w:rsidR="00A312A4" w:rsidRPr="00DE669C" w:rsidRDefault="00A312A4" w:rsidP="00A312A4">
            <w:pPr>
              <w:pStyle w:val="TestCaseInfo"/>
              <w:ind w:left="720"/>
              <w:rPr>
                <w:lang w:eastAsia="zh-CN"/>
              </w:rPr>
            </w:pPr>
            <w:r w:rsidRPr="00DE669C">
              <w:rPr>
                <w:lang w:eastAsia="zh-CN"/>
              </w:rPr>
              <w:t>P – Performance Management</w:t>
            </w:r>
          </w:p>
          <w:p w:rsidR="00A312A4" w:rsidRPr="00DE669C" w:rsidRDefault="00A312A4" w:rsidP="00A312A4">
            <w:pPr>
              <w:pStyle w:val="TestCaseInfo"/>
              <w:ind w:left="720"/>
              <w:rPr>
                <w:lang w:eastAsia="zh-CN"/>
              </w:rPr>
            </w:pPr>
            <w:r w:rsidRPr="00DE669C">
              <w:rPr>
                <w:lang w:eastAsia="zh-CN"/>
              </w:rPr>
              <w:t>S – Security Management</w:t>
            </w:r>
          </w:p>
          <w:p w:rsidR="00A312A4" w:rsidRDefault="00A312A4" w:rsidP="00A312A4">
            <w:pPr>
              <w:pStyle w:val="TestCaseInfo"/>
              <w:rPr>
                <w:lang w:eastAsia="zh-CN"/>
              </w:rPr>
            </w:pPr>
            <w:r>
              <w:rPr>
                <w:lang w:eastAsia="zh-CN"/>
              </w:rPr>
              <w:t xml:space="preserve">The EM should report to the VNFM that the configuration failed and therefore the VNF should </w:t>
            </w:r>
            <w:r w:rsidR="00EB50CC">
              <w:rPr>
                <w:lang w:eastAsia="zh-CN"/>
              </w:rPr>
              <w:t>not transition into the state “I</w:t>
            </w:r>
            <w:r>
              <w:rPr>
                <w:lang w:eastAsia="zh-CN"/>
              </w:rPr>
              <w:t>nactive”.</w:t>
            </w:r>
          </w:p>
        </w:tc>
      </w:tr>
      <w:tr w:rsidR="00A312A4" w:rsidTr="00A312A4">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p>
        </w:tc>
      </w:tr>
      <w:tr w:rsidR="00A312A4" w:rsidTr="00A312A4">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A312A4" w:rsidTr="00A312A4">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rsidRPr="0052118C">
              <w:t>Measure the time to instantiate a VNF and may do</w:t>
            </w:r>
            <w:r>
              <w:t xml:space="preserve"> it multiple times to get an ave</w:t>
            </w:r>
            <w:r w:rsidRPr="0052118C">
              <w:t>rage</w:t>
            </w:r>
            <w:r>
              <w:t>.</w:t>
            </w:r>
          </w:p>
          <w:p w:rsidR="00A312A4" w:rsidRDefault="00A312A4" w:rsidP="00A312A4">
            <w:pPr>
              <w:pStyle w:val="TestCaseInfo"/>
            </w:pPr>
          </w:p>
          <w:p w:rsidR="00A312A4" w:rsidRPr="0052118C" w:rsidRDefault="00A312A4" w:rsidP="00A312A4">
            <w:pPr>
              <w:pStyle w:val="TestCaseInfo"/>
            </w:pPr>
            <w:r>
              <w:t>Sequence:</w:t>
            </w:r>
          </w:p>
          <w:p w:rsidR="00A312A4" w:rsidRPr="0052118C" w:rsidRDefault="00A312A4" w:rsidP="00BC3C57">
            <w:pPr>
              <w:pStyle w:val="TestCaseInfo"/>
              <w:numPr>
                <w:ilvl w:val="0"/>
                <w:numId w:val="79"/>
              </w:numPr>
            </w:pPr>
            <w:r w:rsidRPr="0052118C">
              <w:t>Start the EM or ensure EM is up and can</w:t>
            </w:r>
            <w:r>
              <w:t>’t</w:t>
            </w:r>
            <w:r w:rsidRPr="0052118C">
              <w:t xml:space="preserve"> configure the VNF</w:t>
            </w:r>
          </w:p>
          <w:p w:rsidR="00A312A4" w:rsidRPr="0052118C" w:rsidRDefault="00A312A4" w:rsidP="00BC3C57">
            <w:pPr>
              <w:pStyle w:val="TestCaseInfo"/>
              <w:numPr>
                <w:ilvl w:val="0"/>
                <w:numId w:val="79"/>
              </w:numPr>
            </w:pPr>
            <w:r w:rsidRPr="0052118C">
              <w:t>Instantiate the VNF without load (--&gt; time stamp)</w:t>
            </w:r>
          </w:p>
          <w:p w:rsidR="00A312A4" w:rsidRDefault="00BC3C57" w:rsidP="00BC3C57">
            <w:pPr>
              <w:pStyle w:val="TestCaseInfo"/>
              <w:numPr>
                <w:ilvl w:val="0"/>
                <w:numId w:val="79"/>
              </w:numPr>
            </w:pPr>
            <w:ins w:id="3522" w:author="Seggelke, Klaus" w:date="2017-03-08T14:18:00Z">
              <w:r w:rsidRPr="00074BEF">
                <w:t xml:space="preserve">Validate VNF instantiation state is INSTANTIATED and VNF state is STARTED </w:t>
              </w:r>
            </w:ins>
            <w:del w:id="3523" w:author="Seggelke, Klaus" w:date="2017-03-08T14:18:00Z">
              <w:r w:rsidR="00A312A4" w:rsidRPr="0052118C" w:rsidDel="00BC3C57">
                <w:delText xml:space="preserve">Validate </w:delText>
              </w:r>
              <w:r w:rsidR="0043455E" w:rsidDel="00BC3C57">
                <w:delText>VNFM</w:delText>
              </w:r>
              <w:r w:rsidR="00A312A4" w:rsidRPr="0052118C" w:rsidDel="00BC3C57">
                <w:delText xml:space="preserve"> reports the s</w:delText>
              </w:r>
              <w:r w:rsidR="00A312A4" w:rsidDel="00BC3C57">
                <w:delText>tate "</w:delText>
              </w:r>
              <w:r w:rsidR="00A312A4" w:rsidDel="00BC3C57">
                <w:rPr>
                  <w:lang w:eastAsia="zh-CN"/>
                </w:rPr>
                <w:delText xml:space="preserve"> Instantiated-Not Configured</w:delText>
              </w:r>
              <w:r w:rsidR="00A312A4" w:rsidDel="00BC3C57">
                <w:delText xml:space="preserve"> "</w:delText>
              </w:r>
              <w:r w:rsidR="00A312A4" w:rsidRPr="0052118C" w:rsidDel="00BC3C57">
                <w:delText xml:space="preserve"> </w:delText>
              </w:r>
            </w:del>
            <w:r w:rsidR="00A312A4" w:rsidRPr="0052118C">
              <w:t xml:space="preserve">after EM </w:t>
            </w:r>
            <w:r w:rsidR="00A312A4">
              <w:t>failed the</w:t>
            </w:r>
            <w:r w:rsidR="00A312A4" w:rsidRPr="0052118C">
              <w:t xml:space="preserve"> configuration (--&gt; time stamp when reach the state)</w:t>
            </w:r>
          </w:p>
          <w:p w:rsidR="00A312A4" w:rsidRPr="0052118C" w:rsidRDefault="00A312A4" w:rsidP="00BC3C57">
            <w:pPr>
              <w:pStyle w:val="TestCaseInfo"/>
              <w:numPr>
                <w:ilvl w:val="0"/>
                <w:numId w:val="79"/>
              </w:numPr>
            </w:pPr>
            <w:r>
              <w:t>Validate the right vResources have been allocated</w:t>
            </w:r>
          </w:p>
          <w:p w:rsidR="00BC3C57" w:rsidRDefault="00BC3C57" w:rsidP="00BC3C57">
            <w:pPr>
              <w:pStyle w:val="TestCaseInfo"/>
              <w:numPr>
                <w:ilvl w:val="0"/>
                <w:numId w:val="79"/>
              </w:numPr>
              <w:rPr>
                <w:ins w:id="3524" w:author="Seggelke, Klaus" w:date="2017-03-08T14:19:00Z"/>
              </w:rPr>
            </w:pPr>
            <w:ins w:id="3525" w:author="Seggelke, Klaus" w:date="2017-03-08T14:19:00Z">
              <w:r>
                <w:t>Validate configuration has NOT been applied by the EM to the VNF if possible</w:t>
              </w:r>
            </w:ins>
          </w:p>
          <w:p w:rsidR="00BC3C57" w:rsidRPr="00955140" w:rsidRDefault="00BC3C57" w:rsidP="00BC3C57">
            <w:pPr>
              <w:pStyle w:val="TestCaseInfo"/>
              <w:numPr>
                <w:ilvl w:val="0"/>
                <w:numId w:val="79"/>
              </w:numPr>
              <w:rPr>
                <w:ins w:id="3526" w:author="Seggelke, Klaus" w:date="2017-03-08T14:19:00Z"/>
              </w:rPr>
            </w:pPr>
            <w:ins w:id="3527" w:author="Seggelke, Klaus" w:date="2017-03-08T14:19:00Z">
              <w:r>
                <w:t>Validate license has been applied to the VNF if applicable</w:t>
              </w:r>
            </w:ins>
          </w:p>
          <w:p w:rsidR="00A312A4" w:rsidRPr="0052118C" w:rsidRDefault="00A312A4" w:rsidP="00BC3C57">
            <w:pPr>
              <w:pStyle w:val="TestCaseInfo"/>
              <w:numPr>
                <w:ilvl w:val="0"/>
                <w:numId w:val="79"/>
              </w:numPr>
            </w:pPr>
            <w:r w:rsidRPr="0052118C">
              <w:t>Terminate VNF</w:t>
            </w:r>
          </w:p>
          <w:p w:rsidR="00A312A4" w:rsidRDefault="00A312A4" w:rsidP="00BC3C57">
            <w:pPr>
              <w:pStyle w:val="TestCaseInfo"/>
              <w:numPr>
                <w:ilvl w:val="0"/>
                <w:numId w:val="79"/>
              </w:numPr>
              <w:rPr>
                <w:lang w:eastAsia="zh-CN"/>
              </w:rPr>
            </w:pPr>
            <w:r w:rsidRPr="0052118C">
              <w:t>Calculate the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t>Measure the time it takes to instantiate a VNF and get it into the state “</w:t>
            </w:r>
            <w:r>
              <w:rPr>
                <w:lang w:eastAsia="zh-CN"/>
              </w:rPr>
              <w:t>Instantiated-Not Configured</w:t>
            </w:r>
            <w:r>
              <w:t xml:space="preserve">”. </w:t>
            </w:r>
            <w:r>
              <w:sym w:font="Wingdings" w:char="F0E0"/>
            </w:r>
            <w:r>
              <w:t xml:space="preserve"> VNF Service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bl>
    <w:p w:rsidR="00A312A4" w:rsidRDefault="00A312A4" w:rsidP="005A676A">
      <w:pPr>
        <w:rPr>
          <w:lang w:eastAsia="zh-CN"/>
        </w:rPr>
      </w:pPr>
    </w:p>
    <w:p w:rsidR="00A312A4" w:rsidRDefault="00A312A4" w:rsidP="005A676A">
      <w:pPr>
        <w:rPr>
          <w:lang w:eastAsia="zh-CN"/>
        </w:rPr>
      </w:pPr>
    </w:p>
    <w:p w:rsidR="00A312A4" w:rsidRDefault="00A312A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943AEF">
            <w:pPr>
              <w:pStyle w:val="TestCase"/>
            </w:pPr>
            <w:bookmarkStart w:id="3528" w:name="_Toc454184413"/>
            <w:bookmarkStart w:id="3529" w:name="_Toc477275260"/>
            <w:r>
              <w:t>TC.VNF.STATE.INST.005</w:t>
            </w:r>
            <w:r>
              <w:tab/>
            </w:r>
            <w:r w:rsidR="005A676A" w:rsidRPr="008E4CB9">
              <w:t xml:space="preserve">VNF Instantiation </w:t>
            </w:r>
            <w:r w:rsidR="00943AEF">
              <w:t>with</w:t>
            </w:r>
            <w:r w:rsidR="005A676A" w:rsidRPr="008E4CB9">
              <w:t xml:space="preserve"> </w:t>
            </w:r>
            <w:r w:rsidR="005A676A">
              <w:t>in</w:t>
            </w:r>
            <w:r w:rsidR="005A676A" w:rsidRPr="008E4CB9">
              <w:t>active Element Management without traffic</w:t>
            </w:r>
            <w:bookmarkEnd w:id="3528"/>
            <w:bookmarkEnd w:id="3529"/>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VNFM has the capability to instantiate a VNF, informs the EM of the existence. Because EM is inactive, the VNFM should transition to the </w:t>
            </w:r>
            <w:ins w:id="3530" w:author="Seggelke, Klaus" w:date="2017-03-08T14:20:00Z">
              <w:r w:rsidR="00BC3C57">
                <w:rPr>
                  <w:lang w:eastAsia="zh-CN"/>
                </w:rPr>
                <w:t xml:space="preserve">instantiation </w:t>
              </w:r>
            </w:ins>
            <w:r>
              <w:rPr>
                <w:lang w:eastAsia="zh-CN"/>
              </w:rPr>
              <w:t>state “Instantiated</w:t>
            </w:r>
            <w:del w:id="3531" w:author="Seggelke, Klaus" w:date="2017-03-08T14:20:00Z">
              <w:r w:rsidDel="00BC3C57">
                <w:rPr>
                  <w:lang w:eastAsia="zh-CN"/>
                </w:rPr>
                <w:delText xml:space="preserve"> – not configured</w:delText>
              </w:r>
            </w:del>
            <w:r>
              <w:rPr>
                <w:lang w:eastAsia="zh-CN"/>
              </w:rPr>
              <w:t>”. The VNF state should stay in the state “</w:t>
            </w:r>
            <w:ins w:id="3532" w:author="Seggelke, Klaus" w:date="2017-03-08T14:20:00Z">
              <w:r w:rsidR="00BC3C57">
                <w:rPr>
                  <w:lang w:eastAsia="zh-CN"/>
                </w:rPr>
                <w:t>STARTED</w:t>
              </w:r>
            </w:ins>
            <w:del w:id="3533" w:author="Seggelke, Klaus" w:date="2017-03-08T14:20:00Z">
              <w:r w:rsidDel="00BC3C57">
                <w:rPr>
                  <w:lang w:eastAsia="zh-CN"/>
                </w:rPr>
                <w:delText>Instantiated-Not Configured</w:delText>
              </w:r>
            </w:del>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ins w:id="3534" w:author="Seggelke, Klaus" w:date="2017-03-08T14:20:00Z">
              <w:r w:rsidR="00BC3C57">
                <w:rPr>
                  <w:lang w:eastAsia="zh-CN"/>
                </w:rPr>
                <w:t>NFVO</w:t>
              </w:r>
            </w:ins>
            <w:del w:id="3535" w:author="Seggelke, Klaus" w:date="2017-03-08T14:20:00Z">
              <w:r w:rsidDel="00BC3C57">
                <w:rPr>
                  <w:lang w:eastAsia="zh-CN"/>
                </w:rPr>
                <w:delText>VIM</w:delText>
              </w:r>
            </w:del>
            <w:r>
              <w:rPr>
                <w:lang w:eastAsia="zh-CN"/>
              </w:rPr>
              <w:t xml:space="preserve">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52118C" w:rsidRDefault="005A676A" w:rsidP="00771820">
            <w:pPr>
              <w:pStyle w:val="TestCaseInfo"/>
            </w:pPr>
            <w:r>
              <w:t>Sequence:</w:t>
            </w:r>
          </w:p>
          <w:p w:rsidR="005A676A" w:rsidRDefault="005A676A" w:rsidP="00BC3C57">
            <w:pPr>
              <w:pStyle w:val="TestCaseInfo"/>
              <w:numPr>
                <w:ilvl w:val="0"/>
                <w:numId w:val="28"/>
              </w:numPr>
            </w:pPr>
            <w:r>
              <w:t>Deactivate EM if needed</w:t>
            </w:r>
          </w:p>
          <w:p w:rsidR="005A676A" w:rsidRDefault="005A676A" w:rsidP="00BC3C57">
            <w:pPr>
              <w:pStyle w:val="TestCaseInfo"/>
              <w:numPr>
                <w:ilvl w:val="0"/>
                <w:numId w:val="28"/>
              </w:numPr>
            </w:pPr>
            <w:r>
              <w:t>Instantiate VNF</w:t>
            </w:r>
          </w:p>
          <w:p w:rsidR="00BC3C57" w:rsidRDefault="00BC3C57" w:rsidP="00BC3C57">
            <w:pPr>
              <w:pStyle w:val="TestCaseInfo"/>
              <w:numPr>
                <w:ilvl w:val="0"/>
                <w:numId w:val="28"/>
              </w:numPr>
              <w:rPr>
                <w:ins w:id="3536" w:author="Seggelke, Klaus" w:date="2017-03-08T14:21:00Z"/>
              </w:rPr>
            </w:pPr>
            <w:ins w:id="3537" w:author="Seggelke, Klaus" w:date="2017-03-08T14:21:00Z">
              <w:r w:rsidRPr="00074BEF">
                <w:t>Validate VNF instantiation state is INSTANTIATED and VNF state is STARTED (--&gt; time stamp when correct state reached)</w:t>
              </w:r>
            </w:ins>
          </w:p>
          <w:p w:rsidR="00704B7E" w:rsidRDefault="00704B7E" w:rsidP="00BC3C57">
            <w:pPr>
              <w:pStyle w:val="TestCaseInfo"/>
              <w:numPr>
                <w:ilvl w:val="0"/>
                <w:numId w:val="28"/>
              </w:numPr>
            </w:pPr>
            <w:r>
              <w:t>Validate the right vResources have been allocated</w:t>
            </w:r>
          </w:p>
          <w:p w:rsidR="005A676A" w:rsidRDefault="0043455E" w:rsidP="00BC3C57">
            <w:pPr>
              <w:pStyle w:val="TestCaseInfo"/>
              <w:numPr>
                <w:ilvl w:val="0"/>
                <w:numId w:val="28"/>
              </w:numPr>
            </w:pPr>
            <w:r>
              <w:t>Validate VNFM</w:t>
            </w:r>
            <w:r w:rsidR="005A676A">
              <w:t xml:space="preserve"> reports the state "Instantiated - not configured"</w:t>
            </w:r>
          </w:p>
          <w:p w:rsidR="005A676A" w:rsidRDefault="005A676A" w:rsidP="00BC3C57">
            <w:pPr>
              <w:pStyle w:val="TestCaseInfo"/>
              <w:numPr>
                <w:ilvl w:val="0"/>
                <w:numId w:val="28"/>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A51AA9" w:rsidP="00771820">
            <w:pPr>
              <w:pStyle w:val="TestCaseInfo"/>
            </w:pPr>
            <w:r>
              <w:t xml:space="preserve">Because of the inactive EM, the VNFM should transition the </w:t>
            </w:r>
            <w:ins w:id="3538" w:author="Seggelke, Klaus" w:date="2017-03-08T14:23:00Z">
              <w:r w:rsidR="00BC3C57" w:rsidRPr="00074BEF">
                <w:t>VNF instantiation state is INSTANTIATED and VNF state is STARTED</w:t>
              </w:r>
            </w:ins>
            <w:del w:id="3539" w:author="Seggelke, Klaus" w:date="2017-03-08T14:23:00Z">
              <w:r w:rsidDel="00BC3C57">
                <w:delText>state only to “</w:delText>
              </w:r>
              <w:r w:rsidDel="00BC3C57">
                <w:rPr>
                  <w:lang w:eastAsia="zh-CN"/>
                </w:rPr>
                <w:delText>Instantiated-Not Configured</w:delText>
              </w:r>
              <w:r w:rsidDel="00BC3C57">
                <w:delText>”</w:delText>
              </w:r>
            </w:del>
            <w:r>
              <w:t>.</w:t>
            </w:r>
          </w:p>
        </w:tc>
      </w:tr>
    </w:tbl>
    <w:p w:rsidR="005A676A" w:rsidRDefault="005A676A" w:rsidP="005A676A">
      <w:pPr>
        <w:rPr>
          <w:ins w:id="3540" w:author="Seggelke, Klaus" w:date="2017-03-08T14:28:00Z"/>
          <w:lang w:eastAsia="zh-CN"/>
        </w:rPr>
      </w:pPr>
    </w:p>
    <w:p w:rsidR="00A07A84" w:rsidDel="00A07A84" w:rsidRDefault="00A07A84" w:rsidP="00A07A84">
      <w:pPr>
        <w:rPr>
          <w:del w:id="3541" w:author="Seggelke, Klaus" w:date="2017-03-08T14:30:00Z"/>
          <w:moveTo w:id="3542" w:author="Seggelke, Klaus" w:date="2017-03-08T14:28:00Z"/>
          <w:lang w:eastAsia="zh-CN"/>
        </w:rPr>
      </w:pPr>
      <w:moveToRangeStart w:id="3543" w:author="Seggelke, Klaus" w:date="2017-03-08T14:28:00Z" w:name="move476746630"/>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07A8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A07A84" w:rsidRDefault="00A07A84" w:rsidP="009A7FAF">
            <w:pPr>
              <w:pStyle w:val="TestCase"/>
              <w:rPr>
                <w:moveTo w:id="3544" w:author="Seggelke, Klaus" w:date="2017-03-08T14:28:00Z"/>
              </w:rPr>
            </w:pPr>
            <w:bookmarkStart w:id="3545" w:name="_Toc477275261"/>
            <w:moveTo w:id="3546" w:author="Seggelke, Klaus" w:date="2017-03-08T14:28:00Z">
              <w:r>
                <w:t>TC.VNF.STATE.INST.00</w:t>
              </w:r>
              <w:del w:id="3547" w:author="Seggelke, Klaus" w:date="2017-03-08T14:28:00Z">
                <w:r w:rsidDel="00A07A84">
                  <w:delText>7</w:delText>
                </w:r>
              </w:del>
            </w:moveTo>
            <w:ins w:id="3548" w:author="Seggelke, Klaus" w:date="2017-03-08T14:28:00Z">
              <w:r w:rsidR="001A715C">
                <w:t>7</w:t>
              </w:r>
            </w:ins>
            <w:moveTo w:id="3549" w:author="Seggelke, Klaus" w:date="2017-03-08T14:28:00Z">
              <w:r>
                <w:tab/>
              </w:r>
              <w:r w:rsidRPr="00955140">
                <w:t>VNF Instantiation wi</w:t>
              </w:r>
              <w:r>
                <w:t xml:space="preserve">thout Element Management or </w:t>
              </w:r>
              <w:r w:rsidRPr="00D921A2">
                <w:t>inactive Element Management</w:t>
              </w:r>
              <w:r>
                <w:t xml:space="preserve"> with</w:t>
              </w:r>
              <w:r w:rsidRPr="00955140">
                <w:t xml:space="preserve"> traffic</w:t>
              </w:r>
              <w:bookmarkEnd w:id="3545"/>
            </w:moveTo>
          </w:p>
        </w:tc>
      </w:tr>
      <w:tr w:rsidR="00A07A84" w:rsidTr="009A7FAF">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550" w:author="Seggelke, Klaus" w:date="2017-03-08T14:28:00Z"/>
              </w:rPr>
            </w:pPr>
            <w:moveTo w:id="3551" w:author="Seggelke, Klaus" w:date="2017-03-08T14:28:00Z">
              <w:r>
                <w:t>Purpose:</w:t>
              </w:r>
            </w:moveTo>
          </w:p>
        </w:tc>
        <w:tc>
          <w:tcPr>
            <w:tcW w:w="7979" w:type="dxa"/>
            <w:tcBorders>
              <w:top w:val="single" w:sz="2" w:space="0" w:color="auto"/>
              <w:left w:val="single" w:sz="2" w:space="0" w:color="auto"/>
              <w:bottom w:val="single" w:sz="2" w:space="0" w:color="auto"/>
              <w:right w:val="single" w:sz="2" w:space="0" w:color="auto"/>
            </w:tcBorders>
            <w:hideMark/>
          </w:tcPr>
          <w:p w:rsidR="00A07A84" w:rsidRPr="00D67489" w:rsidRDefault="00A07A84" w:rsidP="009A7FAF">
            <w:pPr>
              <w:pStyle w:val="TestCaseInfo"/>
              <w:rPr>
                <w:moveTo w:id="3552" w:author="Seggelke, Klaus" w:date="2017-03-08T14:28:00Z"/>
                <w:lang w:eastAsia="zh-CN"/>
              </w:rPr>
            </w:pPr>
            <w:moveTo w:id="3553" w:author="Seggelke, Klaus" w:date="2017-03-08T14:28:00Z">
              <w:r>
                <w:rPr>
                  <w:lang w:eastAsia="zh-CN"/>
                </w:rPr>
                <w:t xml:space="preserve">Verify the VNFM has the capability to instantiate a VNF and transitions to the </w:t>
              </w:r>
            </w:moveTo>
            <w:ins w:id="3554" w:author="Seggelke, Klaus" w:date="2017-03-08T14:30:00Z">
              <w:r>
                <w:rPr>
                  <w:lang w:eastAsia="zh-CN"/>
                </w:rPr>
                <w:t xml:space="preserve">VNF </w:t>
              </w:r>
            </w:ins>
            <w:moveTo w:id="3555" w:author="Seggelke, Klaus" w:date="2017-03-08T14:28:00Z">
              <w:r>
                <w:rPr>
                  <w:lang w:eastAsia="zh-CN"/>
                </w:rPr>
                <w:t>state “</w:t>
              </w:r>
              <w:del w:id="3556" w:author="Seggelke, Klaus" w:date="2017-03-08T14:30:00Z">
                <w:r w:rsidDel="00A07A84">
                  <w:rPr>
                    <w:lang w:eastAsia="zh-CN"/>
                  </w:rPr>
                  <w:delText>Inactive</w:delText>
                </w:r>
              </w:del>
            </w:moveTo>
            <w:ins w:id="3557" w:author="Seggelke, Klaus" w:date="2017-03-08T14:30:00Z">
              <w:r>
                <w:rPr>
                  <w:lang w:eastAsia="zh-CN"/>
                </w:rPr>
                <w:t>STARTED</w:t>
              </w:r>
            </w:ins>
            <w:moveTo w:id="3558" w:author="Seggelke, Klaus" w:date="2017-03-08T14:28:00Z">
              <w:r>
                <w:rPr>
                  <w:lang w:eastAsia="zh-CN"/>
                </w:rPr>
                <w:t>” automatically as there is no EM involvement, no traffic flows</w:t>
              </w:r>
              <w:del w:id="3559" w:author="Seggelke, Klaus" w:date="2017-03-08T14:30:00Z">
                <w:r w:rsidDel="00A07A84">
                  <w:rPr>
                    <w:lang w:eastAsia="zh-CN"/>
                  </w:rPr>
                  <w:delText xml:space="preserve"> and the operation “Start” is not given</w:delText>
                </w:r>
              </w:del>
              <w:r>
                <w:rPr>
                  <w:lang w:eastAsia="zh-CN"/>
                </w:rPr>
                <w:t>. Because we apply load, we can determine if traffic causes an increase in the instantiation time.</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560" w:author="Seggelke, Klaus" w:date="2017-03-08T14:28:00Z"/>
              </w:rPr>
            </w:pPr>
            <w:moveTo w:id="3561" w:author="Seggelke, Klaus" w:date="2017-03-08T14:28:00Z">
              <w:r>
                <w:t>Description</w:t>
              </w:r>
            </w:moveTo>
          </w:p>
        </w:tc>
        <w:tc>
          <w:tcPr>
            <w:tcW w:w="7979" w:type="dxa"/>
            <w:tcBorders>
              <w:top w:val="single" w:sz="2" w:space="0" w:color="auto"/>
              <w:left w:val="single" w:sz="2" w:space="0" w:color="auto"/>
              <w:bottom w:val="single" w:sz="2" w:space="0" w:color="auto"/>
              <w:right w:val="single" w:sz="2" w:space="0" w:color="auto"/>
            </w:tcBorders>
            <w:hideMark/>
          </w:tcPr>
          <w:p w:rsidR="00A07A84" w:rsidRDefault="00A07A84" w:rsidP="009A7FAF">
            <w:pPr>
              <w:pStyle w:val="TestCaseInfo"/>
              <w:rPr>
                <w:moveTo w:id="3562" w:author="Seggelke, Klaus" w:date="2017-03-08T14:28:00Z"/>
                <w:lang w:eastAsia="zh-CN"/>
              </w:rPr>
            </w:pPr>
            <w:moveTo w:id="3563" w:author="Seggelke, Klaus" w:date="2017-03-08T14:28:00Z">
              <w:r>
                <w:rPr>
                  <w:lang w:eastAsia="zh-CN"/>
                </w:rPr>
                <w:t xml:space="preserve">The VNF instantiation can be initiated through the </w:t>
              </w:r>
            </w:moveTo>
            <w:ins w:id="3564" w:author="Seggelke, Klaus" w:date="2017-03-08T14:31:00Z">
              <w:r>
                <w:rPr>
                  <w:lang w:eastAsia="zh-CN"/>
                </w:rPr>
                <w:t>NFVO</w:t>
              </w:r>
            </w:ins>
            <w:moveTo w:id="3565" w:author="Seggelke, Klaus" w:date="2017-03-08T14:28:00Z">
              <w:del w:id="3566" w:author="Seggelke, Klaus" w:date="2017-03-08T14:31:00Z">
                <w:r w:rsidDel="00A07A84">
                  <w:rPr>
                    <w:lang w:eastAsia="zh-CN"/>
                  </w:rPr>
                  <w:delText>VIM</w:delText>
                </w:r>
              </w:del>
              <w:r>
                <w:rPr>
                  <w:lang w:eastAsia="zh-CN"/>
                </w:rPr>
                <w:t xml:space="preserve"> or the VNFM. It involves the allocation of virtual and physical resources and applying the initial configuration. A license may get applied to the VNF to allow it correct operation.</w:t>
              </w:r>
            </w:moveTo>
          </w:p>
          <w:p w:rsidR="00A07A84" w:rsidRDefault="00A07A84" w:rsidP="009A7FAF">
            <w:pPr>
              <w:pStyle w:val="TestCaseInfo"/>
              <w:rPr>
                <w:moveTo w:id="3567" w:author="Seggelke, Klaus" w:date="2017-03-08T14:28:00Z"/>
                <w:lang w:eastAsia="zh-CN"/>
              </w:rPr>
            </w:pPr>
            <w:moveTo w:id="3568" w:author="Seggelke, Klaus" w:date="2017-03-08T14:28:00Z">
              <w:r>
                <w:rPr>
                  <w:lang w:eastAsia="zh-CN"/>
                </w:rPr>
                <w:t>By default, the NFVI should have allocated the minimal resources and other required hardware capabilities. This includes also needed NIC cards.</w:t>
              </w:r>
            </w:moveTo>
          </w:p>
          <w:p w:rsidR="00A07A84" w:rsidRDefault="00A07A84" w:rsidP="009A7FAF">
            <w:pPr>
              <w:pStyle w:val="TestCaseInfo"/>
              <w:rPr>
                <w:moveTo w:id="3569" w:author="Seggelke, Klaus" w:date="2017-03-08T14:28:00Z"/>
                <w:lang w:eastAsia="zh-CN"/>
              </w:rPr>
            </w:pPr>
            <w:moveTo w:id="3570" w:author="Seggelke, Klaus" w:date="2017-03-08T14:28:00Z">
              <w:r>
                <w:rPr>
                  <w:lang w:eastAsia="zh-CN"/>
                </w:rPr>
                <w:lastRenderedPageBreak/>
                <w:t>If the VNF has specific resource requirements (CPU type, NIC type, …), the compatibility validation must pass if the resources are available. If they are not fulfilled, the VNF should not be instantiated.</w:t>
              </w:r>
            </w:moveTo>
          </w:p>
        </w:tc>
      </w:tr>
      <w:tr w:rsidR="00A07A8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571" w:author="Seggelke, Klaus" w:date="2017-03-08T14:28:00Z"/>
              </w:rPr>
            </w:pPr>
            <w:moveTo w:id="3572" w:author="Seggelke, Klaus" w:date="2017-03-08T14:28:00Z">
              <w:r>
                <w:lastRenderedPageBreak/>
                <w:t>Test Setup</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573" w:author="Seggelke, Klaus" w:date="2017-03-08T14:28:00Z"/>
                <w:lang w:eastAsia="zh-CN"/>
              </w:rPr>
            </w:pPr>
          </w:p>
        </w:tc>
      </w:tr>
      <w:tr w:rsidR="00A07A8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574" w:author="Seggelke, Klaus" w:date="2017-03-08T14:28:00Z"/>
              </w:rPr>
            </w:pPr>
            <w:moveTo w:id="3575" w:author="Seggelke, Klaus" w:date="2017-03-08T14:28:00Z">
              <w:r>
                <w:t>Parameters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576" w:author="Seggelke, Klaus" w:date="2017-03-08T14:28:00Z"/>
              </w:rPr>
            </w:pPr>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577" w:author="Seggelke, Klaus" w:date="2017-03-08T14:28:00Z"/>
              </w:rPr>
            </w:pPr>
            <w:moveTo w:id="3578" w:author="Seggelke, Klaus" w:date="2017-03-08T14:28:00Z">
              <w:r>
                <w:t>Success Guarantee:</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579" w:author="Seggelke, Klaus" w:date="2017-03-08T14:28:00Z"/>
              </w:rPr>
            </w:pPr>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580" w:author="Seggelke, Klaus" w:date="2017-03-08T14:28:00Z"/>
              </w:rPr>
            </w:pPr>
            <w:moveTo w:id="3581" w:author="Seggelke, Klaus" w:date="2017-03-08T14:28:00Z">
              <w:r>
                <w:t>Pre-conditions: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582" w:author="Seggelke, Klaus" w:date="2017-03-08T14:28:00Z"/>
                <w:lang w:eastAsia="zh-CN"/>
              </w:rPr>
            </w:pPr>
            <w:moveTo w:id="3583" w:author="Seggelke, Klaus" w:date="2017-03-08T14:28:00Z">
              <w:r>
                <w:rPr>
                  <w:lang w:eastAsia="zh-CN"/>
                </w:rPr>
                <w:t>If the VNF depends on the existence of any hardware capabilities, these required hardware capabilities should be pre-installed in the system and the NFVI should list them as available virtualized resources.</w:t>
              </w:r>
            </w:moveTo>
          </w:p>
        </w:tc>
      </w:tr>
      <w:tr w:rsidR="00A07A84" w:rsidTr="009A7FAF">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584" w:author="Seggelke, Klaus" w:date="2017-03-08T14:28:00Z"/>
              </w:rPr>
            </w:pPr>
            <w:moveTo w:id="3585" w:author="Seggelke, Klaus" w:date="2017-03-08T14:28:00Z">
              <w:r>
                <w:t>Procedure</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586" w:author="Seggelke, Klaus" w:date="2017-03-08T14:28:00Z"/>
              </w:rPr>
            </w:pPr>
            <w:moveTo w:id="3587" w:author="Seggelke, Klaus" w:date="2017-03-08T14:28:00Z">
              <w:r w:rsidRPr="00955140">
                <w:t>Measure the time to instantiate a VNF</w:t>
              </w:r>
              <w:r>
                <w:t xml:space="preserve">. The test therefore gets executed multiple times in the loop to </w:t>
              </w:r>
              <w:r w:rsidRPr="00955140">
                <w:t>get an average</w:t>
              </w:r>
              <w:r>
                <w:t xml:space="preserve"> and no traffic flows.</w:t>
              </w:r>
            </w:moveTo>
          </w:p>
          <w:p w:rsidR="00A07A84" w:rsidRDefault="00A07A84" w:rsidP="009A7FAF">
            <w:pPr>
              <w:pStyle w:val="TestCaseInfo"/>
              <w:rPr>
                <w:moveTo w:id="3588" w:author="Seggelke, Klaus" w:date="2017-03-08T14:28:00Z"/>
              </w:rPr>
            </w:pPr>
          </w:p>
          <w:p w:rsidR="00A07A84" w:rsidRPr="00955140" w:rsidRDefault="00A07A84" w:rsidP="009A7FAF">
            <w:pPr>
              <w:pStyle w:val="TestCaseInfo"/>
              <w:rPr>
                <w:moveTo w:id="3589" w:author="Seggelke, Klaus" w:date="2017-03-08T14:28:00Z"/>
              </w:rPr>
            </w:pPr>
            <w:moveTo w:id="3590" w:author="Seggelke, Klaus" w:date="2017-03-08T14:28:00Z">
              <w:r>
                <w:t>Sequence:</w:t>
              </w:r>
            </w:moveTo>
          </w:p>
          <w:p w:rsidR="00A07A84" w:rsidRDefault="00A07A84" w:rsidP="00A07A84">
            <w:pPr>
              <w:pStyle w:val="TestCaseInfo"/>
              <w:numPr>
                <w:ilvl w:val="0"/>
                <w:numId w:val="29"/>
              </w:numPr>
              <w:rPr>
                <w:moveTo w:id="3591" w:author="Seggelke, Klaus" w:date="2017-03-08T14:28:00Z"/>
              </w:rPr>
            </w:pPr>
            <w:moveTo w:id="3592" w:author="Seggelke, Klaus" w:date="2017-03-08T14:28:00Z">
              <w:r>
                <w:t>Start traffic load</w:t>
              </w:r>
            </w:moveTo>
          </w:p>
          <w:p w:rsidR="00A07A84" w:rsidRDefault="00A07A84" w:rsidP="00A07A84">
            <w:pPr>
              <w:pStyle w:val="TestCaseInfo"/>
              <w:numPr>
                <w:ilvl w:val="0"/>
                <w:numId w:val="29"/>
              </w:numPr>
              <w:rPr>
                <w:moveTo w:id="3593" w:author="Seggelke, Klaus" w:date="2017-03-08T14:28:00Z"/>
              </w:rPr>
            </w:pPr>
            <w:moveTo w:id="3594" w:author="Seggelke, Klaus" w:date="2017-03-08T14:28:00Z">
              <w:r>
                <w:t>Instantiate VNF (--&gt; time stamp)</w:t>
              </w:r>
            </w:moveTo>
          </w:p>
          <w:p w:rsidR="00A07A84" w:rsidRDefault="00A07A84" w:rsidP="00A07A84">
            <w:pPr>
              <w:pStyle w:val="TestCaseInfo"/>
              <w:numPr>
                <w:ilvl w:val="0"/>
                <w:numId w:val="29"/>
              </w:numPr>
              <w:rPr>
                <w:ins w:id="3595" w:author="Seggelke, Klaus" w:date="2017-03-08T14:31:00Z"/>
              </w:rPr>
            </w:pPr>
            <w:ins w:id="3596" w:author="Seggelke, Klaus" w:date="2017-03-08T14:31:00Z">
              <w:r w:rsidRPr="00074BEF">
                <w:t>Validate VNF instantiation state is INSTANTIATED and VNF state is STARTED (--&gt; time stamp when correct state reached)</w:t>
              </w:r>
            </w:ins>
          </w:p>
          <w:p w:rsidR="00A07A84" w:rsidDel="00A07A84" w:rsidRDefault="00A07A84" w:rsidP="00A07A84">
            <w:pPr>
              <w:pStyle w:val="TestCaseInfo"/>
              <w:numPr>
                <w:ilvl w:val="0"/>
                <w:numId w:val="29"/>
              </w:numPr>
              <w:rPr>
                <w:del w:id="3597" w:author="Seggelke, Klaus" w:date="2017-03-08T14:31:00Z"/>
                <w:moveTo w:id="3598" w:author="Seggelke, Klaus" w:date="2017-03-08T14:28:00Z"/>
              </w:rPr>
            </w:pPr>
            <w:moveTo w:id="3599" w:author="Seggelke, Klaus" w:date="2017-03-08T14:28:00Z">
              <w:del w:id="3600" w:author="Seggelke, Klaus" w:date="2017-03-08T14:31:00Z">
                <w:r w:rsidDel="00A07A84">
                  <w:delText>Validate VNFM reports the state "Instantiated - inactive" (--&gt; time stamp)</w:delText>
                </w:r>
              </w:del>
            </w:moveTo>
          </w:p>
          <w:p w:rsidR="00A07A84" w:rsidRDefault="00A07A84" w:rsidP="00A07A84">
            <w:pPr>
              <w:pStyle w:val="TestCaseInfo"/>
              <w:numPr>
                <w:ilvl w:val="0"/>
                <w:numId w:val="29"/>
              </w:numPr>
              <w:rPr>
                <w:moveTo w:id="3601" w:author="Seggelke, Klaus" w:date="2017-03-08T14:28:00Z"/>
              </w:rPr>
            </w:pPr>
            <w:moveTo w:id="3602" w:author="Seggelke, Klaus" w:date="2017-03-08T14:28:00Z">
              <w:r>
                <w:t xml:space="preserve">Validate </w:t>
              </w:r>
              <w:del w:id="3603" w:author="Seggelke, Klaus" w:date="2017-03-08T14:32:00Z">
                <w:r w:rsidDel="00A07A84">
                  <w:delText xml:space="preserve">no </w:delText>
                </w:r>
              </w:del>
              <w:r>
                <w:t xml:space="preserve">traffic flow as the VNF should be in </w:t>
              </w:r>
            </w:moveTo>
            <w:ins w:id="3604" w:author="Seggelke, Klaus" w:date="2017-03-08T14:32:00Z">
              <w:r>
                <w:t xml:space="preserve">VNF stats </w:t>
              </w:r>
            </w:ins>
            <w:moveTo w:id="3605" w:author="Seggelke, Klaus" w:date="2017-03-08T14:28:00Z">
              <w:del w:id="3606" w:author="Seggelke, Klaus" w:date="2017-03-08T14:32:00Z">
                <w:r w:rsidDel="00A07A84">
                  <w:delText>inactive state</w:delText>
                </w:r>
              </w:del>
            </w:moveTo>
            <w:ins w:id="3607" w:author="Seggelke, Klaus" w:date="2017-03-08T14:32:00Z">
              <w:r>
                <w:t>STARTED</w:t>
              </w:r>
            </w:ins>
          </w:p>
          <w:p w:rsidR="00A07A84" w:rsidRDefault="00A07A84" w:rsidP="00A07A84">
            <w:pPr>
              <w:pStyle w:val="TestCaseInfo"/>
              <w:numPr>
                <w:ilvl w:val="0"/>
                <w:numId w:val="29"/>
              </w:numPr>
              <w:rPr>
                <w:moveTo w:id="3608" w:author="Seggelke, Klaus" w:date="2017-03-08T14:28:00Z"/>
              </w:rPr>
            </w:pPr>
            <w:moveTo w:id="3609" w:author="Seggelke, Klaus" w:date="2017-03-08T14:28:00Z">
              <w:r>
                <w:t>Stop Traffic</w:t>
              </w:r>
            </w:moveTo>
          </w:p>
          <w:p w:rsidR="00A07A84" w:rsidRDefault="00A07A84" w:rsidP="00A07A84">
            <w:pPr>
              <w:pStyle w:val="TestCaseInfo"/>
              <w:numPr>
                <w:ilvl w:val="0"/>
                <w:numId w:val="29"/>
              </w:numPr>
              <w:rPr>
                <w:moveTo w:id="3610" w:author="Seggelke, Klaus" w:date="2017-03-08T14:28:00Z"/>
              </w:rPr>
            </w:pPr>
            <w:moveTo w:id="3611" w:author="Seggelke, Klaus" w:date="2017-03-08T14:28:00Z">
              <w:r>
                <w:t>Terminate VNF</w:t>
              </w:r>
            </w:moveTo>
          </w:p>
          <w:p w:rsidR="00A07A84" w:rsidRPr="00955140" w:rsidRDefault="00A07A84" w:rsidP="00A07A84">
            <w:pPr>
              <w:pStyle w:val="TestCaseInfo"/>
              <w:numPr>
                <w:ilvl w:val="0"/>
                <w:numId w:val="29"/>
              </w:numPr>
              <w:rPr>
                <w:moveTo w:id="3612" w:author="Seggelke, Klaus" w:date="2017-03-08T14:28:00Z"/>
              </w:rPr>
            </w:pPr>
            <w:moveTo w:id="3613" w:author="Seggelke, Klaus" w:date="2017-03-08T14:28:00Z">
              <w:r>
                <w:t>Calculate instantiation time under load</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614" w:author="Seggelke, Klaus" w:date="2017-03-08T14:28:00Z"/>
              </w:rPr>
            </w:pPr>
            <w:moveTo w:id="3615" w:author="Seggelke, Klaus" w:date="2017-03-08T14:28:00Z">
              <w:r>
                <w:rPr>
                  <w:noProof/>
                </w:rPr>
                <w:t>Extensions: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616" w:author="Seggelke, Klaus" w:date="2017-03-08T14:28:00Z"/>
              </w:rPr>
            </w:pPr>
            <w:moveTo w:id="3617" w:author="Seggelke, Klaus" w:date="2017-03-08T14:28:00Z">
              <w:r>
                <w:t xml:space="preserve">Measure the time it takes to instantiate a VNF and get it into the </w:t>
              </w:r>
            </w:moveTo>
            <w:ins w:id="3618" w:author="Seggelke, Klaus" w:date="2017-03-08T14:32:00Z">
              <w:r>
                <w:t xml:space="preserve">VNF </w:t>
              </w:r>
            </w:ins>
            <w:moveTo w:id="3619" w:author="Seggelke, Klaus" w:date="2017-03-08T14:28:00Z">
              <w:r>
                <w:t>state “</w:t>
              </w:r>
              <w:del w:id="3620" w:author="Seggelke, Klaus" w:date="2017-03-08T14:32:00Z">
                <w:r w:rsidDel="00A07A84">
                  <w:delText>Inactive</w:delText>
                </w:r>
              </w:del>
            </w:moveTo>
            <w:ins w:id="3621" w:author="Seggelke, Klaus" w:date="2017-03-08T14:32:00Z">
              <w:r>
                <w:t>STARTED</w:t>
              </w:r>
            </w:ins>
            <w:moveTo w:id="3622" w:author="Seggelke, Klaus" w:date="2017-03-08T14:28:00Z">
              <w:r>
                <w:t xml:space="preserve">”. </w:t>
              </w:r>
              <w:r>
                <w:sym w:font="Wingdings" w:char="F0E0"/>
              </w:r>
              <w:r>
                <w:t xml:space="preserve"> VNF Service instantiation time under load</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623" w:author="Seggelke, Klaus" w:date="2017-03-08T14:28:00Z"/>
                <w:noProof/>
              </w:rPr>
            </w:pPr>
            <w:moveTo w:id="3624" w:author="Seggelke, Klaus" w:date="2017-03-08T14:28:00Z">
              <w:r>
                <w:rPr>
                  <w:noProof/>
                </w:rPr>
                <w:t>Notes: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625" w:author="Seggelke, Klaus" w:date="2017-03-08T14:28:00Z"/>
              </w:rPr>
            </w:pPr>
            <w:moveTo w:id="3626" w:author="Seggelke, Klaus" w:date="2017-03-08T14:28:00Z">
              <w:r>
                <w:t>The VNF state should not go into the active state.</w:t>
              </w:r>
            </w:moveTo>
          </w:p>
        </w:tc>
      </w:tr>
    </w:tbl>
    <w:p w:rsidR="00A07A84" w:rsidRDefault="00A07A84" w:rsidP="00A07A84">
      <w:pPr>
        <w:rPr>
          <w:moveTo w:id="3627" w:author="Seggelke, Klaus" w:date="2017-03-08T14:28:00Z"/>
          <w:lang w:eastAsia="zh-CN"/>
        </w:rPr>
      </w:pPr>
    </w:p>
    <w:p w:rsidR="00A07A84" w:rsidRDefault="00A07A84" w:rsidP="00A07A84">
      <w:pPr>
        <w:rPr>
          <w:moveTo w:id="3628" w:author="Seggelke, Klaus" w:date="2017-03-08T14:28: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07A84" w:rsidTr="009A7FAF">
        <w:tc>
          <w:tcPr>
            <w:tcW w:w="9330" w:type="dxa"/>
            <w:gridSpan w:val="2"/>
            <w:tcBorders>
              <w:top w:val="single" w:sz="2" w:space="0" w:color="auto"/>
              <w:left w:val="single" w:sz="2" w:space="0" w:color="auto"/>
              <w:bottom w:val="single" w:sz="2" w:space="0" w:color="auto"/>
              <w:right w:val="single" w:sz="2" w:space="0" w:color="auto"/>
            </w:tcBorders>
            <w:hideMark/>
          </w:tcPr>
          <w:p w:rsidR="00A07A84" w:rsidRDefault="00A07A84" w:rsidP="009A7FAF">
            <w:pPr>
              <w:pStyle w:val="TestCase"/>
              <w:rPr>
                <w:moveTo w:id="3629" w:author="Seggelke, Klaus" w:date="2017-03-08T14:28:00Z"/>
              </w:rPr>
            </w:pPr>
            <w:bookmarkStart w:id="3630" w:name="_Toc477275262"/>
            <w:moveTo w:id="3631" w:author="Seggelke, Klaus" w:date="2017-03-08T14:28:00Z">
              <w:r>
                <w:t>TC.VNF.STATE.INST.00</w:t>
              </w:r>
            </w:moveTo>
            <w:ins w:id="3632" w:author="Seggelke, Klaus" w:date="2017-03-08T14:28:00Z">
              <w:r w:rsidR="001A715C">
                <w:t>8</w:t>
              </w:r>
            </w:ins>
            <w:moveTo w:id="3633" w:author="Seggelke, Klaus" w:date="2017-03-08T14:28:00Z">
              <w:del w:id="3634" w:author="Seggelke, Klaus" w:date="2017-03-08T14:28:00Z">
                <w:r w:rsidDel="00A07A84">
                  <w:delText>8</w:delText>
                </w:r>
              </w:del>
              <w:r>
                <w:tab/>
              </w:r>
              <w:r w:rsidRPr="008E4CB9">
                <w:t>VNF Instantiation including active Element Management with traffic</w:t>
              </w:r>
              <w:bookmarkEnd w:id="3630"/>
            </w:moveTo>
          </w:p>
        </w:tc>
      </w:tr>
      <w:tr w:rsidR="00A07A84" w:rsidTr="009A7FAF">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635" w:author="Seggelke, Klaus" w:date="2017-03-08T14:28:00Z"/>
              </w:rPr>
            </w:pPr>
            <w:moveTo w:id="3636" w:author="Seggelke, Klaus" w:date="2017-03-08T14:28:00Z">
              <w:r>
                <w:t>Purpose:</w:t>
              </w:r>
            </w:moveTo>
          </w:p>
        </w:tc>
        <w:tc>
          <w:tcPr>
            <w:tcW w:w="7979" w:type="dxa"/>
            <w:tcBorders>
              <w:top w:val="single" w:sz="2" w:space="0" w:color="auto"/>
              <w:left w:val="single" w:sz="2" w:space="0" w:color="auto"/>
              <w:bottom w:val="single" w:sz="2" w:space="0" w:color="auto"/>
              <w:right w:val="single" w:sz="2" w:space="0" w:color="auto"/>
            </w:tcBorders>
            <w:hideMark/>
          </w:tcPr>
          <w:p w:rsidR="00A07A84" w:rsidRPr="00D67489" w:rsidRDefault="00A07A84" w:rsidP="009A7FAF">
            <w:pPr>
              <w:pStyle w:val="TestCaseInfo"/>
              <w:rPr>
                <w:moveTo w:id="3637" w:author="Seggelke, Klaus" w:date="2017-03-08T14:28:00Z"/>
                <w:lang w:eastAsia="zh-CN"/>
              </w:rPr>
            </w:pPr>
            <w:moveTo w:id="3638" w:author="Seggelke, Klaus" w:date="2017-03-08T14:28:00Z">
              <w:r>
                <w:rPr>
                  <w:lang w:eastAsia="zh-CN"/>
                </w:rPr>
                <w:t xml:space="preserve">Verify the VNFM has the capability to instantiate a VNF, informs the EM of the existence, waits for the EM configuration completion and transitions to the </w:t>
              </w:r>
            </w:moveTo>
            <w:ins w:id="3639" w:author="Seggelke, Klaus" w:date="2017-03-08T14:33:00Z">
              <w:r>
                <w:rPr>
                  <w:lang w:eastAsia="zh-CN"/>
                </w:rPr>
                <w:t xml:space="preserve">VNF </w:t>
              </w:r>
            </w:ins>
            <w:moveTo w:id="3640" w:author="Seggelke, Klaus" w:date="2017-03-08T14:28:00Z">
              <w:r>
                <w:rPr>
                  <w:lang w:eastAsia="zh-CN"/>
                </w:rPr>
                <w:t>state “</w:t>
              </w:r>
              <w:del w:id="3641" w:author="Seggelke, Klaus" w:date="2017-03-08T14:33:00Z">
                <w:r w:rsidDel="00A07A84">
                  <w:rPr>
                    <w:lang w:eastAsia="zh-CN"/>
                  </w:rPr>
                  <w:delText>Inactive</w:delText>
                </w:r>
              </w:del>
            </w:moveTo>
            <w:ins w:id="3642" w:author="Seggelke, Klaus" w:date="2017-03-08T14:33:00Z">
              <w:r>
                <w:rPr>
                  <w:lang w:eastAsia="zh-CN"/>
                </w:rPr>
                <w:t>STARTED</w:t>
              </w:r>
            </w:ins>
            <w:moveTo w:id="3643" w:author="Seggelke, Klaus" w:date="2017-03-08T14:28:00Z">
              <w:r>
                <w:rPr>
                  <w:lang w:eastAsia="zh-CN"/>
                </w:rPr>
                <w:t xml:space="preserve">” after EM completed the configuration successfully. </w:t>
              </w:r>
              <w:del w:id="3644" w:author="Seggelke, Klaus" w:date="2017-03-08T14:33:00Z">
                <w:r w:rsidDel="00A07A84">
                  <w:rPr>
                    <w:lang w:eastAsia="zh-CN"/>
                  </w:rPr>
                  <w:delText>No t</w:delText>
                </w:r>
              </w:del>
            </w:moveTo>
            <w:ins w:id="3645" w:author="Seggelke, Klaus" w:date="2017-03-08T14:33:00Z">
              <w:r>
                <w:rPr>
                  <w:lang w:eastAsia="zh-CN"/>
                </w:rPr>
                <w:t>T</w:t>
              </w:r>
            </w:ins>
            <w:moveTo w:id="3646" w:author="Seggelke, Klaus" w:date="2017-03-08T14:28:00Z">
              <w:r>
                <w:rPr>
                  <w:lang w:eastAsia="zh-CN"/>
                </w:rPr>
                <w:t xml:space="preserve">raffic should be processed by the VNF as it is </w:t>
              </w:r>
              <w:del w:id="3647" w:author="Seggelke, Klaus" w:date="2017-03-08T14:33:00Z">
                <w:r w:rsidDel="00A07A84">
                  <w:rPr>
                    <w:lang w:eastAsia="zh-CN"/>
                  </w:rPr>
                  <w:delText xml:space="preserve">still </w:delText>
                </w:r>
              </w:del>
              <w:r>
                <w:rPr>
                  <w:lang w:eastAsia="zh-CN"/>
                </w:rPr>
                <w:t xml:space="preserve">in the </w:t>
              </w:r>
            </w:moveTo>
            <w:ins w:id="3648" w:author="Seggelke, Klaus" w:date="2017-03-08T14:33:00Z">
              <w:r>
                <w:rPr>
                  <w:lang w:eastAsia="zh-CN"/>
                </w:rPr>
                <w:t xml:space="preserve">VNF </w:t>
              </w:r>
            </w:ins>
            <w:moveTo w:id="3649" w:author="Seggelke, Klaus" w:date="2017-03-08T14:28:00Z">
              <w:r>
                <w:rPr>
                  <w:lang w:eastAsia="zh-CN"/>
                </w:rPr>
                <w:t>state “</w:t>
              </w:r>
              <w:del w:id="3650" w:author="Seggelke, Klaus" w:date="2017-03-08T14:34:00Z">
                <w:r w:rsidDel="00A07A84">
                  <w:rPr>
                    <w:lang w:eastAsia="zh-CN"/>
                  </w:rPr>
                  <w:delText>Inactive</w:delText>
                </w:r>
              </w:del>
            </w:moveTo>
            <w:ins w:id="3651" w:author="Seggelke, Klaus" w:date="2017-03-08T14:34:00Z">
              <w:r>
                <w:rPr>
                  <w:lang w:eastAsia="zh-CN"/>
                </w:rPr>
                <w:t>STARTED</w:t>
              </w:r>
            </w:ins>
            <w:moveTo w:id="3652" w:author="Seggelke, Klaus" w:date="2017-03-08T14:28:00Z">
              <w:r>
                <w:rPr>
                  <w:lang w:eastAsia="zh-CN"/>
                </w:rPr>
                <w:t>”.</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653" w:author="Seggelke, Klaus" w:date="2017-03-08T14:28:00Z"/>
              </w:rPr>
            </w:pPr>
            <w:moveTo w:id="3654" w:author="Seggelke, Klaus" w:date="2017-03-08T14:28:00Z">
              <w:r>
                <w:t>Description</w:t>
              </w:r>
            </w:moveTo>
          </w:p>
        </w:tc>
        <w:tc>
          <w:tcPr>
            <w:tcW w:w="7979" w:type="dxa"/>
            <w:tcBorders>
              <w:top w:val="single" w:sz="2" w:space="0" w:color="auto"/>
              <w:left w:val="single" w:sz="2" w:space="0" w:color="auto"/>
              <w:bottom w:val="single" w:sz="2" w:space="0" w:color="auto"/>
              <w:right w:val="single" w:sz="2" w:space="0" w:color="auto"/>
            </w:tcBorders>
            <w:hideMark/>
          </w:tcPr>
          <w:p w:rsidR="00A07A84" w:rsidRDefault="00A07A84" w:rsidP="009A7FAF">
            <w:pPr>
              <w:pStyle w:val="TestCaseInfo"/>
              <w:rPr>
                <w:moveTo w:id="3655" w:author="Seggelke, Klaus" w:date="2017-03-08T14:28:00Z"/>
                <w:lang w:eastAsia="zh-CN"/>
              </w:rPr>
            </w:pPr>
            <w:moveTo w:id="3656" w:author="Seggelke, Klaus" w:date="2017-03-08T14:28:00Z">
              <w:r>
                <w:rPr>
                  <w:lang w:eastAsia="zh-CN"/>
                </w:rPr>
                <w:t xml:space="preserve">The VNF instantiation can be initiated through the </w:t>
              </w:r>
              <w:del w:id="3657" w:author="Seggelke, Klaus" w:date="2017-03-08T14:34:00Z">
                <w:r w:rsidDel="00A07A84">
                  <w:rPr>
                    <w:lang w:eastAsia="zh-CN"/>
                  </w:rPr>
                  <w:delText>VIM</w:delText>
                </w:r>
              </w:del>
            </w:moveTo>
            <w:ins w:id="3658" w:author="Seggelke, Klaus" w:date="2017-03-08T14:34:00Z">
              <w:r>
                <w:rPr>
                  <w:lang w:eastAsia="zh-CN"/>
                </w:rPr>
                <w:t>NFVO</w:t>
              </w:r>
            </w:ins>
            <w:moveTo w:id="3659" w:author="Seggelke, Klaus" w:date="2017-03-08T14:28:00Z">
              <w:r>
                <w:rPr>
                  <w:lang w:eastAsia="zh-CN"/>
                </w:rPr>
                <w:t xml:space="preserve"> or the VNFM. It involves the allocation of virtual and physical resources and applying the initial configuration. A license may get applied to the VNF to allow it correct operation.</w:t>
              </w:r>
            </w:moveTo>
          </w:p>
          <w:p w:rsidR="00A07A84" w:rsidRDefault="00A07A84" w:rsidP="009A7FAF">
            <w:pPr>
              <w:pStyle w:val="TestCaseInfo"/>
              <w:rPr>
                <w:moveTo w:id="3660" w:author="Seggelke, Klaus" w:date="2017-03-08T14:28:00Z"/>
                <w:lang w:eastAsia="zh-CN"/>
              </w:rPr>
            </w:pPr>
            <w:moveTo w:id="3661" w:author="Seggelke, Klaus" w:date="2017-03-08T14:28:00Z">
              <w:r>
                <w:rPr>
                  <w:lang w:eastAsia="zh-CN"/>
                </w:rPr>
                <w:t>By default, the NFVI should have allocated the minimal resources and other required hardware capabilities. This includes also needed NIC cards.</w:t>
              </w:r>
            </w:moveTo>
          </w:p>
          <w:p w:rsidR="00A07A84" w:rsidRPr="00DE669C" w:rsidRDefault="00A07A84" w:rsidP="009A7FAF">
            <w:pPr>
              <w:pStyle w:val="TestCaseInfo"/>
              <w:rPr>
                <w:moveTo w:id="3662" w:author="Seggelke, Klaus" w:date="2017-03-08T14:28:00Z"/>
                <w:lang w:eastAsia="zh-CN"/>
              </w:rPr>
            </w:pPr>
            <w:moveTo w:id="3663" w:author="Seggelke, Klaus" w:date="2017-03-08T14:28:00Z">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moveTo>
          </w:p>
          <w:p w:rsidR="00A07A84" w:rsidRPr="00DE669C" w:rsidRDefault="00A07A84" w:rsidP="009A7FAF">
            <w:pPr>
              <w:pStyle w:val="TestCaseInfo"/>
              <w:ind w:left="720"/>
              <w:rPr>
                <w:moveTo w:id="3664" w:author="Seggelke, Klaus" w:date="2017-03-08T14:28:00Z"/>
                <w:lang w:eastAsia="zh-CN"/>
              </w:rPr>
            </w:pPr>
            <w:moveTo w:id="3665" w:author="Seggelke, Klaus" w:date="2017-03-08T14:28:00Z">
              <w:r w:rsidRPr="00DE669C">
                <w:rPr>
                  <w:lang w:eastAsia="zh-CN"/>
                </w:rPr>
                <w:t>F – Fault Management</w:t>
              </w:r>
            </w:moveTo>
          </w:p>
          <w:p w:rsidR="00A07A84" w:rsidRPr="00DE669C" w:rsidRDefault="00A07A84" w:rsidP="009A7FAF">
            <w:pPr>
              <w:pStyle w:val="TestCaseInfo"/>
              <w:ind w:left="720"/>
              <w:rPr>
                <w:moveTo w:id="3666" w:author="Seggelke, Klaus" w:date="2017-03-08T14:28:00Z"/>
                <w:lang w:eastAsia="zh-CN"/>
              </w:rPr>
            </w:pPr>
            <w:moveTo w:id="3667" w:author="Seggelke, Klaus" w:date="2017-03-08T14:28:00Z">
              <w:r w:rsidRPr="00DE669C">
                <w:rPr>
                  <w:lang w:eastAsia="zh-CN"/>
                </w:rPr>
                <w:t>C – Configuration Management</w:t>
              </w:r>
            </w:moveTo>
          </w:p>
          <w:p w:rsidR="00A07A84" w:rsidRPr="00DE669C" w:rsidRDefault="00A07A84" w:rsidP="009A7FAF">
            <w:pPr>
              <w:pStyle w:val="TestCaseInfo"/>
              <w:ind w:left="720"/>
              <w:rPr>
                <w:moveTo w:id="3668" w:author="Seggelke, Klaus" w:date="2017-03-08T14:28:00Z"/>
                <w:lang w:eastAsia="zh-CN"/>
              </w:rPr>
            </w:pPr>
            <w:moveTo w:id="3669" w:author="Seggelke, Klaus" w:date="2017-03-08T14:28:00Z">
              <w:r w:rsidRPr="00DE669C">
                <w:rPr>
                  <w:lang w:eastAsia="zh-CN"/>
                </w:rPr>
                <w:t>A – Accounting Management</w:t>
              </w:r>
            </w:moveTo>
          </w:p>
          <w:p w:rsidR="00A07A84" w:rsidRPr="00DE669C" w:rsidRDefault="00A07A84" w:rsidP="009A7FAF">
            <w:pPr>
              <w:pStyle w:val="TestCaseInfo"/>
              <w:ind w:left="720"/>
              <w:rPr>
                <w:moveTo w:id="3670" w:author="Seggelke, Klaus" w:date="2017-03-08T14:28:00Z"/>
                <w:lang w:eastAsia="zh-CN"/>
              </w:rPr>
            </w:pPr>
            <w:moveTo w:id="3671" w:author="Seggelke, Klaus" w:date="2017-03-08T14:28:00Z">
              <w:r w:rsidRPr="00DE669C">
                <w:rPr>
                  <w:lang w:eastAsia="zh-CN"/>
                </w:rPr>
                <w:t>P – Performance Management</w:t>
              </w:r>
            </w:moveTo>
          </w:p>
          <w:p w:rsidR="00A07A84" w:rsidRPr="00DE669C" w:rsidDel="00A07A84" w:rsidRDefault="00A07A84" w:rsidP="009A7FAF">
            <w:pPr>
              <w:pStyle w:val="TestCaseInfo"/>
              <w:ind w:left="720"/>
              <w:rPr>
                <w:del w:id="3672" w:author="Seggelke, Klaus" w:date="2017-03-08T14:34:00Z"/>
                <w:moveTo w:id="3673" w:author="Seggelke, Klaus" w:date="2017-03-08T14:28:00Z"/>
                <w:lang w:eastAsia="zh-CN"/>
              </w:rPr>
            </w:pPr>
            <w:moveTo w:id="3674" w:author="Seggelke, Klaus" w:date="2017-03-08T14:28:00Z">
              <w:r w:rsidRPr="00DE669C">
                <w:rPr>
                  <w:lang w:eastAsia="zh-CN"/>
                </w:rPr>
                <w:t>S – Security Management</w:t>
              </w:r>
            </w:moveTo>
          </w:p>
          <w:p w:rsidR="00A07A84" w:rsidRDefault="00A07A84">
            <w:pPr>
              <w:pStyle w:val="TestCaseInfo"/>
              <w:ind w:left="720"/>
              <w:rPr>
                <w:moveTo w:id="3675" w:author="Seggelke, Klaus" w:date="2017-03-08T14:28:00Z"/>
                <w:lang w:eastAsia="zh-CN"/>
              </w:rPr>
              <w:pPrChange w:id="3676" w:author="Seggelke, Klaus" w:date="2017-03-08T14:34:00Z">
                <w:pPr>
                  <w:pStyle w:val="TestCaseInfo"/>
                </w:pPr>
              </w:pPrChange>
            </w:pPr>
          </w:p>
        </w:tc>
      </w:tr>
      <w:tr w:rsidR="00A07A84" w:rsidTr="009A7FA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677" w:author="Seggelke, Klaus" w:date="2017-03-08T14:28:00Z"/>
              </w:rPr>
            </w:pPr>
            <w:moveTo w:id="3678" w:author="Seggelke, Klaus" w:date="2017-03-08T14:28:00Z">
              <w:r>
                <w:t>Test Setup</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679" w:author="Seggelke, Klaus" w:date="2017-03-08T14:28:00Z"/>
                <w:lang w:eastAsia="zh-CN"/>
              </w:rPr>
            </w:pPr>
          </w:p>
        </w:tc>
      </w:tr>
      <w:tr w:rsidR="00A07A84" w:rsidTr="009A7FAF">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680" w:author="Seggelke, Klaus" w:date="2017-03-08T14:28:00Z"/>
              </w:rPr>
            </w:pPr>
            <w:moveTo w:id="3681" w:author="Seggelke, Klaus" w:date="2017-03-08T14:28:00Z">
              <w:r>
                <w:t>Parameters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682" w:author="Seggelke, Klaus" w:date="2017-03-08T14:28:00Z"/>
              </w:rPr>
            </w:pPr>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683" w:author="Seggelke, Klaus" w:date="2017-03-08T14:28:00Z"/>
              </w:rPr>
            </w:pPr>
            <w:moveTo w:id="3684" w:author="Seggelke, Klaus" w:date="2017-03-08T14:28:00Z">
              <w:r>
                <w:t>Success Guarantee:</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685" w:author="Seggelke, Klaus" w:date="2017-03-08T14:28:00Z"/>
              </w:rPr>
            </w:pPr>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686" w:author="Seggelke, Klaus" w:date="2017-03-08T14:28:00Z"/>
              </w:rPr>
            </w:pPr>
            <w:moveTo w:id="3687" w:author="Seggelke, Klaus" w:date="2017-03-08T14:28:00Z">
              <w:r>
                <w:lastRenderedPageBreak/>
                <w:t>Pre-conditions: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688" w:author="Seggelke, Klaus" w:date="2017-03-08T14:28:00Z"/>
                <w:lang w:eastAsia="zh-CN"/>
              </w:rPr>
            </w:pPr>
            <w:moveTo w:id="3689" w:author="Seggelke, Klaus" w:date="2017-03-08T14:28:00Z">
              <w:r>
                <w:rPr>
                  <w:lang w:eastAsia="zh-CN"/>
                </w:rPr>
                <w:t>If the VNF depends on the existence of any hardware capabilities, these required hardware capabilities should be pre-installed in the system and the NFVI should list them as available virtualized resources.</w:t>
              </w:r>
            </w:moveTo>
          </w:p>
        </w:tc>
      </w:tr>
      <w:tr w:rsidR="00A07A84" w:rsidTr="009A7FAF">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690" w:author="Seggelke, Klaus" w:date="2017-03-08T14:28:00Z"/>
              </w:rPr>
            </w:pPr>
            <w:moveTo w:id="3691" w:author="Seggelke, Klaus" w:date="2017-03-08T14:28:00Z">
              <w:r>
                <w:t>Procedure</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692" w:author="Seggelke, Klaus" w:date="2017-03-08T14:28:00Z"/>
              </w:rPr>
            </w:pPr>
            <w:moveTo w:id="3693" w:author="Seggelke, Klaus" w:date="2017-03-08T14:28:00Z">
              <w:r w:rsidRPr="0052118C">
                <w:t>Measure the time to instantiate a VNF and may do</w:t>
              </w:r>
              <w:r>
                <w:t xml:space="preserve"> it multiple times to get an ave</w:t>
              </w:r>
              <w:r w:rsidRPr="0052118C">
                <w:t>rage</w:t>
              </w:r>
              <w:r>
                <w:t>.</w:t>
              </w:r>
            </w:moveTo>
          </w:p>
          <w:p w:rsidR="00A07A84" w:rsidRDefault="00A07A84" w:rsidP="009A7FAF">
            <w:pPr>
              <w:pStyle w:val="TestCaseInfo"/>
              <w:rPr>
                <w:moveTo w:id="3694" w:author="Seggelke, Klaus" w:date="2017-03-08T14:28:00Z"/>
              </w:rPr>
            </w:pPr>
          </w:p>
          <w:p w:rsidR="00A07A84" w:rsidRPr="0052118C" w:rsidRDefault="00A07A84" w:rsidP="009A7FAF">
            <w:pPr>
              <w:pStyle w:val="TestCaseInfo"/>
              <w:rPr>
                <w:moveTo w:id="3695" w:author="Seggelke, Klaus" w:date="2017-03-08T14:28:00Z"/>
              </w:rPr>
            </w:pPr>
            <w:moveTo w:id="3696" w:author="Seggelke, Klaus" w:date="2017-03-08T14:28:00Z">
              <w:r>
                <w:t>Sequence:</w:t>
              </w:r>
            </w:moveTo>
          </w:p>
          <w:p w:rsidR="00A07A84" w:rsidRDefault="00A07A84" w:rsidP="001A715C">
            <w:pPr>
              <w:pStyle w:val="TestCaseInfo"/>
              <w:numPr>
                <w:ilvl w:val="0"/>
                <w:numId w:val="81"/>
              </w:numPr>
              <w:rPr>
                <w:moveTo w:id="3697" w:author="Seggelke, Klaus" w:date="2017-03-08T14:28:00Z"/>
              </w:rPr>
            </w:pPr>
            <w:moveTo w:id="3698" w:author="Seggelke, Klaus" w:date="2017-03-08T14:28:00Z">
              <w:r>
                <w:t>Start EM or ensure EM is up and can configure VNF</w:t>
              </w:r>
            </w:moveTo>
          </w:p>
          <w:p w:rsidR="00A07A84" w:rsidRDefault="00A07A84" w:rsidP="001A715C">
            <w:pPr>
              <w:pStyle w:val="TestCaseInfo"/>
              <w:numPr>
                <w:ilvl w:val="0"/>
                <w:numId w:val="81"/>
              </w:numPr>
              <w:rPr>
                <w:moveTo w:id="3699" w:author="Seggelke, Klaus" w:date="2017-03-08T14:28:00Z"/>
              </w:rPr>
            </w:pPr>
            <w:moveTo w:id="3700" w:author="Seggelke, Klaus" w:date="2017-03-08T14:28:00Z">
              <w:r>
                <w:t>Start traffic load</w:t>
              </w:r>
            </w:moveTo>
          </w:p>
          <w:p w:rsidR="00A07A84" w:rsidRDefault="00A07A84" w:rsidP="001A715C">
            <w:pPr>
              <w:pStyle w:val="TestCaseInfo"/>
              <w:numPr>
                <w:ilvl w:val="0"/>
                <w:numId w:val="81"/>
              </w:numPr>
              <w:rPr>
                <w:moveTo w:id="3701" w:author="Seggelke, Klaus" w:date="2017-03-08T14:28:00Z"/>
              </w:rPr>
            </w:pPr>
            <w:moveTo w:id="3702" w:author="Seggelke, Klaus" w:date="2017-03-08T14:28:00Z">
              <w:r>
                <w:t>Instantiate VNF (--&gt; time stamp)</w:t>
              </w:r>
            </w:moveTo>
          </w:p>
          <w:p w:rsidR="001A715C" w:rsidRDefault="001A715C" w:rsidP="001A715C">
            <w:pPr>
              <w:pStyle w:val="TestCaseInfo"/>
              <w:numPr>
                <w:ilvl w:val="0"/>
                <w:numId w:val="81"/>
              </w:numPr>
              <w:rPr>
                <w:ins w:id="3703" w:author="Seggelke, Klaus" w:date="2017-03-08T14:35:00Z"/>
              </w:rPr>
            </w:pPr>
            <w:ins w:id="3704" w:author="Seggelke, Klaus" w:date="2017-03-08T14:35:00Z">
              <w:r w:rsidRPr="00074BEF">
                <w:t>Validate VNF instantiation state is INSTANTIATED and VNF state is STARTED (--&gt; time stamp when correct state reached)</w:t>
              </w:r>
            </w:ins>
          </w:p>
          <w:p w:rsidR="00A07A84" w:rsidDel="001A715C" w:rsidRDefault="00A07A84" w:rsidP="001A715C">
            <w:pPr>
              <w:pStyle w:val="TestCaseInfo"/>
              <w:numPr>
                <w:ilvl w:val="0"/>
                <w:numId w:val="81"/>
              </w:numPr>
              <w:rPr>
                <w:del w:id="3705" w:author="Seggelke, Klaus" w:date="2017-03-08T14:35:00Z"/>
                <w:moveTo w:id="3706" w:author="Seggelke, Klaus" w:date="2017-03-08T14:28:00Z"/>
              </w:rPr>
            </w:pPr>
            <w:moveTo w:id="3707" w:author="Seggelke, Klaus" w:date="2017-03-08T14:28:00Z">
              <w:del w:id="3708" w:author="Seggelke, Klaus" w:date="2017-03-08T14:35:00Z">
                <w:r w:rsidDel="001A715C">
                  <w:delText>Validate VNFM should report the state "Instantiated - Inactive" (--&gt; time stamp)</w:delText>
                </w:r>
              </w:del>
            </w:moveTo>
          </w:p>
          <w:p w:rsidR="00A07A84" w:rsidRDefault="00A07A84" w:rsidP="001A715C">
            <w:pPr>
              <w:pStyle w:val="TestCaseInfo"/>
              <w:numPr>
                <w:ilvl w:val="0"/>
                <w:numId w:val="81"/>
              </w:numPr>
              <w:rPr>
                <w:moveTo w:id="3709" w:author="Seggelke, Klaus" w:date="2017-03-08T14:28:00Z"/>
              </w:rPr>
            </w:pPr>
            <w:moveTo w:id="3710" w:author="Seggelke, Klaus" w:date="2017-03-08T14:28:00Z">
              <w:r>
                <w:t xml:space="preserve">Validate </w:t>
              </w:r>
              <w:del w:id="3711" w:author="Seggelke, Klaus" w:date="2017-03-08T14:35:00Z">
                <w:r w:rsidDel="001A715C">
                  <w:delText xml:space="preserve">no </w:delText>
                </w:r>
              </w:del>
              <w:r>
                <w:t xml:space="preserve">traffic should flow as the VNF </w:t>
              </w:r>
              <w:del w:id="3712" w:author="Seggelke, Klaus" w:date="2017-03-08T14:35:00Z">
                <w:r w:rsidDel="001A715C">
                  <w:delText>should be</w:delText>
                </w:r>
              </w:del>
            </w:moveTo>
            <w:ins w:id="3713" w:author="Seggelke, Klaus" w:date="2017-03-08T14:35:00Z">
              <w:r w:rsidR="001A715C">
                <w:t>is i</w:t>
              </w:r>
            </w:ins>
            <w:moveTo w:id="3714" w:author="Seggelke, Klaus" w:date="2017-03-08T14:28:00Z">
              <w:del w:id="3715" w:author="Seggelke, Klaus" w:date="2017-03-08T14:35:00Z">
                <w:r w:rsidDel="001A715C">
                  <w:delText xml:space="preserve"> i</w:delText>
                </w:r>
              </w:del>
              <w:r>
                <w:t xml:space="preserve">n </w:t>
              </w:r>
            </w:moveTo>
            <w:ins w:id="3716" w:author="Seggelke, Klaus" w:date="2017-03-08T14:35:00Z">
              <w:r w:rsidR="001A715C">
                <w:t xml:space="preserve">the VNF state </w:t>
              </w:r>
            </w:ins>
            <w:moveTo w:id="3717" w:author="Seggelke, Klaus" w:date="2017-03-08T14:28:00Z">
              <w:del w:id="3718" w:author="Seggelke, Klaus" w:date="2017-03-08T14:36:00Z">
                <w:r w:rsidDel="001A715C">
                  <w:delText>inactive state</w:delText>
                </w:r>
              </w:del>
            </w:moveTo>
            <w:ins w:id="3719" w:author="Seggelke, Klaus" w:date="2017-03-08T14:36:00Z">
              <w:r w:rsidR="001A715C">
                <w:t>STARTED</w:t>
              </w:r>
            </w:ins>
          </w:p>
          <w:p w:rsidR="00A07A84" w:rsidRDefault="00A07A84" w:rsidP="001A715C">
            <w:pPr>
              <w:pStyle w:val="TestCaseInfo"/>
              <w:numPr>
                <w:ilvl w:val="0"/>
                <w:numId w:val="81"/>
              </w:numPr>
              <w:rPr>
                <w:moveTo w:id="3720" w:author="Seggelke, Klaus" w:date="2017-03-08T14:28:00Z"/>
              </w:rPr>
            </w:pPr>
            <w:moveTo w:id="3721" w:author="Seggelke, Klaus" w:date="2017-03-08T14:28:00Z">
              <w:r>
                <w:t>Stop Traffic</w:t>
              </w:r>
            </w:moveTo>
          </w:p>
          <w:p w:rsidR="00A07A84" w:rsidRDefault="00A07A84" w:rsidP="001A715C">
            <w:pPr>
              <w:pStyle w:val="TestCaseInfo"/>
              <w:numPr>
                <w:ilvl w:val="0"/>
                <w:numId w:val="81"/>
              </w:numPr>
              <w:rPr>
                <w:moveTo w:id="3722" w:author="Seggelke, Klaus" w:date="2017-03-08T14:28:00Z"/>
              </w:rPr>
            </w:pPr>
            <w:moveTo w:id="3723" w:author="Seggelke, Klaus" w:date="2017-03-08T14:28:00Z">
              <w:r>
                <w:t>Terminate VNF</w:t>
              </w:r>
            </w:moveTo>
          </w:p>
          <w:p w:rsidR="00A07A84" w:rsidRDefault="00A07A84" w:rsidP="001A715C">
            <w:pPr>
              <w:pStyle w:val="TestCaseInfo"/>
              <w:numPr>
                <w:ilvl w:val="0"/>
                <w:numId w:val="81"/>
              </w:numPr>
              <w:rPr>
                <w:moveTo w:id="3724" w:author="Seggelke, Klaus" w:date="2017-03-08T14:28:00Z"/>
                <w:lang w:eastAsia="zh-CN"/>
              </w:rPr>
            </w:pPr>
            <w:moveTo w:id="3725" w:author="Seggelke, Klaus" w:date="2017-03-08T14:28:00Z">
              <w:r>
                <w:t>Calculate instantiation time under load</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726" w:author="Seggelke, Klaus" w:date="2017-03-08T14:28:00Z"/>
              </w:rPr>
            </w:pPr>
            <w:moveTo w:id="3727" w:author="Seggelke, Klaus" w:date="2017-03-08T14:28:00Z">
              <w:r>
                <w:rPr>
                  <w:noProof/>
                </w:rPr>
                <w:t>Extensions: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728" w:author="Seggelke, Klaus" w:date="2017-03-08T14:28:00Z"/>
              </w:rPr>
            </w:pPr>
            <w:moveTo w:id="3729" w:author="Seggelke, Klaus" w:date="2017-03-08T14:28:00Z">
              <w:r>
                <w:t xml:space="preserve">Measure the time it takes to instantiate a VNF and get it into the </w:t>
              </w:r>
            </w:moveTo>
            <w:ins w:id="3730" w:author="Seggelke, Klaus" w:date="2017-03-08T14:36:00Z">
              <w:r w:rsidR="001A715C">
                <w:t xml:space="preserve">VNF </w:t>
              </w:r>
            </w:ins>
            <w:moveTo w:id="3731" w:author="Seggelke, Klaus" w:date="2017-03-08T14:28:00Z">
              <w:r>
                <w:t>state “</w:t>
              </w:r>
              <w:del w:id="3732" w:author="Seggelke, Klaus" w:date="2017-03-08T14:36:00Z">
                <w:r w:rsidDel="001A715C">
                  <w:delText>Inactive</w:delText>
                </w:r>
              </w:del>
            </w:moveTo>
            <w:ins w:id="3733" w:author="Seggelke, Klaus" w:date="2017-03-08T14:36:00Z">
              <w:r w:rsidR="001A715C">
                <w:t>STARTED</w:t>
              </w:r>
            </w:ins>
            <w:moveTo w:id="3734" w:author="Seggelke, Klaus" w:date="2017-03-08T14:28:00Z">
              <w:r>
                <w:t xml:space="preserve">”. </w:t>
              </w:r>
              <w:r>
                <w:sym w:font="Wingdings" w:char="F0E0"/>
              </w:r>
              <w:r>
                <w:t xml:space="preserve"> VNF Service instantiation time under load</w:t>
              </w:r>
            </w:moveTo>
          </w:p>
        </w:tc>
      </w:tr>
      <w:tr w:rsidR="00A07A84" w:rsidTr="009A7FAF">
        <w:tc>
          <w:tcPr>
            <w:tcW w:w="1351" w:type="dxa"/>
            <w:tcBorders>
              <w:top w:val="single" w:sz="2" w:space="0" w:color="auto"/>
              <w:left w:val="single" w:sz="2" w:space="0" w:color="auto"/>
              <w:bottom w:val="single" w:sz="2" w:space="0" w:color="auto"/>
              <w:right w:val="single" w:sz="2" w:space="0" w:color="auto"/>
            </w:tcBorders>
            <w:vAlign w:val="center"/>
            <w:hideMark/>
          </w:tcPr>
          <w:p w:rsidR="00A07A84" w:rsidRDefault="00A07A84" w:rsidP="009A7FAF">
            <w:pPr>
              <w:pStyle w:val="TestCaseDescription"/>
              <w:rPr>
                <w:moveTo w:id="3735" w:author="Seggelke, Klaus" w:date="2017-03-08T14:28:00Z"/>
                <w:noProof/>
              </w:rPr>
            </w:pPr>
            <w:moveTo w:id="3736" w:author="Seggelke, Klaus" w:date="2017-03-08T14:28:00Z">
              <w:r>
                <w:rPr>
                  <w:noProof/>
                </w:rPr>
                <w:t>Notes:</w:t>
              </w:r>
            </w:moveTo>
          </w:p>
        </w:tc>
        <w:tc>
          <w:tcPr>
            <w:tcW w:w="7979" w:type="dxa"/>
            <w:tcBorders>
              <w:top w:val="single" w:sz="2" w:space="0" w:color="auto"/>
              <w:left w:val="single" w:sz="2" w:space="0" w:color="auto"/>
              <w:bottom w:val="single" w:sz="2" w:space="0" w:color="auto"/>
              <w:right w:val="single" w:sz="2" w:space="0" w:color="auto"/>
            </w:tcBorders>
          </w:tcPr>
          <w:p w:rsidR="00A07A84" w:rsidRDefault="00A07A84" w:rsidP="009A7FAF">
            <w:pPr>
              <w:pStyle w:val="TestCaseInfo"/>
              <w:rPr>
                <w:moveTo w:id="3737" w:author="Seggelke, Klaus" w:date="2017-03-08T14:28:00Z"/>
              </w:rPr>
            </w:pPr>
          </w:p>
        </w:tc>
      </w:tr>
    </w:tbl>
    <w:p w:rsidR="00A07A84" w:rsidRDefault="00A07A84" w:rsidP="00A07A84">
      <w:pPr>
        <w:rPr>
          <w:ins w:id="3738" w:author="Seggelke, Klaus" w:date="2017-03-08T14:40: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A715C" w:rsidTr="009A7FAF">
        <w:trPr>
          <w:ins w:id="3739" w:author="Seggelke, Klaus" w:date="2017-03-08T14:40:00Z"/>
        </w:trPr>
        <w:tc>
          <w:tcPr>
            <w:tcW w:w="9330" w:type="dxa"/>
            <w:gridSpan w:val="2"/>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
              <w:rPr>
                <w:ins w:id="3740" w:author="Seggelke, Klaus" w:date="2017-03-08T14:40:00Z"/>
              </w:rPr>
            </w:pPr>
            <w:bookmarkStart w:id="3741" w:name="_Toc477275263"/>
            <w:ins w:id="3742" w:author="Seggelke, Klaus" w:date="2017-03-08T14:40:00Z">
              <w:r>
                <w:t>TC.VNF.STATE.INST.006</w:t>
              </w:r>
              <w:r>
                <w:tab/>
                <w:t>VNF Instantiation Failure with missing required virtual resources</w:t>
              </w:r>
              <w:bookmarkEnd w:id="3741"/>
            </w:ins>
          </w:p>
        </w:tc>
      </w:tr>
      <w:tr w:rsidR="001A715C" w:rsidTr="009A7FAF">
        <w:trPr>
          <w:trHeight w:val="896"/>
          <w:ins w:id="3743"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744" w:author="Seggelke, Klaus" w:date="2017-03-08T14:40:00Z"/>
              </w:rPr>
            </w:pPr>
            <w:ins w:id="3745" w:author="Seggelke, Klaus" w:date="2017-03-08T14:40: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A715C" w:rsidRPr="00D67489" w:rsidRDefault="001A715C" w:rsidP="009A7FAF">
            <w:pPr>
              <w:pStyle w:val="TestCaseInfo"/>
              <w:rPr>
                <w:ins w:id="3746" w:author="Seggelke, Klaus" w:date="2017-03-08T14:40:00Z"/>
                <w:lang w:eastAsia="zh-CN"/>
              </w:rPr>
            </w:pPr>
            <w:ins w:id="3747" w:author="Seggelke, Klaus" w:date="2017-03-08T14:40:00Z">
              <w:r>
                <w:rPr>
                  <w:lang w:eastAsia="zh-CN"/>
                </w:rPr>
                <w:t>Verify the VNF does not get instantiated when one or more specified resources are missing, e.g., specialized CPU type, specialized NIC type, vMemory, vStorage, …</w:t>
              </w:r>
            </w:ins>
          </w:p>
        </w:tc>
      </w:tr>
      <w:tr w:rsidR="001A715C" w:rsidTr="009A7FAF">
        <w:trPr>
          <w:ins w:id="3748"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749" w:author="Seggelke, Klaus" w:date="2017-03-08T14:40:00Z"/>
              </w:rPr>
            </w:pPr>
            <w:ins w:id="3750" w:author="Seggelke, Klaus" w:date="2017-03-08T14:40: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Info"/>
              <w:rPr>
                <w:ins w:id="3751" w:author="Seggelke, Klaus" w:date="2017-03-08T14:40:00Z"/>
                <w:lang w:eastAsia="zh-CN"/>
              </w:rPr>
            </w:pPr>
            <w:ins w:id="3752" w:author="Seggelke, Klaus" w:date="2017-03-08T14:40: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1A715C" w:rsidTr="009A7FAF">
        <w:trPr>
          <w:trHeight w:val="283"/>
          <w:ins w:id="3753"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754" w:author="Seggelke, Klaus" w:date="2017-03-08T14:40:00Z"/>
              </w:rPr>
            </w:pPr>
            <w:ins w:id="3755" w:author="Seggelke, Klaus" w:date="2017-03-08T14:40:00Z">
              <w:r>
                <w:t>Test Setup</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756" w:author="Seggelke, Klaus" w:date="2017-03-08T14:40:00Z"/>
                <w:lang w:eastAsia="zh-CN"/>
              </w:rPr>
            </w:pPr>
          </w:p>
        </w:tc>
      </w:tr>
      <w:tr w:rsidR="001A715C" w:rsidTr="009A7FAF">
        <w:trPr>
          <w:trHeight w:val="515"/>
          <w:ins w:id="3757"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758" w:author="Seggelke, Klaus" w:date="2017-03-08T14:40:00Z"/>
              </w:rPr>
            </w:pPr>
            <w:ins w:id="3759" w:author="Seggelke, Klaus" w:date="2017-03-08T14:40:00Z">
              <w:r>
                <w:t>Parameters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760" w:author="Seggelke, Klaus" w:date="2017-03-08T14:40:00Z"/>
              </w:rPr>
            </w:pPr>
          </w:p>
        </w:tc>
      </w:tr>
      <w:tr w:rsidR="001A715C" w:rsidTr="009A7FAF">
        <w:trPr>
          <w:ins w:id="3761"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762" w:author="Seggelke, Klaus" w:date="2017-03-08T14:40:00Z"/>
              </w:rPr>
            </w:pPr>
            <w:ins w:id="3763" w:author="Seggelke, Klaus" w:date="2017-03-08T14:40: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764" w:author="Seggelke, Klaus" w:date="2017-03-08T14:40:00Z"/>
              </w:rPr>
            </w:pPr>
          </w:p>
        </w:tc>
      </w:tr>
      <w:tr w:rsidR="001A715C" w:rsidTr="009A7FAF">
        <w:trPr>
          <w:ins w:id="3765"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766" w:author="Seggelke, Klaus" w:date="2017-03-08T14:40:00Z"/>
              </w:rPr>
            </w:pPr>
            <w:ins w:id="3767" w:author="Seggelke, Klaus" w:date="2017-03-08T14:40:00Z">
              <w:r>
                <w:t>Pre-conditions: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768" w:author="Seggelke, Klaus" w:date="2017-03-08T14:40:00Z"/>
                <w:lang w:eastAsia="zh-CN"/>
              </w:rPr>
            </w:pPr>
            <w:ins w:id="3769" w:author="Seggelke, Klaus" w:date="2017-03-08T14:40: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1A715C" w:rsidTr="009A7FAF">
        <w:trPr>
          <w:trHeight w:val="1165"/>
          <w:ins w:id="3770"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771" w:author="Seggelke, Klaus" w:date="2017-03-08T14:40:00Z"/>
              </w:rPr>
            </w:pPr>
            <w:ins w:id="3772" w:author="Seggelke, Klaus" w:date="2017-03-08T14:40:00Z">
              <w:r>
                <w:t>Procedure</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773" w:author="Seggelke, Klaus" w:date="2017-03-08T14:40:00Z"/>
              </w:rPr>
            </w:pPr>
            <w:ins w:id="3774" w:author="Seggelke, Klaus" w:date="2017-03-08T14:40:00Z">
              <w:r w:rsidRPr="001F3C1F">
                <w:t>Eliminate one or more required virtual resources are missing in the NFVI</w:t>
              </w:r>
            </w:ins>
          </w:p>
          <w:p w:rsidR="001A715C" w:rsidRPr="001F3C1F" w:rsidRDefault="001A715C" w:rsidP="009A7FAF">
            <w:pPr>
              <w:pStyle w:val="TestCaseInfo"/>
              <w:rPr>
                <w:ins w:id="3775" w:author="Seggelke, Klaus" w:date="2017-03-08T14:40:00Z"/>
              </w:rPr>
            </w:pPr>
            <w:ins w:id="3776" w:author="Seggelke, Klaus" w:date="2017-03-08T14:40:00Z">
              <w:r>
                <w:t>Sequence:</w:t>
              </w:r>
            </w:ins>
          </w:p>
          <w:p w:rsidR="001A715C" w:rsidRPr="001F3C1F" w:rsidRDefault="001A715C" w:rsidP="009A7FAF">
            <w:pPr>
              <w:pStyle w:val="TestCaseInfo"/>
              <w:numPr>
                <w:ilvl w:val="0"/>
                <w:numId w:val="80"/>
              </w:numPr>
              <w:rPr>
                <w:ins w:id="3777" w:author="Seggelke, Klaus" w:date="2017-03-08T14:40:00Z"/>
              </w:rPr>
            </w:pPr>
            <w:ins w:id="3778" w:author="Seggelke, Klaus" w:date="2017-03-08T14:40:00Z">
              <w:r w:rsidRPr="001F3C1F">
                <w:t>Instantiate VNF</w:t>
              </w:r>
            </w:ins>
          </w:p>
          <w:p w:rsidR="001A715C" w:rsidRDefault="001A715C" w:rsidP="009A7FAF">
            <w:pPr>
              <w:pStyle w:val="TestCaseInfo"/>
              <w:numPr>
                <w:ilvl w:val="0"/>
                <w:numId w:val="80"/>
              </w:numPr>
              <w:rPr>
                <w:ins w:id="3779" w:author="Seggelke, Klaus" w:date="2017-03-08T14:40:00Z"/>
                <w:lang w:eastAsia="zh-CN"/>
              </w:rPr>
            </w:pPr>
            <w:ins w:id="3780" w:author="Seggelke, Klaus" w:date="2017-03-08T14:40:00Z">
              <w:r w:rsidRPr="001F3C1F">
                <w:t>Validate VNFM reports no VNF instance and the error</w:t>
              </w:r>
            </w:ins>
          </w:p>
          <w:p w:rsidR="001A715C" w:rsidRDefault="001A715C" w:rsidP="009A7FAF">
            <w:pPr>
              <w:pStyle w:val="TestCaseInfo"/>
              <w:numPr>
                <w:ilvl w:val="0"/>
                <w:numId w:val="80"/>
              </w:numPr>
              <w:rPr>
                <w:ins w:id="3781" w:author="Seggelke, Klaus" w:date="2017-03-08T14:40:00Z"/>
                <w:lang w:eastAsia="zh-CN"/>
              </w:rPr>
            </w:pPr>
            <w:ins w:id="3782" w:author="Seggelke, Klaus" w:date="2017-03-08T14:40:00Z">
              <w:r>
                <w:t xml:space="preserve">Validate VIM </w:t>
              </w:r>
              <w:r w:rsidRPr="001F3C1F">
                <w:t>reports no VNF instance and the error</w:t>
              </w:r>
            </w:ins>
          </w:p>
        </w:tc>
      </w:tr>
      <w:tr w:rsidR="001A715C" w:rsidTr="009A7FAF">
        <w:trPr>
          <w:ins w:id="3783"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784" w:author="Seggelke, Klaus" w:date="2017-03-08T14:40:00Z"/>
              </w:rPr>
            </w:pPr>
            <w:ins w:id="3785" w:author="Seggelke, Klaus" w:date="2017-03-08T14:40: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786" w:author="Seggelke, Klaus" w:date="2017-03-08T14:40:00Z"/>
              </w:rPr>
            </w:pPr>
          </w:p>
        </w:tc>
      </w:tr>
      <w:tr w:rsidR="001A715C" w:rsidTr="009A7FAF">
        <w:trPr>
          <w:ins w:id="3787" w:author="Seggelke, Klaus" w:date="2017-03-08T14:40: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788" w:author="Seggelke, Klaus" w:date="2017-03-08T14:40:00Z"/>
                <w:noProof/>
              </w:rPr>
            </w:pPr>
            <w:ins w:id="3789" w:author="Seggelke, Klaus" w:date="2017-03-08T14:40: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790" w:author="Seggelke, Klaus" w:date="2017-03-08T14:40:00Z"/>
              </w:rPr>
            </w:pPr>
            <w:ins w:id="3791" w:author="Seggelke, Klaus" w:date="2017-03-08T14:40:00Z">
              <w:r>
                <w:t>Each VNF has its own resource requirements. Therefore many different types of negative test cases could generated out of this single test case.</w:t>
              </w:r>
            </w:ins>
          </w:p>
          <w:p w:rsidR="001A715C" w:rsidRDefault="001A715C" w:rsidP="009A7FAF">
            <w:pPr>
              <w:pStyle w:val="TestCaseInfo"/>
              <w:rPr>
                <w:ins w:id="3792" w:author="Seggelke, Klaus" w:date="2017-03-08T14:40:00Z"/>
              </w:rPr>
            </w:pPr>
            <w:ins w:id="3793" w:author="Seggelke, Klaus" w:date="2017-03-08T14:40:00Z">
              <w:r>
                <w:t>Here are examples of sub test cases:</w:t>
              </w:r>
            </w:ins>
          </w:p>
          <w:p w:rsidR="001A715C" w:rsidRDefault="001A715C" w:rsidP="009A7FAF">
            <w:pPr>
              <w:pStyle w:val="TestCaseInfo"/>
              <w:numPr>
                <w:ilvl w:val="0"/>
                <w:numId w:val="127"/>
              </w:numPr>
              <w:rPr>
                <w:ins w:id="3794" w:author="Seggelke, Klaus" w:date="2017-03-08T14:40:00Z"/>
              </w:rPr>
            </w:pPr>
            <w:ins w:id="3795" w:author="Seggelke, Klaus" w:date="2017-03-08T14:40:00Z">
              <w:r>
                <w:t>Incompatible vCPU type</w:t>
              </w:r>
            </w:ins>
          </w:p>
          <w:p w:rsidR="001A715C" w:rsidRDefault="001A715C" w:rsidP="009A7FAF">
            <w:pPr>
              <w:pStyle w:val="TestCaseInfo"/>
              <w:numPr>
                <w:ilvl w:val="0"/>
                <w:numId w:val="127"/>
              </w:numPr>
              <w:rPr>
                <w:ins w:id="3796" w:author="Seggelke, Klaus" w:date="2017-03-08T14:40:00Z"/>
              </w:rPr>
            </w:pPr>
            <w:ins w:id="3797" w:author="Seggelke, Klaus" w:date="2017-03-08T14:40:00Z">
              <w:r>
                <w:t>Missing Instructions sets, e.g. MMX, SSE, SSE2, …</w:t>
              </w:r>
            </w:ins>
          </w:p>
          <w:p w:rsidR="001A715C" w:rsidRDefault="001A715C" w:rsidP="009A7FAF">
            <w:pPr>
              <w:pStyle w:val="TestCaseInfo"/>
              <w:numPr>
                <w:ilvl w:val="0"/>
                <w:numId w:val="127"/>
              </w:numPr>
              <w:rPr>
                <w:ins w:id="3798" w:author="Seggelke, Klaus" w:date="2017-03-08T14:40:00Z"/>
              </w:rPr>
            </w:pPr>
            <w:ins w:id="3799" w:author="Seggelke, Klaus" w:date="2017-03-08T14:40:00Z">
              <w:r>
                <w:t>Missing specialized vNIC</w:t>
              </w:r>
            </w:ins>
          </w:p>
          <w:p w:rsidR="001A715C" w:rsidRDefault="001A715C" w:rsidP="009A7FAF">
            <w:pPr>
              <w:pStyle w:val="TestCaseInfo"/>
              <w:numPr>
                <w:ilvl w:val="0"/>
                <w:numId w:val="127"/>
              </w:numPr>
              <w:rPr>
                <w:ins w:id="3800" w:author="Seggelke, Klaus" w:date="2017-03-08T14:40:00Z"/>
              </w:rPr>
            </w:pPr>
            <w:ins w:id="3801" w:author="Seggelke, Klaus" w:date="2017-03-08T14:40:00Z">
              <w:r>
                <w:t>Missing hardware acceleration, e.g. DPDK, SRIOV</w:t>
              </w:r>
            </w:ins>
          </w:p>
          <w:p w:rsidR="001A715C" w:rsidRDefault="001A715C" w:rsidP="009A7FAF">
            <w:pPr>
              <w:pStyle w:val="TestCaseInfo"/>
              <w:numPr>
                <w:ilvl w:val="0"/>
                <w:numId w:val="127"/>
              </w:numPr>
              <w:rPr>
                <w:ins w:id="3802" w:author="Seggelke, Klaus" w:date="2017-03-08T14:40:00Z"/>
              </w:rPr>
            </w:pPr>
            <w:ins w:id="3803" w:author="Seggelke, Klaus" w:date="2017-03-08T14:40:00Z">
              <w:r>
                <w:lastRenderedPageBreak/>
                <w:t>Missing vMemory size</w:t>
              </w:r>
            </w:ins>
          </w:p>
          <w:p w:rsidR="001A715C" w:rsidRDefault="001A715C" w:rsidP="009A7FAF">
            <w:pPr>
              <w:pStyle w:val="TestCaseInfo"/>
              <w:numPr>
                <w:ilvl w:val="0"/>
                <w:numId w:val="127"/>
              </w:numPr>
              <w:rPr>
                <w:ins w:id="3804" w:author="Seggelke, Klaus" w:date="2017-03-08T14:40:00Z"/>
              </w:rPr>
            </w:pPr>
            <w:ins w:id="3805" w:author="Seggelke, Klaus" w:date="2017-03-08T14:40:00Z">
              <w:r>
                <w:t>Missing vStorage type</w:t>
              </w:r>
            </w:ins>
          </w:p>
          <w:p w:rsidR="001A715C" w:rsidRDefault="001A715C" w:rsidP="009A7FAF">
            <w:pPr>
              <w:pStyle w:val="TestCaseInfo"/>
              <w:numPr>
                <w:ilvl w:val="0"/>
                <w:numId w:val="127"/>
              </w:numPr>
              <w:rPr>
                <w:ins w:id="3806" w:author="Seggelke, Klaus" w:date="2017-03-08T14:40:00Z"/>
              </w:rPr>
            </w:pPr>
            <w:ins w:id="3807" w:author="Seggelke, Klaus" w:date="2017-03-08T14:40:00Z">
              <w:r>
                <w:t>Missing vStorage size</w:t>
              </w:r>
            </w:ins>
          </w:p>
          <w:p w:rsidR="001A715C" w:rsidRDefault="001A715C" w:rsidP="009A7FAF">
            <w:pPr>
              <w:pStyle w:val="TestCaseInfo"/>
              <w:numPr>
                <w:ilvl w:val="0"/>
                <w:numId w:val="127"/>
              </w:numPr>
              <w:rPr>
                <w:ins w:id="3808" w:author="Seggelke, Klaus" w:date="2017-03-08T14:40:00Z"/>
              </w:rPr>
            </w:pPr>
            <w:ins w:id="3809" w:author="Seggelke, Klaus" w:date="2017-03-08T14:40:00Z">
              <w:r>
                <w:t>Missing vCPU counts</w:t>
              </w:r>
            </w:ins>
          </w:p>
        </w:tc>
      </w:tr>
    </w:tbl>
    <w:p w:rsidR="001A715C" w:rsidRDefault="001A715C" w:rsidP="001A715C">
      <w:pPr>
        <w:rPr>
          <w:ins w:id="3810" w:author="Seggelke, Klaus" w:date="2017-03-08T14:40:00Z"/>
          <w:lang w:eastAsia="zh-CN"/>
        </w:rPr>
      </w:pPr>
    </w:p>
    <w:p w:rsidR="001A715C" w:rsidRDefault="001A715C">
      <w:pPr>
        <w:pStyle w:val="Heading2"/>
        <w:rPr>
          <w:moveTo w:id="3811" w:author="Seggelke, Klaus" w:date="2017-03-08T14:28:00Z"/>
        </w:rPr>
        <w:pPrChange w:id="3812" w:author="Seggelke, Klaus" w:date="2017-03-08T14:41:00Z">
          <w:pPr/>
        </w:pPrChange>
      </w:pPr>
      <w:bookmarkStart w:id="3813" w:name="_Toc477275588"/>
      <w:ins w:id="3814" w:author="Seggelke, Klaus" w:date="2017-03-08T14:41:00Z">
        <w:r>
          <w:t>VNF Instantiation Failure with missing required virtual resources</w:t>
        </w:r>
      </w:ins>
      <w:bookmarkEnd w:id="3813"/>
    </w:p>
    <w:moveToRangeEnd w:id="3543"/>
    <w:p w:rsidR="00A07A84" w:rsidDel="00A07A84" w:rsidRDefault="00A07A84" w:rsidP="005A676A">
      <w:pPr>
        <w:rPr>
          <w:del w:id="3815" w:author="Seggelke, Klaus" w:date="2017-03-08T14:28:00Z"/>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3816">
          <w:tblGrid>
            <w:gridCol w:w="1351"/>
            <w:gridCol w:w="7979"/>
          </w:tblGrid>
        </w:tblGridChange>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3817" w:name="_Toc454184414"/>
            <w:bookmarkStart w:id="3818" w:name="_Toc477275264"/>
            <w:r>
              <w:t>TC.VNF.STATE.INST.00</w:t>
            </w:r>
            <w:ins w:id="3819" w:author="Seggelke, Klaus" w:date="2017-03-08T14:28:00Z">
              <w:r w:rsidR="001A715C">
                <w:t>6</w:t>
              </w:r>
            </w:ins>
            <w:ins w:id="3820" w:author="Seggelke, Klaus" w:date="2017-03-08T14:40:00Z">
              <w:r w:rsidR="001A715C">
                <w:t>.1</w:t>
              </w:r>
            </w:ins>
            <w:del w:id="3821" w:author="Seggelke, Klaus" w:date="2017-03-08T14:28:00Z">
              <w:r w:rsidDel="00A07A84">
                <w:delText>6</w:delText>
              </w:r>
            </w:del>
            <w:r>
              <w:tab/>
            </w:r>
            <w:r w:rsidR="005A676A">
              <w:t>VNF Instantiation Failure with missing required virtual resources</w:t>
            </w:r>
            <w:bookmarkEnd w:id="3817"/>
            <w:ins w:id="3822" w:author="Seggelke, Klaus" w:date="2017-03-08T14:37:00Z">
              <w:r w:rsidR="001A715C">
                <w:t xml:space="preserve"> “</w:t>
              </w:r>
            </w:ins>
            <w:ins w:id="3823" w:author="Seggelke, Klaus" w:date="2017-03-08T14:45:00Z">
              <w:r w:rsidR="001A715C">
                <w:t>Incompatible vCPU type</w:t>
              </w:r>
            </w:ins>
            <w:ins w:id="3824" w:author="Seggelke, Klaus" w:date="2017-03-08T14:37:00Z">
              <w:r w:rsidR="001A715C">
                <w:t>”</w:t>
              </w:r>
            </w:ins>
            <w:bookmarkEnd w:id="3818"/>
          </w:p>
        </w:tc>
      </w:tr>
      <w:tr w:rsidR="005A676A" w:rsidTr="001A715C">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3825" w:author="Seggelke, Klaus" w:date="2017-03-08T14:37: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616"/>
          <w:trPrChange w:id="3826" w:author="Seggelke, Klaus" w:date="2017-03-08T14:37:00Z">
            <w:trPr>
              <w:trHeight w:val="896"/>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3827" w:author="Seggelke, Klaus" w:date="2017-03-08T14:37: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Change w:id="3828" w:author="Seggelke, Klaus" w:date="2017-03-08T14:37:00Z">
              <w:tcPr>
                <w:tcW w:w="7979" w:type="dxa"/>
                <w:tcBorders>
                  <w:top w:val="single" w:sz="2" w:space="0" w:color="auto"/>
                  <w:left w:val="single" w:sz="2" w:space="0" w:color="auto"/>
                  <w:bottom w:val="single" w:sz="2" w:space="0" w:color="auto"/>
                  <w:right w:val="single" w:sz="2" w:space="0" w:color="auto"/>
                </w:tcBorders>
                <w:hideMark/>
              </w:tcPr>
            </w:tcPrChange>
          </w:tcPr>
          <w:p w:rsidR="005A676A" w:rsidRPr="00D67489" w:rsidRDefault="005A676A" w:rsidP="00771820">
            <w:pPr>
              <w:pStyle w:val="TestCaseInfo"/>
              <w:rPr>
                <w:lang w:eastAsia="zh-CN"/>
              </w:rPr>
            </w:pPr>
            <w:r>
              <w:rPr>
                <w:lang w:eastAsia="zh-CN"/>
              </w:rPr>
              <w:t>Verify the VNF does not get instantiated when one or more specified resources are missing</w:t>
            </w:r>
            <w:ins w:id="3829" w:author="Seggelke, Klaus" w:date="2017-03-08T14:37:00Z">
              <w:r w:rsidR="001A715C">
                <w:rPr>
                  <w:lang w:eastAsia="zh-CN"/>
                </w:rPr>
                <w:t xml:space="preserve"> of </w:t>
              </w:r>
            </w:ins>
            <w:ins w:id="3830" w:author="Seggelke, Klaus" w:date="2017-03-08T14:50:00Z">
              <w:r w:rsidR="00663415">
                <w:t>compatible vCPU type</w:t>
              </w:r>
            </w:ins>
            <w:del w:id="3831" w:author="Seggelke, Klaus" w:date="2017-03-08T14:37:00Z">
              <w:r w:rsidDel="001A715C">
                <w:rPr>
                  <w:lang w:eastAsia="zh-CN"/>
                </w:rPr>
                <w:delText xml:space="preserve">, e.g., specialized CPU type, </w:delText>
              </w:r>
              <w:r w:rsidR="00943AEF" w:rsidDel="001A715C">
                <w:rPr>
                  <w:lang w:eastAsia="zh-CN"/>
                </w:rPr>
                <w:delText xml:space="preserve">specialized </w:delText>
              </w:r>
              <w:r w:rsidDel="001A715C">
                <w:rPr>
                  <w:lang w:eastAsia="zh-CN"/>
                </w:rPr>
                <w:delText>NIC type,</w:delText>
              </w:r>
              <w:r w:rsidR="00943AEF" w:rsidDel="001A715C">
                <w:rPr>
                  <w:lang w:eastAsia="zh-CN"/>
                </w:rPr>
                <w:delText xml:space="preserve"> vMemory, vStorage, </w:delText>
              </w:r>
              <w:r w:rsidDel="001A715C">
                <w:rPr>
                  <w:lang w:eastAsia="zh-CN"/>
                </w:rPr>
                <w:delText>…</w:delText>
              </w:r>
            </w:del>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 xml:space="preserve">The VNF instantiation can be initiated through the </w:t>
            </w:r>
            <w:ins w:id="3832" w:author="Seggelke, Klaus" w:date="2017-03-08T14:23:00Z">
              <w:r w:rsidR="00BC3C57">
                <w:rPr>
                  <w:lang w:eastAsia="zh-CN"/>
                </w:rPr>
                <w:t>NFVO</w:t>
              </w:r>
            </w:ins>
            <w:del w:id="3833" w:author="Seggelke, Klaus" w:date="2017-03-08T14:23:00Z">
              <w:r w:rsidDel="00BC3C57">
                <w:rPr>
                  <w:lang w:eastAsia="zh-CN"/>
                </w:rPr>
                <w:delText>VIM</w:delText>
              </w:r>
            </w:del>
            <w:r>
              <w:rPr>
                <w:lang w:eastAsia="zh-CN"/>
              </w:rPr>
              <w:t xml:space="preserve"> or the VNFM. It involves the allocation of virtual and physical resources and applying the initial configuration. The instantiation must fail when one or more required resources are not available.</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EB50CC">
            <w:pPr>
              <w:pStyle w:val="TestCaseInfo"/>
              <w:rPr>
                <w:lang w:eastAsia="zh-CN"/>
              </w:rPr>
            </w:pPr>
            <w:r>
              <w:rPr>
                <w:lang w:eastAsia="zh-CN"/>
              </w:rPr>
              <w:t>The VNF depends on the existence of specific hardware capabilities. The test case is to create a negative condition. The NFVI or VNFM should not instantiate the VNF because one or more virtualized resources are not available.</w:t>
            </w:r>
          </w:p>
        </w:tc>
      </w:tr>
      <w:tr w:rsidR="005A676A" w:rsidTr="00777B5D">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1F3C1F">
              <w:t>Eliminate one or more required virtual resources are missing in the NFVI</w:t>
            </w:r>
          </w:p>
          <w:p w:rsidR="00943AEF" w:rsidRPr="001F3C1F" w:rsidRDefault="00943AEF" w:rsidP="00771820">
            <w:pPr>
              <w:pStyle w:val="TestCaseInfo"/>
            </w:pPr>
            <w:r>
              <w:t>Sequence:</w:t>
            </w:r>
          </w:p>
          <w:p w:rsidR="005A676A" w:rsidRPr="001F3C1F" w:rsidRDefault="005A676A" w:rsidP="00252ACA">
            <w:pPr>
              <w:pStyle w:val="TestCaseInfo"/>
              <w:numPr>
                <w:ilvl w:val="0"/>
                <w:numId w:val="80"/>
              </w:numPr>
            </w:pPr>
            <w:r w:rsidRPr="001F3C1F">
              <w:t>Instantiate VNF</w:t>
            </w:r>
          </w:p>
          <w:p w:rsidR="005A676A" w:rsidRDefault="005A676A" w:rsidP="00252ACA">
            <w:pPr>
              <w:pStyle w:val="TestCaseInfo"/>
              <w:numPr>
                <w:ilvl w:val="0"/>
                <w:numId w:val="80"/>
              </w:numPr>
              <w:rPr>
                <w:ins w:id="3834" w:author="Seggelke, Klaus" w:date="2017-03-08T14:24:00Z"/>
                <w:lang w:eastAsia="zh-CN"/>
              </w:rPr>
            </w:pPr>
            <w:r w:rsidRPr="001F3C1F">
              <w:t>Validate VNFM reports no VNF instance and the error</w:t>
            </w:r>
          </w:p>
          <w:p w:rsidR="00BC3C57" w:rsidRDefault="00BC3C57" w:rsidP="00252ACA">
            <w:pPr>
              <w:pStyle w:val="TestCaseInfo"/>
              <w:numPr>
                <w:ilvl w:val="0"/>
                <w:numId w:val="80"/>
              </w:numPr>
              <w:rPr>
                <w:lang w:eastAsia="zh-CN"/>
              </w:rPr>
            </w:pPr>
            <w:ins w:id="3835" w:author="Seggelke, Klaus" w:date="2017-03-08T14:24:00Z">
              <w:r>
                <w:t xml:space="preserve">Validate VIM </w:t>
              </w:r>
              <w:r w:rsidRPr="001F3C1F">
                <w:t>reports no VNF instance and the error</w:t>
              </w:r>
            </w:ins>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Del="00663415" w:rsidRDefault="00777B5D">
            <w:pPr>
              <w:pStyle w:val="TestCaseInfo"/>
              <w:rPr>
                <w:del w:id="3836" w:author="Seggelke, Klaus" w:date="2017-03-08T14:51:00Z"/>
              </w:rPr>
            </w:pPr>
            <w:del w:id="3837" w:author="Seggelke, Klaus" w:date="2017-03-08T14:51:00Z">
              <w:r w:rsidDel="00663415">
                <w:delText>Each VNF has its own resource requirements. Therefore many different types of negative test cases could generated out of this single test case.</w:delText>
              </w:r>
            </w:del>
          </w:p>
          <w:p w:rsidR="00704B7E" w:rsidDel="00663415" w:rsidRDefault="00704B7E">
            <w:pPr>
              <w:pStyle w:val="TestCaseInfo"/>
              <w:rPr>
                <w:del w:id="3838" w:author="Seggelke, Klaus" w:date="2017-03-08T14:51:00Z"/>
              </w:rPr>
            </w:pPr>
            <w:del w:id="3839" w:author="Seggelke, Klaus" w:date="2017-03-08T14:51:00Z">
              <w:r w:rsidDel="00663415">
                <w:delText>Here are examples of sub test cases:</w:delText>
              </w:r>
            </w:del>
          </w:p>
          <w:p w:rsidR="00704B7E" w:rsidDel="00663415" w:rsidRDefault="00704B7E">
            <w:pPr>
              <w:pStyle w:val="TestCaseInfo"/>
              <w:rPr>
                <w:del w:id="3840" w:author="Seggelke, Klaus" w:date="2017-03-08T14:51:00Z"/>
              </w:rPr>
              <w:pPrChange w:id="3841" w:author="Seggelke, Klaus" w:date="2017-03-08T14:51:00Z">
                <w:pPr>
                  <w:pStyle w:val="TestCaseInfo"/>
                  <w:numPr>
                    <w:numId w:val="127"/>
                  </w:numPr>
                  <w:ind w:left="720" w:hanging="360"/>
                </w:pPr>
              </w:pPrChange>
            </w:pPr>
            <w:del w:id="3842" w:author="Seggelke, Klaus" w:date="2017-03-08T14:51:00Z">
              <w:r w:rsidDel="00663415">
                <w:delText>Incompatible vCPU type</w:delText>
              </w:r>
            </w:del>
          </w:p>
          <w:p w:rsidR="00704B7E" w:rsidDel="00663415" w:rsidRDefault="00704B7E">
            <w:pPr>
              <w:pStyle w:val="TestCaseInfo"/>
              <w:rPr>
                <w:del w:id="3843" w:author="Seggelke, Klaus" w:date="2017-03-08T14:51:00Z"/>
              </w:rPr>
              <w:pPrChange w:id="3844" w:author="Seggelke, Klaus" w:date="2017-03-08T14:51:00Z">
                <w:pPr>
                  <w:pStyle w:val="TestCaseInfo"/>
                  <w:numPr>
                    <w:numId w:val="127"/>
                  </w:numPr>
                  <w:ind w:left="720" w:hanging="360"/>
                </w:pPr>
              </w:pPrChange>
            </w:pPr>
            <w:del w:id="3845" w:author="Seggelke, Klaus" w:date="2017-03-08T14:51:00Z">
              <w:r w:rsidDel="00663415">
                <w:delText>Missing Instructions sets, e.g. MMX, SSE, SSE2, …</w:delText>
              </w:r>
            </w:del>
          </w:p>
          <w:p w:rsidR="00704B7E" w:rsidDel="00663415" w:rsidRDefault="00AF3DA0">
            <w:pPr>
              <w:pStyle w:val="TestCaseInfo"/>
              <w:rPr>
                <w:del w:id="3846" w:author="Seggelke, Klaus" w:date="2017-03-08T14:51:00Z"/>
              </w:rPr>
              <w:pPrChange w:id="3847" w:author="Seggelke, Klaus" w:date="2017-03-08T14:51:00Z">
                <w:pPr>
                  <w:pStyle w:val="TestCaseInfo"/>
                  <w:numPr>
                    <w:numId w:val="127"/>
                  </w:numPr>
                  <w:ind w:left="720" w:hanging="360"/>
                </w:pPr>
              </w:pPrChange>
            </w:pPr>
            <w:del w:id="3848" w:author="Seggelke, Klaus" w:date="2017-03-08T14:51:00Z">
              <w:r w:rsidDel="00663415">
                <w:delText>Missing specialized vNIC</w:delText>
              </w:r>
            </w:del>
          </w:p>
          <w:p w:rsidR="00AF3DA0" w:rsidDel="00663415" w:rsidRDefault="00AF3DA0">
            <w:pPr>
              <w:pStyle w:val="TestCaseInfo"/>
              <w:rPr>
                <w:del w:id="3849" w:author="Seggelke, Klaus" w:date="2017-03-08T14:51:00Z"/>
              </w:rPr>
              <w:pPrChange w:id="3850" w:author="Seggelke, Klaus" w:date="2017-03-08T14:51:00Z">
                <w:pPr>
                  <w:pStyle w:val="TestCaseInfo"/>
                  <w:numPr>
                    <w:numId w:val="127"/>
                  </w:numPr>
                  <w:ind w:left="720" w:hanging="360"/>
                </w:pPr>
              </w:pPrChange>
            </w:pPr>
            <w:del w:id="3851" w:author="Seggelke, Klaus" w:date="2017-03-08T14:51:00Z">
              <w:r w:rsidDel="00663415">
                <w:delText>Missing hardware acceleration, e.g. DPDK, SRIOV</w:delText>
              </w:r>
            </w:del>
          </w:p>
          <w:p w:rsidR="00AF3DA0" w:rsidDel="00663415" w:rsidRDefault="00AF3DA0">
            <w:pPr>
              <w:pStyle w:val="TestCaseInfo"/>
              <w:rPr>
                <w:del w:id="3852" w:author="Seggelke, Klaus" w:date="2017-03-08T14:51:00Z"/>
              </w:rPr>
              <w:pPrChange w:id="3853" w:author="Seggelke, Klaus" w:date="2017-03-08T14:51:00Z">
                <w:pPr>
                  <w:pStyle w:val="TestCaseInfo"/>
                  <w:numPr>
                    <w:numId w:val="127"/>
                  </w:numPr>
                  <w:ind w:left="720" w:hanging="360"/>
                </w:pPr>
              </w:pPrChange>
            </w:pPr>
            <w:del w:id="3854" w:author="Seggelke, Klaus" w:date="2017-03-08T14:51:00Z">
              <w:r w:rsidDel="00663415">
                <w:delText>Missing vMemory size</w:delText>
              </w:r>
            </w:del>
          </w:p>
          <w:p w:rsidR="00AF3DA0" w:rsidDel="00663415" w:rsidRDefault="00AF3DA0">
            <w:pPr>
              <w:pStyle w:val="TestCaseInfo"/>
              <w:rPr>
                <w:del w:id="3855" w:author="Seggelke, Klaus" w:date="2017-03-08T14:51:00Z"/>
              </w:rPr>
              <w:pPrChange w:id="3856" w:author="Seggelke, Klaus" w:date="2017-03-08T14:51:00Z">
                <w:pPr>
                  <w:pStyle w:val="TestCaseInfo"/>
                  <w:numPr>
                    <w:numId w:val="127"/>
                  </w:numPr>
                  <w:ind w:left="720" w:hanging="360"/>
                </w:pPr>
              </w:pPrChange>
            </w:pPr>
            <w:del w:id="3857" w:author="Seggelke, Klaus" w:date="2017-03-08T14:51:00Z">
              <w:r w:rsidDel="00663415">
                <w:delText>Missing vStorage type</w:delText>
              </w:r>
            </w:del>
          </w:p>
          <w:p w:rsidR="00AF3DA0" w:rsidDel="00663415" w:rsidRDefault="00AF3DA0">
            <w:pPr>
              <w:pStyle w:val="TestCaseInfo"/>
              <w:rPr>
                <w:del w:id="3858" w:author="Seggelke, Klaus" w:date="2017-03-08T14:51:00Z"/>
              </w:rPr>
              <w:pPrChange w:id="3859" w:author="Seggelke, Klaus" w:date="2017-03-08T14:51:00Z">
                <w:pPr>
                  <w:pStyle w:val="TestCaseInfo"/>
                  <w:numPr>
                    <w:numId w:val="127"/>
                  </w:numPr>
                  <w:ind w:left="720" w:hanging="360"/>
                </w:pPr>
              </w:pPrChange>
            </w:pPr>
            <w:del w:id="3860" w:author="Seggelke, Klaus" w:date="2017-03-08T14:51:00Z">
              <w:r w:rsidDel="00663415">
                <w:delText>Missing vStorage size</w:delText>
              </w:r>
            </w:del>
          </w:p>
          <w:p w:rsidR="00AF3DA0" w:rsidRDefault="00AF3DA0">
            <w:pPr>
              <w:pStyle w:val="TestCaseInfo"/>
              <w:pPrChange w:id="3861" w:author="Seggelke, Klaus" w:date="2017-03-08T14:51:00Z">
                <w:pPr>
                  <w:pStyle w:val="TestCaseInfo"/>
                  <w:numPr>
                    <w:numId w:val="127"/>
                  </w:numPr>
                  <w:ind w:left="720" w:hanging="360"/>
                </w:pPr>
              </w:pPrChange>
            </w:pPr>
            <w:del w:id="3862" w:author="Seggelke, Klaus" w:date="2017-03-08T14:51:00Z">
              <w:r w:rsidDel="00663415">
                <w:delText>Missing vCPU counts</w:delText>
              </w:r>
            </w:del>
          </w:p>
        </w:tc>
      </w:tr>
    </w:tbl>
    <w:p w:rsidR="00A07A84" w:rsidRDefault="00A07A84" w:rsidP="005A676A">
      <w:pPr>
        <w:rPr>
          <w:ins w:id="3863" w:author="Seggelke, Klaus" w:date="2017-03-08T14:4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A715C" w:rsidTr="009A7FAF">
        <w:trPr>
          <w:ins w:id="3864" w:author="Seggelke, Klaus" w:date="2017-03-08T14:44:00Z"/>
        </w:trPr>
        <w:tc>
          <w:tcPr>
            <w:tcW w:w="9330" w:type="dxa"/>
            <w:gridSpan w:val="2"/>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
              <w:rPr>
                <w:ins w:id="3865" w:author="Seggelke, Klaus" w:date="2017-03-08T14:44:00Z"/>
              </w:rPr>
            </w:pPr>
            <w:bookmarkStart w:id="3866" w:name="_Toc477275265"/>
            <w:ins w:id="3867" w:author="Seggelke, Klaus" w:date="2017-03-08T14:44:00Z">
              <w:r>
                <w:t>TC.VNF.STATE.INST.006</w:t>
              </w:r>
              <w:r w:rsidR="00663415">
                <w:t>.2</w:t>
              </w:r>
              <w:r>
                <w:tab/>
                <w:t>VNF Instantiation Failure with missing required virtual resources “Instructions sets”</w:t>
              </w:r>
              <w:bookmarkEnd w:id="3866"/>
            </w:ins>
          </w:p>
        </w:tc>
      </w:tr>
      <w:tr w:rsidR="001A715C" w:rsidTr="009A7FAF">
        <w:trPr>
          <w:trHeight w:val="616"/>
          <w:ins w:id="3868"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869" w:author="Seggelke, Klaus" w:date="2017-03-08T14:44:00Z"/>
              </w:rPr>
            </w:pPr>
            <w:ins w:id="3870" w:author="Seggelke, Klaus" w:date="2017-03-08T14:44: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1A715C" w:rsidRPr="00D67489" w:rsidRDefault="001A715C" w:rsidP="009A7FAF">
            <w:pPr>
              <w:pStyle w:val="TestCaseInfo"/>
              <w:rPr>
                <w:ins w:id="3871" w:author="Seggelke, Klaus" w:date="2017-03-08T14:44:00Z"/>
                <w:lang w:eastAsia="zh-CN"/>
              </w:rPr>
            </w:pPr>
            <w:ins w:id="3872" w:author="Seggelke, Klaus" w:date="2017-03-08T14:44:00Z">
              <w:r>
                <w:rPr>
                  <w:lang w:eastAsia="zh-CN"/>
                </w:rPr>
                <w:t xml:space="preserve">Verify the VNF does not get instantiated when one or more specified resources are missing of type </w:t>
              </w:r>
              <w:r>
                <w:t>Instructions sets</w:t>
              </w:r>
            </w:ins>
          </w:p>
        </w:tc>
      </w:tr>
      <w:tr w:rsidR="001A715C" w:rsidTr="009A7FAF">
        <w:trPr>
          <w:ins w:id="3873"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874" w:author="Seggelke, Klaus" w:date="2017-03-08T14:44:00Z"/>
              </w:rPr>
            </w:pPr>
            <w:ins w:id="3875" w:author="Seggelke, Klaus" w:date="2017-03-08T14:44: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1A715C" w:rsidRDefault="001A715C" w:rsidP="009A7FAF">
            <w:pPr>
              <w:pStyle w:val="TestCaseInfo"/>
              <w:rPr>
                <w:ins w:id="3876" w:author="Seggelke, Klaus" w:date="2017-03-08T14:44:00Z"/>
                <w:lang w:eastAsia="zh-CN"/>
              </w:rPr>
            </w:pPr>
            <w:ins w:id="3877" w:author="Seggelke, Klaus" w:date="2017-03-08T14:44: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1A715C" w:rsidTr="009A7FAF">
        <w:trPr>
          <w:trHeight w:val="283"/>
          <w:ins w:id="3878"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879" w:author="Seggelke, Klaus" w:date="2017-03-08T14:44:00Z"/>
              </w:rPr>
            </w:pPr>
            <w:ins w:id="3880" w:author="Seggelke, Klaus" w:date="2017-03-08T14:44:00Z">
              <w:r>
                <w:t>Test Setup</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881" w:author="Seggelke, Klaus" w:date="2017-03-08T14:44:00Z"/>
                <w:lang w:eastAsia="zh-CN"/>
              </w:rPr>
            </w:pPr>
          </w:p>
        </w:tc>
      </w:tr>
      <w:tr w:rsidR="001A715C" w:rsidTr="009A7FAF">
        <w:trPr>
          <w:trHeight w:val="515"/>
          <w:ins w:id="3882"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883" w:author="Seggelke, Klaus" w:date="2017-03-08T14:44:00Z"/>
              </w:rPr>
            </w:pPr>
            <w:ins w:id="3884" w:author="Seggelke, Klaus" w:date="2017-03-08T14:44:00Z">
              <w:r>
                <w:t>Parameters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885" w:author="Seggelke, Klaus" w:date="2017-03-08T14:44:00Z"/>
              </w:rPr>
            </w:pPr>
          </w:p>
        </w:tc>
      </w:tr>
      <w:tr w:rsidR="001A715C" w:rsidTr="009A7FAF">
        <w:trPr>
          <w:ins w:id="3886"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887" w:author="Seggelke, Klaus" w:date="2017-03-08T14:44:00Z"/>
              </w:rPr>
            </w:pPr>
            <w:ins w:id="3888" w:author="Seggelke, Klaus" w:date="2017-03-08T14:44: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889" w:author="Seggelke, Klaus" w:date="2017-03-08T14:44:00Z"/>
              </w:rPr>
            </w:pPr>
          </w:p>
        </w:tc>
      </w:tr>
      <w:tr w:rsidR="001A715C" w:rsidTr="009A7FAF">
        <w:trPr>
          <w:ins w:id="3890"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891" w:author="Seggelke, Klaus" w:date="2017-03-08T14:44:00Z"/>
              </w:rPr>
            </w:pPr>
            <w:ins w:id="3892" w:author="Seggelke, Klaus" w:date="2017-03-08T14:44:00Z">
              <w:r>
                <w:t>Pre-conditions: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893" w:author="Seggelke, Klaus" w:date="2017-03-08T14:44:00Z"/>
                <w:lang w:eastAsia="zh-CN"/>
              </w:rPr>
            </w:pPr>
            <w:ins w:id="3894" w:author="Seggelke, Klaus" w:date="2017-03-08T14:44: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1A715C" w:rsidTr="009A7FAF">
        <w:trPr>
          <w:trHeight w:val="1165"/>
          <w:ins w:id="3895"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896" w:author="Seggelke, Klaus" w:date="2017-03-08T14:44:00Z"/>
              </w:rPr>
            </w:pPr>
            <w:ins w:id="3897" w:author="Seggelke, Klaus" w:date="2017-03-08T14:44: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898" w:author="Seggelke, Klaus" w:date="2017-03-08T14:44:00Z"/>
              </w:rPr>
            </w:pPr>
            <w:ins w:id="3899" w:author="Seggelke, Klaus" w:date="2017-03-08T14:44:00Z">
              <w:r w:rsidRPr="001F3C1F">
                <w:t>Eliminate one or more required virtual resources are missing in the NFVI</w:t>
              </w:r>
            </w:ins>
          </w:p>
          <w:p w:rsidR="001A715C" w:rsidRPr="001F3C1F" w:rsidRDefault="001A715C" w:rsidP="009A7FAF">
            <w:pPr>
              <w:pStyle w:val="TestCaseInfo"/>
              <w:rPr>
                <w:ins w:id="3900" w:author="Seggelke, Klaus" w:date="2017-03-08T14:44:00Z"/>
              </w:rPr>
            </w:pPr>
            <w:ins w:id="3901" w:author="Seggelke, Klaus" w:date="2017-03-08T14:44:00Z">
              <w:r>
                <w:t>Sequence:</w:t>
              </w:r>
            </w:ins>
          </w:p>
          <w:p w:rsidR="001A715C" w:rsidRPr="001F3C1F" w:rsidRDefault="001A715C" w:rsidP="009A7FAF">
            <w:pPr>
              <w:pStyle w:val="TestCaseInfo"/>
              <w:numPr>
                <w:ilvl w:val="0"/>
                <w:numId w:val="80"/>
              </w:numPr>
              <w:rPr>
                <w:ins w:id="3902" w:author="Seggelke, Klaus" w:date="2017-03-08T14:44:00Z"/>
              </w:rPr>
            </w:pPr>
            <w:ins w:id="3903" w:author="Seggelke, Klaus" w:date="2017-03-08T14:44:00Z">
              <w:r w:rsidRPr="001F3C1F">
                <w:t>Instantiate VNF</w:t>
              </w:r>
            </w:ins>
          </w:p>
          <w:p w:rsidR="001A715C" w:rsidRDefault="001A715C" w:rsidP="009A7FAF">
            <w:pPr>
              <w:pStyle w:val="TestCaseInfo"/>
              <w:numPr>
                <w:ilvl w:val="0"/>
                <w:numId w:val="80"/>
              </w:numPr>
              <w:rPr>
                <w:ins w:id="3904" w:author="Seggelke, Klaus" w:date="2017-03-08T14:44:00Z"/>
                <w:lang w:eastAsia="zh-CN"/>
              </w:rPr>
            </w:pPr>
            <w:ins w:id="3905" w:author="Seggelke, Klaus" w:date="2017-03-08T14:44:00Z">
              <w:r w:rsidRPr="001F3C1F">
                <w:t>Validate VNFM reports no VNF instance and the error</w:t>
              </w:r>
            </w:ins>
          </w:p>
          <w:p w:rsidR="001A715C" w:rsidRDefault="001A715C" w:rsidP="009A7FAF">
            <w:pPr>
              <w:pStyle w:val="TestCaseInfo"/>
              <w:numPr>
                <w:ilvl w:val="0"/>
                <w:numId w:val="80"/>
              </w:numPr>
              <w:rPr>
                <w:ins w:id="3906" w:author="Seggelke, Klaus" w:date="2017-03-08T14:44:00Z"/>
                <w:lang w:eastAsia="zh-CN"/>
              </w:rPr>
            </w:pPr>
            <w:ins w:id="3907" w:author="Seggelke, Klaus" w:date="2017-03-08T14:44:00Z">
              <w:r>
                <w:t xml:space="preserve">Validate VIM </w:t>
              </w:r>
              <w:r w:rsidRPr="001F3C1F">
                <w:t>reports no VNF instance and the error</w:t>
              </w:r>
            </w:ins>
          </w:p>
        </w:tc>
      </w:tr>
      <w:tr w:rsidR="001A715C" w:rsidTr="009A7FAF">
        <w:trPr>
          <w:ins w:id="3908"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909" w:author="Seggelke, Klaus" w:date="2017-03-08T14:44:00Z"/>
              </w:rPr>
            </w:pPr>
            <w:ins w:id="3910" w:author="Seggelke, Klaus" w:date="2017-03-08T14:44: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rsidP="009A7FAF">
            <w:pPr>
              <w:pStyle w:val="TestCaseInfo"/>
              <w:rPr>
                <w:ins w:id="3911" w:author="Seggelke, Klaus" w:date="2017-03-08T14:44:00Z"/>
              </w:rPr>
            </w:pPr>
          </w:p>
        </w:tc>
      </w:tr>
      <w:tr w:rsidR="001A715C" w:rsidTr="009A7FAF">
        <w:trPr>
          <w:ins w:id="3912" w:author="Seggelke, Klaus" w:date="2017-03-08T14:44:00Z"/>
        </w:trPr>
        <w:tc>
          <w:tcPr>
            <w:tcW w:w="1351" w:type="dxa"/>
            <w:tcBorders>
              <w:top w:val="single" w:sz="2" w:space="0" w:color="auto"/>
              <w:left w:val="single" w:sz="2" w:space="0" w:color="auto"/>
              <w:bottom w:val="single" w:sz="2" w:space="0" w:color="auto"/>
              <w:right w:val="single" w:sz="2" w:space="0" w:color="auto"/>
            </w:tcBorders>
            <w:vAlign w:val="center"/>
            <w:hideMark/>
          </w:tcPr>
          <w:p w:rsidR="001A715C" w:rsidRDefault="001A715C" w:rsidP="009A7FAF">
            <w:pPr>
              <w:pStyle w:val="TestCaseDescription"/>
              <w:rPr>
                <w:ins w:id="3913" w:author="Seggelke, Klaus" w:date="2017-03-08T14:44:00Z"/>
                <w:noProof/>
              </w:rPr>
            </w:pPr>
            <w:ins w:id="3914" w:author="Seggelke, Klaus" w:date="2017-03-08T14:44: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1A715C" w:rsidRDefault="001A715C">
            <w:pPr>
              <w:pStyle w:val="TestCaseInfo"/>
              <w:rPr>
                <w:ins w:id="3915" w:author="Seggelke, Klaus" w:date="2017-03-08T14:44:00Z"/>
              </w:rPr>
              <w:pPrChange w:id="3916" w:author="Seggelke, Klaus" w:date="2017-03-08T14:53:00Z">
                <w:pPr>
                  <w:pStyle w:val="TestCaseInfo"/>
                  <w:numPr>
                    <w:numId w:val="127"/>
                  </w:numPr>
                  <w:ind w:left="720" w:hanging="360"/>
                </w:pPr>
              </w:pPrChange>
            </w:pPr>
          </w:p>
        </w:tc>
      </w:tr>
    </w:tbl>
    <w:p w:rsidR="001A715C" w:rsidRDefault="001A715C" w:rsidP="005A676A">
      <w:pPr>
        <w:rPr>
          <w:ins w:id="3917" w:author="Seggelke, Klaus" w:date="2017-03-08T14:5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rPr>
          <w:ins w:id="3918" w:author="Seggelke, Klaus" w:date="2017-03-08T14:53:00Z"/>
        </w:trPr>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rPr>
                <w:ins w:id="3919" w:author="Seggelke, Klaus" w:date="2017-03-08T14:53:00Z"/>
              </w:rPr>
            </w:pPr>
            <w:bookmarkStart w:id="3920" w:name="_Toc477275266"/>
            <w:ins w:id="3921" w:author="Seggelke, Klaus" w:date="2017-03-08T14:53:00Z">
              <w:r>
                <w:t>TC.VNF.STATE.INST.006.3</w:t>
              </w:r>
              <w:r>
                <w:tab/>
                <w:t>VNF Instantiation Failure with missing required virtual resources “</w:t>
              </w:r>
            </w:ins>
            <w:ins w:id="3922" w:author="Seggelke, Klaus" w:date="2017-03-08T16:21:00Z">
              <w:r w:rsidR="00A955AB">
                <w:t>S</w:t>
              </w:r>
            </w:ins>
            <w:ins w:id="3923" w:author="Seggelke, Klaus" w:date="2017-03-08T16:19:00Z">
              <w:r w:rsidR="00A955AB">
                <w:t>pecialized vNIC</w:t>
              </w:r>
            </w:ins>
            <w:ins w:id="3924" w:author="Seggelke, Klaus" w:date="2017-03-08T14:53:00Z">
              <w:r>
                <w:t>”</w:t>
              </w:r>
              <w:bookmarkEnd w:id="3920"/>
            </w:ins>
          </w:p>
        </w:tc>
      </w:tr>
      <w:tr w:rsidR="00663415" w:rsidTr="009A7FAF">
        <w:trPr>
          <w:trHeight w:val="616"/>
          <w:ins w:id="3925"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26" w:author="Seggelke, Klaus" w:date="2017-03-08T14:53:00Z"/>
              </w:rPr>
            </w:pPr>
            <w:ins w:id="3927" w:author="Seggelke, Klaus" w:date="2017-03-08T14:53: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ins w:id="3928" w:author="Seggelke, Klaus" w:date="2017-03-08T14:53:00Z"/>
                <w:lang w:eastAsia="zh-CN"/>
              </w:rPr>
            </w:pPr>
            <w:ins w:id="3929" w:author="Seggelke, Klaus" w:date="2017-03-08T14:53:00Z">
              <w:r>
                <w:rPr>
                  <w:lang w:eastAsia="zh-CN"/>
                </w:rPr>
                <w:t xml:space="preserve">Verify the VNF does not get instantiated when one or more specified resources are missing </w:t>
              </w:r>
            </w:ins>
            <w:ins w:id="3930" w:author="Seggelke, Klaus" w:date="2017-03-08T16:24:00Z">
              <w:r w:rsidR="00A955AB">
                <w:rPr>
                  <w:lang w:eastAsia="zh-CN"/>
                </w:rPr>
                <w:t xml:space="preserve">of </w:t>
              </w:r>
            </w:ins>
            <w:ins w:id="3931" w:author="Seggelke, Klaus" w:date="2017-03-08T16:19:00Z">
              <w:r w:rsidR="00A955AB">
                <w:t>specialized vNIC</w:t>
              </w:r>
            </w:ins>
          </w:p>
        </w:tc>
      </w:tr>
      <w:tr w:rsidR="00663415" w:rsidTr="009A7FAF">
        <w:trPr>
          <w:ins w:id="3932"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33" w:author="Seggelke, Klaus" w:date="2017-03-08T14:53:00Z"/>
              </w:rPr>
            </w:pPr>
            <w:ins w:id="3934" w:author="Seggelke, Klaus" w:date="2017-03-08T14:53: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ins w:id="3935" w:author="Seggelke, Klaus" w:date="2017-03-08T14:53:00Z"/>
                <w:lang w:eastAsia="zh-CN"/>
              </w:rPr>
            </w:pPr>
            <w:ins w:id="3936" w:author="Seggelke, Klaus" w:date="2017-03-08T14:53: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663415" w:rsidTr="009A7FAF">
        <w:trPr>
          <w:trHeight w:val="283"/>
          <w:ins w:id="3937"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38" w:author="Seggelke, Klaus" w:date="2017-03-08T14:53:00Z"/>
              </w:rPr>
            </w:pPr>
            <w:ins w:id="3939" w:author="Seggelke, Klaus" w:date="2017-03-08T14:53:00Z">
              <w:r>
                <w:t>Test Setup</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3940" w:author="Seggelke, Klaus" w:date="2017-03-08T14:53:00Z"/>
                <w:lang w:eastAsia="zh-CN"/>
              </w:rPr>
            </w:pPr>
          </w:p>
        </w:tc>
      </w:tr>
      <w:tr w:rsidR="00663415" w:rsidTr="009A7FAF">
        <w:trPr>
          <w:trHeight w:val="515"/>
          <w:ins w:id="3941"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42" w:author="Seggelke, Klaus" w:date="2017-03-08T14:53:00Z"/>
              </w:rPr>
            </w:pPr>
            <w:ins w:id="3943" w:author="Seggelke, Klaus" w:date="2017-03-08T14:53:00Z">
              <w:r>
                <w:t>Parameters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3944" w:author="Seggelke, Klaus" w:date="2017-03-08T14:53:00Z"/>
              </w:rPr>
            </w:pPr>
          </w:p>
        </w:tc>
      </w:tr>
      <w:tr w:rsidR="00663415" w:rsidTr="009A7FAF">
        <w:trPr>
          <w:ins w:id="3945"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46" w:author="Seggelke, Klaus" w:date="2017-03-08T14:53:00Z"/>
              </w:rPr>
            </w:pPr>
            <w:ins w:id="3947" w:author="Seggelke, Klaus" w:date="2017-03-08T14:53: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3948" w:author="Seggelke, Klaus" w:date="2017-03-08T14:53:00Z"/>
              </w:rPr>
            </w:pPr>
          </w:p>
        </w:tc>
      </w:tr>
      <w:tr w:rsidR="00663415" w:rsidTr="009A7FAF">
        <w:trPr>
          <w:ins w:id="3949"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50" w:author="Seggelke, Klaus" w:date="2017-03-08T14:53:00Z"/>
              </w:rPr>
            </w:pPr>
            <w:ins w:id="3951" w:author="Seggelke, Klaus" w:date="2017-03-08T14:53:00Z">
              <w:r>
                <w:t>Pre-conditions: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3952" w:author="Seggelke, Klaus" w:date="2017-03-08T14:53:00Z"/>
                <w:lang w:eastAsia="zh-CN"/>
              </w:rPr>
            </w:pPr>
            <w:ins w:id="3953" w:author="Seggelke, Klaus" w:date="2017-03-08T14:53: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663415" w:rsidTr="009A7FAF">
        <w:trPr>
          <w:trHeight w:val="1165"/>
          <w:ins w:id="3954"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55" w:author="Seggelke, Klaus" w:date="2017-03-08T14:53:00Z"/>
              </w:rPr>
            </w:pPr>
            <w:ins w:id="3956" w:author="Seggelke, Klaus" w:date="2017-03-08T14:53:00Z">
              <w:r>
                <w:t>Procedure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3957" w:author="Seggelke, Klaus" w:date="2017-03-08T14:53:00Z"/>
              </w:rPr>
            </w:pPr>
            <w:ins w:id="3958" w:author="Seggelke, Klaus" w:date="2017-03-08T14:53:00Z">
              <w:r w:rsidRPr="001F3C1F">
                <w:t>Eliminate one or more required virtual resources are missing in the NFVI</w:t>
              </w:r>
            </w:ins>
          </w:p>
          <w:p w:rsidR="00663415" w:rsidRPr="001F3C1F" w:rsidRDefault="00663415" w:rsidP="009A7FAF">
            <w:pPr>
              <w:pStyle w:val="TestCaseInfo"/>
              <w:rPr>
                <w:ins w:id="3959" w:author="Seggelke, Klaus" w:date="2017-03-08T14:53:00Z"/>
              </w:rPr>
            </w:pPr>
            <w:ins w:id="3960" w:author="Seggelke, Klaus" w:date="2017-03-08T14:53:00Z">
              <w:r>
                <w:t>Sequence:</w:t>
              </w:r>
            </w:ins>
          </w:p>
          <w:p w:rsidR="00663415" w:rsidRPr="001F3C1F" w:rsidRDefault="00663415" w:rsidP="00663415">
            <w:pPr>
              <w:pStyle w:val="TestCaseInfo"/>
              <w:numPr>
                <w:ilvl w:val="0"/>
                <w:numId w:val="231"/>
              </w:numPr>
              <w:rPr>
                <w:ins w:id="3961" w:author="Seggelke, Klaus" w:date="2017-03-08T14:53:00Z"/>
              </w:rPr>
            </w:pPr>
            <w:ins w:id="3962" w:author="Seggelke, Klaus" w:date="2017-03-08T14:53:00Z">
              <w:r w:rsidRPr="001F3C1F">
                <w:t>Instantiate VNF</w:t>
              </w:r>
            </w:ins>
          </w:p>
          <w:p w:rsidR="00663415" w:rsidRDefault="00663415" w:rsidP="00663415">
            <w:pPr>
              <w:pStyle w:val="TestCaseInfo"/>
              <w:numPr>
                <w:ilvl w:val="0"/>
                <w:numId w:val="231"/>
              </w:numPr>
              <w:rPr>
                <w:ins w:id="3963" w:author="Seggelke, Klaus" w:date="2017-03-08T14:53:00Z"/>
                <w:lang w:eastAsia="zh-CN"/>
              </w:rPr>
            </w:pPr>
            <w:ins w:id="3964" w:author="Seggelke, Klaus" w:date="2017-03-08T14:53:00Z">
              <w:r w:rsidRPr="001F3C1F">
                <w:t>Validate VNFM reports no VNF instance and the error</w:t>
              </w:r>
            </w:ins>
          </w:p>
          <w:p w:rsidR="00663415" w:rsidRDefault="00663415" w:rsidP="00663415">
            <w:pPr>
              <w:pStyle w:val="TestCaseInfo"/>
              <w:numPr>
                <w:ilvl w:val="0"/>
                <w:numId w:val="231"/>
              </w:numPr>
              <w:rPr>
                <w:ins w:id="3965" w:author="Seggelke, Klaus" w:date="2017-03-08T14:53:00Z"/>
                <w:lang w:eastAsia="zh-CN"/>
              </w:rPr>
            </w:pPr>
            <w:ins w:id="3966" w:author="Seggelke, Klaus" w:date="2017-03-08T14:53:00Z">
              <w:r>
                <w:t xml:space="preserve">Validate VIM </w:t>
              </w:r>
              <w:r w:rsidRPr="001F3C1F">
                <w:t>reports no VNF instance and the error</w:t>
              </w:r>
            </w:ins>
          </w:p>
        </w:tc>
      </w:tr>
      <w:tr w:rsidR="00663415" w:rsidTr="009A7FAF">
        <w:trPr>
          <w:ins w:id="3967"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68" w:author="Seggelke, Klaus" w:date="2017-03-08T14:53:00Z"/>
              </w:rPr>
            </w:pPr>
            <w:ins w:id="3969" w:author="Seggelke, Klaus" w:date="2017-03-08T14:53: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3970" w:author="Seggelke, Klaus" w:date="2017-03-08T14:53:00Z"/>
              </w:rPr>
            </w:pPr>
          </w:p>
        </w:tc>
      </w:tr>
      <w:tr w:rsidR="00663415" w:rsidTr="009A7FAF">
        <w:trPr>
          <w:ins w:id="3971"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72" w:author="Seggelke, Klaus" w:date="2017-03-08T14:53:00Z"/>
                <w:noProof/>
              </w:rPr>
            </w:pPr>
            <w:ins w:id="3973" w:author="Seggelke, Klaus" w:date="2017-03-08T14:53: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3974" w:author="Seggelke, Klaus" w:date="2017-03-08T14:53:00Z"/>
              </w:rPr>
            </w:pPr>
          </w:p>
        </w:tc>
      </w:tr>
    </w:tbl>
    <w:p w:rsidR="00663415" w:rsidRDefault="00663415" w:rsidP="005A676A">
      <w:pPr>
        <w:rPr>
          <w:ins w:id="3975" w:author="Seggelke, Klaus" w:date="2017-03-08T14:53: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rPr>
          <w:ins w:id="3976" w:author="Seggelke, Klaus" w:date="2017-03-08T14:53:00Z"/>
        </w:trPr>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rPr>
                <w:ins w:id="3977" w:author="Seggelke, Klaus" w:date="2017-03-08T14:53:00Z"/>
              </w:rPr>
            </w:pPr>
            <w:bookmarkStart w:id="3978" w:name="_Toc477275267"/>
            <w:ins w:id="3979" w:author="Seggelke, Klaus" w:date="2017-03-08T14:53:00Z">
              <w:r>
                <w:t>TC.VNF.STATE.INST.006.4</w:t>
              </w:r>
              <w:r>
                <w:tab/>
                <w:t>VNF Instantiation Failure with missing required virtual resources “</w:t>
              </w:r>
            </w:ins>
            <w:ins w:id="3980" w:author="Seggelke, Klaus" w:date="2017-03-08T16:21:00Z">
              <w:r w:rsidR="00A955AB">
                <w:t>H</w:t>
              </w:r>
            </w:ins>
            <w:ins w:id="3981" w:author="Seggelke, Klaus" w:date="2017-03-08T16:19:00Z">
              <w:r w:rsidR="00A955AB">
                <w:t xml:space="preserve">ardware </w:t>
              </w:r>
            </w:ins>
            <w:ins w:id="3982" w:author="Seggelke, Klaus" w:date="2017-03-08T16:21:00Z">
              <w:r w:rsidR="00A955AB">
                <w:t>A</w:t>
              </w:r>
            </w:ins>
            <w:ins w:id="3983" w:author="Seggelke, Klaus" w:date="2017-03-08T16:19:00Z">
              <w:r w:rsidR="00A955AB">
                <w:t>cceleration, e.g. DPDK, SRIOV</w:t>
              </w:r>
            </w:ins>
            <w:ins w:id="3984" w:author="Seggelke, Klaus" w:date="2017-03-08T14:53:00Z">
              <w:r>
                <w:t>”</w:t>
              </w:r>
              <w:bookmarkEnd w:id="3978"/>
            </w:ins>
          </w:p>
        </w:tc>
      </w:tr>
      <w:tr w:rsidR="00663415" w:rsidTr="009A7FAF">
        <w:trPr>
          <w:trHeight w:val="616"/>
          <w:ins w:id="3985"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86" w:author="Seggelke, Klaus" w:date="2017-03-08T14:53:00Z"/>
              </w:rPr>
            </w:pPr>
            <w:ins w:id="3987" w:author="Seggelke, Klaus" w:date="2017-03-08T14:53: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ins w:id="3988" w:author="Seggelke, Klaus" w:date="2017-03-08T14:53:00Z"/>
                <w:lang w:eastAsia="zh-CN"/>
              </w:rPr>
            </w:pPr>
            <w:ins w:id="3989" w:author="Seggelke, Klaus" w:date="2017-03-08T14:53:00Z">
              <w:r>
                <w:rPr>
                  <w:lang w:eastAsia="zh-CN"/>
                </w:rPr>
                <w:t xml:space="preserve">Verify the VNF does not get instantiated when one or more specified resources are missing </w:t>
              </w:r>
            </w:ins>
            <w:ins w:id="3990" w:author="Seggelke, Klaus" w:date="2017-03-08T16:24:00Z">
              <w:r w:rsidR="00A955AB">
                <w:rPr>
                  <w:lang w:eastAsia="zh-CN"/>
                </w:rPr>
                <w:t xml:space="preserve">of </w:t>
              </w:r>
            </w:ins>
            <w:ins w:id="3991" w:author="Seggelke, Klaus" w:date="2017-03-08T16:20:00Z">
              <w:r w:rsidR="00A955AB">
                <w:t>hardware acceleration, e.g. DPDK, SRIOV</w:t>
              </w:r>
            </w:ins>
          </w:p>
        </w:tc>
      </w:tr>
      <w:tr w:rsidR="00663415" w:rsidTr="009A7FAF">
        <w:trPr>
          <w:ins w:id="3992"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93" w:author="Seggelke, Klaus" w:date="2017-03-08T14:53:00Z"/>
              </w:rPr>
            </w:pPr>
            <w:ins w:id="3994" w:author="Seggelke, Klaus" w:date="2017-03-08T14:53: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ins w:id="3995" w:author="Seggelke, Klaus" w:date="2017-03-08T14:53:00Z"/>
                <w:lang w:eastAsia="zh-CN"/>
              </w:rPr>
            </w:pPr>
            <w:ins w:id="3996" w:author="Seggelke, Klaus" w:date="2017-03-08T14:53: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663415" w:rsidTr="009A7FAF">
        <w:trPr>
          <w:trHeight w:val="283"/>
          <w:ins w:id="3997"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3998" w:author="Seggelke, Klaus" w:date="2017-03-08T14:53:00Z"/>
              </w:rPr>
            </w:pPr>
            <w:ins w:id="3999" w:author="Seggelke, Klaus" w:date="2017-03-08T14:53:00Z">
              <w:r>
                <w:t>Test Setup</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00" w:author="Seggelke, Klaus" w:date="2017-03-08T14:53:00Z"/>
                <w:lang w:eastAsia="zh-CN"/>
              </w:rPr>
            </w:pPr>
          </w:p>
        </w:tc>
      </w:tr>
      <w:tr w:rsidR="00663415" w:rsidTr="009A7FAF">
        <w:trPr>
          <w:trHeight w:val="515"/>
          <w:ins w:id="4001"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02" w:author="Seggelke, Klaus" w:date="2017-03-08T14:53:00Z"/>
              </w:rPr>
            </w:pPr>
            <w:ins w:id="4003" w:author="Seggelke, Klaus" w:date="2017-03-08T14:53:00Z">
              <w:r>
                <w:t>Parameters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04" w:author="Seggelke, Klaus" w:date="2017-03-08T14:53:00Z"/>
              </w:rPr>
            </w:pPr>
          </w:p>
        </w:tc>
      </w:tr>
      <w:tr w:rsidR="00663415" w:rsidTr="009A7FAF">
        <w:trPr>
          <w:ins w:id="4005"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06" w:author="Seggelke, Klaus" w:date="2017-03-08T14:53:00Z"/>
              </w:rPr>
            </w:pPr>
            <w:ins w:id="4007" w:author="Seggelke, Klaus" w:date="2017-03-08T14:53: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08" w:author="Seggelke, Klaus" w:date="2017-03-08T14:53:00Z"/>
              </w:rPr>
            </w:pPr>
          </w:p>
        </w:tc>
      </w:tr>
      <w:tr w:rsidR="00663415" w:rsidTr="009A7FAF">
        <w:trPr>
          <w:ins w:id="4009"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10" w:author="Seggelke, Klaus" w:date="2017-03-08T14:53:00Z"/>
              </w:rPr>
            </w:pPr>
            <w:ins w:id="4011" w:author="Seggelke, Klaus" w:date="2017-03-08T14:53:00Z">
              <w:r>
                <w:t>Pre-conditions: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12" w:author="Seggelke, Klaus" w:date="2017-03-08T14:53:00Z"/>
                <w:lang w:eastAsia="zh-CN"/>
              </w:rPr>
            </w:pPr>
            <w:ins w:id="4013" w:author="Seggelke, Klaus" w:date="2017-03-08T14:53: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663415" w:rsidTr="009A7FAF">
        <w:trPr>
          <w:trHeight w:val="1165"/>
          <w:ins w:id="4014"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15" w:author="Seggelke, Klaus" w:date="2017-03-08T14:53:00Z"/>
              </w:rPr>
            </w:pPr>
            <w:ins w:id="4016" w:author="Seggelke, Klaus" w:date="2017-03-08T14:53: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17" w:author="Seggelke, Klaus" w:date="2017-03-08T14:53:00Z"/>
              </w:rPr>
            </w:pPr>
            <w:ins w:id="4018" w:author="Seggelke, Klaus" w:date="2017-03-08T14:53:00Z">
              <w:r w:rsidRPr="001F3C1F">
                <w:t>Eliminate one or more required virtual resources are missing in the NFVI</w:t>
              </w:r>
            </w:ins>
          </w:p>
          <w:p w:rsidR="00663415" w:rsidRPr="001F3C1F" w:rsidRDefault="00663415" w:rsidP="009A7FAF">
            <w:pPr>
              <w:pStyle w:val="TestCaseInfo"/>
              <w:rPr>
                <w:ins w:id="4019" w:author="Seggelke, Klaus" w:date="2017-03-08T14:53:00Z"/>
              </w:rPr>
            </w:pPr>
            <w:ins w:id="4020" w:author="Seggelke, Klaus" w:date="2017-03-08T14:53:00Z">
              <w:r>
                <w:t>Sequence:</w:t>
              </w:r>
            </w:ins>
          </w:p>
          <w:p w:rsidR="00663415" w:rsidRPr="001F3C1F" w:rsidRDefault="00663415" w:rsidP="00663415">
            <w:pPr>
              <w:pStyle w:val="TestCaseInfo"/>
              <w:numPr>
                <w:ilvl w:val="0"/>
                <w:numId w:val="232"/>
              </w:numPr>
              <w:rPr>
                <w:ins w:id="4021" w:author="Seggelke, Klaus" w:date="2017-03-08T14:53:00Z"/>
              </w:rPr>
            </w:pPr>
            <w:ins w:id="4022" w:author="Seggelke, Klaus" w:date="2017-03-08T14:53:00Z">
              <w:r w:rsidRPr="001F3C1F">
                <w:t>Instantiate VNF</w:t>
              </w:r>
            </w:ins>
          </w:p>
          <w:p w:rsidR="00663415" w:rsidRDefault="00663415" w:rsidP="00663415">
            <w:pPr>
              <w:pStyle w:val="TestCaseInfo"/>
              <w:numPr>
                <w:ilvl w:val="0"/>
                <w:numId w:val="232"/>
              </w:numPr>
              <w:rPr>
                <w:ins w:id="4023" w:author="Seggelke, Klaus" w:date="2017-03-08T14:53:00Z"/>
                <w:lang w:eastAsia="zh-CN"/>
              </w:rPr>
            </w:pPr>
            <w:ins w:id="4024" w:author="Seggelke, Klaus" w:date="2017-03-08T14:53:00Z">
              <w:r w:rsidRPr="001F3C1F">
                <w:t>Validate VNFM reports no VNF instance and the error</w:t>
              </w:r>
            </w:ins>
          </w:p>
          <w:p w:rsidR="00663415" w:rsidRDefault="00663415" w:rsidP="00663415">
            <w:pPr>
              <w:pStyle w:val="TestCaseInfo"/>
              <w:numPr>
                <w:ilvl w:val="0"/>
                <w:numId w:val="232"/>
              </w:numPr>
              <w:rPr>
                <w:ins w:id="4025" w:author="Seggelke, Klaus" w:date="2017-03-08T14:53:00Z"/>
                <w:lang w:eastAsia="zh-CN"/>
              </w:rPr>
            </w:pPr>
            <w:ins w:id="4026" w:author="Seggelke, Klaus" w:date="2017-03-08T14:53:00Z">
              <w:r>
                <w:t xml:space="preserve">Validate VIM </w:t>
              </w:r>
              <w:r w:rsidRPr="001F3C1F">
                <w:t>reports no VNF instance and the error</w:t>
              </w:r>
            </w:ins>
          </w:p>
        </w:tc>
      </w:tr>
      <w:tr w:rsidR="00663415" w:rsidTr="009A7FAF">
        <w:trPr>
          <w:ins w:id="4027"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28" w:author="Seggelke, Klaus" w:date="2017-03-08T14:53:00Z"/>
              </w:rPr>
            </w:pPr>
            <w:ins w:id="4029" w:author="Seggelke, Klaus" w:date="2017-03-08T14:53: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30" w:author="Seggelke, Klaus" w:date="2017-03-08T14:53:00Z"/>
              </w:rPr>
            </w:pPr>
          </w:p>
        </w:tc>
      </w:tr>
      <w:tr w:rsidR="00663415" w:rsidTr="009A7FAF">
        <w:trPr>
          <w:ins w:id="4031" w:author="Seggelke, Klaus" w:date="2017-03-08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32" w:author="Seggelke, Klaus" w:date="2017-03-08T14:53:00Z"/>
                <w:noProof/>
              </w:rPr>
            </w:pPr>
            <w:ins w:id="4033" w:author="Seggelke, Klaus" w:date="2017-03-08T14:53: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34" w:author="Seggelke, Klaus" w:date="2017-03-08T14:53:00Z"/>
              </w:rPr>
            </w:pPr>
          </w:p>
        </w:tc>
      </w:tr>
    </w:tbl>
    <w:p w:rsidR="00663415" w:rsidRDefault="00663415" w:rsidP="005A676A">
      <w:pPr>
        <w:rPr>
          <w:ins w:id="4035" w:author="Seggelke, Klaus" w:date="2017-03-08T14:5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rPr>
          <w:ins w:id="4036" w:author="Seggelke, Klaus" w:date="2017-03-08T14:54:00Z"/>
        </w:trPr>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rPr>
                <w:ins w:id="4037" w:author="Seggelke, Klaus" w:date="2017-03-08T14:54:00Z"/>
              </w:rPr>
            </w:pPr>
            <w:bookmarkStart w:id="4038" w:name="_Toc477275268"/>
            <w:ins w:id="4039" w:author="Seggelke, Klaus" w:date="2017-03-08T14:54:00Z">
              <w:r>
                <w:t>TC.VNF.STATE.INST.006.5</w:t>
              </w:r>
              <w:r>
                <w:tab/>
                <w:t>VNF Instantiation Failure with missing required virtual resources “</w:t>
              </w:r>
            </w:ins>
            <w:ins w:id="4040" w:author="Seggelke, Klaus" w:date="2017-03-08T16:20:00Z">
              <w:r w:rsidR="00A955AB">
                <w:t>vMemory size</w:t>
              </w:r>
            </w:ins>
            <w:ins w:id="4041" w:author="Seggelke, Klaus" w:date="2017-03-08T14:54:00Z">
              <w:r>
                <w:t>”</w:t>
              </w:r>
              <w:bookmarkEnd w:id="4038"/>
            </w:ins>
          </w:p>
        </w:tc>
      </w:tr>
      <w:tr w:rsidR="00663415" w:rsidTr="009A7FAF">
        <w:trPr>
          <w:trHeight w:val="616"/>
          <w:ins w:id="4042"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43" w:author="Seggelke, Klaus" w:date="2017-03-08T14:54:00Z"/>
              </w:rPr>
            </w:pPr>
            <w:ins w:id="4044" w:author="Seggelke, Klaus" w:date="2017-03-08T14:54: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ins w:id="4045" w:author="Seggelke, Klaus" w:date="2017-03-08T14:54:00Z"/>
                <w:lang w:eastAsia="zh-CN"/>
              </w:rPr>
            </w:pPr>
            <w:ins w:id="4046" w:author="Seggelke, Klaus" w:date="2017-03-08T14:54:00Z">
              <w:r>
                <w:rPr>
                  <w:lang w:eastAsia="zh-CN"/>
                </w:rPr>
                <w:t xml:space="preserve">Verify the VNF does not get instantiated when one or more specified resources are missing of </w:t>
              </w:r>
            </w:ins>
            <w:ins w:id="4047" w:author="Seggelke, Klaus" w:date="2017-03-08T16:21:00Z">
              <w:r w:rsidR="00A955AB">
                <w:t>vMemory size</w:t>
              </w:r>
            </w:ins>
          </w:p>
        </w:tc>
      </w:tr>
      <w:tr w:rsidR="00663415" w:rsidTr="009A7FAF">
        <w:trPr>
          <w:ins w:id="4048"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49" w:author="Seggelke, Klaus" w:date="2017-03-08T14:54:00Z"/>
              </w:rPr>
            </w:pPr>
            <w:ins w:id="4050" w:author="Seggelke, Klaus" w:date="2017-03-08T14:54: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ins w:id="4051" w:author="Seggelke, Klaus" w:date="2017-03-08T14:54:00Z"/>
                <w:lang w:eastAsia="zh-CN"/>
              </w:rPr>
            </w:pPr>
            <w:ins w:id="4052" w:author="Seggelke, Klaus" w:date="2017-03-08T14:54: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663415" w:rsidTr="009A7FAF">
        <w:trPr>
          <w:trHeight w:val="283"/>
          <w:ins w:id="4053"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54" w:author="Seggelke, Klaus" w:date="2017-03-08T14:54:00Z"/>
              </w:rPr>
            </w:pPr>
            <w:ins w:id="4055" w:author="Seggelke, Klaus" w:date="2017-03-08T14:54:00Z">
              <w:r>
                <w:t>Test Setup</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56" w:author="Seggelke, Klaus" w:date="2017-03-08T14:54:00Z"/>
                <w:lang w:eastAsia="zh-CN"/>
              </w:rPr>
            </w:pPr>
          </w:p>
        </w:tc>
      </w:tr>
      <w:tr w:rsidR="00663415" w:rsidTr="009A7FAF">
        <w:trPr>
          <w:trHeight w:val="515"/>
          <w:ins w:id="4057"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58" w:author="Seggelke, Klaus" w:date="2017-03-08T14:54:00Z"/>
              </w:rPr>
            </w:pPr>
            <w:ins w:id="4059" w:author="Seggelke, Klaus" w:date="2017-03-08T14:54:00Z">
              <w:r>
                <w:t>Parameters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60" w:author="Seggelke, Klaus" w:date="2017-03-08T14:54:00Z"/>
              </w:rPr>
            </w:pPr>
          </w:p>
        </w:tc>
      </w:tr>
      <w:tr w:rsidR="00663415" w:rsidTr="009A7FAF">
        <w:trPr>
          <w:ins w:id="4061"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62" w:author="Seggelke, Klaus" w:date="2017-03-08T14:54:00Z"/>
              </w:rPr>
            </w:pPr>
            <w:ins w:id="4063" w:author="Seggelke, Klaus" w:date="2017-03-08T14:54: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64" w:author="Seggelke, Klaus" w:date="2017-03-08T14:54:00Z"/>
              </w:rPr>
            </w:pPr>
          </w:p>
        </w:tc>
      </w:tr>
      <w:tr w:rsidR="00663415" w:rsidTr="009A7FAF">
        <w:trPr>
          <w:ins w:id="4065"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66" w:author="Seggelke, Klaus" w:date="2017-03-08T14:54:00Z"/>
              </w:rPr>
            </w:pPr>
            <w:ins w:id="4067" w:author="Seggelke, Klaus" w:date="2017-03-08T14:54:00Z">
              <w:r>
                <w:t>Pre-conditions: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68" w:author="Seggelke, Klaus" w:date="2017-03-08T14:54:00Z"/>
                <w:lang w:eastAsia="zh-CN"/>
              </w:rPr>
            </w:pPr>
            <w:ins w:id="4069" w:author="Seggelke, Klaus" w:date="2017-03-08T14:54: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663415" w:rsidTr="009A7FAF">
        <w:trPr>
          <w:trHeight w:val="1165"/>
          <w:ins w:id="4070"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71" w:author="Seggelke, Klaus" w:date="2017-03-08T14:54:00Z"/>
              </w:rPr>
            </w:pPr>
            <w:ins w:id="4072" w:author="Seggelke, Klaus" w:date="2017-03-08T14:54:00Z">
              <w:r>
                <w:t>Procedure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73" w:author="Seggelke, Klaus" w:date="2017-03-08T14:54:00Z"/>
              </w:rPr>
            </w:pPr>
            <w:ins w:id="4074" w:author="Seggelke, Klaus" w:date="2017-03-08T14:54:00Z">
              <w:r w:rsidRPr="001F3C1F">
                <w:t>Eliminate one or more required virtual resources are missing in the NFVI</w:t>
              </w:r>
            </w:ins>
          </w:p>
          <w:p w:rsidR="00663415" w:rsidRPr="001F3C1F" w:rsidRDefault="00663415" w:rsidP="009A7FAF">
            <w:pPr>
              <w:pStyle w:val="TestCaseInfo"/>
              <w:rPr>
                <w:ins w:id="4075" w:author="Seggelke, Klaus" w:date="2017-03-08T14:54:00Z"/>
              </w:rPr>
            </w:pPr>
            <w:ins w:id="4076" w:author="Seggelke, Klaus" w:date="2017-03-08T14:54:00Z">
              <w:r>
                <w:t>Sequence:</w:t>
              </w:r>
            </w:ins>
          </w:p>
          <w:p w:rsidR="00663415" w:rsidRPr="001F3C1F" w:rsidRDefault="00663415" w:rsidP="00663415">
            <w:pPr>
              <w:pStyle w:val="TestCaseInfo"/>
              <w:numPr>
                <w:ilvl w:val="0"/>
                <w:numId w:val="233"/>
              </w:numPr>
              <w:rPr>
                <w:ins w:id="4077" w:author="Seggelke, Klaus" w:date="2017-03-08T14:54:00Z"/>
              </w:rPr>
            </w:pPr>
            <w:ins w:id="4078" w:author="Seggelke, Klaus" w:date="2017-03-08T14:54:00Z">
              <w:r w:rsidRPr="001F3C1F">
                <w:t>Instantiate VNF</w:t>
              </w:r>
            </w:ins>
          </w:p>
          <w:p w:rsidR="00663415" w:rsidRDefault="00663415" w:rsidP="00663415">
            <w:pPr>
              <w:pStyle w:val="TestCaseInfo"/>
              <w:numPr>
                <w:ilvl w:val="0"/>
                <w:numId w:val="233"/>
              </w:numPr>
              <w:rPr>
                <w:ins w:id="4079" w:author="Seggelke, Klaus" w:date="2017-03-08T14:54:00Z"/>
                <w:lang w:eastAsia="zh-CN"/>
              </w:rPr>
            </w:pPr>
            <w:ins w:id="4080" w:author="Seggelke, Klaus" w:date="2017-03-08T14:54:00Z">
              <w:r w:rsidRPr="001F3C1F">
                <w:t>Validate VNFM reports no VNF instance and the error</w:t>
              </w:r>
            </w:ins>
          </w:p>
          <w:p w:rsidR="00663415" w:rsidRDefault="00663415" w:rsidP="00663415">
            <w:pPr>
              <w:pStyle w:val="TestCaseInfo"/>
              <w:numPr>
                <w:ilvl w:val="0"/>
                <w:numId w:val="233"/>
              </w:numPr>
              <w:rPr>
                <w:ins w:id="4081" w:author="Seggelke, Klaus" w:date="2017-03-08T14:54:00Z"/>
                <w:lang w:eastAsia="zh-CN"/>
              </w:rPr>
            </w:pPr>
            <w:ins w:id="4082" w:author="Seggelke, Klaus" w:date="2017-03-08T14:54:00Z">
              <w:r>
                <w:t xml:space="preserve">Validate VIM </w:t>
              </w:r>
              <w:r w:rsidRPr="001F3C1F">
                <w:t>reports no VNF instance and the error</w:t>
              </w:r>
            </w:ins>
          </w:p>
        </w:tc>
      </w:tr>
      <w:tr w:rsidR="00663415" w:rsidTr="009A7FAF">
        <w:trPr>
          <w:ins w:id="4083"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84" w:author="Seggelke, Klaus" w:date="2017-03-08T14:54:00Z"/>
              </w:rPr>
            </w:pPr>
            <w:ins w:id="4085" w:author="Seggelke, Klaus" w:date="2017-03-08T14:54: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86" w:author="Seggelke, Klaus" w:date="2017-03-08T14:54:00Z"/>
              </w:rPr>
            </w:pPr>
          </w:p>
        </w:tc>
      </w:tr>
      <w:tr w:rsidR="00663415" w:rsidTr="009A7FAF">
        <w:trPr>
          <w:ins w:id="4087"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88" w:author="Seggelke, Klaus" w:date="2017-03-08T14:54:00Z"/>
                <w:noProof/>
              </w:rPr>
            </w:pPr>
            <w:ins w:id="4089" w:author="Seggelke, Klaus" w:date="2017-03-08T14:54: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090" w:author="Seggelke, Klaus" w:date="2017-03-08T14:54:00Z"/>
              </w:rPr>
            </w:pPr>
          </w:p>
        </w:tc>
      </w:tr>
    </w:tbl>
    <w:p w:rsidR="00663415" w:rsidRDefault="00663415" w:rsidP="005A676A">
      <w:pPr>
        <w:rPr>
          <w:ins w:id="4091" w:author="Seggelke, Klaus" w:date="2017-03-08T14:54: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3415" w:rsidTr="009A7FAF">
        <w:trPr>
          <w:ins w:id="4092" w:author="Seggelke, Klaus" w:date="2017-03-08T14:54:00Z"/>
        </w:trPr>
        <w:tc>
          <w:tcPr>
            <w:tcW w:w="9330" w:type="dxa"/>
            <w:gridSpan w:val="2"/>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
              <w:rPr>
                <w:ins w:id="4093" w:author="Seggelke, Klaus" w:date="2017-03-08T14:54:00Z"/>
              </w:rPr>
            </w:pPr>
            <w:bookmarkStart w:id="4094" w:name="_Toc477275269"/>
            <w:ins w:id="4095" w:author="Seggelke, Klaus" w:date="2017-03-08T14:54:00Z">
              <w:r>
                <w:t>TC.VNF.STATE.INST.006.6</w:t>
              </w:r>
              <w:r>
                <w:tab/>
                <w:t>VNF Instantiation Failure with missing required virtual resources “</w:t>
              </w:r>
            </w:ins>
            <w:ins w:id="4096" w:author="Seggelke, Klaus" w:date="2017-03-08T16:22:00Z">
              <w:r w:rsidR="00A955AB">
                <w:t>vStorage type</w:t>
              </w:r>
            </w:ins>
            <w:ins w:id="4097" w:author="Seggelke, Klaus" w:date="2017-03-08T14:54:00Z">
              <w:r>
                <w:t>”</w:t>
              </w:r>
              <w:bookmarkEnd w:id="4094"/>
            </w:ins>
          </w:p>
        </w:tc>
      </w:tr>
      <w:tr w:rsidR="00663415" w:rsidTr="009A7FAF">
        <w:trPr>
          <w:trHeight w:val="616"/>
          <w:ins w:id="4098"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099" w:author="Seggelke, Klaus" w:date="2017-03-08T14:54:00Z"/>
              </w:rPr>
            </w:pPr>
            <w:ins w:id="4100" w:author="Seggelke, Klaus" w:date="2017-03-08T14:54: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663415" w:rsidRPr="00D67489" w:rsidRDefault="00663415" w:rsidP="009A7FAF">
            <w:pPr>
              <w:pStyle w:val="TestCaseInfo"/>
              <w:rPr>
                <w:ins w:id="4101" w:author="Seggelke, Klaus" w:date="2017-03-08T14:54:00Z"/>
                <w:lang w:eastAsia="zh-CN"/>
              </w:rPr>
            </w:pPr>
            <w:ins w:id="4102" w:author="Seggelke, Klaus" w:date="2017-03-08T14:54:00Z">
              <w:r>
                <w:rPr>
                  <w:lang w:eastAsia="zh-CN"/>
                </w:rPr>
                <w:t xml:space="preserve">Verify the VNF does not get instantiated when one or more specified resources are missing of type </w:t>
              </w:r>
            </w:ins>
            <w:ins w:id="4103" w:author="Seggelke, Klaus" w:date="2017-03-08T16:22:00Z">
              <w:r w:rsidR="00A955AB">
                <w:t>vStorage type</w:t>
              </w:r>
            </w:ins>
          </w:p>
        </w:tc>
      </w:tr>
      <w:tr w:rsidR="00663415" w:rsidTr="009A7FAF">
        <w:trPr>
          <w:ins w:id="4104"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105" w:author="Seggelke, Klaus" w:date="2017-03-08T14:54:00Z"/>
              </w:rPr>
            </w:pPr>
            <w:ins w:id="4106" w:author="Seggelke, Klaus" w:date="2017-03-08T14:54: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663415" w:rsidRDefault="00663415" w:rsidP="009A7FAF">
            <w:pPr>
              <w:pStyle w:val="TestCaseInfo"/>
              <w:rPr>
                <w:ins w:id="4107" w:author="Seggelke, Klaus" w:date="2017-03-08T14:54:00Z"/>
                <w:lang w:eastAsia="zh-CN"/>
              </w:rPr>
            </w:pPr>
            <w:ins w:id="4108" w:author="Seggelke, Klaus" w:date="2017-03-08T14:54: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663415" w:rsidTr="009A7FAF">
        <w:trPr>
          <w:trHeight w:val="283"/>
          <w:ins w:id="4109"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110" w:author="Seggelke, Klaus" w:date="2017-03-08T14:54:00Z"/>
              </w:rPr>
            </w:pPr>
            <w:ins w:id="4111" w:author="Seggelke, Klaus" w:date="2017-03-08T14:54:00Z">
              <w:r>
                <w:t>Test Setup</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112" w:author="Seggelke, Klaus" w:date="2017-03-08T14:54:00Z"/>
                <w:lang w:eastAsia="zh-CN"/>
              </w:rPr>
            </w:pPr>
          </w:p>
        </w:tc>
      </w:tr>
      <w:tr w:rsidR="00663415" w:rsidTr="009A7FAF">
        <w:trPr>
          <w:trHeight w:val="515"/>
          <w:ins w:id="4113"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114" w:author="Seggelke, Klaus" w:date="2017-03-08T14:54:00Z"/>
              </w:rPr>
            </w:pPr>
            <w:ins w:id="4115" w:author="Seggelke, Klaus" w:date="2017-03-08T14:54:00Z">
              <w:r>
                <w:t>Parameters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116" w:author="Seggelke, Klaus" w:date="2017-03-08T14:54:00Z"/>
              </w:rPr>
            </w:pPr>
          </w:p>
        </w:tc>
      </w:tr>
      <w:tr w:rsidR="00663415" w:rsidTr="009A7FAF">
        <w:trPr>
          <w:ins w:id="4117"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118" w:author="Seggelke, Klaus" w:date="2017-03-08T14:54:00Z"/>
              </w:rPr>
            </w:pPr>
            <w:ins w:id="4119" w:author="Seggelke, Klaus" w:date="2017-03-08T14:54: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120" w:author="Seggelke, Klaus" w:date="2017-03-08T14:54:00Z"/>
              </w:rPr>
            </w:pPr>
          </w:p>
        </w:tc>
      </w:tr>
      <w:tr w:rsidR="00663415" w:rsidTr="009A7FAF">
        <w:trPr>
          <w:ins w:id="4121"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122" w:author="Seggelke, Klaus" w:date="2017-03-08T14:54:00Z"/>
              </w:rPr>
            </w:pPr>
            <w:ins w:id="4123" w:author="Seggelke, Klaus" w:date="2017-03-08T14:54:00Z">
              <w:r>
                <w:t>Pre-conditions: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124" w:author="Seggelke, Klaus" w:date="2017-03-08T14:54:00Z"/>
                <w:lang w:eastAsia="zh-CN"/>
              </w:rPr>
            </w:pPr>
            <w:ins w:id="4125" w:author="Seggelke, Klaus" w:date="2017-03-08T14:54: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663415" w:rsidTr="009A7FAF">
        <w:trPr>
          <w:trHeight w:val="1165"/>
          <w:ins w:id="4126"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127" w:author="Seggelke, Klaus" w:date="2017-03-08T14:54:00Z"/>
              </w:rPr>
            </w:pPr>
            <w:ins w:id="4128" w:author="Seggelke, Klaus" w:date="2017-03-08T14:54: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129" w:author="Seggelke, Klaus" w:date="2017-03-08T14:54:00Z"/>
              </w:rPr>
            </w:pPr>
            <w:ins w:id="4130" w:author="Seggelke, Klaus" w:date="2017-03-08T14:54:00Z">
              <w:r w:rsidRPr="001F3C1F">
                <w:t>Eliminate one or more required virtual resources are missing in the NFVI</w:t>
              </w:r>
            </w:ins>
          </w:p>
          <w:p w:rsidR="00663415" w:rsidRPr="001F3C1F" w:rsidRDefault="00663415" w:rsidP="009A7FAF">
            <w:pPr>
              <w:pStyle w:val="TestCaseInfo"/>
              <w:rPr>
                <w:ins w:id="4131" w:author="Seggelke, Klaus" w:date="2017-03-08T14:54:00Z"/>
              </w:rPr>
            </w:pPr>
            <w:ins w:id="4132" w:author="Seggelke, Klaus" w:date="2017-03-08T14:54:00Z">
              <w:r>
                <w:t>Sequence:</w:t>
              </w:r>
            </w:ins>
          </w:p>
          <w:p w:rsidR="00663415" w:rsidRPr="001F3C1F" w:rsidRDefault="00663415" w:rsidP="00663415">
            <w:pPr>
              <w:pStyle w:val="TestCaseInfo"/>
              <w:numPr>
                <w:ilvl w:val="0"/>
                <w:numId w:val="234"/>
              </w:numPr>
              <w:rPr>
                <w:ins w:id="4133" w:author="Seggelke, Klaus" w:date="2017-03-08T14:54:00Z"/>
              </w:rPr>
            </w:pPr>
            <w:ins w:id="4134" w:author="Seggelke, Klaus" w:date="2017-03-08T14:54:00Z">
              <w:r w:rsidRPr="001F3C1F">
                <w:t>Instantiate VNF</w:t>
              </w:r>
            </w:ins>
          </w:p>
          <w:p w:rsidR="00663415" w:rsidRDefault="00663415" w:rsidP="00663415">
            <w:pPr>
              <w:pStyle w:val="TestCaseInfo"/>
              <w:numPr>
                <w:ilvl w:val="0"/>
                <w:numId w:val="234"/>
              </w:numPr>
              <w:rPr>
                <w:ins w:id="4135" w:author="Seggelke, Klaus" w:date="2017-03-08T14:54:00Z"/>
                <w:lang w:eastAsia="zh-CN"/>
              </w:rPr>
            </w:pPr>
            <w:ins w:id="4136" w:author="Seggelke, Klaus" w:date="2017-03-08T14:54:00Z">
              <w:r w:rsidRPr="001F3C1F">
                <w:t>Validate VNFM reports no VNF instance and the error</w:t>
              </w:r>
            </w:ins>
          </w:p>
          <w:p w:rsidR="00663415" w:rsidRDefault="00663415" w:rsidP="00663415">
            <w:pPr>
              <w:pStyle w:val="TestCaseInfo"/>
              <w:numPr>
                <w:ilvl w:val="0"/>
                <w:numId w:val="234"/>
              </w:numPr>
              <w:rPr>
                <w:ins w:id="4137" w:author="Seggelke, Klaus" w:date="2017-03-08T14:54:00Z"/>
                <w:lang w:eastAsia="zh-CN"/>
              </w:rPr>
            </w:pPr>
            <w:ins w:id="4138" w:author="Seggelke, Klaus" w:date="2017-03-08T14:54:00Z">
              <w:r>
                <w:t xml:space="preserve">Validate VIM </w:t>
              </w:r>
              <w:r w:rsidRPr="001F3C1F">
                <w:t>reports no VNF instance and the error</w:t>
              </w:r>
            </w:ins>
          </w:p>
        </w:tc>
      </w:tr>
      <w:tr w:rsidR="00663415" w:rsidTr="009A7FAF">
        <w:trPr>
          <w:ins w:id="4139"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140" w:author="Seggelke, Klaus" w:date="2017-03-08T14:54:00Z"/>
              </w:rPr>
            </w:pPr>
            <w:ins w:id="4141" w:author="Seggelke, Klaus" w:date="2017-03-08T14:54: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142" w:author="Seggelke, Klaus" w:date="2017-03-08T14:54:00Z"/>
              </w:rPr>
            </w:pPr>
          </w:p>
        </w:tc>
      </w:tr>
      <w:tr w:rsidR="00663415" w:rsidTr="009A7FAF">
        <w:trPr>
          <w:ins w:id="4143" w:author="Seggelke, Klaus" w:date="2017-03-08T14:54:00Z"/>
        </w:trPr>
        <w:tc>
          <w:tcPr>
            <w:tcW w:w="1351" w:type="dxa"/>
            <w:tcBorders>
              <w:top w:val="single" w:sz="2" w:space="0" w:color="auto"/>
              <w:left w:val="single" w:sz="2" w:space="0" w:color="auto"/>
              <w:bottom w:val="single" w:sz="2" w:space="0" w:color="auto"/>
              <w:right w:val="single" w:sz="2" w:space="0" w:color="auto"/>
            </w:tcBorders>
            <w:vAlign w:val="center"/>
            <w:hideMark/>
          </w:tcPr>
          <w:p w:rsidR="00663415" w:rsidRDefault="00663415" w:rsidP="009A7FAF">
            <w:pPr>
              <w:pStyle w:val="TestCaseDescription"/>
              <w:rPr>
                <w:ins w:id="4144" w:author="Seggelke, Klaus" w:date="2017-03-08T14:54:00Z"/>
                <w:noProof/>
              </w:rPr>
            </w:pPr>
            <w:ins w:id="4145" w:author="Seggelke, Klaus" w:date="2017-03-08T14:54: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663415" w:rsidRDefault="00663415" w:rsidP="009A7FAF">
            <w:pPr>
              <w:pStyle w:val="TestCaseInfo"/>
              <w:rPr>
                <w:ins w:id="4146" w:author="Seggelke, Klaus" w:date="2017-03-08T14:54:00Z"/>
              </w:rPr>
            </w:pPr>
          </w:p>
        </w:tc>
      </w:tr>
    </w:tbl>
    <w:p w:rsidR="00663415" w:rsidRDefault="00663415" w:rsidP="005A676A">
      <w:pPr>
        <w:rPr>
          <w:ins w:id="4147" w:author="Seggelke, Klaus" w:date="2017-03-08T16: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955AB" w:rsidTr="009A7FAF">
        <w:trPr>
          <w:ins w:id="4148" w:author="Seggelke, Klaus" w:date="2017-03-08T16:22:00Z"/>
        </w:trPr>
        <w:tc>
          <w:tcPr>
            <w:tcW w:w="9330" w:type="dxa"/>
            <w:gridSpan w:val="2"/>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
              <w:rPr>
                <w:ins w:id="4149" w:author="Seggelke, Klaus" w:date="2017-03-08T16:22:00Z"/>
              </w:rPr>
            </w:pPr>
            <w:bookmarkStart w:id="4150" w:name="_Toc477275270"/>
            <w:ins w:id="4151" w:author="Seggelke, Klaus" w:date="2017-03-08T16:22:00Z">
              <w:r>
                <w:t>TC.VNF.STATE.INST.006.7</w:t>
              </w:r>
              <w:r>
                <w:tab/>
                <w:t xml:space="preserve">VNF Instantiation Failure with missing required virtual resources “vStorage </w:t>
              </w:r>
            </w:ins>
            <w:ins w:id="4152" w:author="Seggelke, Klaus" w:date="2017-03-08T16:23:00Z">
              <w:r>
                <w:t>size</w:t>
              </w:r>
            </w:ins>
            <w:ins w:id="4153" w:author="Seggelke, Klaus" w:date="2017-03-08T16:22:00Z">
              <w:r>
                <w:t>”</w:t>
              </w:r>
              <w:bookmarkEnd w:id="4150"/>
            </w:ins>
          </w:p>
        </w:tc>
      </w:tr>
      <w:tr w:rsidR="00A955AB" w:rsidTr="009A7FAF">
        <w:trPr>
          <w:trHeight w:val="616"/>
          <w:ins w:id="4154"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155" w:author="Seggelke, Klaus" w:date="2017-03-08T16:22:00Z"/>
              </w:rPr>
            </w:pPr>
            <w:ins w:id="4156" w:author="Seggelke, Klaus" w:date="2017-03-08T16: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A955AB" w:rsidRPr="00D67489" w:rsidRDefault="00A955AB" w:rsidP="009A7FAF">
            <w:pPr>
              <w:pStyle w:val="TestCaseInfo"/>
              <w:rPr>
                <w:ins w:id="4157" w:author="Seggelke, Klaus" w:date="2017-03-08T16:22:00Z"/>
                <w:lang w:eastAsia="zh-CN"/>
              </w:rPr>
            </w:pPr>
            <w:ins w:id="4158" w:author="Seggelke, Klaus" w:date="2017-03-08T16:22:00Z">
              <w:r>
                <w:rPr>
                  <w:lang w:eastAsia="zh-CN"/>
                </w:rPr>
                <w:t xml:space="preserve">Verify the VNF does not get instantiated when one or more specified resources are missing of </w:t>
              </w:r>
              <w:r>
                <w:t xml:space="preserve">vStorage </w:t>
              </w:r>
            </w:ins>
            <w:ins w:id="4159" w:author="Seggelke, Klaus" w:date="2017-03-08T16:24:00Z">
              <w:r>
                <w:t>size</w:t>
              </w:r>
            </w:ins>
          </w:p>
        </w:tc>
      </w:tr>
      <w:tr w:rsidR="00A955AB" w:rsidTr="009A7FAF">
        <w:trPr>
          <w:ins w:id="4160"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161" w:author="Seggelke, Klaus" w:date="2017-03-08T16:22:00Z"/>
              </w:rPr>
            </w:pPr>
            <w:ins w:id="4162" w:author="Seggelke, Klaus" w:date="2017-03-08T16: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Info"/>
              <w:rPr>
                <w:ins w:id="4163" w:author="Seggelke, Klaus" w:date="2017-03-08T16:22:00Z"/>
                <w:lang w:eastAsia="zh-CN"/>
              </w:rPr>
            </w:pPr>
            <w:ins w:id="4164" w:author="Seggelke, Klaus" w:date="2017-03-08T16:22: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A955AB" w:rsidTr="009A7FAF">
        <w:trPr>
          <w:trHeight w:val="283"/>
          <w:ins w:id="4165"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166" w:author="Seggelke, Klaus" w:date="2017-03-08T16:22:00Z"/>
              </w:rPr>
            </w:pPr>
            <w:ins w:id="4167" w:author="Seggelke, Klaus" w:date="2017-03-08T16:22:00Z">
              <w:r>
                <w:t>Test Setup</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168" w:author="Seggelke, Klaus" w:date="2017-03-08T16:22:00Z"/>
                <w:lang w:eastAsia="zh-CN"/>
              </w:rPr>
            </w:pPr>
          </w:p>
        </w:tc>
      </w:tr>
      <w:tr w:rsidR="00A955AB" w:rsidTr="009A7FAF">
        <w:trPr>
          <w:trHeight w:val="515"/>
          <w:ins w:id="4169"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170" w:author="Seggelke, Klaus" w:date="2017-03-08T16:22:00Z"/>
              </w:rPr>
            </w:pPr>
            <w:ins w:id="4171" w:author="Seggelke, Klaus" w:date="2017-03-08T16:22:00Z">
              <w:r>
                <w:t>Parameters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172" w:author="Seggelke, Klaus" w:date="2017-03-08T16:22:00Z"/>
              </w:rPr>
            </w:pPr>
          </w:p>
        </w:tc>
      </w:tr>
      <w:tr w:rsidR="00A955AB" w:rsidTr="009A7FAF">
        <w:trPr>
          <w:ins w:id="4173"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174" w:author="Seggelke, Klaus" w:date="2017-03-08T16:22:00Z"/>
              </w:rPr>
            </w:pPr>
            <w:ins w:id="4175" w:author="Seggelke, Klaus" w:date="2017-03-08T16: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176" w:author="Seggelke, Klaus" w:date="2017-03-08T16:22:00Z"/>
              </w:rPr>
            </w:pPr>
          </w:p>
        </w:tc>
      </w:tr>
      <w:tr w:rsidR="00A955AB" w:rsidTr="009A7FAF">
        <w:trPr>
          <w:ins w:id="4177"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178" w:author="Seggelke, Klaus" w:date="2017-03-08T16:22:00Z"/>
              </w:rPr>
            </w:pPr>
            <w:ins w:id="4179" w:author="Seggelke, Klaus" w:date="2017-03-08T16:22:00Z">
              <w:r>
                <w:t>Pre-conditions: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180" w:author="Seggelke, Klaus" w:date="2017-03-08T16:22:00Z"/>
                <w:lang w:eastAsia="zh-CN"/>
              </w:rPr>
            </w:pPr>
            <w:ins w:id="4181" w:author="Seggelke, Klaus" w:date="2017-03-08T16:22: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A955AB" w:rsidTr="009A7FAF">
        <w:trPr>
          <w:trHeight w:val="1165"/>
          <w:ins w:id="4182"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183" w:author="Seggelke, Klaus" w:date="2017-03-08T16:22:00Z"/>
              </w:rPr>
            </w:pPr>
            <w:ins w:id="4184" w:author="Seggelke, Klaus" w:date="2017-03-08T16:22:00Z">
              <w:r>
                <w:t>Procedure</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185" w:author="Seggelke, Klaus" w:date="2017-03-08T16:22:00Z"/>
              </w:rPr>
            </w:pPr>
            <w:ins w:id="4186" w:author="Seggelke, Klaus" w:date="2017-03-08T16:22:00Z">
              <w:r w:rsidRPr="001F3C1F">
                <w:t>Eliminate one or more required virtual resources are missing in the NFVI</w:t>
              </w:r>
            </w:ins>
          </w:p>
          <w:p w:rsidR="00A955AB" w:rsidRPr="001F3C1F" w:rsidRDefault="00A955AB" w:rsidP="009A7FAF">
            <w:pPr>
              <w:pStyle w:val="TestCaseInfo"/>
              <w:rPr>
                <w:ins w:id="4187" w:author="Seggelke, Klaus" w:date="2017-03-08T16:22:00Z"/>
              </w:rPr>
            </w:pPr>
            <w:ins w:id="4188" w:author="Seggelke, Klaus" w:date="2017-03-08T16:22:00Z">
              <w:r>
                <w:t>Sequence:</w:t>
              </w:r>
            </w:ins>
          </w:p>
          <w:p w:rsidR="00A955AB" w:rsidRPr="001F3C1F" w:rsidRDefault="00A955AB" w:rsidP="00A955AB">
            <w:pPr>
              <w:pStyle w:val="TestCaseInfo"/>
              <w:numPr>
                <w:ilvl w:val="0"/>
                <w:numId w:val="235"/>
              </w:numPr>
              <w:rPr>
                <w:ins w:id="4189" w:author="Seggelke, Klaus" w:date="2017-03-08T16:22:00Z"/>
              </w:rPr>
            </w:pPr>
            <w:ins w:id="4190" w:author="Seggelke, Klaus" w:date="2017-03-08T16:22:00Z">
              <w:r w:rsidRPr="001F3C1F">
                <w:t>Instantiate VNF</w:t>
              </w:r>
            </w:ins>
          </w:p>
          <w:p w:rsidR="00A955AB" w:rsidRDefault="00A955AB" w:rsidP="00A955AB">
            <w:pPr>
              <w:pStyle w:val="TestCaseInfo"/>
              <w:numPr>
                <w:ilvl w:val="0"/>
                <w:numId w:val="235"/>
              </w:numPr>
              <w:rPr>
                <w:ins w:id="4191" w:author="Seggelke, Klaus" w:date="2017-03-08T16:22:00Z"/>
                <w:lang w:eastAsia="zh-CN"/>
              </w:rPr>
            </w:pPr>
            <w:ins w:id="4192" w:author="Seggelke, Klaus" w:date="2017-03-08T16:22:00Z">
              <w:r w:rsidRPr="001F3C1F">
                <w:t>Validate VNFM reports no VNF instance and the error</w:t>
              </w:r>
            </w:ins>
          </w:p>
          <w:p w:rsidR="00A955AB" w:rsidRDefault="00A955AB" w:rsidP="00A955AB">
            <w:pPr>
              <w:pStyle w:val="TestCaseInfo"/>
              <w:numPr>
                <w:ilvl w:val="0"/>
                <w:numId w:val="235"/>
              </w:numPr>
              <w:rPr>
                <w:ins w:id="4193" w:author="Seggelke, Klaus" w:date="2017-03-08T16:22:00Z"/>
                <w:lang w:eastAsia="zh-CN"/>
              </w:rPr>
            </w:pPr>
            <w:ins w:id="4194" w:author="Seggelke, Klaus" w:date="2017-03-08T16:22:00Z">
              <w:r>
                <w:t xml:space="preserve">Validate VIM </w:t>
              </w:r>
              <w:r w:rsidRPr="001F3C1F">
                <w:t>reports no VNF instance and the error</w:t>
              </w:r>
            </w:ins>
          </w:p>
        </w:tc>
      </w:tr>
      <w:tr w:rsidR="00A955AB" w:rsidTr="009A7FAF">
        <w:trPr>
          <w:ins w:id="4195"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196" w:author="Seggelke, Klaus" w:date="2017-03-08T16:22:00Z"/>
              </w:rPr>
            </w:pPr>
            <w:ins w:id="4197" w:author="Seggelke, Klaus" w:date="2017-03-08T16: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198" w:author="Seggelke, Klaus" w:date="2017-03-08T16:22:00Z"/>
              </w:rPr>
            </w:pPr>
          </w:p>
        </w:tc>
      </w:tr>
      <w:tr w:rsidR="00A955AB" w:rsidTr="009A7FAF">
        <w:trPr>
          <w:ins w:id="4199"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00" w:author="Seggelke, Klaus" w:date="2017-03-08T16:22:00Z"/>
                <w:noProof/>
              </w:rPr>
            </w:pPr>
            <w:ins w:id="4201" w:author="Seggelke, Klaus" w:date="2017-03-08T16: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202" w:author="Seggelke, Klaus" w:date="2017-03-08T16:22:00Z"/>
              </w:rPr>
            </w:pPr>
          </w:p>
        </w:tc>
      </w:tr>
    </w:tbl>
    <w:p w:rsidR="00A955AB" w:rsidRDefault="00A955AB" w:rsidP="005A676A">
      <w:pPr>
        <w:rPr>
          <w:ins w:id="4203" w:author="Seggelke, Klaus" w:date="2017-03-08T16:22: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955AB" w:rsidTr="009A7FAF">
        <w:trPr>
          <w:ins w:id="4204" w:author="Seggelke, Klaus" w:date="2017-03-08T16:22:00Z"/>
        </w:trPr>
        <w:tc>
          <w:tcPr>
            <w:tcW w:w="9330" w:type="dxa"/>
            <w:gridSpan w:val="2"/>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
              <w:rPr>
                <w:ins w:id="4205" w:author="Seggelke, Klaus" w:date="2017-03-08T16:22:00Z"/>
              </w:rPr>
            </w:pPr>
            <w:bookmarkStart w:id="4206" w:name="_Toc477275271"/>
            <w:ins w:id="4207" w:author="Seggelke, Klaus" w:date="2017-03-08T16:22:00Z">
              <w:r>
                <w:t>TC.VNF.STATE.INST.006.8</w:t>
              </w:r>
              <w:r>
                <w:tab/>
                <w:t>VNF Instantiation Failure with missing required virtual resources “</w:t>
              </w:r>
            </w:ins>
            <w:ins w:id="4208" w:author="Seggelke, Klaus" w:date="2017-03-08T16:23:00Z">
              <w:r>
                <w:t>vCPU counts</w:t>
              </w:r>
            </w:ins>
            <w:ins w:id="4209" w:author="Seggelke, Klaus" w:date="2017-03-08T16:22:00Z">
              <w:r>
                <w:t>”</w:t>
              </w:r>
              <w:bookmarkEnd w:id="4206"/>
            </w:ins>
          </w:p>
        </w:tc>
      </w:tr>
      <w:tr w:rsidR="00A955AB" w:rsidTr="009A7FAF">
        <w:trPr>
          <w:trHeight w:val="616"/>
          <w:ins w:id="4210"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11" w:author="Seggelke, Klaus" w:date="2017-03-08T16:22:00Z"/>
              </w:rPr>
            </w:pPr>
            <w:ins w:id="4212" w:author="Seggelke, Klaus" w:date="2017-03-08T16:22:00Z">
              <w:r>
                <w:t>Purpose:</w:t>
              </w:r>
            </w:ins>
          </w:p>
        </w:tc>
        <w:tc>
          <w:tcPr>
            <w:tcW w:w="7979" w:type="dxa"/>
            <w:tcBorders>
              <w:top w:val="single" w:sz="2" w:space="0" w:color="auto"/>
              <w:left w:val="single" w:sz="2" w:space="0" w:color="auto"/>
              <w:bottom w:val="single" w:sz="2" w:space="0" w:color="auto"/>
              <w:right w:val="single" w:sz="2" w:space="0" w:color="auto"/>
            </w:tcBorders>
            <w:hideMark/>
          </w:tcPr>
          <w:p w:rsidR="00A955AB" w:rsidRPr="00D67489" w:rsidRDefault="00A955AB" w:rsidP="009A7FAF">
            <w:pPr>
              <w:pStyle w:val="TestCaseInfo"/>
              <w:rPr>
                <w:ins w:id="4213" w:author="Seggelke, Klaus" w:date="2017-03-08T16:22:00Z"/>
                <w:lang w:eastAsia="zh-CN"/>
              </w:rPr>
            </w:pPr>
            <w:ins w:id="4214" w:author="Seggelke, Klaus" w:date="2017-03-08T16:22:00Z">
              <w:r>
                <w:rPr>
                  <w:lang w:eastAsia="zh-CN"/>
                </w:rPr>
                <w:t xml:space="preserve">Verify the VNF does not get instantiated when one or more specified resources are missing of </w:t>
              </w:r>
            </w:ins>
            <w:ins w:id="4215" w:author="Seggelke, Klaus" w:date="2017-03-08T16:23:00Z">
              <w:r>
                <w:t>vCPU counts</w:t>
              </w:r>
            </w:ins>
          </w:p>
        </w:tc>
      </w:tr>
      <w:tr w:rsidR="00A955AB" w:rsidTr="009A7FAF">
        <w:trPr>
          <w:ins w:id="4216"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17" w:author="Seggelke, Klaus" w:date="2017-03-08T16:22:00Z"/>
              </w:rPr>
            </w:pPr>
            <w:ins w:id="4218" w:author="Seggelke, Klaus" w:date="2017-03-08T16:22:00Z">
              <w:r>
                <w:t>Description</w:t>
              </w:r>
            </w:ins>
          </w:p>
        </w:tc>
        <w:tc>
          <w:tcPr>
            <w:tcW w:w="7979" w:type="dxa"/>
            <w:tcBorders>
              <w:top w:val="single" w:sz="2" w:space="0" w:color="auto"/>
              <w:left w:val="single" w:sz="2" w:space="0" w:color="auto"/>
              <w:bottom w:val="single" w:sz="2" w:space="0" w:color="auto"/>
              <w:right w:val="single" w:sz="2" w:space="0" w:color="auto"/>
            </w:tcBorders>
            <w:hideMark/>
          </w:tcPr>
          <w:p w:rsidR="00A955AB" w:rsidRDefault="00A955AB" w:rsidP="009A7FAF">
            <w:pPr>
              <w:pStyle w:val="TestCaseInfo"/>
              <w:rPr>
                <w:ins w:id="4219" w:author="Seggelke, Klaus" w:date="2017-03-08T16:22:00Z"/>
                <w:lang w:eastAsia="zh-CN"/>
              </w:rPr>
            </w:pPr>
            <w:ins w:id="4220" w:author="Seggelke, Klaus" w:date="2017-03-08T16:22:00Z">
              <w:r>
                <w:rPr>
                  <w:lang w:eastAsia="zh-CN"/>
                </w:rPr>
                <w:t>The VNF instantiation can be initiated through the NFVO or the VNFM. It involves the allocation of virtual and physical resources and applying the initial configuration. The instantiation must fail when one or more required resources are not available.</w:t>
              </w:r>
            </w:ins>
          </w:p>
        </w:tc>
      </w:tr>
      <w:tr w:rsidR="00A955AB" w:rsidTr="009A7FAF">
        <w:trPr>
          <w:trHeight w:val="283"/>
          <w:ins w:id="4221"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22" w:author="Seggelke, Klaus" w:date="2017-03-08T16:22:00Z"/>
              </w:rPr>
            </w:pPr>
            <w:ins w:id="4223" w:author="Seggelke, Klaus" w:date="2017-03-08T16:22:00Z">
              <w:r>
                <w:t>Test Setup</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224" w:author="Seggelke, Klaus" w:date="2017-03-08T16:22:00Z"/>
                <w:lang w:eastAsia="zh-CN"/>
              </w:rPr>
            </w:pPr>
          </w:p>
        </w:tc>
      </w:tr>
      <w:tr w:rsidR="00A955AB" w:rsidTr="009A7FAF">
        <w:trPr>
          <w:trHeight w:val="515"/>
          <w:ins w:id="4225"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26" w:author="Seggelke, Klaus" w:date="2017-03-08T16:22:00Z"/>
              </w:rPr>
            </w:pPr>
            <w:ins w:id="4227" w:author="Seggelke, Klaus" w:date="2017-03-08T16:22:00Z">
              <w:r>
                <w:t>Parameters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228" w:author="Seggelke, Klaus" w:date="2017-03-08T16:22:00Z"/>
              </w:rPr>
            </w:pPr>
          </w:p>
        </w:tc>
      </w:tr>
      <w:tr w:rsidR="00A955AB" w:rsidTr="009A7FAF">
        <w:trPr>
          <w:ins w:id="4229"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30" w:author="Seggelke, Klaus" w:date="2017-03-08T16:22:00Z"/>
              </w:rPr>
            </w:pPr>
            <w:ins w:id="4231" w:author="Seggelke, Klaus" w:date="2017-03-08T16:22:00Z">
              <w:r>
                <w:t>Success Guarantee:</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232" w:author="Seggelke, Klaus" w:date="2017-03-08T16:22:00Z"/>
              </w:rPr>
            </w:pPr>
          </w:p>
        </w:tc>
      </w:tr>
      <w:tr w:rsidR="00A955AB" w:rsidTr="009A7FAF">
        <w:trPr>
          <w:ins w:id="4233"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34" w:author="Seggelke, Klaus" w:date="2017-03-08T16:22:00Z"/>
              </w:rPr>
            </w:pPr>
            <w:ins w:id="4235" w:author="Seggelke, Klaus" w:date="2017-03-08T16:22:00Z">
              <w:r>
                <w:t>Pre-conditions: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236" w:author="Seggelke, Klaus" w:date="2017-03-08T16:22:00Z"/>
                <w:lang w:eastAsia="zh-CN"/>
              </w:rPr>
            </w:pPr>
            <w:ins w:id="4237" w:author="Seggelke, Klaus" w:date="2017-03-08T16:22:00Z">
              <w:r>
                <w:rPr>
                  <w:lang w:eastAsia="zh-CN"/>
                </w:rPr>
                <w:t>The VNF depends on the existence of specific hardware capabilities. The test case is to create a negative condition. The NFVI or VNFM should not instantiate the VNF because one or more virtualized resources are not available.</w:t>
              </w:r>
            </w:ins>
          </w:p>
        </w:tc>
      </w:tr>
      <w:tr w:rsidR="00A955AB" w:rsidTr="009A7FAF">
        <w:trPr>
          <w:trHeight w:val="1165"/>
          <w:ins w:id="4238"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39" w:author="Seggelke, Klaus" w:date="2017-03-08T16:22:00Z"/>
              </w:rPr>
            </w:pPr>
            <w:ins w:id="4240" w:author="Seggelke, Klaus" w:date="2017-03-08T16:22:00Z">
              <w:r>
                <w:lastRenderedPageBreak/>
                <w:t>Procedure</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241" w:author="Seggelke, Klaus" w:date="2017-03-08T16:22:00Z"/>
              </w:rPr>
            </w:pPr>
            <w:ins w:id="4242" w:author="Seggelke, Klaus" w:date="2017-03-08T16:22:00Z">
              <w:r w:rsidRPr="001F3C1F">
                <w:t>Eliminate one or more required virtual resources are missing in the NFVI</w:t>
              </w:r>
            </w:ins>
          </w:p>
          <w:p w:rsidR="00A955AB" w:rsidRPr="001F3C1F" w:rsidRDefault="00A955AB" w:rsidP="009A7FAF">
            <w:pPr>
              <w:pStyle w:val="TestCaseInfo"/>
              <w:rPr>
                <w:ins w:id="4243" w:author="Seggelke, Klaus" w:date="2017-03-08T16:22:00Z"/>
              </w:rPr>
            </w:pPr>
            <w:ins w:id="4244" w:author="Seggelke, Klaus" w:date="2017-03-08T16:22:00Z">
              <w:r>
                <w:t>Sequence:</w:t>
              </w:r>
            </w:ins>
          </w:p>
          <w:p w:rsidR="00A955AB" w:rsidRPr="001F3C1F" w:rsidRDefault="00A955AB" w:rsidP="00A955AB">
            <w:pPr>
              <w:pStyle w:val="TestCaseInfo"/>
              <w:numPr>
                <w:ilvl w:val="0"/>
                <w:numId w:val="236"/>
              </w:numPr>
              <w:rPr>
                <w:ins w:id="4245" w:author="Seggelke, Klaus" w:date="2017-03-08T16:22:00Z"/>
              </w:rPr>
            </w:pPr>
            <w:ins w:id="4246" w:author="Seggelke, Klaus" w:date="2017-03-08T16:22:00Z">
              <w:r w:rsidRPr="001F3C1F">
                <w:t>Instantiate VNF</w:t>
              </w:r>
            </w:ins>
          </w:p>
          <w:p w:rsidR="00A955AB" w:rsidRDefault="00A955AB" w:rsidP="00A955AB">
            <w:pPr>
              <w:pStyle w:val="TestCaseInfo"/>
              <w:numPr>
                <w:ilvl w:val="0"/>
                <w:numId w:val="236"/>
              </w:numPr>
              <w:rPr>
                <w:ins w:id="4247" w:author="Seggelke, Klaus" w:date="2017-03-08T16:22:00Z"/>
                <w:lang w:eastAsia="zh-CN"/>
              </w:rPr>
            </w:pPr>
            <w:ins w:id="4248" w:author="Seggelke, Klaus" w:date="2017-03-08T16:22:00Z">
              <w:r w:rsidRPr="001F3C1F">
                <w:t>Validate VNFM reports no VNF instance and the error</w:t>
              </w:r>
            </w:ins>
          </w:p>
          <w:p w:rsidR="00A955AB" w:rsidRDefault="00A955AB" w:rsidP="00A955AB">
            <w:pPr>
              <w:pStyle w:val="TestCaseInfo"/>
              <w:numPr>
                <w:ilvl w:val="0"/>
                <w:numId w:val="236"/>
              </w:numPr>
              <w:rPr>
                <w:ins w:id="4249" w:author="Seggelke, Klaus" w:date="2017-03-08T16:22:00Z"/>
                <w:lang w:eastAsia="zh-CN"/>
              </w:rPr>
            </w:pPr>
            <w:ins w:id="4250" w:author="Seggelke, Klaus" w:date="2017-03-08T16:22:00Z">
              <w:r>
                <w:t xml:space="preserve">Validate VIM </w:t>
              </w:r>
              <w:r w:rsidRPr="001F3C1F">
                <w:t>reports no VNF instance and the error</w:t>
              </w:r>
            </w:ins>
          </w:p>
        </w:tc>
      </w:tr>
      <w:tr w:rsidR="00A955AB" w:rsidTr="009A7FAF">
        <w:trPr>
          <w:ins w:id="4251"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52" w:author="Seggelke, Klaus" w:date="2017-03-08T16:22:00Z"/>
              </w:rPr>
            </w:pPr>
            <w:ins w:id="4253" w:author="Seggelke, Klaus" w:date="2017-03-08T16:22:00Z">
              <w:r>
                <w:rPr>
                  <w:noProof/>
                </w:rPr>
                <w:t>Extensions: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254" w:author="Seggelke, Klaus" w:date="2017-03-08T16:22:00Z"/>
              </w:rPr>
            </w:pPr>
          </w:p>
        </w:tc>
      </w:tr>
      <w:tr w:rsidR="00A955AB" w:rsidTr="009A7FAF">
        <w:trPr>
          <w:ins w:id="4255" w:author="Seggelke, Klaus" w:date="2017-03-08T16:22:00Z"/>
        </w:trPr>
        <w:tc>
          <w:tcPr>
            <w:tcW w:w="1351" w:type="dxa"/>
            <w:tcBorders>
              <w:top w:val="single" w:sz="2" w:space="0" w:color="auto"/>
              <w:left w:val="single" w:sz="2" w:space="0" w:color="auto"/>
              <w:bottom w:val="single" w:sz="2" w:space="0" w:color="auto"/>
              <w:right w:val="single" w:sz="2" w:space="0" w:color="auto"/>
            </w:tcBorders>
            <w:vAlign w:val="center"/>
            <w:hideMark/>
          </w:tcPr>
          <w:p w:rsidR="00A955AB" w:rsidRDefault="00A955AB" w:rsidP="009A7FAF">
            <w:pPr>
              <w:pStyle w:val="TestCaseDescription"/>
              <w:rPr>
                <w:ins w:id="4256" w:author="Seggelke, Klaus" w:date="2017-03-08T16:22:00Z"/>
                <w:noProof/>
              </w:rPr>
            </w:pPr>
            <w:ins w:id="4257" w:author="Seggelke, Klaus" w:date="2017-03-08T16:22:00Z">
              <w:r>
                <w:rPr>
                  <w:noProof/>
                </w:rPr>
                <w:t>Notes:</w:t>
              </w:r>
            </w:ins>
          </w:p>
        </w:tc>
        <w:tc>
          <w:tcPr>
            <w:tcW w:w="7979" w:type="dxa"/>
            <w:tcBorders>
              <w:top w:val="single" w:sz="2" w:space="0" w:color="auto"/>
              <w:left w:val="single" w:sz="2" w:space="0" w:color="auto"/>
              <w:bottom w:val="single" w:sz="2" w:space="0" w:color="auto"/>
              <w:right w:val="single" w:sz="2" w:space="0" w:color="auto"/>
            </w:tcBorders>
          </w:tcPr>
          <w:p w:rsidR="00A955AB" w:rsidRDefault="00A955AB" w:rsidP="009A7FAF">
            <w:pPr>
              <w:pStyle w:val="TestCaseInfo"/>
              <w:rPr>
                <w:ins w:id="4258" w:author="Seggelke, Klaus" w:date="2017-03-08T16:22:00Z"/>
              </w:rPr>
            </w:pPr>
          </w:p>
        </w:tc>
      </w:tr>
    </w:tbl>
    <w:p w:rsidR="001A715C" w:rsidRDefault="001A715C" w:rsidP="005A676A">
      <w:pPr>
        <w:rPr>
          <w:ins w:id="4259" w:author="Seggelke, Klaus" w:date="2017-03-08T14:25:00Z"/>
          <w:lang w:eastAsia="zh-CN"/>
        </w:rPr>
      </w:pPr>
    </w:p>
    <w:p w:rsidR="00A07A84" w:rsidDel="00A07A84" w:rsidRDefault="00A07A84" w:rsidP="005A676A">
      <w:pPr>
        <w:rPr>
          <w:moveFrom w:id="4260" w:author="Seggelke, Klaus" w:date="2017-03-08T14:28:00Z"/>
          <w:lang w:eastAsia="zh-CN"/>
        </w:rPr>
      </w:pPr>
      <w:moveFromRangeStart w:id="4261" w:author="Seggelke, Klaus" w:date="2017-03-08T14:28:00Z" w:name="move476746630"/>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F0404" w:rsidTr="005A676A">
        <w:trPr>
          <w:del w:id="4262" w:author="Seggelke, Klaus" w:date="2017-03-14T14:52: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F0404" w:rsidRDefault="00BC7D6D">
            <w:pPr>
              <w:pStyle w:val="TestCase"/>
              <w:rPr>
                <w:del w:id="4263" w:author="Seggelke, Klaus" w:date="2017-03-14T14:52:00Z"/>
                <w:moveFrom w:id="4264" w:author="Seggelke, Klaus" w:date="2017-03-08T14:28:00Z"/>
              </w:rPr>
            </w:pPr>
            <w:bookmarkStart w:id="4265" w:name="_Toc454184415"/>
            <w:moveFrom w:id="4266" w:author="Seggelke, Klaus" w:date="2017-03-08T14:28:00Z">
              <w:del w:id="4267" w:author="Seggelke, Klaus" w:date="2017-03-14T14:52:00Z">
                <w:r w:rsidDel="003F0404">
                  <w:delText>TC.VNF.STATE.INST.007</w:delText>
                </w:r>
                <w:r w:rsidDel="003F0404">
                  <w:tab/>
                </w:r>
                <w:r w:rsidR="005A676A" w:rsidRPr="00955140" w:rsidDel="003F0404">
                  <w:delText>VNF Instantiation wi</w:delText>
                </w:r>
                <w:r w:rsidR="005A676A" w:rsidDel="003F0404">
                  <w:delText xml:space="preserve">thout Element Management or </w:delText>
                </w:r>
                <w:r w:rsidR="005A676A" w:rsidRPr="00D921A2" w:rsidDel="003F0404">
                  <w:delText>inactive Element Management</w:delText>
                </w:r>
                <w:r w:rsidR="005A676A" w:rsidDel="003F0404">
                  <w:delText xml:space="preserve"> with</w:delText>
                </w:r>
                <w:r w:rsidR="005A676A" w:rsidRPr="00955140" w:rsidDel="003F0404">
                  <w:delText xml:space="preserve"> traffic</w:delText>
                </w:r>
                <w:bookmarkEnd w:id="4265"/>
              </w:del>
            </w:moveFrom>
          </w:p>
        </w:tc>
      </w:tr>
      <w:tr w:rsidR="005A676A" w:rsidDel="003F0404" w:rsidTr="00771820">
        <w:trPr>
          <w:trHeight w:val="896"/>
          <w:del w:id="4268"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269" w:author="Seggelke, Klaus" w:date="2017-03-14T14:52:00Z"/>
                <w:moveFrom w:id="4270" w:author="Seggelke, Klaus" w:date="2017-03-08T14:28:00Z"/>
              </w:rPr>
            </w:pPr>
            <w:moveFrom w:id="4271" w:author="Seggelke, Klaus" w:date="2017-03-08T14:28:00Z">
              <w:del w:id="4272" w:author="Seggelke, Klaus" w:date="2017-03-14T14:52:00Z">
                <w:r w:rsidDel="003F0404">
                  <w:delText>Purpose:</w:delText>
                </w:r>
              </w:del>
            </w:moveFrom>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F0404" w:rsidRDefault="005A676A" w:rsidP="00777B5D">
            <w:pPr>
              <w:pStyle w:val="TestCaseInfo"/>
              <w:rPr>
                <w:del w:id="4273" w:author="Seggelke, Klaus" w:date="2017-03-14T14:52:00Z"/>
                <w:moveFrom w:id="4274" w:author="Seggelke, Klaus" w:date="2017-03-08T14:28:00Z"/>
                <w:lang w:eastAsia="zh-CN"/>
              </w:rPr>
            </w:pPr>
            <w:moveFrom w:id="4275" w:author="Seggelke, Klaus" w:date="2017-03-08T14:28:00Z">
              <w:del w:id="4276" w:author="Seggelke, Klaus" w:date="2017-03-14T14:52:00Z">
                <w:r w:rsidDel="003F0404">
                  <w:rPr>
                    <w:lang w:eastAsia="zh-CN"/>
                  </w:rPr>
                  <w:delText>Verify the VNFM has the capability to instantiate a VNF and transitions to the state “Inactive” automatically as</w:delText>
                </w:r>
                <w:r w:rsidR="00777B5D" w:rsidDel="003F0404">
                  <w:rPr>
                    <w:lang w:eastAsia="zh-CN"/>
                  </w:rPr>
                  <w:delText xml:space="preserve"> there is no EM involvement, </w:delText>
                </w:r>
                <w:r w:rsidDel="003F0404">
                  <w:rPr>
                    <w:lang w:eastAsia="zh-CN"/>
                  </w:rPr>
                  <w:delText xml:space="preserve">no traffic flows </w:delText>
                </w:r>
                <w:r w:rsidR="00777B5D" w:rsidDel="003F0404">
                  <w:rPr>
                    <w:lang w:eastAsia="zh-CN"/>
                  </w:rPr>
                  <w:delText>and</w:delText>
                </w:r>
                <w:r w:rsidDel="003F0404">
                  <w:rPr>
                    <w:lang w:eastAsia="zh-CN"/>
                  </w:rPr>
                  <w:delText xml:space="preserve"> t</w:delText>
                </w:r>
                <w:r w:rsidR="00943AEF" w:rsidDel="003F0404">
                  <w:rPr>
                    <w:lang w:eastAsia="zh-CN"/>
                  </w:rPr>
                  <w:delText>he operation “Start” is not given.</w:delText>
                </w:r>
                <w:r w:rsidR="00777B5D" w:rsidDel="003F0404">
                  <w:rPr>
                    <w:lang w:eastAsia="zh-CN"/>
                  </w:rPr>
                  <w:delText xml:space="preserve"> B</w:delText>
                </w:r>
                <w:r w:rsidR="005848A2" w:rsidDel="003F0404">
                  <w:rPr>
                    <w:lang w:eastAsia="zh-CN"/>
                  </w:rPr>
                  <w:delText xml:space="preserve">ecause we apply </w:delText>
                </w:r>
                <w:r w:rsidR="00777B5D" w:rsidDel="003F0404">
                  <w:rPr>
                    <w:lang w:eastAsia="zh-CN"/>
                  </w:rPr>
                  <w:delText>load, we can determine if traffic causes an increase in the instantiation time</w:delText>
                </w:r>
                <w:r w:rsidR="005848A2" w:rsidDel="003F0404">
                  <w:rPr>
                    <w:lang w:eastAsia="zh-CN"/>
                  </w:rPr>
                  <w:delText>.</w:delText>
                </w:r>
              </w:del>
            </w:moveFrom>
          </w:p>
        </w:tc>
      </w:tr>
      <w:tr w:rsidR="005A676A" w:rsidDel="003F0404" w:rsidTr="00771820">
        <w:trPr>
          <w:del w:id="4277"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278" w:author="Seggelke, Klaus" w:date="2017-03-14T14:52:00Z"/>
                <w:moveFrom w:id="4279" w:author="Seggelke, Klaus" w:date="2017-03-08T14:28:00Z"/>
              </w:rPr>
            </w:pPr>
            <w:moveFrom w:id="4280" w:author="Seggelke, Klaus" w:date="2017-03-08T14:28:00Z">
              <w:del w:id="4281" w:author="Seggelke, Klaus" w:date="2017-03-14T14:52:00Z">
                <w:r w:rsidDel="003F0404">
                  <w:delText>Description</w:delText>
                </w:r>
              </w:del>
            </w:moveFrom>
          </w:p>
        </w:tc>
        <w:tc>
          <w:tcPr>
            <w:tcW w:w="7979" w:type="dxa"/>
            <w:tcBorders>
              <w:top w:val="single" w:sz="2" w:space="0" w:color="auto"/>
              <w:left w:val="single" w:sz="2" w:space="0" w:color="auto"/>
              <w:bottom w:val="single" w:sz="2" w:space="0" w:color="auto"/>
              <w:right w:val="single" w:sz="2" w:space="0" w:color="auto"/>
            </w:tcBorders>
            <w:hideMark/>
          </w:tcPr>
          <w:p w:rsidR="005A676A" w:rsidDel="003F0404" w:rsidRDefault="005A676A" w:rsidP="00771820">
            <w:pPr>
              <w:pStyle w:val="TestCaseInfo"/>
              <w:rPr>
                <w:del w:id="4282" w:author="Seggelke, Klaus" w:date="2017-03-14T14:52:00Z"/>
                <w:moveFrom w:id="4283" w:author="Seggelke, Klaus" w:date="2017-03-08T14:28:00Z"/>
                <w:lang w:eastAsia="zh-CN"/>
              </w:rPr>
            </w:pPr>
            <w:moveFrom w:id="4284" w:author="Seggelke, Klaus" w:date="2017-03-08T14:28:00Z">
              <w:del w:id="4285" w:author="Seggelke, Klaus" w:date="2017-03-14T14:52:00Z">
                <w:r w:rsidDel="003F0404">
                  <w:rPr>
                    <w:lang w:eastAsia="zh-CN"/>
                  </w:rPr>
                  <w:delText>The VNF instantiation can be initiated through the VIM or the VNFM. It involves the allocation of virtual and physical resources and applying the initial configuration. A license may get applied to the VNF to allow it correct operation.</w:delText>
                </w:r>
              </w:del>
            </w:moveFrom>
          </w:p>
          <w:p w:rsidR="005A676A" w:rsidDel="003F0404" w:rsidRDefault="005A676A" w:rsidP="00771820">
            <w:pPr>
              <w:pStyle w:val="TestCaseInfo"/>
              <w:rPr>
                <w:del w:id="4286" w:author="Seggelke, Klaus" w:date="2017-03-14T14:52:00Z"/>
                <w:moveFrom w:id="4287" w:author="Seggelke, Klaus" w:date="2017-03-08T14:28:00Z"/>
                <w:lang w:eastAsia="zh-CN"/>
              </w:rPr>
            </w:pPr>
            <w:moveFrom w:id="4288" w:author="Seggelke, Klaus" w:date="2017-03-08T14:28:00Z">
              <w:del w:id="4289" w:author="Seggelke, Klaus" w:date="2017-03-14T14:52:00Z">
                <w:r w:rsidDel="003F0404">
                  <w:rPr>
                    <w:lang w:eastAsia="zh-CN"/>
                  </w:rPr>
                  <w:delText>By default, the NFVI should have allocated the minimal resources and other required hardware capabilities. This includes also needed NIC cards.</w:delText>
                </w:r>
              </w:del>
            </w:moveFrom>
          </w:p>
          <w:p w:rsidR="005A676A" w:rsidDel="003F0404" w:rsidRDefault="005A676A" w:rsidP="00771820">
            <w:pPr>
              <w:pStyle w:val="TestCaseInfo"/>
              <w:rPr>
                <w:del w:id="4290" w:author="Seggelke, Klaus" w:date="2017-03-14T14:52:00Z"/>
                <w:moveFrom w:id="4291" w:author="Seggelke, Klaus" w:date="2017-03-08T14:28:00Z"/>
                <w:lang w:eastAsia="zh-CN"/>
              </w:rPr>
            </w:pPr>
            <w:moveFrom w:id="4292" w:author="Seggelke, Klaus" w:date="2017-03-08T14:28:00Z">
              <w:del w:id="4293" w:author="Seggelke, Klaus" w:date="2017-03-14T14:52:00Z">
                <w:r w:rsidDel="003F0404">
                  <w:rPr>
                    <w:lang w:eastAsia="zh-CN"/>
                  </w:rPr>
                  <w:delText>If the VNF has specific resource requirements (CPU type, NIC type, …), the compatibility validation must pass if the resources are available. If they are not fulfilled, the VNF should not be instantiated.</w:delText>
                </w:r>
              </w:del>
            </w:moveFrom>
          </w:p>
        </w:tc>
      </w:tr>
      <w:tr w:rsidR="005A676A" w:rsidDel="003F0404" w:rsidTr="00771820">
        <w:trPr>
          <w:trHeight w:val="283"/>
          <w:del w:id="4294"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295" w:author="Seggelke, Klaus" w:date="2017-03-14T14:52:00Z"/>
                <w:moveFrom w:id="4296" w:author="Seggelke, Klaus" w:date="2017-03-08T14:28:00Z"/>
              </w:rPr>
            </w:pPr>
            <w:moveFrom w:id="4297" w:author="Seggelke, Klaus" w:date="2017-03-08T14:28:00Z">
              <w:del w:id="4298" w:author="Seggelke, Klaus" w:date="2017-03-14T14:52:00Z">
                <w:r w:rsidDel="003F0404">
                  <w:delText>Test Setup</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299" w:author="Seggelke, Klaus" w:date="2017-03-14T14:52:00Z"/>
                <w:moveFrom w:id="4300" w:author="Seggelke, Klaus" w:date="2017-03-08T14:28:00Z"/>
                <w:lang w:eastAsia="zh-CN"/>
              </w:rPr>
            </w:pPr>
          </w:p>
        </w:tc>
      </w:tr>
      <w:tr w:rsidR="005A676A" w:rsidDel="003F0404" w:rsidTr="00771820">
        <w:trPr>
          <w:trHeight w:val="515"/>
          <w:del w:id="4301"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302" w:author="Seggelke, Klaus" w:date="2017-03-14T14:52:00Z"/>
                <w:moveFrom w:id="4303" w:author="Seggelke, Klaus" w:date="2017-03-08T14:28:00Z"/>
              </w:rPr>
            </w:pPr>
            <w:moveFrom w:id="4304" w:author="Seggelke, Klaus" w:date="2017-03-08T14:28:00Z">
              <w:del w:id="4305" w:author="Seggelke, Klaus" w:date="2017-03-14T14:52:00Z">
                <w:r w:rsidDel="003F0404">
                  <w:delText>Parameters</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306" w:author="Seggelke, Klaus" w:date="2017-03-14T14:52:00Z"/>
                <w:moveFrom w:id="4307" w:author="Seggelke, Klaus" w:date="2017-03-08T14:28:00Z"/>
              </w:rPr>
            </w:pPr>
          </w:p>
        </w:tc>
      </w:tr>
      <w:tr w:rsidR="005A676A" w:rsidDel="003F0404" w:rsidTr="00771820">
        <w:trPr>
          <w:del w:id="4308"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309" w:author="Seggelke, Klaus" w:date="2017-03-14T14:52:00Z"/>
                <w:moveFrom w:id="4310" w:author="Seggelke, Klaus" w:date="2017-03-08T14:28:00Z"/>
              </w:rPr>
            </w:pPr>
            <w:moveFrom w:id="4311" w:author="Seggelke, Klaus" w:date="2017-03-08T14:28:00Z">
              <w:del w:id="4312" w:author="Seggelke, Klaus" w:date="2017-03-14T14:52:00Z">
                <w:r w:rsidDel="003F0404">
                  <w:delText>Success Guarantee:</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313" w:author="Seggelke, Klaus" w:date="2017-03-14T14:52:00Z"/>
                <w:moveFrom w:id="4314" w:author="Seggelke, Klaus" w:date="2017-03-08T14:28:00Z"/>
              </w:rPr>
            </w:pPr>
          </w:p>
        </w:tc>
      </w:tr>
      <w:tr w:rsidR="005A676A" w:rsidDel="003F0404" w:rsidTr="00771820">
        <w:trPr>
          <w:del w:id="4315"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316" w:author="Seggelke, Klaus" w:date="2017-03-14T14:52:00Z"/>
                <w:moveFrom w:id="4317" w:author="Seggelke, Klaus" w:date="2017-03-08T14:28:00Z"/>
              </w:rPr>
            </w:pPr>
            <w:moveFrom w:id="4318" w:author="Seggelke, Klaus" w:date="2017-03-08T14:28:00Z">
              <w:del w:id="4319" w:author="Seggelke, Klaus" w:date="2017-03-14T14:52:00Z">
                <w:r w:rsidDel="003F0404">
                  <w:delText>Pre-conditions:</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320" w:author="Seggelke, Klaus" w:date="2017-03-14T14:52:00Z"/>
                <w:moveFrom w:id="4321" w:author="Seggelke, Klaus" w:date="2017-03-08T14:28:00Z"/>
                <w:lang w:eastAsia="zh-CN"/>
              </w:rPr>
            </w:pPr>
            <w:moveFrom w:id="4322" w:author="Seggelke, Klaus" w:date="2017-03-08T14:28:00Z">
              <w:del w:id="4323" w:author="Seggelke, Klaus" w:date="2017-03-14T14:52:00Z">
                <w:r w:rsidDel="003F0404">
                  <w:rPr>
                    <w:lang w:eastAsia="zh-CN"/>
                  </w:rPr>
                  <w:delText>If the VNF depends on the existence of any hardware capabilities, these required hardware capabilities should be pre-installed in the system and the NFVI should list them as available virtualized resources.</w:delText>
                </w:r>
              </w:del>
            </w:moveFrom>
          </w:p>
        </w:tc>
      </w:tr>
      <w:tr w:rsidR="005A676A" w:rsidDel="003F0404" w:rsidTr="00771820">
        <w:trPr>
          <w:trHeight w:val="1642"/>
          <w:del w:id="4324"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325" w:author="Seggelke, Klaus" w:date="2017-03-14T14:52:00Z"/>
                <w:moveFrom w:id="4326" w:author="Seggelke, Klaus" w:date="2017-03-08T14:28:00Z"/>
              </w:rPr>
            </w:pPr>
            <w:moveFrom w:id="4327" w:author="Seggelke, Klaus" w:date="2017-03-08T14:28:00Z">
              <w:del w:id="4328" w:author="Seggelke, Klaus" w:date="2017-03-14T14:52:00Z">
                <w:r w:rsidDel="003F0404">
                  <w:delText>Procedure</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329" w:author="Seggelke, Klaus" w:date="2017-03-14T14:52:00Z"/>
                <w:moveFrom w:id="4330" w:author="Seggelke, Klaus" w:date="2017-03-08T14:28:00Z"/>
              </w:rPr>
            </w:pPr>
            <w:moveFrom w:id="4331" w:author="Seggelke, Klaus" w:date="2017-03-08T14:28:00Z">
              <w:del w:id="4332" w:author="Seggelke, Klaus" w:date="2017-03-14T14:52:00Z">
                <w:r w:rsidRPr="00955140" w:rsidDel="003F0404">
                  <w:delText>Measure the time to instantiate a VNF</w:delText>
                </w:r>
                <w:r w:rsidDel="003F0404">
                  <w:delText xml:space="preserve">. The test therefore gets executed multiple times in the loop to </w:delText>
                </w:r>
                <w:r w:rsidRPr="00955140" w:rsidDel="003F0404">
                  <w:delText>get an average</w:delText>
                </w:r>
                <w:r w:rsidR="00943AEF" w:rsidDel="003F0404">
                  <w:delText xml:space="preserve"> and no traffic flows.</w:delText>
                </w:r>
              </w:del>
            </w:moveFrom>
          </w:p>
          <w:p w:rsidR="005A676A" w:rsidDel="003F0404" w:rsidRDefault="005A676A" w:rsidP="00771820">
            <w:pPr>
              <w:pStyle w:val="TestCaseInfo"/>
              <w:rPr>
                <w:del w:id="4333" w:author="Seggelke, Klaus" w:date="2017-03-14T14:52:00Z"/>
                <w:moveFrom w:id="4334" w:author="Seggelke, Klaus" w:date="2017-03-08T14:28:00Z"/>
              </w:rPr>
            </w:pPr>
          </w:p>
          <w:p w:rsidR="005A676A" w:rsidRPr="00955140" w:rsidDel="003F0404" w:rsidRDefault="005A676A" w:rsidP="00771820">
            <w:pPr>
              <w:pStyle w:val="TestCaseInfo"/>
              <w:rPr>
                <w:del w:id="4335" w:author="Seggelke, Klaus" w:date="2017-03-14T14:52:00Z"/>
                <w:moveFrom w:id="4336" w:author="Seggelke, Klaus" w:date="2017-03-08T14:28:00Z"/>
              </w:rPr>
            </w:pPr>
            <w:moveFrom w:id="4337" w:author="Seggelke, Klaus" w:date="2017-03-08T14:28:00Z">
              <w:del w:id="4338" w:author="Seggelke, Klaus" w:date="2017-03-14T14:52:00Z">
                <w:r w:rsidDel="003F0404">
                  <w:delText>Sequence:</w:delText>
                </w:r>
              </w:del>
            </w:moveFrom>
          </w:p>
          <w:p w:rsidR="005A676A" w:rsidDel="003F0404" w:rsidRDefault="005A676A" w:rsidP="00046106">
            <w:pPr>
              <w:pStyle w:val="TestCaseInfo"/>
              <w:numPr>
                <w:ilvl w:val="0"/>
                <w:numId w:val="29"/>
              </w:numPr>
              <w:rPr>
                <w:del w:id="4339" w:author="Seggelke, Klaus" w:date="2017-03-14T14:52:00Z"/>
                <w:moveFrom w:id="4340" w:author="Seggelke, Klaus" w:date="2017-03-08T14:28:00Z"/>
              </w:rPr>
            </w:pPr>
            <w:moveFrom w:id="4341" w:author="Seggelke, Klaus" w:date="2017-03-08T14:28:00Z">
              <w:del w:id="4342" w:author="Seggelke, Klaus" w:date="2017-03-14T14:52:00Z">
                <w:r w:rsidDel="003F0404">
                  <w:delText>Start traffic load</w:delText>
                </w:r>
              </w:del>
            </w:moveFrom>
          </w:p>
          <w:p w:rsidR="005A676A" w:rsidDel="003F0404" w:rsidRDefault="005A676A" w:rsidP="00046106">
            <w:pPr>
              <w:pStyle w:val="TestCaseInfo"/>
              <w:numPr>
                <w:ilvl w:val="0"/>
                <w:numId w:val="29"/>
              </w:numPr>
              <w:rPr>
                <w:del w:id="4343" w:author="Seggelke, Klaus" w:date="2017-03-14T14:52:00Z"/>
                <w:moveFrom w:id="4344" w:author="Seggelke, Klaus" w:date="2017-03-08T14:28:00Z"/>
              </w:rPr>
            </w:pPr>
            <w:moveFrom w:id="4345" w:author="Seggelke, Klaus" w:date="2017-03-08T14:28:00Z">
              <w:del w:id="4346" w:author="Seggelke, Klaus" w:date="2017-03-14T14:52:00Z">
                <w:r w:rsidDel="003F0404">
                  <w:delText>Instantiate VNF (--&gt; time stamp)</w:delText>
                </w:r>
              </w:del>
            </w:moveFrom>
          </w:p>
          <w:p w:rsidR="005A676A" w:rsidDel="003F0404" w:rsidRDefault="005A676A" w:rsidP="00046106">
            <w:pPr>
              <w:pStyle w:val="TestCaseInfo"/>
              <w:numPr>
                <w:ilvl w:val="0"/>
                <w:numId w:val="29"/>
              </w:numPr>
              <w:rPr>
                <w:del w:id="4347" w:author="Seggelke, Klaus" w:date="2017-03-14T14:52:00Z"/>
                <w:moveFrom w:id="4348" w:author="Seggelke, Klaus" w:date="2017-03-08T14:28:00Z"/>
              </w:rPr>
            </w:pPr>
            <w:moveFrom w:id="4349" w:author="Seggelke, Klaus" w:date="2017-03-08T14:28:00Z">
              <w:del w:id="4350" w:author="Seggelke, Klaus" w:date="2017-03-14T14:52:00Z">
                <w:r w:rsidDel="003F0404">
                  <w:delText xml:space="preserve">Validate </w:delText>
                </w:r>
                <w:r w:rsidR="0043455E" w:rsidDel="003F0404">
                  <w:delText>V</w:delText>
                </w:r>
                <w:r w:rsidDel="003F0404">
                  <w:delText>NFM reports the state "Instantiated - inactive" (--&gt; time stamp)</w:delText>
                </w:r>
              </w:del>
            </w:moveFrom>
          </w:p>
          <w:p w:rsidR="005A676A" w:rsidDel="003F0404" w:rsidRDefault="005A676A" w:rsidP="00046106">
            <w:pPr>
              <w:pStyle w:val="TestCaseInfo"/>
              <w:numPr>
                <w:ilvl w:val="0"/>
                <w:numId w:val="29"/>
              </w:numPr>
              <w:rPr>
                <w:del w:id="4351" w:author="Seggelke, Klaus" w:date="2017-03-14T14:52:00Z"/>
                <w:moveFrom w:id="4352" w:author="Seggelke, Klaus" w:date="2017-03-08T14:28:00Z"/>
              </w:rPr>
            </w:pPr>
            <w:moveFrom w:id="4353" w:author="Seggelke, Klaus" w:date="2017-03-08T14:28:00Z">
              <w:del w:id="4354" w:author="Seggelke, Klaus" w:date="2017-03-14T14:52:00Z">
                <w:r w:rsidDel="003F0404">
                  <w:delText>Validate no traffic flow as the VNF should be in inactive state</w:delText>
                </w:r>
              </w:del>
            </w:moveFrom>
          </w:p>
          <w:p w:rsidR="005A676A" w:rsidDel="003F0404" w:rsidRDefault="005A676A" w:rsidP="00046106">
            <w:pPr>
              <w:pStyle w:val="TestCaseInfo"/>
              <w:numPr>
                <w:ilvl w:val="0"/>
                <w:numId w:val="29"/>
              </w:numPr>
              <w:rPr>
                <w:del w:id="4355" w:author="Seggelke, Klaus" w:date="2017-03-14T14:52:00Z"/>
                <w:moveFrom w:id="4356" w:author="Seggelke, Klaus" w:date="2017-03-08T14:28:00Z"/>
              </w:rPr>
            </w:pPr>
            <w:moveFrom w:id="4357" w:author="Seggelke, Klaus" w:date="2017-03-08T14:28:00Z">
              <w:del w:id="4358" w:author="Seggelke, Klaus" w:date="2017-03-14T14:52:00Z">
                <w:r w:rsidDel="003F0404">
                  <w:delText>Stop Traffic</w:delText>
                </w:r>
              </w:del>
            </w:moveFrom>
          </w:p>
          <w:p w:rsidR="005A676A" w:rsidDel="003F0404" w:rsidRDefault="005A676A" w:rsidP="00046106">
            <w:pPr>
              <w:pStyle w:val="TestCaseInfo"/>
              <w:numPr>
                <w:ilvl w:val="0"/>
                <w:numId w:val="29"/>
              </w:numPr>
              <w:rPr>
                <w:del w:id="4359" w:author="Seggelke, Klaus" w:date="2017-03-14T14:52:00Z"/>
                <w:moveFrom w:id="4360" w:author="Seggelke, Klaus" w:date="2017-03-08T14:28:00Z"/>
              </w:rPr>
            </w:pPr>
            <w:moveFrom w:id="4361" w:author="Seggelke, Klaus" w:date="2017-03-08T14:28:00Z">
              <w:del w:id="4362" w:author="Seggelke, Klaus" w:date="2017-03-14T14:52:00Z">
                <w:r w:rsidDel="003F0404">
                  <w:delText>Terminate VNF</w:delText>
                </w:r>
              </w:del>
            </w:moveFrom>
          </w:p>
          <w:p w:rsidR="005A676A" w:rsidRPr="00955140" w:rsidDel="003F0404" w:rsidRDefault="005A676A" w:rsidP="00046106">
            <w:pPr>
              <w:pStyle w:val="TestCaseInfo"/>
              <w:numPr>
                <w:ilvl w:val="0"/>
                <w:numId w:val="29"/>
              </w:numPr>
              <w:rPr>
                <w:del w:id="4363" w:author="Seggelke, Klaus" w:date="2017-03-14T14:52:00Z"/>
                <w:moveFrom w:id="4364" w:author="Seggelke, Klaus" w:date="2017-03-08T14:28:00Z"/>
              </w:rPr>
            </w:pPr>
            <w:moveFrom w:id="4365" w:author="Seggelke, Klaus" w:date="2017-03-08T14:28:00Z">
              <w:del w:id="4366" w:author="Seggelke, Klaus" w:date="2017-03-14T14:52:00Z">
                <w:r w:rsidDel="003F0404">
                  <w:delText>Calculate instantiation time under load</w:delText>
                </w:r>
              </w:del>
            </w:moveFrom>
          </w:p>
        </w:tc>
      </w:tr>
      <w:tr w:rsidR="005A676A" w:rsidDel="003F0404" w:rsidTr="00771820">
        <w:trPr>
          <w:del w:id="4367"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368" w:author="Seggelke, Klaus" w:date="2017-03-14T14:52:00Z"/>
                <w:moveFrom w:id="4369" w:author="Seggelke, Klaus" w:date="2017-03-08T14:28:00Z"/>
              </w:rPr>
            </w:pPr>
            <w:moveFrom w:id="4370" w:author="Seggelke, Klaus" w:date="2017-03-08T14:28:00Z">
              <w:del w:id="4371" w:author="Seggelke, Klaus" w:date="2017-03-14T14:52:00Z">
                <w:r w:rsidDel="003F0404">
                  <w:rPr>
                    <w:noProof/>
                  </w:rPr>
                  <w:delText>Extensions:</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848A2" w:rsidP="00771820">
            <w:pPr>
              <w:pStyle w:val="TestCaseInfo"/>
              <w:rPr>
                <w:del w:id="4372" w:author="Seggelke, Klaus" w:date="2017-03-14T14:52:00Z"/>
                <w:moveFrom w:id="4373" w:author="Seggelke, Klaus" w:date="2017-03-08T14:28:00Z"/>
              </w:rPr>
            </w:pPr>
            <w:moveFrom w:id="4374" w:author="Seggelke, Klaus" w:date="2017-03-08T14:28:00Z">
              <w:del w:id="4375" w:author="Seggelke, Klaus" w:date="2017-03-14T14:52:00Z">
                <w:r w:rsidDel="003F0404">
                  <w:delText xml:space="preserve">Measure the time it takes to instantiate a VNF and get it into the state “Inactive”. </w:delText>
                </w:r>
                <w:r w:rsidDel="003F0404">
                  <w:sym w:font="Wingdings" w:char="F0E0"/>
                </w:r>
                <w:r w:rsidDel="003F0404">
                  <w:delText xml:space="preserve"> VNF Service instantiation time under load</w:delText>
                </w:r>
              </w:del>
            </w:moveFrom>
          </w:p>
        </w:tc>
      </w:tr>
      <w:tr w:rsidR="005A676A" w:rsidDel="003F0404" w:rsidTr="00771820">
        <w:trPr>
          <w:del w:id="4376"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377" w:author="Seggelke, Klaus" w:date="2017-03-14T14:52:00Z"/>
                <w:moveFrom w:id="4378" w:author="Seggelke, Klaus" w:date="2017-03-08T14:28:00Z"/>
                <w:noProof/>
              </w:rPr>
            </w:pPr>
            <w:moveFrom w:id="4379" w:author="Seggelke, Klaus" w:date="2017-03-08T14:28:00Z">
              <w:del w:id="4380" w:author="Seggelke, Klaus" w:date="2017-03-14T14:52:00Z">
                <w:r w:rsidDel="003F0404">
                  <w:rPr>
                    <w:noProof/>
                  </w:rPr>
                  <w:delText>Notes:</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381" w:author="Seggelke, Klaus" w:date="2017-03-14T14:52:00Z"/>
                <w:moveFrom w:id="4382" w:author="Seggelke, Klaus" w:date="2017-03-08T14:28:00Z"/>
              </w:rPr>
            </w:pPr>
            <w:moveFrom w:id="4383" w:author="Seggelke, Klaus" w:date="2017-03-08T14:28:00Z">
              <w:del w:id="4384" w:author="Seggelke, Klaus" w:date="2017-03-14T14:52:00Z">
                <w:r w:rsidDel="003F0404">
                  <w:delText>The VNF state should not go into the active state.</w:delText>
                </w:r>
              </w:del>
            </w:moveFrom>
          </w:p>
        </w:tc>
      </w:tr>
    </w:tbl>
    <w:p w:rsidR="005A676A" w:rsidDel="003F0404" w:rsidRDefault="005A676A" w:rsidP="005A676A">
      <w:pPr>
        <w:rPr>
          <w:del w:id="4385" w:author="Seggelke, Klaus" w:date="2017-03-14T14:52:00Z"/>
          <w:moveFrom w:id="4386" w:author="Seggelke, Klaus" w:date="2017-03-08T14:28:00Z"/>
          <w:lang w:eastAsia="zh-CN"/>
        </w:rPr>
      </w:pPr>
    </w:p>
    <w:p w:rsidR="00A6781E" w:rsidDel="003F0404" w:rsidRDefault="00A6781E" w:rsidP="005A676A">
      <w:pPr>
        <w:rPr>
          <w:del w:id="4387" w:author="Seggelke, Klaus" w:date="2017-03-14T14:52:00Z"/>
          <w:moveFrom w:id="4388" w:author="Seggelke, Klaus" w:date="2017-03-08T14:28: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F0404" w:rsidTr="005A676A">
        <w:trPr>
          <w:del w:id="4389" w:author="Seggelke, Klaus" w:date="2017-03-14T14:52: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F0404" w:rsidRDefault="00BC7D6D">
            <w:pPr>
              <w:pStyle w:val="TestCase"/>
              <w:rPr>
                <w:del w:id="4390" w:author="Seggelke, Klaus" w:date="2017-03-14T14:52:00Z"/>
                <w:moveFrom w:id="4391" w:author="Seggelke, Klaus" w:date="2017-03-08T14:28:00Z"/>
              </w:rPr>
            </w:pPr>
            <w:bookmarkStart w:id="4392" w:name="_Toc454184416"/>
            <w:moveFrom w:id="4393" w:author="Seggelke, Klaus" w:date="2017-03-08T14:28:00Z">
              <w:del w:id="4394" w:author="Seggelke, Klaus" w:date="2017-03-14T14:52:00Z">
                <w:r w:rsidDel="003F0404">
                  <w:delText>TC.VNF.STATE.INST.008</w:delText>
                </w:r>
                <w:r w:rsidDel="003F0404">
                  <w:tab/>
                </w:r>
                <w:r w:rsidR="005A676A" w:rsidRPr="008E4CB9" w:rsidDel="003F0404">
                  <w:delText>VNF Instantiation including active Element Management with traffic</w:delText>
                </w:r>
                <w:bookmarkEnd w:id="4392"/>
              </w:del>
            </w:moveFrom>
          </w:p>
        </w:tc>
      </w:tr>
      <w:tr w:rsidR="005A676A" w:rsidDel="003F0404" w:rsidTr="00771820">
        <w:trPr>
          <w:trHeight w:val="896"/>
          <w:del w:id="4395"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396" w:author="Seggelke, Klaus" w:date="2017-03-14T14:52:00Z"/>
                <w:moveFrom w:id="4397" w:author="Seggelke, Klaus" w:date="2017-03-08T14:28:00Z"/>
              </w:rPr>
            </w:pPr>
            <w:moveFrom w:id="4398" w:author="Seggelke, Klaus" w:date="2017-03-08T14:28:00Z">
              <w:del w:id="4399" w:author="Seggelke, Klaus" w:date="2017-03-14T14:52:00Z">
                <w:r w:rsidDel="003F0404">
                  <w:delText>Purpose:</w:delText>
                </w:r>
              </w:del>
            </w:moveFrom>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F0404" w:rsidRDefault="005A676A" w:rsidP="00A6781E">
            <w:pPr>
              <w:pStyle w:val="TestCaseInfo"/>
              <w:rPr>
                <w:del w:id="4400" w:author="Seggelke, Klaus" w:date="2017-03-14T14:52:00Z"/>
                <w:moveFrom w:id="4401" w:author="Seggelke, Klaus" w:date="2017-03-08T14:28:00Z"/>
                <w:lang w:eastAsia="zh-CN"/>
              </w:rPr>
            </w:pPr>
            <w:moveFrom w:id="4402" w:author="Seggelke, Klaus" w:date="2017-03-08T14:28:00Z">
              <w:del w:id="4403" w:author="Seggelke, Klaus" w:date="2017-03-14T14:52:00Z">
                <w:r w:rsidDel="003F0404">
                  <w:rPr>
                    <w:lang w:eastAsia="zh-CN"/>
                  </w:rPr>
                  <w:delText>Verify the VNFM has the capability to instantiate a VNF, informs the EM of the existence, waits for the EM configuration completion and transitions to the state “Inactive” after EM completed the configuration successfully.</w:delText>
                </w:r>
                <w:r w:rsidR="00A6781E" w:rsidDel="003F0404">
                  <w:rPr>
                    <w:lang w:eastAsia="zh-CN"/>
                  </w:rPr>
                  <w:delText xml:space="preserve"> No traffic should be processed by the VNF as it is still in the state “Inactive”.</w:delText>
                </w:r>
              </w:del>
            </w:moveFrom>
          </w:p>
        </w:tc>
      </w:tr>
      <w:tr w:rsidR="005A676A" w:rsidDel="003F0404" w:rsidTr="00771820">
        <w:trPr>
          <w:del w:id="4404"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405" w:author="Seggelke, Klaus" w:date="2017-03-14T14:52:00Z"/>
                <w:moveFrom w:id="4406" w:author="Seggelke, Klaus" w:date="2017-03-08T14:28:00Z"/>
              </w:rPr>
            </w:pPr>
            <w:moveFrom w:id="4407" w:author="Seggelke, Klaus" w:date="2017-03-08T14:28:00Z">
              <w:del w:id="4408" w:author="Seggelke, Klaus" w:date="2017-03-14T14:52:00Z">
                <w:r w:rsidDel="003F0404">
                  <w:delText>Description</w:delText>
                </w:r>
              </w:del>
            </w:moveFrom>
          </w:p>
        </w:tc>
        <w:tc>
          <w:tcPr>
            <w:tcW w:w="7979" w:type="dxa"/>
            <w:tcBorders>
              <w:top w:val="single" w:sz="2" w:space="0" w:color="auto"/>
              <w:left w:val="single" w:sz="2" w:space="0" w:color="auto"/>
              <w:bottom w:val="single" w:sz="2" w:space="0" w:color="auto"/>
              <w:right w:val="single" w:sz="2" w:space="0" w:color="auto"/>
            </w:tcBorders>
            <w:hideMark/>
          </w:tcPr>
          <w:p w:rsidR="005A676A" w:rsidDel="003F0404" w:rsidRDefault="005A676A" w:rsidP="00771820">
            <w:pPr>
              <w:pStyle w:val="TestCaseInfo"/>
              <w:rPr>
                <w:del w:id="4409" w:author="Seggelke, Klaus" w:date="2017-03-14T14:52:00Z"/>
                <w:moveFrom w:id="4410" w:author="Seggelke, Klaus" w:date="2017-03-08T14:28:00Z"/>
                <w:lang w:eastAsia="zh-CN"/>
              </w:rPr>
            </w:pPr>
            <w:moveFrom w:id="4411" w:author="Seggelke, Klaus" w:date="2017-03-08T14:28:00Z">
              <w:del w:id="4412" w:author="Seggelke, Klaus" w:date="2017-03-14T14:52:00Z">
                <w:r w:rsidDel="003F0404">
                  <w:rPr>
                    <w:lang w:eastAsia="zh-CN"/>
                  </w:rPr>
                  <w:delText>The VNF instantiation can be initiated through the VIM or the VNFM. It involves the allocation of virtual and physical resources and applying the initial configuration. A license may get applied to the VNF to allow it correct operation.</w:delText>
                </w:r>
              </w:del>
            </w:moveFrom>
          </w:p>
          <w:p w:rsidR="005A676A" w:rsidDel="003F0404" w:rsidRDefault="005A676A" w:rsidP="00771820">
            <w:pPr>
              <w:pStyle w:val="TestCaseInfo"/>
              <w:rPr>
                <w:del w:id="4413" w:author="Seggelke, Klaus" w:date="2017-03-14T14:52:00Z"/>
                <w:moveFrom w:id="4414" w:author="Seggelke, Klaus" w:date="2017-03-08T14:28:00Z"/>
                <w:lang w:eastAsia="zh-CN"/>
              </w:rPr>
            </w:pPr>
            <w:moveFrom w:id="4415" w:author="Seggelke, Klaus" w:date="2017-03-08T14:28:00Z">
              <w:del w:id="4416" w:author="Seggelke, Klaus" w:date="2017-03-14T14:52:00Z">
                <w:r w:rsidDel="003F0404">
                  <w:rPr>
                    <w:lang w:eastAsia="zh-CN"/>
                  </w:rPr>
                  <w:delText>By default, the NFVI should have allocated the minimal resources and other required hardware capabilities. This includes also needed NIC cards.</w:delText>
                </w:r>
              </w:del>
            </w:moveFrom>
          </w:p>
          <w:p w:rsidR="005A676A" w:rsidRPr="00DE669C" w:rsidDel="003F0404" w:rsidRDefault="005A676A" w:rsidP="00771820">
            <w:pPr>
              <w:pStyle w:val="TestCaseInfo"/>
              <w:rPr>
                <w:del w:id="4417" w:author="Seggelke, Klaus" w:date="2017-03-14T14:52:00Z"/>
                <w:moveFrom w:id="4418" w:author="Seggelke, Klaus" w:date="2017-03-08T14:28:00Z"/>
                <w:lang w:eastAsia="zh-CN"/>
              </w:rPr>
            </w:pPr>
            <w:moveFrom w:id="4419" w:author="Seggelke, Klaus" w:date="2017-03-08T14:28:00Z">
              <w:del w:id="4420" w:author="Seggelke, Klaus" w:date="2017-03-14T14:52:00Z">
                <w:r w:rsidDel="003F0404">
                  <w:rPr>
                    <w:lang w:eastAsia="zh-CN"/>
                  </w:rPr>
                  <w:delText xml:space="preserve">The EM is responsible for </w:delText>
                </w:r>
                <w:r w:rsidRPr="00DE669C" w:rsidDel="003F0404">
                  <w:rPr>
                    <w:lang w:eastAsia="zh-CN"/>
                  </w:rPr>
                  <w:delText xml:space="preserve">FCAPS management functionality </w:delText>
                </w:r>
                <w:r w:rsidDel="003F0404">
                  <w:rPr>
                    <w:lang w:eastAsia="zh-CN"/>
                  </w:rPr>
                  <w:delText xml:space="preserve">of </w:delText>
                </w:r>
                <w:r w:rsidRPr="00DE669C" w:rsidDel="003F0404">
                  <w:rPr>
                    <w:lang w:eastAsia="zh-CN"/>
                  </w:rPr>
                  <w:delText>a VNF</w:delText>
                </w:r>
                <w:r w:rsidDel="003F0404">
                  <w:rPr>
                    <w:lang w:eastAsia="zh-CN"/>
                  </w:rPr>
                  <w:delText>:</w:delText>
                </w:r>
              </w:del>
            </w:moveFrom>
          </w:p>
          <w:p w:rsidR="005A676A" w:rsidRPr="00DE669C" w:rsidDel="003F0404" w:rsidRDefault="005A676A" w:rsidP="00771820">
            <w:pPr>
              <w:pStyle w:val="TestCaseInfo"/>
              <w:ind w:left="720"/>
              <w:rPr>
                <w:del w:id="4421" w:author="Seggelke, Klaus" w:date="2017-03-14T14:52:00Z"/>
                <w:moveFrom w:id="4422" w:author="Seggelke, Klaus" w:date="2017-03-08T14:28:00Z"/>
                <w:lang w:eastAsia="zh-CN"/>
              </w:rPr>
            </w:pPr>
            <w:moveFrom w:id="4423" w:author="Seggelke, Klaus" w:date="2017-03-08T14:28:00Z">
              <w:del w:id="4424" w:author="Seggelke, Klaus" w:date="2017-03-14T14:52:00Z">
                <w:r w:rsidRPr="00DE669C" w:rsidDel="003F0404">
                  <w:rPr>
                    <w:lang w:eastAsia="zh-CN"/>
                  </w:rPr>
                  <w:delText>F – Fault Management</w:delText>
                </w:r>
              </w:del>
            </w:moveFrom>
          </w:p>
          <w:p w:rsidR="005A676A" w:rsidRPr="00DE669C" w:rsidDel="003F0404" w:rsidRDefault="005A676A" w:rsidP="00771820">
            <w:pPr>
              <w:pStyle w:val="TestCaseInfo"/>
              <w:ind w:left="720"/>
              <w:rPr>
                <w:del w:id="4425" w:author="Seggelke, Klaus" w:date="2017-03-14T14:52:00Z"/>
                <w:moveFrom w:id="4426" w:author="Seggelke, Klaus" w:date="2017-03-08T14:28:00Z"/>
                <w:lang w:eastAsia="zh-CN"/>
              </w:rPr>
            </w:pPr>
            <w:moveFrom w:id="4427" w:author="Seggelke, Klaus" w:date="2017-03-08T14:28:00Z">
              <w:del w:id="4428" w:author="Seggelke, Klaus" w:date="2017-03-14T14:52:00Z">
                <w:r w:rsidRPr="00DE669C" w:rsidDel="003F0404">
                  <w:rPr>
                    <w:lang w:eastAsia="zh-CN"/>
                  </w:rPr>
                  <w:delText>C – Configuration Management</w:delText>
                </w:r>
              </w:del>
            </w:moveFrom>
          </w:p>
          <w:p w:rsidR="005A676A" w:rsidRPr="00DE669C" w:rsidDel="003F0404" w:rsidRDefault="005A676A" w:rsidP="00771820">
            <w:pPr>
              <w:pStyle w:val="TestCaseInfo"/>
              <w:ind w:left="720"/>
              <w:rPr>
                <w:del w:id="4429" w:author="Seggelke, Klaus" w:date="2017-03-14T14:52:00Z"/>
                <w:moveFrom w:id="4430" w:author="Seggelke, Klaus" w:date="2017-03-08T14:28:00Z"/>
                <w:lang w:eastAsia="zh-CN"/>
              </w:rPr>
            </w:pPr>
            <w:moveFrom w:id="4431" w:author="Seggelke, Klaus" w:date="2017-03-08T14:28:00Z">
              <w:del w:id="4432" w:author="Seggelke, Klaus" w:date="2017-03-14T14:52:00Z">
                <w:r w:rsidRPr="00DE669C" w:rsidDel="003F0404">
                  <w:rPr>
                    <w:lang w:eastAsia="zh-CN"/>
                  </w:rPr>
                  <w:delText>A – Accounting Management</w:delText>
                </w:r>
              </w:del>
            </w:moveFrom>
          </w:p>
          <w:p w:rsidR="005A676A" w:rsidRPr="00DE669C" w:rsidDel="003F0404" w:rsidRDefault="005A676A" w:rsidP="00771820">
            <w:pPr>
              <w:pStyle w:val="TestCaseInfo"/>
              <w:ind w:left="720"/>
              <w:rPr>
                <w:del w:id="4433" w:author="Seggelke, Klaus" w:date="2017-03-14T14:52:00Z"/>
                <w:moveFrom w:id="4434" w:author="Seggelke, Klaus" w:date="2017-03-08T14:28:00Z"/>
                <w:lang w:eastAsia="zh-CN"/>
              </w:rPr>
            </w:pPr>
            <w:moveFrom w:id="4435" w:author="Seggelke, Klaus" w:date="2017-03-08T14:28:00Z">
              <w:del w:id="4436" w:author="Seggelke, Klaus" w:date="2017-03-14T14:52:00Z">
                <w:r w:rsidRPr="00DE669C" w:rsidDel="003F0404">
                  <w:rPr>
                    <w:lang w:eastAsia="zh-CN"/>
                  </w:rPr>
                  <w:delText>P – Performance Management</w:delText>
                </w:r>
              </w:del>
            </w:moveFrom>
          </w:p>
          <w:p w:rsidR="005A676A" w:rsidRPr="00DE669C" w:rsidDel="003F0404" w:rsidRDefault="005A676A" w:rsidP="00771820">
            <w:pPr>
              <w:pStyle w:val="TestCaseInfo"/>
              <w:ind w:left="720"/>
              <w:rPr>
                <w:del w:id="4437" w:author="Seggelke, Klaus" w:date="2017-03-14T14:52:00Z"/>
                <w:moveFrom w:id="4438" w:author="Seggelke, Klaus" w:date="2017-03-08T14:28:00Z"/>
                <w:lang w:eastAsia="zh-CN"/>
              </w:rPr>
            </w:pPr>
            <w:moveFrom w:id="4439" w:author="Seggelke, Klaus" w:date="2017-03-08T14:28:00Z">
              <w:del w:id="4440" w:author="Seggelke, Klaus" w:date="2017-03-14T14:52:00Z">
                <w:r w:rsidRPr="00DE669C" w:rsidDel="003F0404">
                  <w:rPr>
                    <w:lang w:eastAsia="zh-CN"/>
                  </w:rPr>
                  <w:delText>S – Security Management</w:delText>
                </w:r>
              </w:del>
            </w:moveFrom>
          </w:p>
          <w:p w:rsidR="005A676A" w:rsidDel="003F0404" w:rsidRDefault="005A676A" w:rsidP="00771820">
            <w:pPr>
              <w:pStyle w:val="TestCaseInfo"/>
              <w:rPr>
                <w:del w:id="4441" w:author="Seggelke, Klaus" w:date="2017-03-14T14:52:00Z"/>
                <w:moveFrom w:id="4442" w:author="Seggelke, Klaus" w:date="2017-03-08T14:28:00Z"/>
                <w:lang w:eastAsia="zh-CN"/>
              </w:rPr>
            </w:pPr>
          </w:p>
        </w:tc>
      </w:tr>
      <w:tr w:rsidR="005A676A" w:rsidDel="003F0404" w:rsidTr="00771820">
        <w:trPr>
          <w:trHeight w:val="283"/>
          <w:del w:id="4443"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444" w:author="Seggelke, Klaus" w:date="2017-03-14T14:52:00Z"/>
                <w:moveFrom w:id="4445" w:author="Seggelke, Klaus" w:date="2017-03-08T14:28:00Z"/>
              </w:rPr>
            </w:pPr>
            <w:moveFrom w:id="4446" w:author="Seggelke, Klaus" w:date="2017-03-08T14:28:00Z">
              <w:del w:id="4447" w:author="Seggelke, Klaus" w:date="2017-03-14T14:52:00Z">
                <w:r w:rsidDel="003F0404">
                  <w:delText>Test Setup</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448" w:author="Seggelke, Klaus" w:date="2017-03-14T14:52:00Z"/>
                <w:moveFrom w:id="4449" w:author="Seggelke, Klaus" w:date="2017-03-08T14:28:00Z"/>
                <w:lang w:eastAsia="zh-CN"/>
              </w:rPr>
            </w:pPr>
          </w:p>
        </w:tc>
      </w:tr>
      <w:tr w:rsidR="005A676A" w:rsidDel="003F0404" w:rsidTr="00771820">
        <w:trPr>
          <w:trHeight w:val="515"/>
          <w:del w:id="4450"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451" w:author="Seggelke, Klaus" w:date="2017-03-14T14:52:00Z"/>
                <w:moveFrom w:id="4452" w:author="Seggelke, Klaus" w:date="2017-03-08T14:28:00Z"/>
              </w:rPr>
            </w:pPr>
            <w:moveFrom w:id="4453" w:author="Seggelke, Klaus" w:date="2017-03-08T14:28:00Z">
              <w:del w:id="4454" w:author="Seggelke, Klaus" w:date="2017-03-14T14:52:00Z">
                <w:r w:rsidDel="003F0404">
                  <w:delText>Parameters</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455" w:author="Seggelke, Klaus" w:date="2017-03-14T14:52:00Z"/>
                <w:moveFrom w:id="4456" w:author="Seggelke, Klaus" w:date="2017-03-08T14:28:00Z"/>
              </w:rPr>
            </w:pPr>
          </w:p>
        </w:tc>
      </w:tr>
      <w:tr w:rsidR="005A676A" w:rsidDel="003F0404" w:rsidTr="00771820">
        <w:trPr>
          <w:del w:id="4457"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458" w:author="Seggelke, Klaus" w:date="2017-03-14T14:52:00Z"/>
                <w:moveFrom w:id="4459" w:author="Seggelke, Klaus" w:date="2017-03-08T14:28:00Z"/>
              </w:rPr>
            </w:pPr>
            <w:moveFrom w:id="4460" w:author="Seggelke, Klaus" w:date="2017-03-08T14:28:00Z">
              <w:del w:id="4461" w:author="Seggelke, Klaus" w:date="2017-03-14T14:52:00Z">
                <w:r w:rsidDel="003F0404">
                  <w:delText>Success Guarantee:</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462" w:author="Seggelke, Klaus" w:date="2017-03-14T14:52:00Z"/>
                <w:moveFrom w:id="4463" w:author="Seggelke, Klaus" w:date="2017-03-08T14:28:00Z"/>
              </w:rPr>
            </w:pPr>
          </w:p>
        </w:tc>
      </w:tr>
      <w:tr w:rsidR="005A676A" w:rsidDel="003F0404" w:rsidTr="00771820">
        <w:trPr>
          <w:del w:id="4464"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465" w:author="Seggelke, Klaus" w:date="2017-03-14T14:52:00Z"/>
                <w:moveFrom w:id="4466" w:author="Seggelke, Klaus" w:date="2017-03-08T14:28:00Z"/>
              </w:rPr>
            </w:pPr>
            <w:moveFrom w:id="4467" w:author="Seggelke, Klaus" w:date="2017-03-08T14:28:00Z">
              <w:del w:id="4468" w:author="Seggelke, Klaus" w:date="2017-03-14T14:52:00Z">
                <w:r w:rsidDel="003F0404">
                  <w:delText>Pre-conditions:</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469" w:author="Seggelke, Klaus" w:date="2017-03-14T14:52:00Z"/>
                <w:moveFrom w:id="4470" w:author="Seggelke, Klaus" w:date="2017-03-08T14:28:00Z"/>
                <w:lang w:eastAsia="zh-CN"/>
              </w:rPr>
            </w:pPr>
            <w:moveFrom w:id="4471" w:author="Seggelke, Klaus" w:date="2017-03-08T14:28:00Z">
              <w:del w:id="4472" w:author="Seggelke, Klaus" w:date="2017-03-14T14:52:00Z">
                <w:r w:rsidDel="003F0404">
                  <w:rPr>
                    <w:lang w:eastAsia="zh-CN"/>
                  </w:rPr>
                  <w:delText>If the VNF depends on the existence of any hardware capabilities, these required hardware capabilities should be pre-installed in the system and the NFVI should list them as available virtualized resources.</w:delText>
                </w:r>
              </w:del>
            </w:moveFrom>
          </w:p>
        </w:tc>
      </w:tr>
      <w:tr w:rsidR="005A676A" w:rsidDel="003F0404" w:rsidTr="00771820">
        <w:trPr>
          <w:trHeight w:val="2092"/>
          <w:del w:id="4473"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474" w:author="Seggelke, Klaus" w:date="2017-03-14T14:52:00Z"/>
                <w:moveFrom w:id="4475" w:author="Seggelke, Klaus" w:date="2017-03-08T14:28:00Z"/>
              </w:rPr>
            </w:pPr>
            <w:moveFrom w:id="4476" w:author="Seggelke, Klaus" w:date="2017-03-08T14:28:00Z">
              <w:del w:id="4477" w:author="Seggelke, Klaus" w:date="2017-03-14T14:52:00Z">
                <w:r w:rsidDel="003F0404">
                  <w:delText>Procedure</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478" w:author="Seggelke, Klaus" w:date="2017-03-14T14:52:00Z"/>
                <w:moveFrom w:id="4479" w:author="Seggelke, Klaus" w:date="2017-03-08T14:28:00Z"/>
              </w:rPr>
            </w:pPr>
            <w:moveFrom w:id="4480" w:author="Seggelke, Klaus" w:date="2017-03-08T14:28:00Z">
              <w:del w:id="4481" w:author="Seggelke, Klaus" w:date="2017-03-14T14:52:00Z">
                <w:r w:rsidRPr="0052118C" w:rsidDel="003F0404">
                  <w:delText>Measure the time to instantiate a VNF and may do</w:delText>
                </w:r>
                <w:r w:rsidDel="003F0404">
                  <w:delText xml:space="preserve"> it multiple times to get an ave</w:delText>
                </w:r>
                <w:r w:rsidRPr="0052118C" w:rsidDel="003F0404">
                  <w:delText>rage</w:delText>
                </w:r>
                <w:r w:rsidDel="003F0404">
                  <w:delText>.</w:delText>
                </w:r>
              </w:del>
            </w:moveFrom>
          </w:p>
          <w:p w:rsidR="005A676A" w:rsidDel="003F0404" w:rsidRDefault="005A676A" w:rsidP="00771820">
            <w:pPr>
              <w:pStyle w:val="TestCaseInfo"/>
              <w:rPr>
                <w:del w:id="4482" w:author="Seggelke, Klaus" w:date="2017-03-14T14:52:00Z"/>
                <w:moveFrom w:id="4483" w:author="Seggelke, Klaus" w:date="2017-03-08T14:28:00Z"/>
              </w:rPr>
            </w:pPr>
          </w:p>
          <w:p w:rsidR="005A676A" w:rsidRPr="0052118C" w:rsidDel="003F0404" w:rsidRDefault="005A676A" w:rsidP="00771820">
            <w:pPr>
              <w:pStyle w:val="TestCaseInfo"/>
              <w:rPr>
                <w:del w:id="4484" w:author="Seggelke, Klaus" w:date="2017-03-14T14:52:00Z"/>
                <w:moveFrom w:id="4485" w:author="Seggelke, Klaus" w:date="2017-03-08T14:28:00Z"/>
              </w:rPr>
            </w:pPr>
            <w:moveFrom w:id="4486" w:author="Seggelke, Klaus" w:date="2017-03-08T14:28:00Z">
              <w:del w:id="4487" w:author="Seggelke, Klaus" w:date="2017-03-14T14:52:00Z">
                <w:r w:rsidDel="003F0404">
                  <w:delText>Sequence:</w:delText>
                </w:r>
              </w:del>
            </w:moveFrom>
          </w:p>
          <w:p w:rsidR="005A676A" w:rsidDel="003F0404" w:rsidRDefault="005A676A" w:rsidP="00252ACA">
            <w:pPr>
              <w:pStyle w:val="TestCaseInfo"/>
              <w:numPr>
                <w:ilvl w:val="0"/>
                <w:numId w:val="81"/>
              </w:numPr>
              <w:rPr>
                <w:del w:id="4488" w:author="Seggelke, Klaus" w:date="2017-03-14T14:52:00Z"/>
                <w:moveFrom w:id="4489" w:author="Seggelke, Klaus" w:date="2017-03-08T14:28:00Z"/>
              </w:rPr>
            </w:pPr>
            <w:moveFrom w:id="4490" w:author="Seggelke, Klaus" w:date="2017-03-08T14:28:00Z">
              <w:del w:id="4491" w:author="Seggelke, Klaus" w:date="2017-03-14T14:52:00Z">
                <w:r w:rsidDel="003F0404">
                  <w:delText>Start EM or ensure EM is up and can configure VNF</w:delText>
                </w:r>
              </w:del>
            </w:moveFrom>
          </w:p>
          <w:p w:rsidR="005A676A" w:rsidDel="003F0404" w:rsidRDefault="005A676A" w:rsidP="00252ACA">
            <w:pPr>
              <w:pStyle w:val="TestCaseInfo"/>
              <w:numPr>
                <w:ilvl w:val="0"/>
                <w:numId w:val="81"/>
              </w:numPr>
              <w:rPr>
                <w:del w:id="4492" w:author="Seggelke, Klaus" w:date="2017-03-14T14:52:00Z"/>
                <w:moveFrom w:id="4493" w:author="Seggelke, Klaus" w:date="2017-03-08T14:28:00Z"/>
              </w:rPr>
            </w:pPr>
            <w:moveFrom w:id="4494" w:author="Seggelke, Klaus" w:date="2017-03-08T14:28:00Z">
              <w:del w:id="4495" w:author="Seggelke, Klaus" w:date="2017-03-14T14:52:00Z">
                <w:r w:rsidDel="003F0404">
                  <w:delText>Start traffic load</w:delText>
                </w:r>
              </w:del>
            </w:moveFrom>
          </w:p>
          <w:p w:rsidR="005A676A" w:rsidDel="003F0404" w:rsidRDefault="005A676A" w:rsidP="00252ACA">
            <w:pPr>
              <w:pStyle w:val="TestCaseInfo"/>
              <w:numPr>
                <w:ilvl w:val="0"/>
                <w:numId w:val="81"/>
              </w:numPr>
              <w:rPr>
                <w:del w:id="4496" w:author="Seggelke, Klaus" w:date="2017-03-14T14:52:00Z"/>
                <w:moveFrom w:id="4497" w:author="Seggelke, Klaus" w:date="2017-03-08T14:28:00Z"/>
              </w:rPr>
            </w:pPr>
            <w:moveFrom w:id="4498" w:author="Seggelke, Klaus" w:date="2017-03-08T14:28:00Z">
              <w:del w:id="4499" w:author="Seggelke, Klaus" w:date="2017-03-14T14:52:00Z">
                <w:r w:rsidDel="003F0404">
                  <w:delText>Instantiate VNF (--&gt; time stamp)</w:delText>
                </w:r>
              </w:del>
            </w:moveFrom>
          </w:p>
          <w:p w:rsidR="005A676A" w:rsidDel="003F0404" w:rsidRDefault="005A676A" w:rsidP="00252ACA">
            <w:pPr>
              <w:pStyle w:val="TestCaseInfo"/>
              <w:numPr>
                <w:ilvl w:val="0"/>
                <w:numId w:val="81"/>
              </w:numPr>
              <w:rPr>
                <w:del w:id="4500" w:author="Seggelke, Klaus" w:date="2017-03-14T14:52:00Z"/>
                <w:moveFrom w:id="4501" w:author="Seggelke, Klaus" w:date="2017-03-08T14:28:00Z"/>
              </w:rPr>
            </w:pPr>
            <w:moveFrom w:id="4502" w:author="Seggelke, Klaus" w:date="2017-03-08T14:28:00Z">
              <w:del w:id="4503" w:author="Seggelke, Klaus" w:date="2017-03-14T14:52:00Z">
                <w:r w:rsidDel="003F0404">
                  <w:delText xml:space="preserve">Validate </w:delText>
                </w:r>
                <w:r w:rsidR="0043455E" w:rsidDel="003F0404">
                  <w:delText>V</w:delText>
                </w:r>
                <w:r w:rsidDel="003F0404">
                  <w:delText xml:space="preserve">NFM should report the state "Instantiated - </w:delText>
                </w:r>
                <w:r w:rsidR="005848A2" w:rsidDel="003F0404">
                  <w:delText>I</w:delText>
                </w:r>
                <w:r w:rsidDel="003F0404">
                  <w:delText>nactive" (--&gt; time stamp)</w:delText>
                </w:r>
              </w:del>
            </w:moveFrom>
          </w:p>
          <w:p w:rsidR="005A676A" w:rsidDel="003F0404" w:rsidRDefault="005A676A" w:rsidP="00252ACA">
            <w:pPr>
              <w:pStyle w:val="TestCaseInfo"/>
              <w:numPr>
                <w:ilvl w:val="0"/>
                <w:numId w:val="81"/>
              </w:numPr>
              <w:rPr>
                <w:del w:id="4504" w:author="Seggelke, Klaus" w:date="2017-03-14T14:52:00Z"/>
                <w:moveFrom w:id="4505" w:author="Seggelke, Klaus" w:date="2017-03-08T14:28:00Z"/>
              </w:rPr>
            </w:pPr>
            <w:moveFrom w:id="4506" w:author="Seggelke, Klaus" w:date="2017-03-08T14:28:00Z">
              <w:del w:id="4507" w:author="Seggelke, Klaus" w:date="2017-03-14T14:52:00Z">
                <w:r w:rsidDel="003F0404">
                  <w:delText>Validate no traffic should flow as the VNF should be in inactive state</w:delText>
                </w:r>
              </w:del>
            </w:moveFrom>
          </w:p>
          <w:p w:rsidR="005A676A" w:rsidDel="003F0404" w:rsidRDefault="005A676A" w:rsidP="00252ACA">
            <w:pPr>
              <w:pStyle w:val="TestCaseInfo"/>
              <w:numPr>
                <w:ilvl w:val="0"/>
                <w:numId w:val="81"/>
              </w:numPr>
              <w:rPr>
                <w:del w:id="4508" w:author="Seggelke, Klaus" w:date="2017-03-14T14:52:00Z"/>
                <w:moveFrom w:id="4509" w:author="Seggelke, Klaus" w:date="2017-03-08T14:28:00Z"/>
              </w:rPr>
            </w:pPr>
            <w:moveFrom w:id="4510" w:author="Seggelke, Klaus" w:date="2017-03-08T14:28:00Z">
              <w:del w:id="4511" w:author="Seggelke, Klaus" w:date="2017-03-14T14:52:00Z">
                <w:r w:rsidDel="003F0404">
                  <w:delText>Stop Traffic</w:delText>
                </w:r>
              </w:del>
            </w:moveFrom>
          </w:p>
          <w:p w:rsidR="005A676A" w:rsidDel="003F0404" w:rsidRDefault="005A676A" w:rsidP="00252ACA">
            <w:pPr>
              <w:pStyle w:val="TestCaseInfo"/>
              <w:numPr>
                <w:ilvl w:val="0"/>
                <w:numId w:val="81"/>
              </w:numPr>
              <w:rPr>
                <w:del w:id="4512" w:author="Seggelke, Klaus" w:date="2017-03-14T14:52:00Z"/>
                <w:moveFrom w:id="4513" w:author="Seggelke, Klaus" w:date="2017-03-08T14:28:00Z"/>
              </w:rPr>
            </w:pPr>
            <w:moveFrom w:id="4514" w:author="Seggelke, Klaus" w:date="2017-03-08T14:28:00Z">
              <w:del w:id="4515" w:author="Seggelke, Klaus" w:date="2017-03-14T14:52:00Z">
                <w:r w:rsidDel="003F0404">
                  <w:delText>Terminate VNF</w:delText>
                </w:r>
              </w:del>
            </w:moveFrom>
          </w:p>
          <w:p w:rsidR="005A676A" w:rsidDel="003F0404" w:rsidRDefault="005A676A" w:rsidP="00252ACA">
            <w:pPr>
              <w:pStyle w:val="TestCaseInfo"/>
              <w:numPr>
                <w:ilvl w:val="0"/>
                <w:numId w:val="81"/>
              </w:numPr>
              <w:rPr>
                <w:del w:id="4516" w:author="Seggelke, Klaus" w:date="2017-03-14T14:52:00Z"/>
                <w:moveFrom w:id="4517" w:author="Seggelke, Klaus" w:date="2017-03-08T14:28:00Z"/>
                <w:lang w:eastAsia="zh-CN"/>
              </w:rPr>
            </w:pPr>
            <w:moveFrom w:id="4518" w:author="Seggelke, Klaus" w:date="2017-03-08T14:28:00Z">
              <w:del w:id="4519" w:author="Seggelke, Klaus" w:date="2017-03-14T14:52:00Z">
                <w:r w:rsidDel="003F0404">
                  <w:delText>Calculate instantiation time under load</w:delText>
                </w:r>
              </w:del>
            </w:moveFrom>
          </w:p>
        </w:tc>
      </w:tr>
      <w:tr w:rsidR="005A676A" w:rsidDel="003F0404" w:rsidTr="00771820">
        <w:trPr>
          <w:del w:id="4520" w:author="Seggelke, Klaus" w:date="2017-03-14T14:52: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F0404" w:rsidRDefault="005A676A" w:rsidP="00771820">
            <w:pPr>
              <w:pStyle w:val="TestCaseDescription"/>
              <w:rPr>
                <w:del w:id="4521" w:author="Seggelke, Klaus" w:date="2017-03-14T14:52:00Z"/>
                <w:moveFrom w:id="4522" w:author="Seggelke, Klaus" w:date="2017-03-08T14:28:00Z"/>
              </w:rPr>
            </w:pPr>
            <w:moveFrom w:id="4523" w:author="Seggelke, Klaus" w:date="2017-03-08T14:28:00Z">
              <w:del w:id="4524" w:author="Seggelke, Klaus" w:date="2017-03-14T14:52:00Z">
                <w:r w:rsidDel="003F0404">
                  <w:rPr>
                    <w:noProof/>
                  </w:rPr>
                  <w:delText>Extensions:</w:delText>
                </w:r>
              </w:del>
            </w:moveFrom>
          </w:p>
        </w:tc>
        <w:tc>
          <w:tcPr>
            <w:tcW w:w="7979" w:type="dxa"/>
            <w:tcBorders>
              <w:top w:val="single" w:sz="2" w:space="0" w:color="auto"/>
              <w:left w:val="single" w:sz="2" w:space="0" w:color="auto"/>
              <w:bottom w:val="single" w:sz="2" w:space="0" w:color="auto"/>
              <w:right w:val="single" w:sz="2" w:space="0" w:color="auto"/>
            </w:tcBorders>
          </w:tcPr>
          <w:p w:rsidR="005A676A" w:rsidDel="003F0404" w:rsidRDefault="005A676A" w:rsidP="00771820">
            <w:pPr>
              <w:pStyle w:val="TestCaseInfo"/>
              <w:rPr>
                <w:del w:id="4525" w:author="Seggelke, Klaus" w:date="2017-03-14T14:52:00Z"/>
                <w:moveFrom w:id="4526" w:author="Seggelke, Klaus" w:date="2017-03-08T14:28:00Z"/>
              </w:rPr>
            </w:pPr>
            <w:moveFrom w:id="4527" w:author="Seggelke, Klaus" w:date="2017-03-08T14:28:00Z">
              <w:del w:id="4528" w:author="Seggelke, Klaus" w:date="2017-03-14T14:52:00Z">
                <w:r w:rsidDel="003F0404">
                  <w:delText xml:space="preserve">Measure the time it takes to instantiate a VNF and get it into the state “Inactive”. </w:delText>
                </w:r>
                <w:r w:rsidDel="003F0404">
                  <w:sym w:font="Wingdings" w:char="F0E0"/>
                </w:r>
                <w:r w:rsidDel="003F0404">
                  <w:delText xml:space="preserve"> VNF Service instantiation time</w:delText>
                </w:r>
                <w:r w:rsidR="005848A2" w:rsidDel="003F0404">
                  <w:delText xml:space="preserve"> under load</w:delText>
                </w:r>
              </w:del>
            </w:moveFrom>
          </w:p>
        </w:tc>
      </w:tr>
      <w:tr w:rsidR="005A676A" w:rsidDel="00A07A84"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A07A84" w:rsidRDefault="005A676A" w:rsidP="00771820">
            <w:pPr>
              <w:pStyle w:val="TestCaseDescription"/>
              <w:rPr>
                <w:moveFrom w:id="4529" w:author="Seggelke, Klaus" w:date="2017-03-08T14:28:00Z"/>
                <w:noProof/>
              </w:rPr>
            </w:pPr>
            <w:moveFrom w:id="4530" w:author="Seggelke, Klaus" w:date="2017-03-08T14:28:00Z">
              <w:r w:rsidDel="00A07A84">
                <w:rPr>
                  <w:noProof/>
                </w:rPr>
                <w:t>Notes:</w:t>
              </w:r>
            </w:moveFrom>
          </w:p>
        </w:tc>
        <w:tc>
          <w:tcPr>
            <w:tcW w:w="7979" w:type="dxa"/>
            <w:tcBorders>
              <w:top w:val="single" w:sz="2" w:space="0" w:color="auto"/>
              <w:left w:val="single" w:sz="2" w:space="0" w:color="auto"/>
              <w:bottom w:val="single" w:sz="2" w:space="0" w:color="auto"/>
              <w:right w:val="single" w:sz="2" w:space="0" w:color="auto"/>
            </w:tcBorders>
          </w:tcPr>
          <w:p w:rsidR="005A676A" w:rsidDel="00A07A84" w:rsidRDefault="005A676A" w:rsidP="00771820">
            <w:pPr>
              <w:pStyle w:val="TestCaseInfo"/>
              <w:rPr>
                <w:moveFrom w:id="4531" w:author="Seggelke, Klaus" w:date="2017-03-08T14:28:00Z"/>
              </w:rPr>
            </w:pPr>
          </w:p>
        </w:tc>
      </w:tr>
    </w:tbl>
    <w:p w:rsidR="005A676A" w:rsidDel="00A07A84" w:rsidRDefault="005A676A" w:rsidP="005A676A">
      <w:pPr>
        <w:rPr>
          <w:moveFrom w:id="4532" w:author="Seggelke, Klaus" w:date="2017-03-08T14:28:00Z"/>
          <w:lang w:eastAsia="zh-CN"/>
        </w:rPr>
      </w:pPr>
      <w:bookmarkStart w:id="4533" w:name="_Toc477275128"/>
      <w:bookmarkStart w:id="4534" w:name="_Toc477275589"/>
      <w:bookmarkEnd w:id="4533"/>
      <w:bookmarkEnd w:id="4534"/>
    </w:p>
    <w:p w:rsidR="005A676A" w:rsidRDefault="005A676A" w:rsidP="00C35DDF">
      <w:pPr>
        <w:pStyle w:val="Heading2"/>
      </w:pPr>
      <w:bookmarkStart w:id="4535" w:name="_Toc454184358"/>
      <w:bookmarkStart w:id="4536" w:name="_Toc477275590"/>
      <w:moveFromRangeEnd w:id="4261"/>
      <w:r>
        <w:t>VNF State Management: Start</w:t>
      </w:r>
      <w:bookmarkEnd w:id="4535"/>
      <w:bookmarkEnd w:id="4536"/>
    </w:p>
    <w:p w:rsidR="005A676A" w:rsidRDefault="00A6781E" w:rsidP="005A676A">
      <w:pPr>
        <w:rPr>
          <w:lang w:eastAsia="zh-CN"/>
        </w:rPr>
      </w:pPr>
      <w:r>
        <w:rPr>
          <w:lang w:eastAsia="zh-CN"/>
        </w:rPr>
        <w:t xml:space="preserve">A VNF starts processing packets only after reaching the </w:t>
      </w:r>
      <w:ins w:id="4537" w:author="Seggelke, Klaus" w:date="2017-03-08T16:26:00Z">
        <w:r w:rsidR="00A955AB">
          <w:rPr>
            <w:lang w:eastAsia="zh-CN"/>
          </w:rPr>
          <w:t xml:space="preserve">VNF </w:t>
        </w:r>
      </w:ins>
      <w:r>
        <w:rPr>
          <w:lang w:eastAsia="zh-CN"/>
        </w:rPr>
        <w:t>state “</w:t>
      </w:r>
      <w:del w:id="4538" w:author="Seggelke, Klaus" w:date="2017-03-08T16:25:00Z">
        <w:r w:rsidDel="00A955AB">
          <w:rPr>
            <w:lang w:eastAsia="zh-CN"/>
          </w:rPr>
          <w:delText>Active</w:delText>
        </w:r>
      </w:del>
      <w:ins w:id="4539" w:author="Seggelke, Klaus" w:date="2017-03-08T16:25:00Z">
        <w:r w:rsidR="00A955AB">
          <w:rPr>
            <w:lang w:eastAsia="zh-CN"/>
          </w:rPr>
          <w:t>STARTED</w:t>
        </w:r>
      </w:ins>
      <w:r>
        <w:rPr>
          <w:lang w:eastAsia="zh-CN"/>
        </w:rPr>
        <w:t>”. This state gets reached by issuing the command “Start”</w:t>
      </w:r>
      <w:ins w:id="4540" w:author="Seggelke, Klaus" w:date="2017-03-08T16:26:00Z">
        <w:r w:rsidR="00A955AB">
          <w:rPr>
            <w:lang w:eastAsia="zh-CN"/>
          </w:rPr>
          <w:t xml:space="preserve"> when the VNF is in the VNF state “STOPPED”</w:t>
        </w:r>
      </w:ins>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4541" w:name="_Toc454184417"/>
            <w:bookmarkStart w:id="4542" w:name="_Toc477275272"/>
            <w:r>
              <w:t>TC.VNF.STATE.START.001</w:t>
            </w:r>
            <w:r>
              <w:tab/>
            </w:r>
            <w:r w:rsidR="005A676A" w:rsidRPr="00D921A2">
              <w:t>VNF Start without traffic load</w:t>
            </w:r>
            <w:bookmarkEnd w:id="4541"/>
            <w:bookmarkEnd w:id="4542"/>
          </w:p>
        </w:tc>
      </w:tr>
      <w:tr w:rsidR="005A676A" w:rsidTr="00771820">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and processes packets after the activation</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w:t>
            </w:r>
            <w:del w:id="4543" w:author="Seggelke, Klaus" w:date="2017-03-08T16:32:00Z">
              <w:r w:rsidDel="00893362">
                <w:rPr>
                  <w:lang w:eastAsia="zh-CN"/>
                </w:rPr>
                <w:delText>Inactive</w:delText>
              </w:r>
            </w:del>
            <w:ins w:id="4544" w:author="Seggelke, Klaus" w:date="2017-03-08T16:32:00Z">
              <w:r w:rsidR="00893362">
                <w:rPr>
                  <w:lang w:eastAsia="zh-CN"/>
                </w:rPr>
                <w:t>STARTED</w:t>
              </w:r>
            </w:ins>
            <w:r w:rsidR="00E80943">
              <w:rPr>
                <w:lang w:eastAsia="zh-CN"/>
              </w:rPr>
              <w:t>”</w:t>
            </w:r>
            <w:r>
              <w:rPr>
                <w:lang w:eastAsia="zh-CN"/>
              </w:rPr>
              <w:t xml:space="preserve">. </w:t>
            </w:r>
            <w:ins w:id="4545" w:author="Seggelke, Klaus" w:date="2017-03-08T16:32:00Z">
              <w:r w:rsidR="00893362">
                <w:rPr>
                  <w:lang w:eastAsia="zh-CN"/>
                </w:rPr>
                <w:t xml:space="preserve">A command STOP needs to be issued to get the VNF state into STOPPED so that the test can be executed. </w:t>
              </w:r>
            </w:ins>
            <w:r>
              <w:rPr>
                <w:lang w:eastAsia="zh-CN"/>
              </w:rPr>
              <w:t>To allow processing of its functionality, it must be activated. Via the VNFM</w:t>
            </w:r>
            <w:ins w:id="4546" w:author="Seggelke, Klaus" w:date="2017-03-08T16:33:00Z">
              <w:r w:rsidR="00893362">
                <w:rPr>
                  <w:lang w:eastAsia="zh-CN"/>
                </w:rPr>
                <w:t xml:space="preserve"> or NFVO</w:t>
              </w:r>
            </w:ins>
            <w:r>
              <w:rPr>
                <w:lang w:eastAsia="zh-CN"/>
              </w:rPr>
              <w:t xml:space="preserve"> the command “Start” is been issued to bring the VNF into an active state and validate the functionality by emitting packets and measuring its correctness.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71820" w:rsidRDefault="00771820" w:rsidP="00771820">
            <w:pPr>
              <w:pStyle w:val="TestCaseInfo"/>
            </w:pPr>
            <w:r>
              <w:t>Sequence:</w:t>
            </w:r>
          </w:p>
          <w:p w:rsidR="005A676A" w:rsidRPr="00D921A2" w:rsidRDefault="005A676A" w:rsidP="00893362">
            <w:pPr>
              <w:pStyle w:val="TestCaseInfo"/>
              <w:numPr>
                <w:ilvl w:val="0"/>
                <w:numId w:val="30"/>
              </w:numPr>
            </w:pPr>
            <w:r w:rsidRPr="00D921A2">
              <w:t>Instantiate the VNF without load</w:t>
            </w:r>
          </w:p>
          <w:p w:rsidR="00893362" w:rsidRDefault="00893362" w:rsidP="00893362">
            <w:pPr>
              <w:pStyle w:val="TestCaseInfo"/>
              <w:numPr>
                <w:ilvl w:val="0"/>
                <w:numId w:val="30"/>
              </w:numPr>
              <w:rPr>
                <w:ins w:id="4547" w:author="Seggelke, Klaus" w:date="2017-03-08T16:34:00Z"/>
              </w:rPr>
            </w:pPr>
            <w:ins w:id="4548" w:author="Seggelke, Klaus" w:date="2017-03-08T16:34:00Z">
              <w:r w:rsidRPr="00074BEF">
                <w:t>Validate VNF instantiation state is INSTANTIATED and VNF state is STARTED (--&gt; time stamp when correct state reached)</w:t>
              </w:r>
            </w:ins>
          </w:p>
          <w:p w:rsidR="00893362" w:rsidRDefault="00893362" w:rsidP="00893362">
            <w:pPr>
              <w:pStyle w:val="TestCaseInfo"/>
              <w:numPr>
                <w:ilvl w:val="0"/>
                <w:numId w:val="30"/>
              </w:numPr>
              <w:rPr>
                <w:ins w:id="4549" w:author="Seggelke, Klaus" w:date="2017-03-08T16:34:00Z"/>
              </w:rPr>
            </w:pPr>
            <w:ins w:id="4550" w:author="Seggelke, Klaus" w:date="2017-03-08T16:34:00Z">
              <w:r>
                <w:t xml:space="preserve">Stop VNF </w:t>
              </w:r>
              <w:r w:rsidRPr="00D921A2">
                <w:t>(--&gt; time stamp)</w:t>
              </w:r>
            </w:ins>
          </w:p>
          <w:p w:rsidR="00893362" w:rsidRDefault="00893362">
            <w:pPr>
              <w:pStyle w:val="TestCaseInfo"/>
              <w:numPr>
                <w:ilvl w:val="0"/>
                <w:numId w:val="30"/>
              </w:numPr>
              <w:rPr>
                <w:ins w:id="4551" w:author="Seggelke, Klaus" w:date="2017-03-08T16:34:00Z"/>
              </w:rPr>
            </w:pPr>
            <w:ins w:id="4552" w:author="Seggelke, Klaus" w:date="2017-03-08T16:34:00Z">
              <w:r w:rsidRPr="00074BEF">
                <w:t xml:space="preserve">Validate VNF instantiation state is INSTANTIATED and VNF state is </w:t>
              </w:r>
            </w:ins>
            <w:ins w:id="4553" w:author="Seggelke, Klaus" w:date="2017-03-08T16:35:00Z">
              <w:r>
                <w:t xml:space="preserve">STOPPED </w:t>
              </w:r>
            </w:ins>
            <w:ins w:id="4554" w:author="Seggelke, Klaus" w:date="2017-03-08T16:34:00Z">
              <w:r w:rsidRPr="00074BEF">
                <w:t>(--&gt; time stamp when correct state reached)</w:t>
              </w:r>
            </w:ins>
          </w:p>
          <w:p w:rsidR="005A676A" w:rsidRPr="00D921A2" w:rsidDel="00893362" w:rsidRDefault="005A676A" w:rsidP="00893362">
            <w:pPr>
              <w:pStyle w:val="TestCaseInfo"/>
              <w:numPr>
                <w:ilvl w:val="0"/>
                <w:numId w:val="30"/>
              </w:numPr>
              <w:rPr>
                <w:del w:id="4555" w:author="Seggelke, Klaus" w:date="2017-03-08T16:34:00Z"/>
              </w:rPr>
            </w:pPr>
            <w:del w:id="4556" w:author="Seggelke, Klaus" w:date="2017-03-08T16:34:00Z">
              <w:r w:rsidRPr="00D921A2" w:rsidDel="00893362">
                <w:delText>Validate VNF is in State Inactive</w:delText>
              </w:r>
            </w:del>
          </w:p>
          <w:p w:rsidR="005A676A" w:rsidRPr="00D921A2" w:rsidRDefault="005A676A" w:rsidP="00893362">
            <w:pPr>
              <w:pStyle w:val="TestCaseInfo"/>
              <w:numPr>
                <w:ilvl w:val="0"/>
                <w:numId w:val="30"/>
              </w:numPr>
            </w:pPr>
            <w:r w:rsidRPr="00D921A2">
              <w:t>Start VNF</w:t>
            </w:r>
            <w:r>
              <w:t xml:space="preserve"> </w:t>
            </w:r>
            <w:r w:rsidRPr="00D921A2">
              <w:t>(--&gt; time stamp)</w:t>
            </w:r>
          </w:p>
          <w:p w:rsidR="00893362" w:rsidRDefault="00893362" w:rsidP="00893362">
            <w:pPr>
              <w:pStyle w:val="TestCaseInfo"/>
              <w:numPr>
                <w:ilvl w:val="0"/>
                <w:numId w:val="30"/>
              </w:numPr>
              <w:rPr>
                <w:ins w:id="4557" w:author="Seggelke, Klaus" w:date="2017-03-08T16:35:00Z"/>
              </w:rPr>
            </w:pPr>
            <w:ins w:id="4558" w:author="Seggelke, Klaus" w:date="2017-03-08T16:35:00Z">
              <w:r w:rsidRPr="00074BEF">
                <w:t>Validate VNF instantiation state is INSTANTIATED and VNF state is STARTED (--&gt; time stamp when correct state reached)</w:t>
              </w:r>
            </w:ins>
          </w:p>
          <w:p w:rsidR="005A676A" w:rsidRPr="00D921A2" w:rsidDel="00893362" w:rsidRDefault="005A676A" w:rsidP="00893362">
            <w:pPr>
              <w:pStyle w:val="TestCaseInfo"/>
              <w:numPr>
                <w:ilvl w:val="0"/>
                <w:numId w:val="30"/>
              </w:numPr>
              <w:rPr>
                <w:del w:id="4559" w:author="Seggelke, Klaus" w:date="2017-03-08T16:35:00Z"/>
              </w:rPr>
            </w:pPr>
            <w:del w:id="4560" w:author="Seggelke, Klaus" w:date="2017-03-08T16:35:00Z">
              <w:r w:rsidRPr="00D921A2" w:rsidDel="00893362">
                <w:delText xml:space="preserve">Validate the state is </w:delText>
              </w:r>
              <w:r w:rsidDel="00893362">
                <w:delText xml:space="preserve">"Active" </w:delText>
              </w:r>
              <w:r w:rsidRPr="00D921A2" w:rsidDel="00893362">
                <w:delText>(--&gt; time stamp)</w:delText>
              </w:r>
            </w:del>
          </w:p>
          <w:p w:rsidR="005A676A" w:rsidRPr="00D921A2" w:rsidRDefault="005A676A" w:rsidP="00893362">
            <w:pPr>
              <w:pStyle w:val="TestCaseInfo"/>
              <w:numPr>
                <w:ilvl w:val="0"/>
                <w:numId w:val="30"/>
              </w:numPr>
            </w:pPr>
            <w:r w:rsidRPr="00D921A2">
              <w:t xml:space="preserve">Start the traffic load </w:t>
            </w:r>
          </w:p>
          <w:p w:rsidR="005A676A" w:rsidRPr="00D921A2" w:rsidRDefault="005A676A" w:rsidP="00893362">
            <w:pPr>
              <w:pStyle w:val="TestCaseInfo"/>
              <w:numPr>
                <w:ilvl w:val="0"/>
                <w:numId w:val="30"/>
              </w:numPr>
            </w:pPr>
            <w:r w:rsidRPr="00D921A2">
              <w:t>Validate the traffic flows with the VNF provide</w:t>
            </w:r>
            <w:r>
              <w:t>d functionality</w:t>
            </w:r>
          </w:p>
          <w:p w:rsidR="005A676A" w:rsidRPr="00D921A2" w:rsidRDefault="005A676A" w:rsidP="00893362">
            <w:pPr>
              <w:pStyle w:val="TestCaseInfo"/>
              <w:numPr>
                <w:ilvl w:val="0"/>
                <w:numId w:val="30"/>
              </w:numPr>
            </w:pPr>
            <w:r w:rsidRPr="00D921A2">
              <w:t>Stop T</w:t>
            </w:r>
            <w:r>
              <w:t>r</w:t>
            </w:r>
            <w:r w:rsidRPr="00D921A2">
              <w:t>affic</w:t>
            </w:r>
          </w:p>
          <w:p w:rsidR="005A676A" w:rsidRPr="00D921A2" w:rsidRDefault="005A676A" w:rsidP="00893362">
            <w:pPr>
              <w:pStyle w:val="TestCaseInfo"/>
              <w:numPr>
                <w:ilvl w:val="0"/>
                <w:numId w:val="30"/>
              </w:numPr>
            </w:pPr>
            <w:r w:rsidRPr="00D921A2">
              <w:t>Ensure that no traffic flows once stop is completed</w:t>
            </w:r>
          </w:p>
          <w:p w:rsidR="005A676A" w:rsidRPr="00D921A2" w:rsidRDefault="005A676A" w:rsidP="00893362">
            <w:pPr>
              <w:pStyle w:val="TestCaseInfo"/>
              <w:numPr>
                <w:ilvl w:val="0"/>
                <w:numId w:val="30"/>
              </w:numPr>
            </w:pPr>
            <w:r w:rsidRPr="00D921A2">
              <w:t>Terminate VNF</w:t>
            </w:r>
          </w:p>
          <w:p w:rsidR="005A676A" w:rsidRPr="00D921A2" w:rsidRDefault="005A676A" w:rsidP="00893362">
            <w:pPr>
              <w:pStyle w:val="TestCaseInfo"/>
              <w:numPr>
                <w:ilvl w:val="0"/>
                <w:numId w:val="30"/>
              </w:numPr>
            </w:pPr>
            <w:r w:rsidRPr="00D921A2">
              <w:t>Measu</w:t>
            </w:r>
            <w:r>
              <w:t>r</w:t>
            </w:r>
            <w:r w:rsidRPr="00D921A2">
              <w:t>e time it takes to start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561" w:name="_Toc454184418"/>
            <w:bookmarkStart w:id="4562" w:name="_Toc477275273"/>
            <w:r>
              <w:lastRenderedPageBreak/>
              <w:t>TC.VNF.STATE.START.002</w:t>
            </w:r>
            <w:r>
              <w:tab/>
            </w:r>
            <w:r w:rsidR="00C75581">
              <w:t>VNF Start under</w:t>
            </w:r>
            <w:r w:rsidR="005A676A" w:rsidRPr="003E6739">
              <w:t xml:space="preserve"> low traffic load and measure start time</w:t>
            </w:r>
            <w:bookmarkEnd w:id="4561"/>
            <w:bookmarkEnd w:id="4562"/>
          </w:p>
        </w:tc>
      </w:tr>
      <w:tr w:rsidR="005A676A" w:rsidTr="00771820">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9A7FAF" w:rsidP="00771820">
            <w:pPr>
              <w:pStyle w:val="TestCaseInfo"/>
              <w:rPr>
                <w:lang w:eastAsia="zh-CN"/>
              </w:rPr>
            </w:pPr>
            <w:ins w:id="4563" w:author="Seggelke, Klaus" w:date="2017-03-10T14:50:00Z">
              <w:r>
                <w:rPr>
                  <w:lang w:eastAsia="zh-CN"/>
                </w:rPr>
                <w:t>After the VNF is instantiated, the VNF state is “STARTED”. A command STOP needs to be issued to get the VNF state into STOPPED so that the test can be executed. To allow processing of its functionality, it must be activated. Via the VNFM or NFVO the command “Start” is been issued to bring the VNF into an active state and validate the functionality by emitting packets and measuring its correctness.</w:t>
              </w:r>
            </w:ins>
            <w:del w:id="4564" w:author="Seggelke, Klaus" w:date="2017-03-10T14:50:00Z">
              <w:r w:rsidR="005A676A" w:rsidDel="009A7FAF">
                <w:rPr>
                  <w:lang w:eastAsia="zh-CN"/>
                </w:rPr>
                <w:delText>After the VNF is instantiated, the VNF state is “Inactive</w:delText>
              </w:r>
              <w:r w:rsidR="00E80943" w:rsidDel="009A7FAF">
                <w:rPr>
                  <w:lang w:eastAsia="zh-CN"/>
                </w:rPr>
                <w:delText>”</w:delText>
              </w:r>
              <w:r w:rsidR="005A676A" w:rsidDel="009A7FAF">
                <w:rPr>
                  <w:lang w:eastAsia="zh-CN"/>
                </w:rPr>
                <w:delText xml:space="preserve">. To allow processing of its functionality, it must be activated. Via the VNFM the command “Start” is been issued to bring the VNF into an active state and validate the functionality by emitting packets and measuring its correctness. </w:delText>
              </w:r>
            </w:del>
            <w:ins w:id="4565" w:author="Seggelke, Klaus" w:date="2017-03-10T14:50:00Z">
              <w:r>
                <w:rPr>
                  <w:lang w:eastAsia="zh-CN"/>
                </w:rPr>
                <w:t xml:space="preserve"> </w:t>
              </w:r>
            </w:ins>
            <w:r w:rsidR="005A676A">
              <w:rPr>
                <w:lang w:eastAsia="zh-CN"/>
              </w:rPr>
              <w:t xml:space="preserve">The traffic gets emitted before the </w:t>
            </w:r>
            <w:del w:id="4566" w:author="Seggelke, Klaus" w:date="2017-03-10T14:51:00Z">
              <w:r w:rsidR="005A676A" w:rsidDel="009A7FAF">
                <w:rPr>
                  <w:lang w:eastAsia="zh-CN"/>
                </w:rPr>
                <w:delText xml:space="preserve">emission </w:delText>
              </w:r>
            </w:del>
            <w:ins w:id="4567" w:author="Seggelke, Klaus" w:date="2017-03-10T14:51:00Z">
              <w:r>
                <w:rPr>
                  <w:lang w:eastAsia="zh-CN"/>
                </w:rPr>
                <w:t xml:space="preserve">“START” command </w:t>
              </w:r>
            </w:ins>
            <w:r w:rsidR="005A676A">
              <w:rPr>
                <w:lang w:eastAsia="zh-CN"/>
              </w:rPr>
              <w:t>to allow the measure of the activation time and also the quality (dropped packets after receiving the first packet)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We may need to go through multiple iterations to get an average time.</w:t>
            </w:r>
          </w:p>
          <w:p w:rsidR="005A676A" w:rsidRDefault="005A676A" w:rsidP="00771820">
            <w:pPr>
              <w:pStyle w:val="TestCaseInfo"/>
            </w:pPr>
            <w:r>
              <w:t>Sequence:</w:t>
            </w:r>
          </w:p>
          <w:p w:rsidR="009A7FAF" w:rsidRPr="00D921A2" w:rsidRDefault="009A7FAF" w:rsidP="009A7FAF">
            <w:pPr>
              <w:pStyle w:val="TestCaseInfo"/>
              <w:numPr>
                <w:ilvl w:val="0"/>
                <w:numId w:val="31"/>
              </w:numPr>
              <w:rPr>
                <w:ins w:id="4568" w:author="Seggelke, Klaus" w:date="2017-03-10T14:51:00Z"/>
              </w:rPr>
            </w:pPr>
            <w:ins w:id="4569" w:author="Seggelke, Klaus" w:date="2017-03-10T14:51:00Z">
              <w:r w:rsidRPr="00D921A2">
                <w:t>Instantiate the VNF without load</w:t>
              </w:r>
            </w:ins>
          </w:p>
          <w:p w:rsidR="009A7FAF" w:rsidRDefault="009A7FAF" w:rsidP="009A7FAF">
            <w:pPr>
              <w:pStyle w:val="TestCaseInfo"/>
              <w:numPr>
                <w:ilvl w:val="0"/>
                <w:numId w:val="31"/>
              </w:numPr>
              <w:rPr>
                <w:ins w:id="4570" w:author="Seggelke, Klaus" w:date="2017-03-10T14:51:00Z"/>
              </w:rPr>
            </w:pPr>
            <w:ins w:id="4571" w:author="Seggelke, Klaus" w:date="2017-03-10T14:51:00Z">
              <w:r w:rsidRPr="00074BEF">
                <w:t>Validate VNF instantiation state is INSTANTIATED and VNF state is STARTED (--&gt; time stamp when correct state reached)</w:t>
              </w:r>
            </w:ins>
          </w:p>
          <w:p w:rsidR="009A7FAF" w:rsidRDefault="009A7FAF" w:rsidP="009A7FAF">
            <w:pPr>
              <w:pStyle w:val="TestCaseInfo"/>
              <w:numPr>
                <w:ilvl w:val="0"/>
                <w:numId w:val="31"/>
              </w:numPr>
              <w:rPr>
                <w:ins w:id="4572" w:author="Seggelke, Klaus" w:date="2017-03-10T14:51:00Z"/>
              </w:rPr>
            </w:pPr>
            <w:ins w:id="4573" w:author="Seggelke, Klaus" w:date="2017-03-10T14:51:00Z">
              <w:r>
                <w:t xml:space="preserve">Stop VNF </w:t>
              </w:r>
              <w:r w:rsidRPr="00D921A2">
                <w:t>(--&gt; time stamp)</w:t>
              </w:r>
            </w:ins>
          </w:p>
          <w:p w:rsidR="009A7FAF" w:rsidRDefault="009A7FAF" w:rsidP="009A7FAF">
            <w:pPr>
              <w:pStyle w:val="TestCaseInfo"/>
              <w:numPr>
                <w:ilvl w:val="0"/>
                <w:numId w:val="31"/>
              </w:numPr>
              <w:rPr>
                <w:ins w:id="4574" w:author="Seggelke, Klaus" w:date="2017-03-10T14:51:00Z"/>
              </w:rPr>
            </w:pPr>
            <w:ins w:id="4575" w:author="Seggelke, Klaus" w:date="2017-03-10T14:51:00Z">
              <w:r w:rsidRPr="00074BEF">
                <w:t xml:space="preserve">Validate VNF instantiation state is INSTANTIATED and VNF state is </w:t>
              </w:r>
              <w:r>
                <w:t xml:space="preserve">STOPPED </w:t>
              </w:r>
              <w:r w:rsidRPr="00074BEF">
                <w:t>(--&gt; time stamp when correct state reached)</w:t>
              </w:r>
            </w:ins>
          </w:p>
          <w:p w:rsidR="009A7FAF" w:rsidRDefault="009A7FAF" w:rsidP="009A7FAF">
            <w:pPr>
              <w:pStyle w:val="TestCaseInfo"/>
              <w:numPr>
                <w:ilvl w:val="0"/>
                <w:numId w:val="31"/>
              </w:numPr>
              <w:rPr>
                <w:ins w:id="4576" w:author="Seggelke, Klaus" w:date="2017-03-10T14:52:00Z"/>
              </w:rPr>
            </w:pPr>
            <w:ins w:id="4577" w:author="Seggelke, Klaus" w:date="2017-03-10T14:52:00Z">
              <w:r>
                <w:t>Start the low traffic load</w:t>
              </w:r>
            </w:ins>
          </w:p>
          <w:p w:rsidR="009A7FAF" w:rsidRDefault="009A7FAF" w:rsidP="009A7FAF">
            <w:pPr>
              <w:pStyle w:val="TestCaseInfo"/>
              <w:numPr>
                <w:ilvl w:val="0"/>
                <w:numId w:val="31"/>
              </w:numPr>
              <w:rPr>
                <w:ins w:id="4578" w:author="Seggelke, Klaus" w:date="2017-03-10T14:52:00Z"/>
              </w:rPr>
            </w:pPr>
            <w:ins w:id="4579" w:author="Seggelke, Klaus" w:date="2017-03-10T14:52:00Z">
              <w:r>
                <w:t>Validate no traffic goes through</w:t>
              </w:r>
            </w:ins>
          </w:p>
          <w:p w:rsidR="009A7FAF" w:rsidRPr="00D921A2" w:rsidRDefault="009A7FAF" w:rsidP="009A7FAF">
            <w:pPr>
              <w:pStyle w:val="TestCaseInfo"/>
              <w:numPr>
                <w:ilvl w:val="0"/>
                <w:numId w:val="31"/>
              </w:numPr>
              <w:rPr>
                <w:ins w:id="4580" w:author="Seggelke, Klaus" w:date="2017-03-10T14:51:00Z"/>
              </w:rPr>
            </w:pPr>
            <w:ins w:id="4581" w:author="Seggelke, Klaus" w:date="2017-03-10T14:51:00Z">
              <w:r w:rsidRPr="00D921A2">
                <w:t>Start VNF</w:t>
              </w:r>
              <w:r>
                <w:t xml:space="preserve"> </w:t>
              </w:r>
              <w:r w:rsidRPr="00D921A2">
                <w:t>(--&gt; time stamp)</w:t>
              </w:r>
            </w:ins>
          </w:p>
          <w:p w:rsidR="009A7FAF" w:rsidRDefault="009A7FAF" w:rsidP="009A7FAF">
            <w:pPr>
              <w:pStyle w:val="TestCaseInfo"/>
              <w:numPr>
                <w:ilvl w:val="0"/>
                <w:numId w:val="31"/>
              </w:numPr>
              <w:rPr>
                <w:ins w:id="4582" w:author="Seggelke, Klaus" w:date="2017-03-10T14:51:00Z"/>
              </w:rPr>
            </w:pPr>
            <w:ins w:id="4583" w:author="Seggelke, Klaus" w:date="2017-03-10T14:51:00Z">
              <w:r w:rsidRPr="00074BEF">
                <w:t>Validate VNF instantiation state is INSTANTIATED and VNF state is STARTED (--&gt; time stamp when correct state reached)</w:t>
              </w:r>
            </w:ins>
          </w:p>
          <w:p w:rsidR="005A676A" w:rsidDel="009A7FAF" w:rsidRDefault="005A676A" w:rsidP="009A7FAF">
            <w:pPr>
              <w:pStyle w:val="TestCaseInfo"/>
              <w:numPr>
                <w:ilvl w:val="0"/>
                <w:numId w:val="31"/>
              </w:numPr>
              <w:rPr>
                <w:del w:id="4584" w:author="Seggelke, Klaus" w:date="2017-03-10T14:52:00Z"/>
              </w:rPr>
            </w:pPr>
            <w:del w:id="4585" w:author="Seggelke, Klaus" w:date="2017-03-10T14:52:00Z">
              <w:r w:rsidDel="009A7FAF">
                <w:delText>Start the low traffic load</w:delText>
              </w:r>
            </w:del>
          </w:p>
          <w:p w:rsidR="005A676A" w:rsidDel="009A7FAF" w:rsidRDefault="005A676A" w:rsidP="009A7FAF">
            <w:pPr>
              <w:pStyle w:val="TestCaseInfo"/>
              <w:numPr>
                <w:ilvl w:val="0"/>
                <w:numId w:val="31"/>
              </w:numPr>
              <w:rPr>
                <w:del w:id="4586" w:author="Seggelke, Klaus" w:date="2017-03-10T14:52:00Z"/>
              </w:rPr>
            </w:pPr>
            <w:del w:id="4587" w:author="Seggelke, Klaus" w:date="2017-03-10T14:52:00Z">
              <w:r w:rsidDel="009A7FAF">
                <w:delText>Validate no traffic goes through</w:delText>
              </w:r>
            </w:del>
          </w:p>
          <w:p w:rsidR="005A676A" w:rsidDel="009A7FAF" w:rsidRDefault="005A676A" w:rsidP="009A7FAF">
            <w:pPr>
              <w:pStyle w:val="TestCaseInfo"/>
              <w:numPr>
                <w:ilvl w:val="0"/>
                <w:numId w:val="31"/>
              </w:numPr>
              <w:rPr>
                <w:del w:id="4588" w:author="Seggelke, Klaus" w:date="2017-03-10T14:52:00Z"/>
              </w:rPr>
            </w:pPr>
            <w:del w:id="4589" w:author="Seggelke, Klaus" w:date="2017-03-10T14:52:00Z">
              <w:r w:rsidDel="009A7FAF">
                <w:delText>Instantiate the VNF</w:delText>
              </w:r>
            </w:del>
          </w:p>
          <w:p w:rsidR="005A676A" w:rsidDel="009A7FAF" w:rsidRDefault="005A676A" w:rsidP="009A7FAF">
            <w:pPr>
              <w:pStyle w:val="TestCaseInfo"/>
              <w:numPr>
                <w:ilvl w:val="0"/>
                <w:numId w:val="31"/>
              </w:numPr>
              <w:rPr>
                <w:del w:id="4590" w:author="Seggelke, Klaus" w:date="2017-03-10T14:52:00Z"/>
              </w:rPr>
            </w:pPr>
            <w:del w:id="4591" w:author="Seggelke, Klaus" w:date="2017-03-10T14:52:00Z">
              <w:r w:rsidDel="009A7FAF">
                <w:delText>Validate VNF is in Inactive state</w:delText>
              </w:r>
            </w:del>
          </w:p>
          <w:p w:rsidR="005A676A" w:rsidDel="009A7FAF" w:rsidRDefault="005A676A" w:rsidP="009A7FAF">
            <w:pPr>
              <w:pStyle w:val="TestCaseInfo"/>
              <w:numPr>
                <w:ilvl w:val="0"/>
                <w:numId w:val="31"/>
              </w:numPr>
              <w:rPr>
                <w:del w:id="4592" w:author="Seggelke, Klaus" w:date="2017-03-10T14:52:00Z"/>
              </w:rPr>
            </w:pPr>
            <w:del w:id="4593" w:author="Seggelke, Klaus" w:date="2017-03-10T14:52:00Z">
              <w:r w:rsidDel="009A7FAF">
                <w:delText>Validate no traffic goes through</w:delText>
              </w:r>
            </w:del>
          </w:p>
          <w:p w:rsidR="005A676A" w:rsidDel="009A7FAF" w:rsidRDefault="005A676A" w:rsidP="009A7FAF">
            <w:pPr>
              <w:pStyle w:val="TestCaseInfo"/>
              <w:numPr>
                <w:ilvl w:val="0"/>
                <w:numId w:val="31"/>
              </w:numPr>
              <w:rPr>
                <w:del w:id="4594" w:author="Seggelke, Klaus" w:date="2017-03-10T14:52:00Z"/>
              </w:rPr>
            </w:pPr>
            <w:del w:id="4595" w:author="Seggelke, Klaus" w:date="2017-03-10T14:52:00Z">
              <w:r w:rsidDel="009A7FAF">
                <w:delText>Start the VNF (--&gt; time stamp)</w:delText>
              </w:r>
            </w:del>
          </w:p>
          <w:p w:rsidR="005A676A" w:rsidDel="009A7FAF" w:rsidRDefault="005A676A" w:rsidP="009A7FAF">
            <w:pPr>
              <w:pStyle w:val="TestCaseInfo"/>
              <w:numPr>
                <w:ilvl w:val="0"/>
                <w:numId w:val="31"/>
              </w:numPr>
              <w:rPr>
                <w:del w:id="4596" w:author="Seggelke, Klaus" w:date="2017-03-10T14:52:00Z"/>
              </w:rPr>
            </w:pPr>
            <w:del w:id="4597" w:author="Seggelke, Klaus" w:date="2017-03-10T14:52:00Z">
              <w:r w:rsidDel="009A7FAF">
                <w:delText>Validate the state is "Active"</w:delText>
              </w:r>
            </w:del>
          </w:p>
          <w:p w:rsidR="005A676A" w:rsidRDefault="005A676A" w:rsidP="009A7FAF">
            <w:pPr>
              <w:pStyle w:val="TestCaseInfo"/>
              <w:numPr>
                <w:ilvl w:val="0"/>
                <w:numId w:val="31"/>
              </w:numPr>
            </w:pPr>
            <w:r>
              <w:t>Validate the provided functionality and calculate the time for the activation (first time stamp arrival)</w:t>
            </w:r>
          </w:p>
          <w:p w:rsidR="005A676A" w:rsidRDefault="005A676A" w:rsidP="009A7FAF">
            <w:pPr>
              <w:pStyle w:val="TestCaseInfo"/>
              <w:numPr>
                <w:ilvl w:val="0"/>
                <w:numId w:val="31"/>
              </w:numPr>
            </w:pPr>
            <w:r>
              <w:t>Stop VNF</w:t>
            </w:r>
          </w:p>
          <w:p w:rsidR="005A676A" w:rsidRDefault="005A676A" w:rsidP="009A7FAF">
            <w:pPr>
              <w:pStyle w:val="TestCaseInfo"/>
              <w:numPr>
                <w:ilvl w:val="0"/>
                <w:numId w:val="31"/>
              </w:numPr>
            </w:pPr>
            <w:r>
              <w:t>Ensure that no traffic flows once stop is completed</w:t>
            </w:r>
          </w:p>
          <w:p w:rsidR="005A676A" w:rsidRDefault="005A676A" w:rsidP="009A7FAF">
            <w:pPr>
              <w:pStyle w:val="TestCaseInfo"/>
              <w:numPr>
                <w:ilvl w:val="0"/>
                <w:numId w:val="31"/>
              </w:numPr>
            </w:pPr>
            <w:r>
              <w:t>Stop Traffic Load</w:t>
            </w:r>
          </w:p>
          <w:p w:rsidR="005A676A" w:rsidRPr="00D921A2" w:rsidRDefault="005A676A" w:rsidP="009A7FAF">
            <w:pPr>
              <w:pStyle w:val="TestCaseInfo"/>
              <w:numPr>
                <w:ilvl w:val="0"/>
                <w:numId w:val="31"/>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9A7FAF" w:rsidTr="005A676A">
        <w:trPr>
          <w:del w:id="4598" w:author="Seggelke, Klaus" w:date="2017-03-10T14:53: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9A7FAF" w:rsidRDefault="008625E0" w:rsidP="005A676A">
            <w:pPr>
              <w:pStyle w:val="TestCase"/>
              <w:rPr>
                <w:del w:id="4599" w:author="Seggelke, Klaus" w:date="2017-03-10T14:53:00Z"/>
              </w:rPr>
            </w:pPr>
            <w:bookmarkStart w:id="4600" w:name="_Toc454184419"/>
            <w:del w:id="4601" w:author="Seggelke, Klaus" w:date="2017-03-10T14:53:00Z">
              <w:r w:rsidDel="009A7FAF">
                <w:delText>TC.VNF.STATE.START.003</w:delText>
              </w:r>
              <w:r w:rsidDel="009A7FAF">
                <w:tab/>
              </w:r>
              <w:r w:rsidR="005A676A" w:rsidRPr="003E6739" w:rsidDel="009A7FAF">
                <w:delText>VNF Start in state Instantiated</w:delText>
              </w:r>
              <w:bookmarkEnd w:id="4600"/>
            </w:del>
          </w:p>
        </w:tc>
      </w:tr>
      <w:tr w:rsidR="005A676A" w:rsidDel="009A7FAF" w:rsidTr="00771820">
        <w:trPr>
          <w:trHeight w:val="499"/>
          <w:del w:id="4602"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4603" w:author="Seggelke, Klaus" w:date="2017-03-10T14:53:00Z"/>
              </w:rPr>
            </w:pPr>
            <w:del w:id="4604" w:author="Seggelke, Klaus" w:date="2017-03-10T14:53:00Z">
              <w:r w:rsidDel="009A7FAF">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9A7FAF" w:rsidRDefault="005A676A" w:rsidP="00771820">
            <w:pPr>
              <w:pStyle w:val="TestCaseInfo"/>
              <w:rPr>
                <w:del w:id="4605" w:author="Seggelke, Klaus" w:date="2017-03-10T14:53:00Z"/>
                <w:lang w:eastAsia="zh-CN"/>
              </w:rPr>
            </w:pPr>
            <w:del w:id="4606" w:author="Seggelke, Klaus" w:date="2017-03-10T14:53:00Z">
              <w:r w:rsidDel="009A7FAF">
                <w:rPr>
                  <w:lang w:eastAsia="zh-CN"/>
                </w:rPr>
                <w:delText>Verify VNF can’t be activated, processes any packets after the activation request and stays in the state “Instantiated – not configured”</w:delText>
              </w:r>
            </w:del>
          </w:p>
        </w:tc>
      </w:tr>
      <w:tr w:rsidR="005A676A" w:rsidDel="009A7FAF" w:rsidTr="00771820">
        <w:trPr>
          <w:del w:id="4607"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4608" w:author="Seggelke, Klaus" w:date="2017-03-10T14:53:00Z"/>
              </w:rPr>
            </w:pPr>
            <w:del w:id="4609" w:author="Seggelke, Klaus" w:date="2017-03-10T14:53:00Z">
              <w:r w:rsidDel="009A7FAF">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9A7FAF" w:rsidRDefault="005A676A" w:rsidP="00771820">
            <w:pPr>
              <w:pStyle w:val="TestCaseInfo"/>
              <w:rPr>
                <w:del w:id="4610" w:author="Seggelke, Klaus" w:date="2017-03-10T14:53:00Z"/>
                <w:lang w:eastAsia="zh-CN"/>
              </w:rPr>
            </w:pPr>
            <w:del w:id="4611" w:author="Seggelke, Klaus" w:date="2017-03-10T14:53:00Z">
              <w:r w:rsidDel="009A7FAF">
                <w:rPr>
                  <w:lang w:eastAsia="zh-CN"/>
                </w:rPr>
                <w:delText>After the VNF is instantiated, the VNF state is “Instantiated – not configured. Via the VNFM the command “Start” is been issued to ensure VNF doesn’t change the state and doesn’t process any packets.</w:delText>
              </w:r>
            </w:del>
          </w:p>
        </w:tc>
      </w:tr>
      <w:tr w:rsidR="005A676A" w:rsidDel="009A7FAF" w:rsidTr="00771820">
        <w:trPr>
          <w:trHeight w:val="283"/>
          <w:del w:id="4612"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4613" w:author="Seggelke, Klaus" w:date="2017-03-10T14:53:00Z"/>
              </w:rPr>
            </w:pPr>
            <w:del w:id="4614" w:author="Seggelke, Klaus" w:date="2017-03-10T14:53:00Z">
              <w:r w:rsidDel="009A7FAF">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4615" w:author="Seggelke, Klaus" w:date="2017-03-10T14:53:00Z"/>
                <w:lang w:eastAsia="zh-CN"/>
              </w:rPr>
            </w:pPr>
          </w:p>
        </w:tc>
      </w:tr>
      <w:tr w:rsidR="005A676A" w:rsidDel="009A7FAF" w:rsidTr="00771820">
        <w:trPr>
          <w:trHeight w:val="515"/>
          <w:del w:id="4616"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4617" w:author="Seggelke, Klaus" w:date="2017-03-10T14:53:00Z"/>
              </w:rPr>
            </w:pPr>
            <w:del w:id="4618" w:author="Seggelke, Klaus" w:date="2017-03-10T14:53:00Z">
              <w:r w:rsidDel="009A7FAF">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4619" w:author="Seggelke, Klaus" w:date="2017-03-10T14:53:00Z"/>
              </w:rPr>
            </w:pPr>
          </w:p>
        </w:tc>
      </w:tr>
      <w:tr w:rsidR="005A676A" w:rsidDel="009A7FAF" w:rsidTr="00771820">
        <w:trPr>
          <w:del w:id="4620"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4621" w:author="Seggelke, Klaus" w:date="2017-03-10T14:53:00Z"/>
              </w:rPr>
            </w:pPr>
            <w:del w:id="4622" w:author="Seggelke, Klaus" w:date="2017-03-10T14:53:00Z">
              <w:r w:rsidDel="009A7FAF">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4623" w:author="Seggelke, Klaus" w:date="2017-03-10T14:53:00Z"/>
              </w:rPr>
            </w:pPr>
          </w:p>
        </w:tc>
      </w:tr>
      <w:tr w:rsidR="005A676A" w:rsidDel="009A7FAF" w:rsidTr="00771820">
        <w:trPr>
          <w:del w:id="4624"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4625" w:author="Seggelke, Klaus" w:date="2017-03-10T14:53:00Z"/>
              </w:rPr>
            </w:pPr>
            <w:del w:id="4626" w:author="Seggelke, Klaus" w:date="2017-03-10T14:53:00Z">
              <w:r w:rsidDel="009A7FAF">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4627" w:author="Seggelke, Klaus" w:date="2017-03-10T14:53:00Z"/>
                <w:lang w:eastAsia="zh-CN"/>
              </w:rPr>
            </w:pPr>
            <w:del w:id="4628" w:author="Seggelke, Klaus" w:date="2017-03-10T14:53:00Z">
              <w:r w:rsidDel="009A7FAF">
                <w:rPr>
                  <w:lang w:eastAsia="zh-CN"/>
                </w:rPr>
                <w:delText>No config file or EM is active</w:delText>
              </w:r>
            </w:del>
          </w:p>
        </w:tc>
      </w:tr>
      <w:tr w:rsidR="005A676A" w:rsidDel="009A7FAF" w:rsidTr="00771820">
        <w:trPr>
          <w:trHeight w:val="2092"/>
          <w:del w:id="4629"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4630" w:author="Seggelke, Klaus" w:date="2017-03-10T14:53:00Z"/>
              </w:rPr>
            </w:pPr>
            <w:del w:id="4631" w:author="Seggelke, Klaus" w:date="2017-03-10T14:53:00Z">
              <w:r w:rsidDel="009A7FAF">
                <w:delText>Procedure</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4632" w:author="Seggelke, Klaus" w:date="2017-03-10T14:53:00Z"/>
              </w:rPr>
            </w:pPr>
            <w:del w:id="4633" w:author="Seggelke, Klaus" w:date="2017-03-10T14:53:00Z">
              <w:r w:rsidDel="009A7FAF">
                <w:delText>Ensure VNF doesn't receive the configuration from config file or EM.</w:delText>
              </w:r>
            </w:del>
          </w:p>
          <w:p w:rsidR="00771820" w:rsidDel="009A7FAF" w:rsidRDefault="00771820" w:rsidP="00771820">
            <w:pPr>
              <w:pStyle w:val="TestCaseInfo"/>
              <w:rPr>
                <w:del w:id="4634" w:author="Seggelke, Klaus" w:date="2017-03-10T14:53:00Z"/>
              </w:rPr>
            </w:pPr>
            <w:del w:id="4635" w:author="Seggelke, Klaus" w:date="2017-03-10T14:53:00Z">
              <w:r w:rsidDel="009A7FAF">
                <w:delText>Sequence:</w:delText>
              </w:r>
            </w:del>
          </w:p>
          <w:p w:rsidR="005A676A" w:rsidDel="009A7FAF" w:rsidRDefault="005A676A" w:rsidP="00046106">
            <w:pPr>
              <w:pStyle w:val="TestCaseInfo"/>
              <w:numPr>
                <w:ilvl w:val="0"/>
                <w:numId w:val="32"/>
              </w:numPr>
              <w:rPr>
                <w:del w:id="4636" w:author="Seggelke, Klaus" w:date="2017-03-10T14:53:00Z"/>
              </w:rPr>
            </w:pPr>
            <w:del w:id="4637" w:author="Seggelke, Klaus" w:date="2017-03-10T14:53:00Z">
              <w:r w:rsidDel="009A7FAF">
                <w:delText>Instantiate VNF</w:delText>
              </w:r>
            </w:del>
          </w:p>
          <w:p w:rsidR="005A676A" w:rsidDel="009A7FAF" w:rsidRDefault="005A676A" w:rsidP="00046106">
            <w:pPr>
              <w:pStyle w:val="TestCaseInfo"/>
              <w:numPr>
                <w:ilvl w:val="0"/>
                <w:numId w:val="32"/>
              </w:numPr>
              <w:rPr>
                <w:del w:id="4638" w:author="Seggelke, Klaus" w:date="2017-03-10T14:53:00Z"/>
              </w:rPr>
            </w:pPr>
            <w:del w:id="4639" w:author="Seggelke, Klaus" w:date="2017-03-10T14:53:00Z">
              <w:r w:rsidDel="009A7FAF">
                <w:delText xml:space="preserve">Validate VNF is in state </w:delText>
              </w:r>
              <w:r w:rsidR="00C75581" w:rsidDel="009A7FAF">
                <w:rPr>
                  <w:lang w:eastAsia="zh-CN"/>
                </w:rPr>
                <w:delText>“Instantiated – not configured”</w:delText>
              </w:r>
            </w:del>
          </w:p>
          <w:p w:rsidR="005A676A" w:rsidDel="009A7FAF" w:rsidRDefault="005A676A" w:rsidP="00046106">
            <w:pPr>
              <w:pStyle w:val="TestCaseInfo"/>
              <w:numPr>
                <w:ilvl w:val="0"/>
                <w:numId w:val="32"/>
              </w:numPr>
              <w:rPr>
                <w:del w:id="4640" w:author="Seggelke, Klaus" w:date="2017-03-10T14:53:00Z"/>
              </w:rPr>
            </w:pPr>
            <w:del w:id="4641" w:author="Seggelke, Klaus" w:date="2017-03-10T14:53:00Z">
              <w:r w:rsidDel="009A7FAF">
                <w:delText>Start the traffic load</w:delText>
              </w:r>
            </w:del>
          </w:p>
          <w:p w:rsidR="005A676A" w:rsidDel="009A7FAF" w:rsidRDefault="005A676A" w:rsidP="00046106">
            <w:pPr>
              <w:pStyle w:val="TestCaseInfo"/>
              <w:numPr>
                <w:ilvl w:val="0"/>
                <w:numId w:val="32"/>
              </w:numPr>
              <w:rPr>
                <w:del w:id="4642" w:author="Seggelke, Klaus" w:date="2017-03-10T14:53:00Z"/>
              </w:rPr>
            </w:pPr>
            <w:del w:id="4643" w:author="Seggelke, Klaus" w:date="2017-03-10T14:53:00Z">
              <w:r w:rsidDel="009A7FAF">
                <w:delText>Validate no traffic goes through</w:delText>
              </w:r>
            </w:del>
          </w:p>
          <w:p w:rsidR="005A676A" w:rsidDel="009A7FAF" w:rsidRDefault="005A676A" w:rsidP="00046106">
            <w:pPr>
              <w:pStyle w:val="TestCaseInfo"/>
              <w:numPr>
                <w:ilvl w:val="0"/>
                <w:numId w:val="32"/>
              </w:numPr>
              <w:rPr>
                <w:del w:id="4644" w:author="Seggelke, Klaus" w:date="2017-03-10T14:53:00Z"/>
              </w:rPr>
            </w:pPr>
            <w:del w:id="4645" w:author="Seggelke, Klaus" w:date="2017-03-10T14:53:00Z">
              <w:r w:rsidDel="009A7FAF">
                <w:delText>Start the VNF</w:delText>
              </w:r>
            </w:del>
          </w:p>
          <w:p w:rsidR="005A676A" w:rsidDel="009A7FAF" w:rsidRDefault="005A676A" w:rsidP="00046106">
            <w:pPr>
              <w:pStyle w:val="TestCaseInfo"/>
              <w:numPr>
                <w:ilvl w:val="0"/>
                <w:numId w:val="32"/>
              </w:numPr>
              <w:rPr>
                <w:del w:id="4646" w:author="Seggelke, Klaus" w:date="2017-03-10T14:53:00Z"/>
              </w:rPr>
            </w:pPr>
            <w:del w:id="4647" w:author="Seggelke, Klaus" w:date="2017-03-10T14:53:00Z">
              <w:r w:rsidDel="009A7FAF">
                <w:delText>Validate the start fails and VNF state is still Instantiated</w:delText>
              </w:r>
            </w:del>
          </w:p>
          <w:p w:rsidR="005A676A" w:rsidDel="009A7FAF" w:rsidRDefault="005A676A" w:rsidP="00046106">
            <w:pPr>
              <w:pStyle w:val="TestCaseInfo"/>
              <w:numPr>
                <w:ilvl w:val="0"/>
                <w:numId w:val="32"/>
              </w:numPr>
              <w:rPr>
                <w:del w:id="4648" w:author="Seggelke, Klaus" w:date="2017-03-10T14:53:00Z"/>
              </w:rPr>
            </w:pPr>
            <w:del w:id="4649" w:author="Seggelke, Klaus" w:date="2017-03-10T14:53:00Z">
              <w:r w:rsidDel="009A7FAF">
                <w:delText>Validate no traffic got through</w:delText>
              </w:r>
            </w:del>
          </w:p>
          <w:p w:rsidR="005A676A" w:rsidDel="009A7FAF" w:rsidRDefault="005A676A" w:rsidP="00046106">
            <w:pPr>
              <w:pStyle w:val="TestCaseInfo"/>
              <w:numPr>
                <w:ilvl w:val="0"/>
                <w:numId w:val="32"/>
              </w:numPr>
              <w:rPr>
                <w:del w:id="4650" w:author="Seggelke, Klaus" w:date="2017-03-10T14:53:00Z"/>
              </w:rPr>
            </w:pPr>
            <w:del w:id="4651" w:author="Seggelke, Klaus" w:date="2017-03-10T14:53:00Z">
              <w:r w:rsidDel="009A7FAF">
                <w:delText>Stop Traffic Load</w:delText>
              </w:r>
            </w:del>
          </w:p>
          <w:p w:rsidR="005A676A" w:rsidRPr="00D921A2" w:rsidDel="009A7FAF" w:rsidRDefault="005A676A" w:rsidP="00046106">
            <w:pPr>
              <w:pStyle w:val="TestCaseInfo"/>
              <w:numPr>
                <w:ilvl w:val="0"/>
                <w:numId w:val="32"/>
              </w:numPr>
              <w:rPr>
                <w:del w:id="4652" w:author="Seggelke, Klaus" w:date="2017-03-10T14:53:00Z"/>
              </w:rPr>
            </w:pPr>
            <w:del w:id="4653" w:author="Seggelke, Klaus" w:date="2017-03-10T14:53:00Z">
              <w:r w:rsidDel="009A7FAF">
                <w:delText>Terminate VNF</w:delText>
              </w:r>
            </w:del>
          </w:p>
        </w:tc>
      </w:tr>
      <w:tr w:rsidR="005A676A" w:rsidDel="009A7FAF" w:rsidTr="00771820">
        <w:trPr>
          <w:del w:id="4654"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4655" w:author="Seggelke, Klaus" w:date="2017-03-10T14:53:00Z"/>
              </w:rPr>
            </w:pPr>
            <w:del w:id="4656" w:author="Seggelke, Klaus" w:date="2017-03-10T14:53:00Z">
              <w:r w:rsidDel="009A7FAF">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4657" w:author="Seggelke, Klaus" w:date="2017-03-10T14:53:00Z"/>
              </w:rPr>
            </w:pPr>
          </w:p>
        </w:tc>
      </w:tr>
      <w:tr w:rsidR="005A676A" w:rsidDel="009A7FAF" w:rsidTr="00771820">
        <w:trPr>
          <w:del w:id="4658" w:author="Seggelke, Klaus" w:date="2017-03-10T14:53: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9A7FAF" w:rsidRDefault="005A676A" w:rsidP="00771820">
            <w:pPr>
              <w:pStyle w:val="TestCaseDescription"/>
              <w:rPr>
                <w:del w:id="4659" w:author="Seggelke, Klaus" w:date="2017-03-10T14:53:00Z"/>
                <w:noProof/>
              </w:rPr>
            </w:pPr>
            <w:del w:id="4660" w:author="Seggelke, Klaus" w:date="2017-03-10T14:53:00Z">
              <w:r w:rsidDel="009A7FAF">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9A7FAF" w:rsidRDefault="005A676A" w:rsidP="00771820">
            <w:pPr>
              <w:pStyle w:val="TestCaseInfo"/>
              <w:rPr>
                <w:del w:id="4661" w:author="Seggelke, Klaus" w:date="2017-03-10T14:53:00Z"/>
              </w:rPr>
            </w:pPr>
          </w:p>
        </w:tc>
      </w:tr>
    </w:tbl>
    <w:p w:rsidR="005A676A" w:rsidDel="009A7FAF" w:rsidRDefault="005A676A" w:rsidP="005A676A">
      <w:pPr>
        <w:rPr>
          <w:del w:id="4662" w:author="Seggelke, Klaus" w:date="2017-03-10T14:53:00Z"/>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4A7E07">
            <w:pPr>
              <w:pStyle w:val="TestCase"/>
            </w:pPr>
            <w:bookmarkStart w:id="4663" w:name="_Toc454184420"/>
            <w:bookmarkStart w:id="4664" w:name="_Toc477275274"/>
            <w:r>
              <w:t>TC.VNF.STATE.START.004</w:t>
            </w:r>
            <w:r>
              <w:tab/>
            </w:r>
            <w:r w:rsidR="005A676A" w:rsidRPr="00B809F9">
              <w:t xml:space="preserve">VNF Start with </w:t>
            </w:r>
            <w:r w:rsidR="004A7E07">
              <w:t xml:space="preserve">normal </w:t>
            </w:r>
            <w:r w:rsidR="005A676A" w:rsidRPr="00B809F9">
              <w:t>traffic load and measure start time</w:t>
            </w:r>
            <w:bookmarkEnd w:id="4663"/>
            <w:bookmarkEnd w:id="4664"/>
          </w:p>
        </w:tc>
      </w:tr>
      <w:tr w:rsidR="005A676A" w:rsidTr="00771820">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4A7E07">
            <w:pPr>
              <w:pStyle w:val="TestCaseInfo"/>
              <w:rPr>
                <w:lang w:eastAsia="zh-CN"/>
              </w:rPr>
            </w:pPr>
            <w:r>
              <w:rPr>
                <w:lang w:eastAsia="zh-CN"/>
              </w:rPr>
              <w:t xml:space="preserve">Verify VNF can be activated under </w:t>
            </w:r>
            <w:r w:rsidR="004A7E07">
              <w:rPr>
                <w:lang w:eastAsia="zh-CN"/>
              </w:rPr>
              <w:t>normal</w:t>
            </w:r>
            <w:r>
              <w:rPr>
                <w:lang w:eastAsia="zh-CN"/>
              </w:rPr>
              <w:t xml:space="preserve"> traffic load,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9A7FAF" w:rsidP="004A7E07">
            <w:pPr>
              <w:pStyle w:val="TestCaseInfo"/>
              <w:rPr>
                <w:lang w:eastAsia="zh-CN"/>
              </w:rPr>
            </w:pPr>
            <w:ins w:id="4665" w:author="Seggelke, Klaus" w:date="2017-03-10T14:53:00Z">
              <w:r>
                <w:rPr>
                  <w:lang w:eastAsia="zh-CN"/>
                </w:rPr>
                <w:t xml:space="preserve">After the VNF is instantiated, the VNF state is “STARTED”. A command STOP needs to be issued to get the VNF state into STOPPED so that the test can be </w:t>
              </w:r>
              <w:r>
                <w:rPr>
                  <w:lang w:eastAsia="zh-CN"/>
                </w:rPr>
                <w:lastRenderedPageBreak/>
                <w:t>executed. To allow processing of its functionality, it must be activated. Via the VNFM or NFVO the command “Start” is been issued to bring the VNF into an active state and validate the functionality by emitting packets and measuring its correctness.</w:t>
              </w:r>
            </w:ins>
            <w:ins w:id="4666" w:author="Seggelke, Klaus" w:date="2017-03-10T14:54:00Z">
              <w:r>
                <w:rPr>
                  <w:lang w:eastAsia="zh-CN"/>
                </w:rPr>
                <w:t xml:space="preserve"> </w:t>
              </w:r>
            </w:ins>
            <w:del w:id="4667" w:author="Seggelke, Klaus" w:date="2017-03-10T14:54:00Z">
              <w:r w:rsidR="005A676A" w:rsidDel="009A7FAF">
                <w:rPr>
                  <w:lang w:eastAsia="zh-CN"/>
                </w:rPr>
                <w:delText>After the VNF is instantiated, the VNF state is “Inactive</w:delText>
              </w:r>
              <w:r w:rsidR="00E80943" w:rsidDel="009A7FAF">
                <w:rPr>
                  <w:lang w:eastAsia="zh-CN"/>
                </w:rPr>
                <w:delText>”</w:delText>
              </w:r>
              <w:r w:rsidR="005A676A" w:rsidDel="009A7FAF">
                <w:rPr>
                  <w:lang w:eastAsia="zh-CN"/>
                </w:rPr>
                <w:delText xml:space="preserve">. To allow processing of its functionality, it must be activated. Via the VNFM the command “Start” is been issued to bring the VNF into an active state and validate the functionality by emitting packets and measuring its correctness. </w:delText>
              </w:r>
            </w:del>
            <w:r w:rsidR="005A676A">
              <w:rPr>
                <w:lang w:eastAsia="zh-CN"/>
              </w:rPr>
              <w:t xml:space="preserve">The </w:t>
            </w:r>
            <w:r w:rsidR="004A7E07">
              <w:rPr>
                <w:lang w:eastAsia="zh-CN"/>
              </w:rPr>
              <w:t>normal</w:t>
            </w:r>
            <w:r w:rsidR="005A676A">
              <w:rPr>
                <w:lang w:eastAsia="zh-CN"/>
              </w:rPr>
              <w:t xml:space="preserve"> traffic gets emitted before the </w:t>
            </w:r>
            <w:del w:id="4668" w:author="Seggelke, Klaus" w:date="2017-03-10T14:54:00Z">
              <w:r w:rsidR="005A676A" w:rsidDel="009A7FAF">
                <w:rPr>
                  <w:lang w:eastAsia="zh-CN"/>
                </w:rPr>
                <w:delText xml:space="preserve">emission </w:delText>
              </w:r>
            </w:del>
            <w:ins w:id="4669" w:author="Seggelke, Klaus" w:date="2017-03-10T14:54:00Z">
              <w:r>
                <w:rPr>
                  <w:lang w:eastAsia="zh-CN"/>
                </w:rPr>
                <w:t xml:space="preserve">START command </w:t>
              </w:r>
            </w:ins>
            <w:r w:rsidR="005A676A">
              <w:rPr>
                <w:lang w:eastAsia="zh-CN"/>
              </w:rPr>
              <w:t>to allow the measure of the activation time and also the quality (dropped packets after receiving the first packet).</w:t>
            </w:r>
            <w:r w:rsidR="004A7E07">
              <w:rPr>
                <w:lang w:eastAsia="zh-CN"/>
              </w:rPr>
              <w:t xml:space="preserve"> The traffic load does not cause a scaling event in the system, but it is close to the limit to cause a scaling event.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and forwards the max traffic. We may need to go through multiple iterations to get an average time.</w:t>
            </w:r>
          </w:p>
          <w:p w:rsidR="005A676A" w:rsidRDefault="005A676A" w:rsidP="00771820">
            <w:pPr>
              <w:pStyle w:val="TestCaseInfo"/>
            </w:pPr>
            <w:r>
              <w:t>Sequence:</w:t>
            </w:r>
          </w:p>
          <w:p w:rsidR="009A7FAF" w:rsidRPr="00D921A2" w:rsidRDefault="009A7FAF" w:rsidP="009A7FAF">
            <w:pPr>
              <w:pStyle w:val="TestCaseInfo"/>
              <w:numPr>
                <w:ilvl w:val="0"/>
                <w:numId w:val="33"/>
              </w:numPr>
              <w:rPr>
                <w:ins w:id="4670" w:author="Seggelke, Klaus" w:date="2017-03-10T14:55:00Z"/>
              </w:rPr>
            </w:pPr>
            <w:ins w:id="4671" w:author="Seggelke, Klaus" w:date="2017-03-10T14:55:00Z">
              <w:r w:rsidRPr="00D921A2">
                <w:t>Instantiate the VNF without load</w:t>
              </w:r>
            </w:ins>
          </w:p>
          <w:p w:rsidR="009A7FAF" w:rsidRDefault="009A7FAF" w:rsidP="009A7FAF">
            <w:pPr>
              <w:pStyle w:val="TestCaseInfo"/>
              <w:numPr>
                <w:ilvl w:val="0"/>
                <w:numId w:val="33"/>
              </w:numPr>
              <w:rPr>
                <w:ins w:id="4672" w:author="Seggelke, Klaus" w:date="2017-03-10T14:55:00Z"/>
              </w:rPr>
            </w:pPr>
            <w:ins w:id="4673" w:author="Seggelke, Klaus" w:date="2017-03-10T14:55:00Z">
              <w:r w:rsidRPr="00074BEF">
                <w:t>Validate VNF instantiation state is INSTANTIATED and VNF state is STARTED (--&gt; time stamp when correct state reached)</w:t>
              </w:r>
            </w:ins>
          </w:p>
          <w:p w:rsidR="009A7FAF" w:rsidRDefault="009A7FAF" w:rsidP="009A7FAF">
            <w:pPr>
              <w:pStyle w:val="TestCaseInfo"/>
              <w:numPr>
                <w:ilvl w:val="0"/>
                <w:numId w:val="33"/>
              </w:numPr>
              <w:rPr>
                <w:ins w:id="4674" w:author="Seggelke, Klaus" w:date="2017-03-10T14:55:00Z"/>
              </w:rPr>
            </w:pPr>
            <w:ins w:id="4675" w:author="Seggelke, Klaus" w:date="2017-03-10T14:55:00Z">
              <w:r>
                <w:t xml:space="preserve">Stop VNF </w:t>
              </w:r>
              <w:r w:rsidRPr="00D921A2">
                <w:t>(--&gt; time stamp)</w:t>
              </w:r>
            </w:ins>
          </w:p>
          <w:p w:rsidR="009A7FAF" w:rsidRDefault="009A7FAF" w:rsidP="009A7FAF">
            <w:pPr>
              <w:pStyle w:val="TestCaseInfo"/>
              <w:numPr>
                <w:ilvl w:val="0"/>
                <w:numId w:val="33"/>
              </w:numPr>
              <w:rPr>
                <w:ins w:id="4676" w:author="Seggelke, Klaus" w:date="2017-03-10T14:55:00Z"/>
              </w:rPr>
            </w:pPr>
            <w:ins w:id="4677" w:author="Seggelke, Klaus" w:date="2017-03-10T14:55:00Z">
              <w:r w:rsidRPr="00074BEF">
                <w:t xml:space="preserve">Validate VNF instantiation state is INSTANTIATED and VNF state is </w:t>
              </w:r>
              <w:r>
                <w:t xml:space="preserve">STOPPED </w:t>
              </w:r>
              <w:r w:rsidRPr="00074BEF">
                <w:t>(--&gt; time stamp when correct state reached)</w:t>
              </w:r>
            </w:ins>
          </w:p>
          <w:p w:rsidR="009A7FAF" w:rsidRDefault="009A7FAF" w:rsidP="009A7FAF">
            <w:pPr>
              <w:pStyle w:val="TestCaseInfo"/>
              <w:numPr>
                <w:ilvl w:val="0"/>
                <w:numId w:val="33"/>
              </w:numPr>
              <w:rPr>
                <w:ins w:id="4678" w:author="Seggelke, Klaus" w:date="2017-03-10T14:56:00Z"/>
              </w:rPr>
            </w:pPr>
            <w:ins w:id="4679" w:author="Seggelke, Klaus" w:date="2017-03-10T14:56:00Z">
              <w:r>
                <w:t>Start the normal traffic load</w:t>
              </w:r>
            </w:ins>
          </w:p>
          <w:p w:rsidR="009A7FAF" w:rsidRDefault="009A7FAF" w:rsidP="009A7FAF">
            <w:pPr>
              <w:pStyle w:val="TestCaseInfo"/>
              <w:numPr>
                <w:ilvl w:val="0"/>
                <w:numId w:val="33"/>
              </w:numPr>
              <w:rPr>
                <w:ins w:id="4680" w:author="Seggelke, Klaus" w:date="2017-03-10T14:56:00Z"/>
              </w:rPr>
            </w:pPr>
            <w:ins w:id="4681" w:author="Seggelke, Klaus" w:date="2017-03-10T14:56:00Z">
              <w:r>
                <w:t>Validate no traffic goes through</w:t>
              </w:r>
            </w:ins>
          </w:p>
          <w:p w:rsidR="009A7FAF" w:rsidRPr="00D921A2" w:rsidRDefault="009A7FAF" w:rsidP="009A7FAF">
            <w:pPr>
              <w:pStyle w:val="TestCaseInfo"/>
              <w:numPr>
                <w:ilvl w:val="0"/>
                <w:numId w:val="33"/>
              </w:numPr>
              <w:rPr>
                <w:ins w:id="4682" w:author="Seggelke, Klaus" w:date="2017-03-10T14:55:00Z"/>
              </w:rPr>
            </w:pPr>
            <w:ins w:id="4683" w:author="Seggelke, Klaus" w:date="2017-03-10T14:55:00Z">
              <w:r w:rsidRPr="00D921A2">
                <w:t>Start VNF</w:t>
              </w:r>
              <w:r>
                <w:t xml:space="preserve"> </w:t>
              </w:r>
              <w:r w:rsidRPr="00D921A2">
                <w:t>(--&gt; time stamp)</w:t>
              </w:r>
            </w:ins>
          </w:p>
          <w:p w:rsidR="009A7FAF" w:rsidRDefault="009A7FAF" w:rsidP="009A7FAF">
            <w:pPr>
              <w:pStyle w:val="TestCaseInfo"/>
              <w:numPr>
                <w:ilvl w:val="0"/>
                <w:numId w:val="33"/>
              </w:numPr>
              <w:rPr>
                <w:ins w:id="4684" w:author="Seggelke, Klaus" w:date="2017-03-10T14:55:00Z"/>
              </w:rPr>
            </w:pPr>
            <w:ins w:id="4685" w:author="Seggelke, Klaus" w:date="2017-03-10T14:55:00Z">
              <w:r w:rsidRPr="00074BEF">
                <w:t>Validate VNF instantiation state is INSTANTIATED and VNF state is STARTED (--&gt; time stamp when correct state reached)</w:t>
              </w:r>
            </w:ins>
          </w:p>
          <w:p w:rsidR="005A676A" w:rsidDel="009A7FAF" w:rsidRDefault="005A676A" w:rsidP="009A7FAF">
            <w:pPr>
              <w:pStyle w:val="TestCaseInfo"/>
              <w:numPr>
                <w:ilvl w:val="0"/>
                <w:numId w:val="33"/>
              </w:numPr>
              <w:rPr>
                <w:del w:id="4686" w:author="Seggelke, Klaus" w:date="2017-03-10T14:56:00Z"/>
              </w:rPr>
            </w:pPr>
            <w:del w:id="4687" w:author="Seggelke, Klaus" w:date="2017-03-10T14:56:00Z">
              <w:r w:rsidDel="009A7FAF">
                <w:delText>Instantiate VNF</w:delText>
              </w:r>
            </w:del>
          </w:p>
          <w:p w:rsidR="005A676A" w:rsidDel="009A7FAF" w:rsidRDefault="005A676A" w:rsidP="009A7FAF">
            <w:pPr>
              <w:pStyle w:val="TestCaseInfo"/>
              <w:numPr>
                <w:ilvl w:val="0"/>
                <w:numId w:val="33"/>
              </w:numPr>
              <w:rPr>
                <w:del w:id="4688" w:author="Seggelke, Klaus" w:date="2017-03-10T14:56:00Z"/>
              </w:rPr>
            </w:pPr>
            <w:del w:id="4689" w:author="Seggelke, Klaus" w:date="2017-03-10T14:56:00Z">
              <w:r w:rsidDel="009A7FAF">
                <w:delText>Validate VNF is in state Inactive</w:delText>
              </w:r>
            </w:del>
          </w:p>
          <w:p w:rsidR="005A676A" w:rsidDel="009A7FAF" w:rsidRDefault="005A676A" w:rsidP="009A7FAF">
            <w:pPr>
              <w:pStyle w:val="TestCaseInfo"/>
              <w:numPr>
                <w:ilvl w:val="0"/>
                <w:numId w:val="33"/>
              </w:numPr>
              <w:rPr>
                <w:del w:id="4690" w:author="Seggelke, Klaus" w:date="2017-03-10T14:56:00Z"/>
              </w:rPr>
            </w:pPr>
            <w:del w:id="4691" w:author="Seggelke, Klaus" w:date="2017-03-10T14:56:00Z">
              <w:r w:rsidDel="009A7FAF">
                <w:delText xml:space="preserve">Start the </w:delText>
              </w:r>
              <w:r w:rsidR="004A7E07" w:rsidDel="009A7FAF">
                <w:delText>normal</w:delText>
              </w:r>
              <w:r w:rsidDel="009A7FAF">
                <w:delText xml:space="preserve"> traffic load</w:delText>
              </w:r>
            </w:del>
          </w:p>
          <w:p w:rsidR="005A676A" w:rsidDel="009A7FAF" w:rsidRDefault="005A676A" w:rsidP="009A7FAF">
            <w:pPr>
              <w:pStyle w:val="TestCaseInfo"/>
              <w:numPr>
                <w:ilvl w:val="0"/>
                <w:numId w:val="33"/>
              </w:numPr>
              <w:rPr>
                <w:del w:id="4692" w:author="Seggelke, Klaus" w:date="2017-03-10T14:56:00Z"/>
              </w:rPr>
            </w:pPr>
            <w:del w:id="4693" w:author="Seggelke, Klaus" w:date="2017-03-10T14:56:00Z">
              <w:r w:rsidDel="009A7FAF">
                <w:delText>Validate no traffic goes through</w:delText>
              </w:r>
            </w:del>
          </w:p>
          <w:p w:rsidR="005A676A" w:rsidDel="009A7FAF" w:rsidRDefault="005A676A" w:rsidP="009A7FAF">
            <w:pPr>
              <w:pStyle w:val="TestCaseInfo"/>
              <w:numPr>
                <w:ilvl w:val="0"/>
                <w:numId w:val="33"/>
              </w:numPr>
              <w:rPr>
                <w:del w:id="4694" w:author="Seggelke, Klaus" w:date="2017-03-10T14:56:00Z"/>
              </w:rPr>
            </w:pPr>
            <w:del w:id="4695" w:author="Seggelke, Klaus" w:date="2017-03-10T14:56:00Z">
              <w:r w:rsidDel="009A7FAF">
                <w:delText>Start the VNF (--&gt; time stamp)</w:delText>
              </w:r>
            </w:del>
          </w:p>
          <w:p w:rsidR="005A676A" w:rsidDel="009A7FAF" w:rsidRDefault="005A676A" w:rsidP="009A7FAF">
            <w:pPr>
              <w:pStyle w:val="TestCaseInfo"/>
              <w:numPr>
                <w:ilvl w:val="0"/>
                <w:numId w:val="33"/>
              </w:numPr>
              <w:rPr>
                <w:del w:id="4696" w:author="Seggelke, Klaus" w:date="2017-03-10T14:56:00Z"/>
              </w:rPr>
            </w:pPr>
            <w:del w:id="4697" w:author="Seggelke, Klaus" w:date="2017-03-10T14:56:00Z">
              <w:r w:rsidDel="009A7FAF">
                <w:delText>Validate the state is "Active"</w:delText>
              </w:r>
            </w:del>
          </w:p>
          <w:p w:rsidR="005A676A" w:rsidRDefault="005A676A" w:rsidP="009A7FAF">
            <w:pPr>
              <w:pStyle w:val="TestCaseInfo"/>
              <w:numPr>
                <w:ilvl w:val="0"/>
                <w:numId w:val="33"/>
              </w:numPr>
            </w:pPr>
            <w:r>
              <w:t>Validate the provided functionality and calculate the time for the activation (first time stamp arrival and no dropped packets)</w:t>
            </w:r>
          </w:p>
          <w:p w:rsidR="00AF2A29" w:rsidRDefault="00AF2A29" w:rsidP="009A7FAF">
            <w:pPr>
              <w:pStyle w:val="TestCaseInfo"/>
              <w:numPr>
                <w:ilvl w:val="0"/>
                <w:numId w:val="33"/>
              </w:numPr>
            </w:pPr>
            <w:r>
              <w:t>Validate no scaling had occurred</w:t>
            </w:r>
          </w:p>
          <w:p w:rsidR="005A676A" w:rsidRDefault="005A676A" w:rsidP="009A7FAF">
            <w:pPr>
              <w:pStyle w:val="TestCaseInfo"/>
              <w:numPr>
                <w:ilvl w:val="0"/>
                <w:numId w:val="33"/>
              </w:numPr>
            </w:pPr>
            <w:r>
              <w:t>Stop VNF</w:t>
            </w:r>
          </w:p>
          <w:p w:rsidR="005A676A" w:rsidRDefault="005A676A" w:rsidP="009A7FAF">
            <w:pPr>
              <w:pStyle w:val="TestCaseInfo"/>
              <w:numPr>
                <w:ilvl w:val="0"/>
                <w:numId w:val="33"/>
              </w:numPr>
            </w:pPr>
            <w:r>
              <w:t>Ensure that no traffic flows once stop is completed</w:t>
            </w:r>
          </w:p>
          <w:p w:rsidR="005A676A" w:rsidRDefault="005A676A" w:rsidP="009A7FAF">
            <w:pPr>
              <w:pStyle w:val="TestCaseInfo"/>
              <w:numPr>
                <w:ilvl w:val="0"/>
                <w:numId w:val="33"/>
              </w:numPr>
            </w:pPr>
            <w:r>
              <w:t>Stop Traffic Load</w:t>
            </w:r>
          </w:p>
          <w:p w:rsidR="005A676A" w:rsidRPr="00D921A2" w:rsidRDefault="005A676A" w:rsidP="009A7FAF">
            <w:pPr>
              <w:pStyle w:val="TestCaseInfo"/>
              <w:numPr>
                <w:ilvl w:val="0"/>
                <w:numId w:val="33"/>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4698" w:name="_Toc454184359"/>
      <w:bookmarkStart w:id="4699" w:name="_Toc477275591"/>
      <w:r>
        <w:t>VNF State Management: Stop</w:t>
      </w:r>
      <w:bookmarkEnd w:id="4698"/>
      <w:bookmarkEnd w:id="4699"/>
    </w:p>
    <w:p w:rsidR="005A676A" w:rsidRDefault="00D125C3" w:rsidP="005A676A">
      <w:pPr>
        <w:rPr>
          <w:lang w:eastAsia="zh-CN"/>
        </w:rPr>
      </w:pPr>
      <w:r>
        <w:rPr>
          <w:lang w:eastAsia="zh-CN"/>
        </w:rPr>
        <w:t xml:space="preserve">Once a VNF is in the state “Active”, it can be instructed to change the state to “Inactive” via the command Stop. </w:t>
      </w:r>
      <w:r w:rsidR="00E80943">
        <w:rPr>
          <w:lang w:eastAsia="zh-CN"/>
        </w:rPr>
        <w:t>Only active VNFs should respond to this command. Once deactivated, the VNF stops its normal operation and no traffic flow will occur.</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700" w:name="_Toc454184421"/>
            <w:bookmarkStart w:id="4701" w:name="_Toc477275275"/>
            <w:r>
              <w:t>TC.VNF.STATE.STOP.001</w:t>
            </w:r>
            <w:r>
              <w:tab/>
            </w:r>
            <w:r w:rsidR="005A676A">
              <w:t>VNF Stop without</w:t>
            </w:r>
            <w:r w:rsidR="005A676A" w:rsidRPr="001F337D">
              <w:t xml:space="preserve"> traffic load and measure stop time</w:t>
            </w:r>
            <w:bookmarkEnd w:id="4700"/>
            <w:bookmarkEnd w:id="4701"/>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deactivated without traffic load, processes no packets after the deactivation and measure the deactivation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EF6E15">
            <w:pPr>
              <w:pStyle w:val="TestCaseInfo"/>
              <w:rPr>
                <w:lang w:eastAsia="zh-CN"/>
              </w:rPr>
            </w:pPr>
            <w:ins w:id="4702" w:author="Seggelke, Klaus" w:date="2017-03-10T16:12:00Z">
              <w:r>
                <w:rPr>
                  <w:lang w:eastAsia="zh-CN"/>
                </w:rPr>
                <w:t xml:space="preserve">After the VNF is instantiated, the VNF state is “STARTED”. </w:t>
              </w:r>
            </w:ins>
            <w:del w:id="4703" w:author="Seggelke, Klaus" w:date="2017-03-10T16:13:00Z">
              <w:r w:rsidR="005A676A" w:rsidDel="00EF6E15">
                <w:rPr>
                  <w:lang w:eastAsia="zh-CN"/>
                </w:rPr>
                <w:delText>After the VNF is instantiated, the VNF state is “Inactive</w:delText>
              </w:r>
              <w:r w:rsidR="00E80943" w:rsidDel="00EF6E15">
                <w:rPr>
                  <w:lang w:eastAsia="zh-CN"/>
                </w:rPr>
                <w:delText>”</w:delText>
              </w:r>
              <w:r w:rsidR="005A676A" w:rsidDel="00EF6E15">
                <w:rPr>
                  <w:lang w:eastAsia="zh-CN"/>
                </w:rPr>
                <w:delText>. To allow processing of its functionality, it must be activated.</w:delText>
              </w:r>
            </w:del>
            <w:ins w:id="4704" w:author="Seggelke, Klaus" w:date="2017-03-10T16:13:00Z">
              <w:r>
                <w:rPr>
                  <w:lang w:eastAsia="zh-CN"/>
                </w:rPr>
                <w:t>In this state the VNF can process packets.</w:t>
              </w:r>
            </w:ins>
            <w:r w:rsidR="005A676A">
              <w:rPr>
                <w:lang w:eastAsia="zh-CN"/>
              </w:rPr>
              <w:t xml:space="preserve"> Via the VNFM </w:t>
            </w:r>
            <w:ins w:id="4705" w:author="Seggelke, Klaus" w:date="2017-03-10T16:14:00Z">
              <w:r>
                <w:rPr>
                  <w:lang w:eastAsia="zh-CN"/>
                </w:rPr>
                <w:t xml:space="preserve">or NFVO </w:t>
              </w:r>
            </w:ins>
            <w:r w:rsidR="005A676A">
              <w:rPr>
                <w:lang w:eastAsia="zh-CN"/>
              </w:rPr>
              <w:t xml:space="preserve">the command “Stop” is been </w:t>
            </w:r>
            <w:r w:rsidR="005A676A">
              <w:rPr>
                <w:lang w:eastAsia="zh-CN"/>
              </w:rPr>
              <w:lastRenderedPageBreak/>
              <w:t xml:space="preserve">issued to bring </w:t>
            </w:r>
            <w:del w:id="4706" w:author="Seggelke, Klaus" w:date="2017-03-10T16:14:00Z">
              <w:r w:rsidR="005A676A" w:rsidDel="00EF6E15">
                <w:rPr>
                  <w:lang w:eastAsia="zh-CN"/>
                </w:rPr>
                <w:delText xml:space="preserve">back </w:delText>
              </w:r>
            </w:del>
            <w:r w:rsidR="005A676A">
              <w:rPr>
                <w:lang w:eastAsia="zh-CN"/>
              </w:rPr>
              <w:t>the VNF into an inactive state and validate the functionality has been deactivated by emitting packets after the deactivation and not packets should be processed.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stop. We may need to go through multiple iterations to get an average time.</w:t>
            </w:r>
          </w:p>
          <w:p w:rsidR="005A676A" w:rsidRDefault="005A676A" w:rsidP="00771820">
            <w:pPr>
              <w:pStyle w:val="TestCaseInfo"/>
            </w:pPr>
            <w:r>
              <w:t>Sequence:</w:t>
            </w:r>
          </w:p>
          <w:p w:rsidR="00EF6E15" w:rsidRPr="00D921A2" w:rsidRDefault="00EF6E15" w:rsidP="00EF6E15">
            <w:pPr>
              <w:pStyle w:val="TestCaseInfo"/>
              <w:numPr>
                <w:ilvl w:val="0"/>
                <w:numId w:val="34"/>
              </w:numPr>
              <w:rPr>
                <w:ins w:id="4707" w:author="Seggelke, Klaus" w:date="2017-03-10T16:15:00Z"/>
              </w:rPr>
            </w:pPr>
            <w:ins w:id="4708" w:author="Seggelke, Klaus" w:date="2017-03-10T16:15:00Z">
              <w:r w:rsidRPr="00D921A2">
                <w:t>Instantiate the VNF without load</w:t>
              </w:r>
            </w:ins>
          </w:p>
          <w:p w:rsidR="00EF6E15" w:rsidRDefault="00EF6E15" w:rsidP="00EF6E15">
            <w:pPr>
              <w:pStyle w:val="TestCaseInfo"/>
              <w:numPr>
                <w:ilvl w:val="0"/>
                <w:numId w:val="34"/>
              </w:numPr>
              <w:rPr>
                <w:ins w:id="4709" w:author="Seggelke, Klaus" w:date="2017-03-10T16:15:00Z"/>
              </w:rPr>
            </w:pPr>
            <w:ins w:id="4710" w:author="Seggelke, Klaus" w:date="2017-03-10T16:15:00Z">
              <w:r w:rsidRPr="00074BEF">
                <w:t>Validate VNF instantiation state is INSTANTIATED and VNF state is STARTED (--&gt; time stamp when correct state reached)</w:t>
              </w:r>
            </w:ins>
          </w:p>
          <w:p w:rsidR="00EF6E15" w:rsidRDefault="00EF6E15" w:rsidP="00EF6E15">
            <w:pPr>
              <w:pStyle w:val="TestCaseInfo"/>
              <w:numPr>
                <w:ilvl w:val="0"/>
                <w:numId w:val="34"/>
              </w:numPr>
              <w:rPr>
                <w:ins w:id="4711" w:author="Seggelke, Klaus" w:date="2017-03-10T16:15:00Z"/>
              </w:rPr>
            </w:pPr>
            <w:ins w:id="4712" w:author="Seggelke, Klaus" w:date="2017-03-10T16:15:00Z">
              <w:r>
                <w:t>Start the low traffic load</w:t>
              </w:r>
            </w:ins>
          </w:p>
          <w:p w:rsidR="00EF6E15" w:rsidRDefault="00EF6E15" w:rsidP="00EF6E15">
            <w:pPr>
              <w:pStyle w:val="TestCaseInfo"/>
              <w:numPr>
                <w:ilvl w:val="0"/>
                <w:numId w:val="34"/>
              </w:numPr>
              <w:rPr>
                <w:ins w:id="4713" w:author="Seggelke, Klaus" w:date="2017-03-10T16:15:00Z"/>
              </w:rPr>
            </w:pPr>
            <w:ins w:id="4714" w:author="Seggelke, Klaus" w:date="2017-03-10T16:15:00Z">
              <w:r>
                <w:t>Validate the provided functionality (--&gt; no dropped packets)</w:t>
              </w:r>
            </w:ins>
          </w:p>
          <w:p w:rsidR="00E80943" w:rsidDel="00EF6E15" w:rsidRDefault="00E80943" w:rsidP="00EF6E15">
            <w:pPr>
              <w:pStyle w:val="TestCaseInfo"/>
              <w:numPr>
                <w:ilvl w:val="0"/>
                <w:numId w:val="34"/>
              </w:numPr>
              <w:rPr>
                <w:del w:id="4715" w:author="Seggelke, Klaus" w:date="2017-03-10T16:15:00Z"/>
              </w:rPr>
            </w:pPr>
            <w:del w:id="4716" w:author="Seggelke, Klaus" w:date="2017-03-10T16:15:00Z">
              <w:r w:rsidDel="00EF6E15">
                <w:delText>Instantiate VNF</w:delText>
              </w:r>
            </w:del>
          </w:p>
          <w:p w:rsidR="00E80943" w:rsidDel="00EF6E15" w:rsidRDefault="00E80943" w:rsidP="00EF6E15">
            <w:pPr>
              <w:pStyle w:val="TestCaseInfo"/>
              <w:numPr>
                <w:ilvl w:val="0"/>
                <w:numId w:val="34"/>
              </w:numPr>
              <w:rPr>
                <w:del w:id="4717" w:author="Seggelke, Klaus" w:date="2017-03-10T16:15:00Z"/>
              </w:rPr>
            </w:pPr>
            <w:del w:id="4718" w:author="Seggelke, Klaus" w:date="2017-03-10T16:15:00Z">
              <w:r w:rsidDel="00EF6E15">
                <w:delText>Validate VNF is in state Inactive</w:delText>
              </w:r>
            </w:del>
          </w:p>
          <w:p w:rsidR="005A676A" w:rsidDel="00EF6E15" w:rsidRDefault="005A676A" w:rsidP="00EF6E15">
            <w:pPr>
              <w:pStyle w:val="TestCaseInfo"/>
              <w:numPr>
                <w:ilvl w:val="0"/>
                <w:numId w:val="34"/>
              </w:numPr>
              <w:rPr>
                <w:del w:id="4719" w:author="Seggelke, Klaus" w:date="2017-03-10T16:15:00Z"/>
              </w:rPr>
            </w:pPr>
            <w:del w:id="4720" w:author="Seggelke, Klaus" w:date="2017-03-10T16:15:00Z">
              <w:r w:rsidDel="00EF6E15">
                <w:delText>Start the VNF</w:delText>
              </w:r>
            </w:del>
          </w:p>
          <w:p w:rsidR="005A676A" w:rsidDel="00EF6E15" w:rsidRDefault="005A676A" w:rsidP="00EF6E15">
            <w:pPr>
              <w:pStyle w:val="TestCaseInfo"/>
              <w:numPr>
                <w:ilvl w:val="0"/>
                <w:numId w:val="34"/>
              </w:numPr>
              <w:rPr>
                <w:del w:id="4721" w:author="Seggelke, Klaus" w:date="2017-03-10T16:15:00Z"/>
              </w:rPr>
            </w:pPr>
            <w:del w:id="4722" w:author="Seggelke, Klaus" w:date="2017-03-10T16:15:00Z">
              <w:r w:rsidDel="00EF6E15">
                <w:delText>Validate the state is "Active"</w:delText>
              </w:r>
            </w:del>
          </w:p>
          <w:p w:rsidR="005A676A" w:rsidDel="00EF6E15" w:rsidRDefault="005A676A" w:rsidP="00EF6E15">
            <w:pPr>
              <w:pStyle w:val="TestCaseInfo"/>
              <w:numPr>
                <w:ilvl w:val="0"/>
                <w:numId w:val="34"/>
              </w:numPr>
              <w:rPr>
                <w:del w:id="4723" w:author="Seggelke, Klaus" w:date="2017-03-10T16:16:00Z"/>
              </w:rPr>
            </w:pPr>
            <w:del w:id="4724" w:author="Seggelke, Klaus" w:date="2017-03-10T16:16:00Z">
              <w:r w:rsidDel="00EF6E15">
                <w:delText>Start the low traffic load</w:delText>
              </w:r>
            </w:del>
          </w:p>
          <w:p w:rsidR="005A676A" w:rsidDel="00EF6E15" w:rsidRDefault="005A676A" w:rsidP="00EF6E15">
            <w:pPr>
              <w:pStyle w:val="TestCaseInfo"/>
              <w:numPr>
                <w:ilvl w:val="0"/>
                <w:numId w:val="34"/>
              </w:numPr>
              <w:rPr>
                <w:del w:id="4725" w:author="Seggelke, Klaus" w:date="2017-03-10T16:16:00Z"/>
              </w:rPr>
            </w:pPr>
            <w:del w:id="4726" w:author="Seggelke, Klaus" w:date="2017-03-10T16:16:00Z">
              <w:r w:rsidDel="00EF6E15">
                <w:delText>Validate the provided functionality (--&gt; no dropped packets)</w:delText>
              </w:r>
            </w:del>
          </w:p>
          <w:p w:rsidR="005A676A" w:rsidRDefault="005A676A" w:rsidP="00EF6E15">
            <w:pPr>
              <w:pStyle w:val="TestCaseInfo"/>
              <w:numPr>
                <w:ilvl w:val="0"/>
                <w:numId w:val="34"/>
              </w:numPr>
            </w:pPr>
            <w:r>
              <w:t>Stop Traffic</w:t>
            </w:r>
          </w:p>
          <w:p w:rsidR="005A676A" w:rsidRDefault="005A676A" w:rsidP="00EF6E15">
            <w:pPr>
              <w:pStyle w:val="TestCaseInfo"/>
              <w:numPr>
                <w:ilvl w:val="0"/>
                <w:numId w:val="34"/>
              </w:numPr>
            </w:pPr>
            <w:r>
              <w:t>Validate no traffic flows</w:t>
            </w:r>
          </w:p>
          <w:p w:rsidR="005A676A" w:rsidRDefault="005A676A" w:rsidP="00EF6E15">
            <w:pPr>
              <w:pStyle w:val="TestCaseInfo"/>
              <w:numPr>
                <w:ilvl w:val="0"/>
                <w:numId w:val="34"/>
              </w:numPr>
            </w:pPr>
            <w:r>
              <w:t>Stop VNF (--&gt; time stamp)</w:t>
            </w:r>
          </w:p>
          <w:p w:rsidR="00EF6E15" w:rsidRDefault="00EF6E15" w:rsidP="00EF6E15">
            <w:pPr>
              <w:pStyle w:val="TestCaseInfo"/>
              <w:numPr>
                <w:ilvl w:val="0"/>
                <w:numId w:val="34"/>
              </w:numPr>
              <w:rPr>
                <w:ins w:id="4727" w:author="Seggelke, Klaus" w:date="2017-03-10T16:17:00Z"/>
              </w:rPr>
            </w:pPr>
            <w:ins w:id="4728" w:author="Seggelke, Klaus" w:date="2017-03-10T16:17:00Z">
              <w:r w:rsidRPr="00074BEF">
                <w:t xml:space="preserve">Validate VNF instantiation state is INSTANTIATED and VNF state is </w:t>
              </w:r>
              <w:r>
                <w:t xml:space="preserve">STOPPED </w:t>
              </w:r>
              <w:r w:rsidRPr="00074BEF">
                <w:t>(--&gt; time stamp when correct state reached)</w:t>
              </w:r>
            </w:ins>
          </w:p>
          <w:p w:rsidR="005A676A" w:rsidDel="00EF6E15" w:rsidRDefault="005A676A" w:rsidP="00EF6E15">
            <w:pPr>
              <w:pStyle w:val="TestCaseInfo"/>
              <w:numPr>
                <w:ilvl w:val="0"/>
                <w:numId w:val="34"/>
              </w:numPr>
              <w:rPr>
                <w:del w:id="4729" w:author="Seggelke, Klaus" w:date="2017-03-10T16:17:00Z"/>
              </w:rPr>
            </w:pPr>
            <w:del w:id="4730" w:author="Seggelke, Klaus" w:date="2017-03-10T16:17:00Z">
              <w:r w:rsidDel="00EF6E15">
                <w:delText>Validate VNF state is “Inactive” (</w:delText>
              </w:r>
              <w:r w:rsidDel="00EF6E15">
                <w:sym w:font="Wingdings" w:char="F0E0"/>
              </w:r>
              <w:r w:rsidDel="00EF6E15">
                <w:delText xml:space="preserve"> time stamp)</w:delText>
              </w:r>
            </w:del>
          </w:p>
          <w:p w:rsidR="005A676A" w:rsidRDefault="005A676A" w:rsidP="00EF6E15">
            <w:pPr>
              <w:pStyle w:val="TestCaseInfo"/>
              <w:numPr>
                <w:ilvl w:val="0"/>
                <w:numId w:val="34"/>
              </w:numPr>
            </w:pPr>
            <w:r>
              <w:t>Start the low traffic load</w:t>
            </w:r>
          </w:p>
          <w:p w:rsidR="005A676A" w:rsidRDefault="005A676A" w:rsidP="00EF6E15">
            <w:pPr>
              <w:pStyle w:val="TestCaseInfo"/>
              <w:numPr>
                <w:ilvl w:val="0"/>
                <w:numId w:val="34"/>
              </w:numPr>
            </w:pPr>
            <w:r>
              <w:t>Ensure that no traffic flows once stop is completed</w:t>
            </w:r>
          </w:p>
          <w:p w:rsidR="005A676A" w:rsidRDefault="005A676A" w:rsidP="00EF6E15">
            <w:pPr>
              <w:pStyle w:val="TestCaseInfo"/>
              <w:numPr>
                <w:ilvl w:val="0"/>
                <w:numId w:val="34"/>
              </w:numPr>
            </w:pPr>
            <w:r>
              <w:t>Stop Traffic Load</w:t>
            </w:r>
          </w:p>
          <w:p w:rsidR="005A676A" w:rsidRDefault="005A676A" w:rsidP="00EF6E15">
            <w:pPr>
              <w:pStyle w:val="TestCaseInfo"/>
              <w:numPr>
                <w:ilvl w:val="0"/>
                <w:numId w:val="34"/>
              </w:numPr>
            </w:pPr>
            <w:r>
              <w:t>Calculate the time for the deactivation</w:t>
            </w:r>
          </w:p>
          <w:p w:rsidR="005A676A" w:rsidRPr="00D921A2" w:rsidRDefault="005A676A" w:rsidP="00EF6E15">
            <w:pPr>
              <w:pStyle w:val="TestCaseInfo"/>
              <w:numPr>
                <w:ilvl w:val="0"/>
                <w:numId w:val="34"/>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4731">
          <w:tblGrid>
            <w:gridCol w:w="1351"/>
            <w:gridCol w:w="7979"/>
          </w:tblGrid>
        </w:tblGridChange>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732" w:name="_Toc454184422"/>
            <w:bookmarkStart w:id="4733" w:name="_Toc477275276"/>
            <w:r>
              <w:t>TC.VNF.STATE.STOP.002</w:t>
            </w:r>
            <w:r>
              <w:tab/>
            </w:r>
            <w:r w:rsidR="005A676A" w:rsidRPr="001F337D">
              <w:t>VNF Stop with low traffic load and measure stop time</w:t>
            </w:r>
            <w:bookmarkEnd w:id="4732"/>
            <w:bookmarkEnd w:id="4733"/>
          </w:p>
        </w:tc>
      </w:tr>
      <w:tr w:rsidR="005A676A" w:rsidTr="0021719D">
        <w:trPr>
          <w:trHeight w:val="48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low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EF6E15" w:rsidP="0021719D">
            <w:pPr>
              <w:pStyle w:val="TestCaseInfo"/>
              <w:rPr>
                <w:lang w:eastAsia="zh-CN"/>
              </w:rPr>
            </w:pPr>
            <w:ins w:id="4734" w:author="Seggelke, Klaus" w:date="2017-03-10T16:18:00Z">
              <w:r>
                <w:rPr>
                  <w:lang w:eastAsia="zh-CN"/>
                </w:rPr>
                <w:t xml:space="preserve">After the VNF is instantiated, the VNF state is “STARTED”. </w:t>
              </w:r>
            </w:ins>
            <w:del w:id="4735" w:author="Seggelke, Klaus" w:date="2017-03-10T16:18:00Z">
              <w:r w:rsidR="005A676A" w:rsidDel="00EF6E15">
                <w:rPr>
                  <w:lang w:eastAsia="zh-CN"/>
                </w:rPr>
                <w:delText>After the VNF is instantiated, the VNF state is “Inactive</w:delText>
              </w:r>
              <w:r w:rsidR="00E80943" w:rsidDel="00EF6E15">
                <w:rPr>
                  <w:lang w:eastAsia="zh-CN"/>
                </w:rPr>
                <w:delText>”</w:delText>
              </w:r>
              <w:r w:rsidR="005A676A" w:rsidDel="00EF6E15">
                <w:rPr>
                  <w:lang w:eastAsia="zh-CN"/>
                </w:rPr>
                <w:delText xml:space="preserve">. To allow processing of its functionality, it must be activated. </w:delText>
              </w:r>
            </w:del>
            <w:r w:rsidR="005A676A">
              <w:rPr>
                <w:lang w:eastAsia="zh-CN"/>
              </w:rPr>
              <w:t xml:space="preserve">Via the VNFM </w:t>
            </w:r>
            <w:ins w:id="4736" w:author="Seggelke, Klaus" w:date="2017-03-10T16:18:00Z">
              <w:r>
                <w:rPr>
                  <w:lang w:eastAsia="zh-CN"/>
                </w:rPr>
                <w:t xml:space="preserve">or NFVO </w:t>
              </w:r>
            </w:ins>
            <w:r w:rsidR="005A676A">
              <w:rPr>
                <w:lang w:eastAsia="zh-CN"/>
              </w:rPr>
              <w:t xml:space="preserve">the command “Stop” is been issued to bring </w:t>
            </w:r>
            <w:del w:id="4737" w:author="Seggelke, Klaus" w:date="2017-03-10T16:18:00Z">
              <w:r w:rsidR="005A676A" w:rsidDel="00EF6E15">
                <w:rPr>
                  <w:lang w:eastAsia="zh-CN"/>
                </w:rPr>
                <w:delText xml:space="preserve">back </w:delText>
              </w:r>
            </w:del>
            <w:r w:rsidR="005A676A">
              <w:rPr>
                <w:lang w:eastAsia="zh-CN"/>
              </w:rPr>
              <w:t>the VNF into an inactive state and validate the functionality has been deactiv</w:t>
            </w:r>
            <w:r w:rsidR="00EF0D52">
              <w:rPr>
                <w:lang w:eastAsia="zh-CN"/>
              </w:rPr>
              <w:t>ated by emitting packets and no</w:t>
            </w:r>
            <w:r w:rsidR="005A676A">
              <w:rPr>
                <w:lang w:eastAsia="zh-CN"/>
              </w:rPr>
              <w:t xml:space="preserve"> packets should be processed at the end.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EF6E15">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4738" w:author="Seggelke, Klaus" w:date="2017-03-10T16:21: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625"/>
          <w:trPrChange w:id="4739" w:author="Seggelke, Klaus" w:date="2017-03-10T16:21:00Z">
            <w:trPr>
              <w:trHeight w:val="2092"/>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4740" w:author="Seggelke, Klaus" w:date="2017-03-10T16:21: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Change w:id="4741" w:author="Seggelke, Klaus" w:date="2017-03-10T16:21:00Z">
              <w:tcPr>
                <w:tcW w:w="7979" w:type="dxa"/>
                <w:tcBorders>
                  <w:top w:val="single" w:sz="2" w:space="0" w:color="auto"/>
                  <w:left w:val="single" w:sz="2" w:space="0" w:color="auto"/>
                  <w:bottom w:val="single" w:sz="2" w:space="0" w:color="auto"/>
                  <w:right w:val="single" w:sz="2" w:space="0" w:color="auto"/>
                </w:tcBorders>
              </w:tcPr>
            </w:tcPrChange>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rPr>
                <w:ins w:id="4742" w:author="Seggelke, Klaus" w:date="2017-03-10T16:19:00Z"/>
              </w:rPr>
            </w:pPr>
            <w:r>
              <w:t>Sequence:</w:t>
            </w:r>
          </w:p>
          <w:p w:rsidR="00EF6E15" w:rsidRDefault="00EF6E15" w:rsidP="0021719D">
            <w:pPr>
              <w:pStyle w:val="TestCaseInfo"/>
              <w:rPr>
                <w:ins w:id="4743" w:author="Seggelke, Klaus" w:date="2017-03-10T16:19:00Z"/>
              </w:rPr>
            </w:pPr>
          </w:p>
          <w:p w:rsidR="00EF6E15" w:rsidRPr="00D921A2" w:rsidRDefault="00EF6E15" w:rsidP="00EF6E15">
            <w:pPr>
              <w:pStyle w:val="TestCaseInfo"/>
              <w:numPr>
                <w:ilvl w:val="0"/>
                <w:numId w:val="237"/>
              </w:numPr>
              <w:rPr>
                <w:ins w:id="4744" w:author="Seggelke, Klaus" w:date="2017-03-10T16:19:00Z"/>
              </w:rPr>
            </w:pPr>
            <w:ins w:id="4745" w:author="Seggelke, Klaus" w:date="2017-03-10T16:19:00Z">
              <w:r w:rsidRPr="00D921A2">
                <w:lastRenderedPageBreak/>
                <w:t>Instantiate the VNF without load</w:t>
              </w:r>
            </w:ins>
          </w:p>
          <w:p w:rsidR="00EF6E15" w:rsidRDefault="00EF6E15" w:rsidP="00EF6E15">
            <w:pPr>
              <w:pStyle w:val="TestCaseInfo"/>
              <w:numPr>
                <w:ilvl w:val="0"/>
                <w:numId w:val="237"/>
              </w:numPr>
              <w:rPr>
                <w:ins w:id="4746" w:author="Seggelke, Klaus" w:date="2017-03-10T16:19:00Z"/>
              </w:rPr>
            </w:pPr>
            <w:ins w:id="4747" w:author="Seggelke, Klaus" w:date="2017-03-10T16:19:00Z">
              <w:r w:rsidRPr="00074BEF">
                <w:t>Validate VNF instantiation state is INSTANTIATED and VNF state is STARTED (--&gt; time stamp when correct state reached)</w:t>
              </w:r>
            </w:ins>
          </w:p>
          <w:p w:rsidR="00EF6E15" w:rsidRDefault="00EF6E15">
            <w:pPr>
              <w:pStyle w:val="TestCaseInfo"/>
              <w:numPr>
                <w:ilvl w:val="0"/>
                <w:numId w:val="237"/>
              </w:numPr>
              <w:rPr>
                <w:ins w:id="4748" w:author="Seggelke, Klaus" w:date="2017-03-10T16:19:00Z"/>
              </w:rPr>
            </w:pPr>
            <w:ins w:id="4749" w:author="Seggelke, Klaus" w:date="2017-03-10T16:19:00Z">
              <w:r>
                <w:t>Start the low traffic load</w:t>
              </w:r>
            </w:ins>
          </w:p>
          <w:p w:rsidR="00EF6E15" w:rsidRDefault="00EF6E15">
            <w:pPr>
              <w:pStyle w:val="TestCaseInfo"/>
              <w:numPr>
                <w:ilvl w:val="0"/>
                <w:numId w:val="237"/>
              </w:numPr>
              <w:rPr>
                <w:ins w:id="4750" w:author="Seggelke, Klaus" w:date="2017-03-10T16:19:00Z"/>
              </w:rPr>
            </w:pPr>
            <w:ins w:id="4751" w:author="Seggelke, Klaus" w:date="2017-03-10T16:19:00Z">
              <w:r>
                <w:t>Validate the provided functionality (--&gt; no dropped packets)</w:t>
              </w:r>
            </w:ins>
          </w:p>
          <w:p w:rsidR="00EF6E15" w:rsidRDefault="00EF6E15">
            <w:pPr>
              <w:pStyle w:val="TestCaseInfo"/>
              <w:numPr>
                <w:ilvl w:val="0"/>
                <w:numId w:val="237"/>
              </w:numPr>
              <w:rPr>
                <w:ins w:id="4752" w:author="Seggelke, Klaus" w:date="2017-03-10T16:19:00Z"/>
              </w:rPr>
            </w:pPr>
            <w:ins w:id="4753" w:author="Seggelke, Klaus" w:date="2017-03-10T16:19:00Z">
              <w:r>
                <w:t>Stop VNF (--&gt; time stamp)</w:t>
              </w:r>
            </w:ins>
          </w:p>
          <w:p w:rsidR="00EF6E15" w:rsidRDefault="00EF6E15">
            <w:pPr>
              <w:pStyle w:val="TestCaseInfo"/>
              <w:numPr>
                <w:ilvl w:val="0"/>
                <w:numId w:val="237"/>
              </w:numPr>
              <w:rPr>
                <w:ins w:id="4754" w:author="Seggelke, Klaus" w:date="2017-03-10T16:19:00Z"/>
              </w:rPr>
            </w:pPr>
            <w:ins w:id="4755" w:author="Seggelke, Klaus" w:date="2017-03-10T16:19:00Z">
              <w:r w:rsidRPr="00074BEF">
                <w:t xml:space="preserve">Validate VNF instantiation state is INSTANTIATED and VNF state is </w:t>
              </w:r>
              <w:r>
                <w:t xml:space="preserve">STOPPED </w:t>
              </w:r>
              <w:r w:rsidRPr="00074BEF">
                <w:t>(--&gt; time stamp when correct state reached)</w:t>
              </w:r>
            </w:ins>
          </w:p>
          <w:p w:rsidR="00EF6E15" w:rsidDel="00EF6E15" w:rsidRDefault="00EF6E15" w:rsidP="00EF6E15">
            <w:pPr>
              <w:pStyle w:val="TestCaseInfo"/>
              <w:rPr>
                <w:del w:id="4756" w:author="Seggelke, Klaus" w:date="2017-03-10T16:20:00Z"/>
              </w:rPr>
            </w:pPr>
          </w:p>
          <w:p w:rsidR="00E80943" w:rsidDel="00EF6E15" w:rsidRDefault="00E80943" w:rsidP="00E80943">
            <w:pPr>
              <w:pStyle w:val="TestCaseInfo"/>
              <w:numPr>
                <w:ilvl w:val="0"/>
                <w:numId w:val="35"/>
              </w:numPr>
              <w:rPr>
                <w:del w:id="4757" w:author="Seggelke, Klaus" w:date="2017-03-10T16:19:00Z"/>
              </w:rPr>
            </w:pPr>
            <w:del w:id="4758" w:author="Seggelke, Klaus" w:date="2017-03-10T16:19:00Z">
              <w:r w:rsidDel="00EF6E15">
                <w:delText>Instantiate VNF</w:delText>
              </w:r>
            </w:del>
          </w:p>
          <w:p w:rsidR="00E80943" w:rsidDel="00EF6E15" w:rsidRDefault="00E80943" w:rsidP="00E80943">
            <w:pPr>
              <w:pStyle w:val="TestCaseInfo"/>
              <w:numPr>
                <w:ilvl w:val="0"/>
                <w:numId w:val="35"/>
              </w:numPr>
              <w:rPr>
                <w:del w:id="4759" w:author="Seggelke, Klaus" w:date="2017-03-10T16:19:00Z"/>
              </w:rPr>
            </w:pPr>
            <w:del w:id="4760" w:author="Seggelke, Klaus" w:date="2017-03-10T16:19:00Z">
              <w:r w:rsidDel="00EF6E15">
                <w:delText>Validate VNF is in state Inactive</w:delText>
              </w:r>
            </w:del>
          </w:p>
          <w:p w:rsidR="005A676A" w:rsidDel="00EF6E15" w:rsidRDefault="005A676A" w:rsidP="00E80943">
            <w:pPr>
              <w:pStyle w:val="TestCaseInfo"/>
              <w:numPr>
                <w:ilvl w:val="0"/>
                <w:numId w:val="35"/>
              </w:numPr>
              <w:rPr>
                <w:del w:id="4761" w:author="Seggelke, Klaus" w:date="2017-03-10T16:19:00Z"/>
              </w:rPr>
            </w:pPr>
            <w:del w:id="4762" w:author="Seggelke, Klaus" w:date="2017-03-10T16:19:00Z">
              <w:r w:rsidDel="00EF6E15">
                <w:delText>Start the VNF</w:delText>
              </w:r>
            </w:del>
          </w:p>
          <w:p w:rsidR="005A676A" w:rsidDel="00EF6E15" w:rsidRDefault="005A676A" w:rsidP="00E80943">
            <w:pPr>
              <w:pStyle w:val="TestCaseInfo"/>
              <w:numPr>
                <w:ilvl w:val="0"/>
                <w:numId w:val="35"/>
              </w:numPr>
              <w:rPr>
                <w:del w:id="4763" w:author="Seggelke, Klaus" w:date="2017-03-10T16:19:00Z"/>
              </w:rPr>
            </w:pPr>
            <w:del w:id="4764" w:author="Seggelke, Klaus" w:date="2017-03-10T16:19:00Z">
              <w:r w:rsidDel="00EF6E15">
                <w:delText>Validate the state is "Active"</w:delText>
              </w:r>
            </w:del>
          </w:p>
          <w:p w:rsidR="005A676A" w:rsidDel="00EF6E15" w:rsidRDefault="005A676A" w:rsidP="00E80943">
            <w:pPr>
              <w:pStyle w:val="TestCaseInfo"/>
              <w:numPr>
                <w:ilvl w:val="0"/>
                <w:numId w:val="35"/>
              </w:numPr>
              <w:rPr>
                <w:del w:id="4765" w:author="Seggelke, Klaus" w:date="2017-03-10T16:19:00Z"/>
              </w:rPr>
            </w:pPr>
            <w:del w:id="4766" w:author="Seggelke, Klaus" w:date="2017-03-10T16:19:00Z">
              <w:r w:rsidDel="00EF6E15">
                <w:delText>Start the low traffic load</w:delText>
              </w:r>
            </w:del>
          </w:p>
          <w:p w:rsidR="005A676A" w:rsidDel="00EF6E15" w:rsidRDefault="005A676A" w:rsidP="00E80943">
            <w:pPr>
              <w:pStyle w:val="TestCaseInfo"/>
              <w:numPr>
                <w:ilvl w:val="0"/>
                <w:numId w:val="35"/>
              </w:numPr>
              <w:rPr>
                <w:del w:id="4767" w:author="Seggelke, Klaus" w:date="2017-03-10T16:19:00Z"/>
              </w:rPr>
            </w:pPr>
            <w:del w:id="4768" w:author="Seggelke, Klaus" w:date="2017-03-10T16:19:00Z">
              <w:r w:rsidDel="00EF6E15">
                <w:delText>Validate the provided functionality (--&gt; no dropped packets)</w:delText>
              </w:r>
            </w:del>
          </w:p>
          <w:p w:rsidR="005A676A" w:rsidDel="00EF6E15" w:rsidRDefault="005A676A" w:rsidP="00E80943">
            <w:pPr>
              <w:pStyle w:val="TestCaseInfo"/>
              <w:numPr>
                <w:ilvl w:val="0"/>
                <w:numId w:val="35"/>
              </w:numPr>
              <w:rPr>
                <w:del w:id="4769" w:author="Seggelke, Klaus" w:date="2017-03-10T16:20:00Z"/>
              </w:rPr>
            </w:pPr>
            <w:del w:id="4770" w:author="Seggelke, Klaus" w:date="2017-03-10T16:20:00Z">
              <w:r w:rsidDel="00EF6E15">
                <w:delText>Stop VNF (--&gt; time stamp)</w:delText>
              </w:r>
            </w:del>
          </w:p>
          <w:p w:rsidR="005A676A" w:rsidDel="00EF6E15" w:rsidRDefault="005A676A" w:rsidP="00E80943">
            <w:pPr>
              <w:pStyle w:val="TestCaseInfo"/>
              <w:numPr>
                <w:ilvl w:val="0"/>
                <w:numId w:val="35"/>
              </w:numPr>
              <w:rPr>
                <w:del w:id="4771" w:author="Seggelke, Klaus" w:date="2017-03-10T16:20:00Z"/>
              </w:rPr>
            </w:pPr>
            <w:del w:id="4772" w:author="Seggelke, Klaus" w:date="2017-03-10T16:20:00Z">
              <w:r w:rsidDel="00EF6E15">
                <w:delText>Validate VNF state is “Inactive”</w:delText>
              </w:r>
            </w:del>
          </w:p>
          <w:p w:rsidR="005A676A" w:rsidRDefault="005A676A">
            <w:pPr>
              <w:pStyle w:val="TestCaseInfo"/>
              <w:numPr>
                <w:ilvl w:val="0"/>
                <w:numId w:val="237"/>
              </w:numPr>
              <w:pPrChange w:id="4773" w:author="Seggelke, Klaus" w:date="2017-03-10T16:20:00Z">
                <w:pPr>
                  <w:pStyle w:val="TestCaseInfo"/>
                  <w:numPr>
                    <w:numId w:val="35"/>
                  </w:numPr>
                  <w:ind w:left="720" w:hanging="360"/>
                </w:pPr>
              </w:pPrChange>
            </w:pPr>
            <w:r>
              <w:t>Ensure that no traffic flows once stop is completed (--&gt; time stamp)</w:t>
            </w:r>
          </w:p>
          <w:p w:rsidR="005A676A" w:rsidRDefault="005A676A">
            <w:pPr>
              <w:pStyle w:val="TestCaseInfo"/>
              <w:numPr>
                <w:ilvl w:val="0"/>
                <w:numId w:val="237"/>
              </w:numPr>
              <w:pPrChange w:id="4774" w:author="Seggelke, Klaus" w:date="2017-03-10T16:20:00Z">
                <w:pPr>
                  <w:pStyle w:val="TestCaseInfo"/>
                  <w:numPr>
                    <w:numId w:val="35"/>
                  </w:numPr>
                  <w:ind w:left="720" w:hanging="360"/>
                </w:pPr>
              </w:pPrChange>
            </w:pPr>
            <w:r>
              <w:t>Stop Traffic Load</w:t>
            </w:r>
          </w:p>
          <w:p w:rsidR="005A676A" w:rsidRDefault="005A676A">
            <w:pPr>
              <w:pStyle w:val="TestCaseInfo"/>
              <w:numPr>
                <w:ilvl w:val="0"/>
                <w:numId w:val="237"/>
              </w:numPr>
              <w:pPrChange w:id="4775" w:author="Seggelke, Klaus" w:date="2017-03-10T16:20:00Z">
                <w:pPr>
                  <w:pStyle w:val="TestCaseInfo"/>
                  <w:numPr>
                    <w:numId w:val="35"/>
                  </w:numPr>
                  <w:ind w:left="720" w:hanging="360"/>
                </w:pPr>
              </w:pPrChange>
            </w:pPr>
            <w:r>
              <w:t>Calculate the time for the deactivation (last time stamp arrival)</w:t>
            </w:r>
          </w:p>
          <w:p w:rsidR="005A676A" w:rsidRPr="00D921A2" w:rsidRDefault="005A676A">
            <w:pPr>
              <w:pStyle w:val="TestCaseInfo"/>
              <w:numPr>
                <w:ilvl w:val="0"/>
                <w:numId w:val="237"/>
              </w:numPr>
              <w:pPrChange w:id="4776" w:author="Seggelke, Klaus" w:date="2017-03-10T16:20:00Z">
                <w:pPr>
                  <w:pStyle w:val="TestCaseInfo"/>
                  <w:numPr>
                    <w:numId w:val="35"/>
                  </w:numPr>
                  <w:ind w:left="720" w:hanging="360"/>
                </w:pPr>
              </w:pPrChange>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777" w:name="_Toc454184423"/>
            <w:bookmarkStart w:id="4778" w:name="_Toc477275277"/>
            <w:r>
              <w:t>TC.VNF.STATE.STOP.003</w:t>
            </w:r>
            <w:r>
              <w:tab/>
            </w:r>
            <w:r w:rsidR="00EF0D52">
              <w:t>VNF Stop with normal</w:t>
            </w:r>
            <w:r w:rsidR="005A676A" w:rsidRPr="00AB496E">
              <w:t xml:space="preserve"> traffic load and measure stop time</w:t>
            </w:r>
            <w:bookmarkEnd w:id="4777"/>
            <w:bookmarkEnd w:id="4778"/>
          </w:p>
        </w:tc>
      </w:tr>
      <w:tr w:rsidR="005A676A" w:rsidTr="0021719D">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max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EF6E15" w:rsidP="0021719D">
            <w:pPr>
              <w:pStyle w:val="TestCaseInfo"/>
              <w:rPr>
                <w:lang w:eastAsia="zh-CN"/>
              </w:rPr>
            </w:pPr>
            <w:ins w:id="4779" w:author="Seggelke, Klaus" w:date="2017-03-10T16:21:00Z">
              <w:r>
                <w:rPr>
                  <w:lang w:eastAsia="zh-CN"/>
                </w:rPr>
                <w:t xml:space="preserve">After the VNF is instantiated, the VNF state is “STARTED”. </w:t>
              </w:r>
            </w:ins>
            <w:del w:id="4780" w:author="Seggelke, Klaus" w:date="2017-03-10T16:21:00Z">
              <w:r w:rsidR="005A676A" w:rsidDel="00EF6E15">
                <w:rPr>
                  <w:lang w:eastAsia="zh-CN"/>
                </w:rPr>
                <w:delText>After the VNF is instantiated, the VNF state is “Inactive</w:delText>
              </w:r>
              <w:r w:rsidR="00E80943" w:rsidDel="00EF6E15">
                <w:rPr>
                  <w:lang w:eastAsia="zh-CN"/>
                </w:rPr>
                <w:delText>”</w:delText>
              </w:r>
              <w:r w:rsidR="005A676A" w:rsidDel="00EF6E15">
                <w:rPr>
                  <w:lang w:eastAsia="zh-CN"/>
                </w:rPr>
                <w:delText xml:space="preserve">. To allow processing of its functionality, it must be activated. </w:delText>
              </w:r>
            </w:del>
            <w:r w:rsidR="005A676A">
              <w:rPr>
                <w:lang w:eastAsia="zh-CN"/>
              </w:rPr>
              <w:t xml:space="preserve">Via the VNFM </w:t>
            </w:r>
            <w:ins w:id="4781" w:author="Seggelke, Klaus" w:date="2017-03-10T16:21:00Z">
              <w:r>
                <w:rPr>
                  <w:lang w:eastAsia="zh-CN"/>
                </w:rPr>
                <w:t xml:space="preserve">or NFVO </w:t>
              </w:r>
            </w:ins>
            <w:r w:rsidR="005A676A">
              <w:rPr>
                <w:lang w:eastAsia="zh-CN"/>
              </w:rPr>
              <w:t xml:space="preserve">the command “Stop” is been issued to bring </w:t>
            </w:r>
            <w:del w:id="4782" w:author="Seggelke, Klaus" w:date="2017-03-10T16:21:00Z">
              <w:r w:rsidR="005A676A" w:rsidDel="00EF6E15">
                <w:rPr>
                  <w:lang w:eastAsia="zh-CN"/>
                </w:rPr>
                <w:delText xml:space="preserve">back </w:delText>
              </w:r>
            </w:del>
            <w:r w:rsidR="005A676A">
              <w:rPr>
                <w:lang w:eastAsia="zh-CN"/>
              </w:rPr>
              <w:t>the VNF into an inactive state and validate the functionality has been deactivated by emitting packets and not packets should be processed at the end.</w:t>
            </w:r>
            <w:r w:rsidR="00EF0D52">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F6E15" w:rsidRDefault="00EF6E15" w:rsidP="00EF6E15">
            <w:pPr>
              <w:pStyle w:val="TestCaseInfo"/>
              <w:rPr>
                <w:ins w:id="4783" w:author="Seggelke, Klaus" w:date="2017-03-10T16:22:00Z"/>
              </w:rPr>
            </w:pPr>
            <w:ins w:id="4784" w:author="Seggelke, Klaus" w:date="2017-03-10T16:22:00Z">
              <w:r>
                <w:t>Measure the time it takes for the stop. We may need to go through multiple iterations to get an average time.</w:t>
              </w:r>
            </w:ins>
          </w:p>
          <w:p w:rsidR="00EF6E15" w:rsidRDefault="00EF6E15" w:rsidP="00EF6E15">
            <w:pPr>
              <w:pStyle w:val="TestCaseInfo"/>
              <w:rPr>
                <w:ins w:id="4785" w:author="Seggelke, Klaus" w:date="2017-03-10T16:22:00Z"/>
              </w:rPr>
            </w:pPr>
            <w:ins w:id="4786" w:author="Seggelke, Klaus" w:date="2017-03-10T16:22:00Z">
              <w:r>
                <w:t>Sequence:</w:t>
              </w:r>
            </w:ins>
          </w:p>
          <w:p w:rsidR="00EF6E15" w:rsidRPr="00D921A2" w:rsidRDefault="00EF6E15" w:rsidP="00EF6E15">
            <w:pPr>
              <w:pStyle w:val="TestCaseInfo"/>
              <w:numPr>
                <w:ilvl w:val="0"/>
                <w:numId w:val="36"/>
              </w:numPr>
              <w:rPr>
                <w:ins w:id="4787" w:author="Seggelke, Klaus" w:date="2017-03-10T16:22:00Z"/>
              </w:rPr>
            </w:pPr>
            <w:ins w:id="4788" w:author="Seggelke, Klaus" w:date="2017-03-10T16:22:00Z">
              <w:r w:rsidRPr="00D921A2">
                <w:t>Instantiate the VNF without load</w:t>
              </w:r>
            </w:ins>
          </w:p>
          <w:p w:rsidR="00EF6E15" w:rsidRDefault="00EF6E15" w:rsidP="00EF6E15">
            <w:pPr>
              <w:pStyle w:val="TestCaseInfo"/>
              <w:numPr>
                <w:ilvl w:val="0"/>
                <w:numId w:val="36"/>
              </w:numPr>
              <w:rPr>
                <w:ins w:id="4789" w:author="Seggelke, Klaus" w:date="2017-03-10T16:22:00Z"/>
              </w:rPr>
            </w:pPr>
            <w:ins w:id="4790" w:author="Seggelke, Klaus" w:date="2017-03-10T16:22:00Z">
              <w:r w:rsidRPr="00074BEF">
                <w:t>Validate VNF instantiation state is INSTANTIATED and VNF state is STARTED (--&gt; time stamp when correct state reached)</w:t>
              </w:r>
            </w:ins>
          </w:p>
          <w:p w:rsidR="00EF6E15" w:rsidRDefault="00EF6E15" w:rsidP="00EF6E15">
            <w:pPr>
              <w:pStyle w:val="TestCaseInfo"/>
              <w:numPr>
                <w:ilvl w:val="0"/>
                <w:numId w:val="36"/>
              </w:numPr>
              <w:rPr>
                <w:ins w:id="4791" w:author="Seggelke, Klaus" w:date="2017-03-10T16:22:00Z"/>
              </w:rPr>
            </w:pPr>
            <w:ins w:id="4792" w:author="Seggelke, Klaus" w:date="2017-03-10T16:22:00Z">
              <w:r>
                <w:t xml:space="preserve">Start the </w:t>
              </w:r>
              <w:r w:rsidR="00A3254F">
                <w:t>normal</w:t>
              </w:r>
              <w:r>
                <w:t xml:space="preserve"> traffic load</w:t>
              </w:r>
            </w:ins>
          </w:p>
          <w:p w:rsidR="00EF6E15" w:rsidRDefault="00EF6E15" w:rsidP="00EF6E15">
            <w:pPr>
              <w:pStyle w:val="TestCaseInfo"/>
              <w:numPr>
                <w:ilvl w:val="0"/>
                <w:numId w:val="36"/>
              </w:numPr>
              <w:rPr>
                <w:ins w:id="4793" w:author="Seggelke, Klaus" w:date="2017-03-10T16:22:00Z"/>
              </w:rPr>
            </w:pPr>
            <w:ins w:id="4794" w:author="Seggelke, Klaus" w:date="2017-03-10T16:22:00Z">
              <w:r>
                <w:t>Validate the provided functionality (--&gt; no dropped packets)</w:t>
              </w:r>
            </w:ins>
          </w:p>
          <w:p w:rsidR="00EF6E15" w:rsidRDefault="00EF6E15" w:rsidP="00EF6E15">
            <w:pPr>
              <w:pStyle w:val="TestCaseInfo"/>
              <w:numPr>
                <w:ilvl w:val="0"/>
                <w:numId w:val="36"/>
              </w:numPr>
              <w:rPr>
                <w:ins w:id="4795" w:author="Seggelke, Klaus" w:date="2017-03-10T16:22:00Z"/>
              </w:rPr>
            </w:pPr>
            <w:ins w:id="4796" w:author="Seggelke, Klaus" w:date="2017-03-10T16:22:00Z">
              <w:r>
                <w:t>Stop VNF (--&gt; time stamp)</w:t>
              </w:r>
            </w:ins>
          </w:p>
          <w:p w:rsidR="00EF6E15" w:rsidRDefault="00EF6E15" w:rsidP="00EF6E15">
            <w:pPr>
              <w:pStyle w:val="TestCaseInfo"/>
              <w:numPr>
                <w:ilvl w:val="0"/>
                <w:numId w:val="36"/>
              </w:numPr>
              <w:rPr>
                <w:ins w:id="4797" w:author="Seggelke, Klaus" w:date="2017-03-10T16:22:00Z"/>
              </w:rPr>
            </w:pPr>
            <w:ins w:id="4798" w:author="Seggelke, Klaus" w:date="2017-03-10T16:22:00Z">
              <w:r w:rsidRPr="00074BEF">
                <w:t xml:space="preserve">Validate VNF instantiation state is INSTANTIATED and VNF state is </w:t>
              </w:r>
              <w:r>
                <w:t xml:space="preserve">STOPPED </w:t>
              </w:r>
              <w:r w:rsidRPr="00074BEF">
                <w:t>(--&gt; time stamp when correct state reached)</w:t>
              </w:r>
            </w:ins>
          </w:p>
          <w:p w:rsidR="00EF6E15" w:rsidRDefault="00EF6E15" w:rsidP="00EF6E15">
            <w:pPr>
              <w:pStyle w:val="TestCaseInfo"/>
              <w:numPr>
                <w:ilvl w:val="0"/>
                <w:numId w:val="36"/>
              </w:numPr>
              <w:rPr>
                <w:ins w:id="4799" w:author="Seggelke, Klaus" w:date="2017-03-10T16:22:00Z"/>
              </w:rPr>
            </w:pPr>
            <w:ins w:id="4800" w:author="Seggelke, Klaus" w:date="2017-03-10T16:22:00Z">
              <w:r>
                <w:t>Ensure that no traffic flows once stop is completed (--&gt; time stamp)</w:t>
              </w:r>
            </w:ins>
          </w:p>
          <w:p w:rsidR="00EF6E15" w:rsidRDefault="00EF6E15" w:rsidP="00EF6E15">
            <w:pPr>
              <w:pStyle w:val="TestCaseInfo"/>
              <w:numPr>
                <w:ilvl w:val="0"/>
                <w:numId w:val="36"/>
              </w:numPr>
              <w:rPr>
                <w:ins w:id="4801" w:author="Seggelke, Klaus" w:date="2017-03-10T16:22:00Z"/>
              </w:rPr>
            </w:pPr>
            <w:ins w:id="4802" w:author="Seggelke, Klaus" w:date="2017-03-10T16:22:00Z">
              <w:r>
                <w:t>Stop Traffic Load</w:t>
              </w:r>
            </w:ins>
          </w:p>
          <w:p w:rsidR="00EF6E15" w:rsidRDefault="00EF6E15" w:rsidP="00EF6E15">
            <w:pPr>
              <w:pStyle w:val="TestCaseInfo"/>
              <w:numPr>
                <w:ilvl w:val="0"/>
                <w:numId w:val="36"/>
              </w:numPr>
              <w:rPr>
                <w:ins w:id="4803" w:author="Seggelke, Klaus" w:date="2017-03-10T16:22:00Z"/>
              </w:rPr>
            </w:pPr>
            <w:ins w:id="4804" w:author="Seggelke, Klaus" w:date="2017-03-10T16:22:00Z">
              <w:r>
                <w:t>Calculate the time for the deactivation (last time stamp arrival)</w:t>
              </w:r>
            </w:ins>
          </w:p>
          <w:p w:rsidR="00E80943" w:rsidDel="00A3254F" w:rsidRDefault="00E80943" w:rsidP="00EF6E15">
            <w:pPr>
              <w:pStyle w:val="TestCaseInfo"/>
              <w:numPr>
                <w:ilvl w:val="0"/>
                <w:numId w:val="36"/>
              </w:numPr>
              <w:rPr>
                <w:del w:id="4805" w:author="Seggelke, Klaus" w:date="2017-03-10T16:22:00Z"/>
              </w:rPr>
            </w:pPr>
            <w:del w:id="4806" w:author="Seggelke, Klaus" w:date="2017-03-10T16:22:00Z">
              <w:r w:rsidDel="00A3254F">
                <w:delText>Instantiate VNF</w:delText>
              </w:r>
            </w:del>
          </w:p>
          <w:p w:rsidR="00E80943" w:rsidDel="00A3254F" w:rsidRDefault="00E80943" w:rsidP="00EF6E15">
            <w:pPr>
              <w:pStyle w:val="TestCaseInfo"/>
              <w:numPr>
                <w:ilvl w:val="0"/>
                <w:numId w:val="36"/>
              </w:numPr>
              <w:rPr>
                <w:del w:id="4807" w:author="Seggelke, Klaus" w:date="2017-03-10T16:22:00Z"/>
              </w:rPr>
            </w:pPr>
            <w:del w:id="4808" w:author="Seggelke, Klaus" w:date="2017-03-10T16:22:00Z">
              <w:r w:rsidDel="00A3254F">
                <w:delText>Validate VNF is in state Inactive</w:delText>
              </w:r>
            </w:del>
          </w:p>
          <w:p w:rsidR="005A676A" w:rsidDel="00A3254F" w:rsidRDefault="005A676A" w:rsidP="00EF6E15">
            <w:pPr>
              <w:pStyle w:val="TestCaseInfo"/>
              <w:numPr>
                <w:ilvl w:val="0"/>
                <w:numId w:val="36"/>
              </w:numPr>
              <w:rPr>
                <w:del w:id="4809" w:author="Seggelke, Klaus" w:date="2017-03-10T16:22:00Z"/>
              </w:rPr>
            </w:pPr>
            <w:del w:id="4810" w:author="Seggelke, Klaus" w:date="2017-03-10T16:22:00Z">
              <w:r w:rsidDel="00A3254F">
                <w:delText>Start the VNF</w:delText>
              </w:r>
            </w:del>
          </w:p>
          <w:p w:rsidR="005A676A" w:rsidDel="00A3254F" w:rsidRDefault="005A676A" w:rsidP="00EF6E15">
            <w:pPr>
              <w:pStyle w:val="TestCaseInfo"/>
              <w:numPr>
                <w:ilvl w:val="0"/>
                <w:numId w:val="36"/>
              </w:numPr>
              <w:rPr>
                <w:del w:id="4811" w:author="Seggelke, Klaus" w:date="2017-03-10T16:22:00Z"/>
              </w:rPr>
            </w:pPr>
            <w:del w:id="4812" w:author="Seggelke, Klaus" w:date="2017-03-10T16:22:00Z">
              <w:r w:rsidDel="00A3254F">
                <w:delText>Validate the state is "Active"</w:delText>
              </w:r>
            </w:del>
          </w:p>
          <w:p w:rsidR="005A676A" w:rsidDel="00A3254F" w:rsidRDefault="005A676A" w:rsidP="00EF6E15">
            <w:pPr>
              <w:pStyle w:val="TestCaseInfo"/>
              <w:numPr>
                <w:ilvl w:val="0"/>
                <w:numId w:val="36"/>
              </w:numPr>
              <w:rPr>
                <w:del w:id="4813" w:author="Seggelke, Klaus" w:date="2017-03-10T16:22:00Z"/>
              </w:rPr>
            </w:pPr>
            <w:del w:id="4814" w:author="Seggelke, Klaus" w:date="2017-03-10T16:22:00Z">
              <w:r w:rsidDel="00A3254F">
                <w:delText xml:space="preserve">Start the </w:delText>
              </w:r>
              <w:r w:rsidR="00EF0D52" w:rsidDel="00A3254F">
                <w:delText xml:space="preserve">normal </w:delText>
              </w:r>
              <w:r w:rsidDel="00A3254F">
                <w:delText>traffic load</w:delText>
              </w:r>
            </w:del>
          </w:p>
          <w:p w:rsidR="005A676A" w:rsidDel="00A3254F" w:rsidRDefault="005A676A" w:rsidP="00EF6E15">
            <w:pPr>
              <w:pStyle w:val="TestCaseInfo"/>
              <w:numPr>
                <w:ilvl w:val="0"/>
                <w:numId w:val="36"/>
              </w:numPr>
              <w:rPr>
                <w:del w:id="4815" w:author="Seggelke, Klaus" w:date="2017-03-10T16:23:00Z"/>
              </w:rPr>
            </w:pPr>
            <w:del w:id="4816" w:author="Seggelke, Klaus" w:date="2017-03-10T16:23:00Z">
              <w:r w:rsidDel="00A3254F">
                <w:delText>Validate the provided functionality (--&gt; no dropped packets)</w:delText>
              </w:r>
            </w:del>
          </w:p>
          <w:p w:rsidR="005A676A" w:rsidDel="00A3254F" w:rsidRDefault="005A676A" w:rsidP="00EF6E15">
            <w:pPr>
              <w:pStyle w:val="TestCaseInfo"/>
              <w:numPr>
                <w:ilvl w:val="0"/>
                <w:numId w:val="36"/>
              </w:numPr>
              <w:rPr>
                <w:del w:id="4817" w:author="Seggelke, Klaus" w:date="2017-03-10T16:23:00Z"/>
              </w:rPr>
            </w:pPr>
            <w:del w:id="4818" w:author="Seggelke, Klaus" w:date="2017-03-10T16:23:00Z">
              <w:r w:rsidDel="00A3254F">
                <w:delText>Stop VNF (--&gt; time stamp)</w:delText>
              </w:r>
            </w:del>
          </w:p>
          <w:p w:rsidR="005A676A" w:rsidDel="00A3254F" w:rsidRDefault="005A676A" w:rsidP="00EF6E15">
            <w:pPr>
              <w:pStyle w:val="TestCaseInfo"/>
              <w:numPr>
                <w:ilvl w:val="0"/>
                <w:numId w:val="36"/>
              </w:numPr>
              <w:rPr>
                <w:del w:id="4819" w:author="Seggelke, Klaus" w:date="2017-03-10T16:23:00Z"/>
              </w:rPr>
            </w:pPr>
            <w:del w:id="4820" w:author="Seggelke, Klaus" w:date="2017-03-10T16:23:00Z">
              <w:r w:rsidDel="00A3254F">
                <w:delText>Validate VNF state is “Inactive”</w:delText>
              </w:r>
            </w:del>
          </w:p>
          <w:p w:rsidR="005A676A" w:rsidDel="00A3254F" w:rsidRDefault="005A676A" w:rsidP="00EF6E15">
            <w:pPr>
              <w:pStyle w:val="TestCaseInfo"/>
              <w:numPr>
                <w:ilvl w:val="0"/>
                <w:numId w:val="36"/>
              </w:numPr>
              <w:rPr>
                <w:del w:id="4821" w:author="Seggelke, Klaus" w:date="2017-03-10T16:23:00Z"/>
              </w:rPr>
            </w:pPr>
            <w:del w:id="4822" w:author="Seggelke, Klaus" w:date="2017-03-10T16:23:00Z">
              <w:r w:rsidDel="00A3254F">
                <w:delText>Ensure that no traffic flows once stop is completed (--&gt; time stamp)</w:delText>
              </w:r>
            </w:del>
          </w:p>
          <w:p w:rsidR="005A676A" w:rsidDel="00A3254F" w:rsidRDefault="005A676A" w:rsidP="00EF6E15">
            <w:pPr>
              <w:pStyle w:val="TestCaseInfo"/>
              <w:numPr>
                <w:ilvl w:val="0"/>
                <w:numId w:val="36"/>
              </w:numPr>
              <w:rPr>
                <w:del w:id="4823" w:author="Seggelke, Klaus" w:date="2017-03-10T16:23:00Z"/>
              </w:rPr>
            </w:pPr>
            <w:del w:id="4824" w:author="Seggelke, Klaus" w:date="2017-03-10T16:23:00Z">
              <w:r w:rsidDel="00A3254F">
                <w:delText>Stop Traffic Load</w:delText>
              </w:r>
            </w:del>
          </w:p>
          <w:p w:rsidR="005A676A" w:rsidDel="00A3254F" w:rsidRDefault="005A676A" w:rsidP="00EF6E15">
            <w:pPr>
              <w:pStyle w:val="TestCaseInfo"/>
              <w:numPr>
                <w:ilvl w:val="0"/>
                <w:numId w:val="36"/>
              </w:numPr>
              <w:rPr>
                <w:del w:id="4825" w:author="Seggelke, Klaus" w:date="2017-03-10T16:23:00Z"/>
              </w:rPr>
            </w:pPr>
            <w:del w:id="4826" w:author="Seggelke, Klaus" w:date="2017-03-10T16:23:00Z">
              <w:r w:rsidDel="00A3254F">
                <w:delText>Calculate the time for the deactivation (last time stamp arrival)</w:delText>
              </w:r>
            </w:del>
          </w:p>
          <w:p w:rsidR="005A676A" w:rsidRPr="00D921A2" w:rsidRDefault="005A676A" w:rsidP="00EF6E15">
            <w:pPr>
              <w:pStyle w:val="TestCaseInfo"/>
              <w:numPr>
                <w:ilvl w:val="0"/>
                <w:numId w:val="36"/>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4827" w:name="_Toc454184360"/>
      <w:bookmarkStart w:id="4828" w:name="_Toc477275592"/>
      <w:r>
        <w:t>VNF State Management: Termination</w:t>
      </w:r>
      <w:bookmarkEnd w:id="4827"/>
      <w:bookmarkEnd w:id="4828"/>
    </w:p>
    <w:p w:rsidR="005A676A" w:rsidRDefault="00EF0D52" w:rsidP="005A676A">
      <w:pPr>
        <w:rPr>
          <w:lang w:eastAsia="zh-CN"/>
        </w:rPr>
      </w:pPr>
      <w:r>
        <w:rPr>
          <w:lang w:eastAsia="zh-CN"/>
        </w:rPr>
        <w:t>Once a VNF is instantiated is has allocated and assigned resources. To free up the resources for an unused VNF, it must be terminated. This causes that all resources get released.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4829" w:name="_Toc454184425"/>
            <w:bookmarkStart w:id="4830" w:name="_Toc477275278"/>
            <w:r>
              <w:t>TC.VNF.STATE.TERM.001</w:t>
            </w:r>
            <w:r>
              <w:tab/>
            </w:r>
            <w:r w:rsidR="005A676A" w:rsidRPr="00B22467">
              <w:t xml:space="preserve">VNF terminate from </w:t>
            </w:r>
            <w:ins w:id="4831" w:author="Seggelke, Klaus" w:date="2017-03-10T16:25:00Z">
              <w:r w:rsidR="008D7F11">
                <w:t xml:space="preserve">VNF </w:t>
              </w:r>
            </w:ins>
            <w:r w:rsidR="005A676A" w:rsidRPr="00B22467">
              <w:t xml:space="preserve">state </w:t>
            </w:r>
            <w:ins w:id="4832" w:author="Seggelke, Klaus" w:date="2017-03-10T16:25:00Z">
              <w:r w:rsidR="008D7F11" w:rsidRPr="00074BEF">
                <w:t xml:space="preserve">STARTED </w:t>
              </w:r>
            </w:ins>
            <w:del w:id="4833" w:author="Seggelke, Klaus" w:date="2017-03-10T16:25:00Z">
              <w:r w:rsidR="005A676A" w:rsidRPr="00B22467" w:rsidDel="008D7F11">
                <w:delText xml:space="preserve">Active </w:delText>
              </w:r>
            </w:del>
            <w:r w:rsidR="005A676A" w:rsidRPr="00B22467">
              <w:t>without traffic load</w:t>
            </w:r>
            <w:bookmarkEnd w:id="4829"/>
            <w:bookmarkEnd w:id="4830"/>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w:t>
            </w:r>
            <w:ins w:id="4834" w:author="Seggelke, Klaus" w:date="2017-03-10T16:25:00Z">
              <w:r w:rsidR="008D7F11">
                <w:rPr>
                  <w:lang w:eastAsia="zh-CN"/>
                </w:rPr>
                <w:t xml:space="preserve"> VNF</w:t>
              </w:r>
            </w:ins>
            <w:r>
              <w:rPr>
                <w:lang w:eastAsia="zh-CN"/>
              </w:rPr>
              <w:t xml:space="preserve"> state “</w:t>
            </w:r>
            <w:ins w:id="4835" w:author="Seggelke, Klaus" w:date="2017-03-10T16:25:00Z">
              <w:r w:rsidR="008D7F11" w:rsidRPr="00074BEF">
                <w:t>STARTED</w:t>
              </w:r>
            </w:ins>
            <w:del w:id="4836" w:author="Seggelke, Klaus" w:date="2017-03-10T16:25:00Z">
              <w:r w:rsidDel="008D7F11">
                <w:rPr>
                  <w:lang w:eastAsia="zh-CN"/>
                </w:rPr>
                <w:delText>Active</w:delText>
              </w:r>
            </w:del>
            <w:r>
              <w:rPr>
                <w:lang w:eastAsia="zh-CN"/>
              </w:rPr>
              <w:t>” without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 xml:space="preserve">After the VNF is instantiated </w:t>
            </w:r>
            <w:del w:id="4837" w:author="Seggelke, Klaus" w:date="2017-03-10T16:26:00Z">
              <w:r w:rsidDel="008D7F11">
                <w:rPr>
                  <w:lang w:eastAsia="zh-CN"/>
                </w:rPr>
                <w:delText>and activated</w:delText>
              </w:r>
            </w:del>
            <w:r>
              <w:rPr>
                <w:lang w:eastAsia="zh-CN"/>
              </w:rPr>
              <w:t>, the VNF state is “</w:t>
            </w:r>
            <w:ins w:id="4838" w:author="Seggelke, Klaus" w:date="2017-03-10T16:26:00Z">
              <w:r w:rsidR="008D7F11" w:rsidRPr="00074BEF">
                <w:t>STARTED</w:t>
              </w:r>
            </w:ins>
            <w:del w:id="4839" w:author="Seggelke, Klaus" w:date="2017-03-10T16:26:00Z">
              <w:r w:rsidDel="008D7F11">
                <w:rPr>
                  <w:lang w:eastAsia="zh-CN"/>
                </w:rPr>
                <w:delText>Active</w:delText>
              </w:r>
            </w:del>
            <w:r>
              <w:rPr>
                <w:lang w:eastAsia="zh-CN"/>
              </w:rPr>
              <w:t xml:space="preserve">”. Via the VNFM </w:t>
            </w:r>
            <w:ins w:id="4840" w:author="Seggelke, Klaus" w:date="2017-03-10T16:26:00Z">
              <w:r w:rsidR="008D7F11">
                <w:rPr>
                  <w:lang w:eastAsia="zh-CN"/>
                </w:rPr>
                <w:t xml:space="preserve">or NFVO </w:t>
              </w:r>
            </w:ins>
            <w:r>
              <w:rPr>
                <w:lang w:eastAsia="zh-CN"/>
              </w:rPr>
              <w:t>the command “Terminate” is been issued to remove the VNF.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8D7F11" w:rsidRPr="00D921A2" w:rsidRDefault="008D7F11" w:rsidP="008D7F11">
            <w:pPr>
              <w:pStyle w:val="TestCaseInfo"/>
              <w:numPr>
                <w:ilvl w:val="0"/>
                <w:numId w:val="38"/>
              </w:numPr>
              <w:rPr>
                <w:ins w:id="4841" w:author="Seggelke, Klaus" w:date="2017-03-10T16:27:00Z"/>
              </w:rPr>
            </w:pPr>
            <w:ins w:id="4842" w:author="Seggelke, Klaus" w:date="2017-03-10T16:27:00Z">
              <w:r w:rsidRPr="00D921A2">
                <w:t>Instantiate the VNF without load</w:t>
              </w:r>
            </w:ins>
          </w:p>
          <w:p w:rsidR="008D7F11" w:rsidRDefault="008D7F11" w:rsidP="008D7F11">
            <w:pPr>
              <w:pStyle w:val="TestCaseInfo"/>
              <w:numPr>
                <w:ilvl w:val="0"/>
                <w:numId w:val="38"/>
              </w:numPr>
              <w:rPr>
                <w:ins w:id="4843" w:author="Seggelke, Klaus" w:date="2017-03-10T16:27:00Z"/>
              </w:rPr>
            </w:pPr>
            <w:ins w:id="4844" w:author="Seggelke, Klaus" w:date="2017-03-10T16:27:00Z">
              <w:r w:rsidRPr="00074BEF">
                <w:t>Validate VNF instantiation state is INSTANTIATED and VNF state is STARTED (--&gt; time stamp when correct state reached)</w:t>
              </w:r>
            </w:ins>
          </w:p>
          <w:p w:rsidR="008D7F11" w:rsidRDefault="008D7F11" w:rsidP="008D7F11">
            <w:pPr>
              <w:pStyle w:val="TestCaseInfo"/>
              <w:numPr>
                <w:ilvl w:val="0"/>
                <w:numId w:val="38"/>
              </w:numPr>
              <w:rPr>
                <w:ins w:id="4845" w:author="Seggelke, Klaus" w:date="2017-03-10T16:27:00Z"/>
              </w:rPr>
            </w:pPr>
            <w:ins w:id="4846" w:author="Seggelke, Klaus" w:date="2017-03-10T16:27:00Z">
              <w:r>
                <w:t>Start the low traffic load</w:t>
              </w:r>
            </w:ins>
          </w:p>
          <w:p w:rsidR="008D7F11" w:rsidRDefault="008D7F11" w:rsidP="008D7F11">
            <w:pPr>
              <w:pStyle w:val="TestCaseInfo"/>
              <w:numPr>
                <w:ilvl w:val="0"/>
                <w:numId w:val="38"/>
              </w:numPr>
              <w:rPr>
                <w:ins w:id="4847" w:author="Seggelke, Klaus" w:date="2017-03-10T16:27:00Z"/>
              </w:rPr>
            </w:pPr>
            <w:ins w:id="4848" w:author="Seggelke, Klaus" w:date="2017-03-10T16:27:00Z">
              <w:r>
                <w:t>Validate the provided functionality (--&gt; no dropped packets)</w:t>
              </w:r>
            </w:ins>
          </w:p>
          <w:p w:rsidR="005A676A" w:rsidDel="008D7F11" w:rsidRDefault="005A676A" w:rsidP="008D7F11">
            <w:pPr>
              <w:pStyle w:val="TestCaseInfo"/>
              <w:numPr>
                <w:ilvl w:val="0"/>
                <w:numId w:val="38"/>
              </w:numPr>
              <w:rPr>
                <w:del w:id="4849" w:author="Seggelke, Klaus" w:date="2017-03-10T16:27:00Z"/>
              </w:rPr>
            </w:pPr>
            <w:del w:id="4850" w:author="Seggelke, Klaus" w:date="2017-03-10T16:27:00Z">
              <w:r w:rsidDel="008D7F11">
                <w:delText>Instantiate VNF</w:delText>
              </w:r>
            </w:del>
          </w:p>
          <w:p w:rsidR="005A676A" w:rsidDel="008D7F11" w:rsidRDefault="005A676A" w:rsidP="008D7F11">
            <w:pPr>
              <w:pStyle w:val="TestCaseInfo"/>
              <w:numPr>
                <w:ilvl w:val="0"/>
                <w:numId w:val="38"/>
              </w:numPr>
              <w:rPr>
                <w:del w:id="4851" w:author="Seggelke, Klaus" w:date="2017-03-10T16:27:00Z"/>
              </w:rPr>
            </w:pPr>
            <w:del w:id="4852" w:author="Seggelke, Klaus" w:date="2017-03-10T16:27:00Z">
              <w:r w:rsidDel="008D7F11">
                <w:delText>Validate VNF is in state Inactive</w:delText>
              </w:r>
            </w:del>
          </w:p>
          <w:p w:rsidR="005A676A" w:rsidDel="008D7F11" w:rsidRDefault="005A676A" w:rsidP="008D7F11">
            <w:pPr>
              <w:pStyle w:val="TestCaseInfo"/>
              <w:numPr>
                <w:ilvl w:val="0"/>
                <w:numId w:val="38"/>
              </w:numPr>
              <w:rPr>
                <w:del w:id="4853" w:author="Seggelke, Klaus" w:date="2017-03-10T16:27:00Z"/>
              </w:rPr>
            </w:pPr>
            <w:del w:id="4854" w:author="Seggelke, Klaus" w:date="2017-03-10T16:27:00Z">
              <w:r w:rsidDel="008D7F11">
                <w:delText>Start the VNF</w:delText>
              </w:r>
            </w:del>
          </w:p>
          <w:p w:rsidR="005A676A" w:rsidDel="008D7F11" w:rsidRDefault="005A676A" w:rsidP="008D7F11">
            <w:pPr>
              <w:pStyle w:val="TestCaseInfo"/>
              <w:numPr>
                <w:ilvl w:val="0"/>
                <w:numId w:val="38"/>
              </w:numPr>
              <w:rPr>
                <w:del w:id="4855" w:author="Seggelke, Klaus" w:date="2017-03-10T16:27:00Z"/>
              </w:rPr>
            </w:pPr>
            <w:del w:id="4856" w:author="Seggelke, Klaus" w:date="2017-03-10T16:27:00Z">
              <w:r w:rsidDel="008D7F11">
                <w:delText>Validate the state is "Active"</w:delText>
              </w:r>
            </w:del>
          </w:p>
          <w:p w:rsidR="005A676A" w:rsidDel="008D7F11" w:rsidRDefault="005A676A" w:rsidP="008D7F11">
            <w:pPr>
              <w:pStyle w:val="TestCaseInfo"/>
              <w:numPr>
                <w:ilvl w:val="0"/>
                <w:numId w:val="38"/>
              </w:numPr>
              <w:rPr>
                <w:del w:id="4857" w:author="Seggelke, Klaus" w:date="2017-03-10T16:27:00Z"/>
              </w:rPr>
            </w:pPr>
            <w:del w:id="4858" w:author="Seggelke, Klaus" w:date="2017-03-10T16:27:00Z">
              <w:r w:rsidDel="008D7F11">
                <w:delText>Start the traffic load</w:delText>
              </w:r>
            </w:del>
          </w:p>
          <w:p w:rsidR="005A676A" w:rsidDel="008D7F11" w:rsidRDefault="005A676A" w:rsidP="008D7F11">
            <w:pPr>
              <w:pStyle w:val="TestCaseInfo"/>
              <w:numPr>
                <w:ilvl w:val="0"/>
                <w:numId w:val="38"/>
              </w:numPr>
              <w:rPr>
                <w:del w:id="4859" w:author="Seggelke, Klaus" w:date="2017-03-10T16:27:00Z"/>
              </w:rPr>
            </w:pPr>
            <w:del w:id="4860" w:author="Seggelke, Klaus" w:date="2017-03-10T16:27:00Z">
              <w:r w:rsidDel="008D7F11">
                <w:delText>Validate the provided functionality and all traffic goes through (--&gt; no dropped packets)</w:delText>
              </w:r>
            </w:del>
          </w:p>
          <w:p w:rsidR="005A676A" w:rsidRDefault="005A676A" w:rsidP="008D7F11">
            <w:pPr>
              <w:pStyle w:val="TestCaseInfo"/>
              <w:numPr>
                <w:ilvl w:val="0"/>
                <w:numId w:val="38"/>
              </w:numPr>
            </w:pPr>
            <w:r>
              <w:t>Stop traffic load</w:t>
            </w:r>
          </w:p>
          <w:p w:rsidR="005A676A" w:rsidRDefault="005A676A" w:rsidP="008D7F11">
            <w:pPr>
              <w:pStyle w:val="TestCaseInfo"/>
              <w:numPr>
                <w:ilvl w:val="0"/>
                <w:numId w:val="38"/>
              </w:numPr>
            </w:pPr>
            <w:r>
              <w:t>Ensure that no traffic flows once stop is completed</w:t>
            </w:r>
          </w:p>
          <w:p w:rsidR="005A676A" w:rsidRDefault="005A676A" w:rsidP="008D7F11">
            <w:pPr>
              <w:pStyle w:val="TestCaseInfo"/>
              <w:numPr>
                <w:ilvl w:val="0"/>
                <w:numId w:val="38"/>
              </w:numPr>
            </w:pPr>
            <w:r>
              <w:t>Terminate VNF (--&gt; time stamp)</w:t>
            </w:r>
          </w:p>
          <w:p w:rsidR="005A676A" w:rsidRDefault="005A676A" w:rsidP="008D7F11">
            <w:pPr>
              <w:pStyle w:val="TestCaseInfo"/>
              <w:numPr>
                <w:ilvl w:val="0"/>
                <w:numId w:val="38"/>
              </w:numPr>
            </w:pPr>
            <w:r>
              <w:t>Validate VNF is terminate and all resources have been released (</w:t>
            </w:r>
            <w:r>
              <w:sym w:font="Wingdings" w:char="F0E0"/>
            </w:r>
            <w:r>
              <w:t xml:space="preserve"> time stamp)</w:t>
            </w:r>
          </w:p>
          <w:p w:rsidR="005A676A" w:rsidRPr="00D921A2" w:rsidRDefault="005A676A" w:rsidP="008D7F11">
            <w:pPr>
              <w:pStyle w:val="TestCaseInfo"/>
              <w:numPr>
                <w:ilvl w:val="0"/>
                <w:numId w:val="38"/>
              </w:numPr>
            </w:pPr>
            <w:r>
              <w:t>Calculate the time for the termination (last time stamp arrival)</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EF0D52" w:rsidRDefault="00EF0D5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4861" w:name="_Toc454184426"/>
            <w:bookmarkStart w:id="4862" w:name="_Toc477275279"/>
            <w:r>
              <w:t>TC.VNF.STATE.TERM.002</w:t>
            </w:r>
            <w:r>
              <w:tab/>
            </w:r>
            <w:r w:rsidR="005A676A" w:rsidRPr="00B22467">
              <w:t xml:space="preserve">VNF terminate from </w:t>
            </w:r>
            <w:ins w:id="4863" w:author="Seggelke, Klaus" w:date="2017-03-10T16:40:00Z">
              <w:r w:rsidR="00CF1120">
                <w:t xml:space="preserve">VNF </w:t>
              </w:r>
            </w:ins>
            <w:r w:rsidR="005A676A" w:rsidRPr="00B22467">
              <w:t xml:space="preserve">state </w:t>
            </w:r>
            <w:del w:id="4864" w:author="Dragomir, Mihai-Stefan" w:date="2017-02-20T16:03:00Z">
              <w:r w:rsidR="005A676A" w:rsidRPr="00B22467" w:rsidDel="00AF688C">
                <w:delText xml:space="preserve">Active </w:delText>
              </w:r>
            </w:del>
            <w:ins w:id="4865" w:author="Dragomir, Mihai-Stefan" w:date="2017-02-20T16:03:00Z">
              <w:r w:rsidR="00AF688C">
                <w:t xml:space="preserve">STARTED </w:t>
              </w:r>
            </w:ins>
            <w:r w:rsidR="005A676A" w:rsidRPr="00B22467">
              <w:t>with low traffic load</w:t>
            </w:r>
            <w:bookmarkEnd w:id="4861"/>
            <w:bookmarkEnd w:id="4862"/>
          </w:p>
        </w:tc>
      </w:tr>
      <w:tr w:rsidR="005A676A" w:rsidTr="0021719D">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pPr>
              <w:pStyle w:val="TestCaseInfo"/>
              <w:rPr>
                <w:lang w:eastAsia="zh-CN"/>
              </w:rPr>
            </w:pPr>
            <w:r>
              <w:rPr>
                <w:lang w:eastAsia="zh-CN"/>
              </w:rPr>
              <w:t xml:space="preserve">Verify VNF can be terminated in </w:t>
            </w:r>
            <w:ins w:id="4866" w:author="Seggelke, Klaus" w:date="2017-03-10T16:28:00Z">
              <w:r w:rsidR="008D7F11">
                <w:rPr>
                  <w:lang w:eastAsia="zh-CN"/>
                </w:rPr>
                <w:t xml:space="preserve">VNF </w:t>
              </w:r>
            </w:ins>
            <w:r>
              <w:rPr>
                <w:lang w:eastAsia="zh-CN"/>
              </w:rPr>
              <w:t>state “</w:t>
            </w:r>
            <w:del w:id="4867" w:author="Dragomir, Mihai-Stefan" w:date="2017-02-20T16:04:00Z">
              <w:r w:rsidDel="00AF688C">
                <w:rPr>
                  <w:lang w:eastAsia="zh-CN"/>
                </w:rPr>
                <w:delText>Active</w:delText>
              </w:r>
            </w:del>
            <w:ins w:id="4868" w:author="Dragomir, Mihai-Stefan" w:date="2017-02-20T16:04:00Z">
              <w:del w:id="4869" w:author="Seggelke, Klaus" w:date="2017-03-10T16:28:00Z">
                <w:r w:rsidR="00AF688C" w:rsidDel="008D7F11">
                  <w:rPr>
                    <w:lang w:eastAsia="zh-CN"/>
                  </w:rPr>
                  <w:delText>STARTED</w:delText>
                </w:r>
              </w:del>
            </w:ins>
            <w:ins w:id="4870" w:author="Seggelke, Klaus" w:date="2017-03-10T16:28:00Z">
              <w:r w:rsidR="008D7F11">
                <w:rPr>
                  <w:lang w:eastAsia="zh-CN"/>
                </w:rPr>
                <w:t>STARTED</w:t>
              </w:r>
            </w:ins>
            <w:r>
              <w:rPr>
                <w:lang w:eastAsia="zh-CN"/>
              </w:rPr>
              <w:t>” under low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pPr>
              <w:pStyle w:val="TestCaseInfo"/>
              <w:rPr>
                <w:lang w:eastAsia="zh-CN"/>
              </w:rPr>
            </w:pPr>
            <w:r>
              <w:rPr>
                <w:lang w:eastAsia="zh-CN"/>
              </w:rPr>
              <w:t>After the VNF is instantiated</w:t>
            </w:r>
            <w:del w:id="4871" w:author="Dragomir, Mihai-Stefan" w:date="2017-02-20T16:04:00Z">
              <w:r w:rsidDel="00AF688C">
                <w:rPr>
                  <w:lang w:eastAsia="zh-CN"/>
                </w:rPr>
                <w:delText xml:space="preserve"> and activated</w:delText>
              </w:r>
            </w:del>
            <w:r>
              <w:rPr>
                <w:lang w:eastAsia="zh-CN"/>
              </w:rPr>
              <w:t>, the VNF state is “</w:t>
            </w:r>
            <w:del w:id="4872" w:author="Dragomir, Mihai-Stefan" w:date="2017-02-20T16:04:00Z">
              <w:r w:rsidDel="00AF688C">
                <w:rPr>
                  <w:lang w:eastAsia="zh-CN"/>
                </w:rPr>
                <w:delText>Active</w:delText>
              </w:r>
            </w:del>
            <w:ins w:id="4873" w:author="Dragomir, Mihai-Stefan" w:date="2017-02-20T16:04:00Z">
              <w:r w:rsidR="00AF688C">
                <w:rPr>
                  <w:lang w:eastAsia="zh-CN"/>
                </w:rPr>
                <w:t>STARTED</w:t>
              </w:r>
            </w:ins>
            <w:r>
              <w:rPr>
                <w:lang w:eastAsia="zh-CN"/>
              </w:rPr>
              <w:t>”. Via the VNFM the command “Terminate” is been issued to remove the VNF while low traffic is generated. After completion of the termination all reserved vResources of the VNF must be released and no traffic should flow.</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AF688C" w:rsidP="00AF688C">
            <w:pPr>
              <w:pStyle w:val="TestCaseInfo"/>
              <w:numPr>
                <w:ilvl w:val="0"/>
                <w:numId w:val="39"/>
              </w:numPr>
            </w:pPr>
            <w:ins w:id="4874" w:author="Dragomir, Mihai-Stefan" w:date="2017-02-20T16:05:00Z">
              <w:r w:rsidRPr="00AF688C">
                <w:t>Instantiate VNF without load (--&gt; time stamp)</w:t>
              </w:r>
            </w:ins>
            <w:del w:id="4875" w:author="Dragomir, Mihai-Stefan" w:date="2017-02-20T16:05:00Z">
              <w:r w:rsidR="005A676A" w:rsidDel="00AF688C">
                <w:delText>Instantiate VNF</w:delText>
              </w:r>
            </w:del>
          </w:p>
          <w:p w:rsidR="005A676A" w:rsidRDefault="00AF688C" w:rsidP="00AF688C">
            <w:pPr>
              <w:pStyle w:val="TestCaseInfo"/>
              <w:numPr>
                <w:ilvl w:val="0"/>
                <w:numId w:val="39"/>
              </w:numPr>
            </w:pPr>
            <w:ins w:id="4876" w:author="Dragomir, Mihai-Stefan" w:date="2017-02-20T16:05:00Z">
              <w:r w:rsidRPr="00AF688C">
                <w:t>Validate VNF instantiation state is INSTANTIATED and VNF state is STARTED (--&gt; time stamp when correct state reached)</w:t>
              </w:r>
            </w:ins>
            <w:del w:id="4877" w:author="Dragomir, Mihai-Stefan" w:date="2017-02-20T16:05:00Z">
              <w:r w:rsidR="005A676A" w:rsidDel="00AF688C">
                <w:delText>Validate VNF is in state Inactive</w:delText>
              </w:r>
            </w:del>
          </w:p>
          <w:p w:rsidR="005A676A" w:rsidDel="00AF688C" w:rsidRDefault="005A676A" w:rsidP="00046106">
            <w:pPr>
              <w:pStyle w:val="TestCaseInfo"/>
              <w:numPr>
                <w:ilvl w:val="0"/>
                <w:numId w:val="39"/>
              </w:numPr>
              <w:rPr>
                <w:del w:id="4878" w:author="Dragomir, Mihai-Stefan" w:date="2017-02-20T16:05:00Z"/>
              </w:rPr>
            </w:pPr>
            <w:del w:id="4879" w:author="Dragomir, Mihai-Stefan" w:date="2017-02-20T16:05:00Z">
              <w:r w:rsidDel="00AF688C">
                <w:delText>Start the VNF</w:delText>
              </w:r>
            </w:del>
          </w:p>
          <w:p w:rsidR="005A676A" w:rsidDel="00AF688C" w:rsidRDefault="005A676A" w:rsidP="00046106">
            <w:pPr>
              <w:pStyle w:val="TestCaseInfo"/>
              <w:numPr>
                <w:ilvl w:val="0"/>
                <w:numId w:val="39"/>
              </w:numPr>
              <w:rPr>
                <w:del w:id="4880" w:author="Dragomir, Mihai-Stefan" w:date="2017-02-20T16:05:00Z"/>
              </w:rPr>
            </w:pPr>
            <w:del w:id="4881" w:author="Dragomir, Mihai-Stefan" w:date="2017-02-20T16:05:00Z">
              <w:r w:rsidDel="00AF688C">
                <w:delText>Validate the state is "Active"</w:delText>
              </w:r>
            </w:del>
          </w:p>
          <w:p w:rsidR="005A676A" w:rsidRDefault="005A676A" w:rsidP="00046106">
            <w:pPr>
              <w:pStyle w:val="TestCaseInfo"/>
              <w:numPr>
                <w:ilvl w:val="0"/>
                <w:numId w:val="39"/>
              </w:numPr>
            </w:pPr>
            <w:r>
              <w:t>Start the low traffic load</w:t>
            </w:r>
          </w:p>
          <w:p w:rsidR="005A676A" w:rsidRDefault="005A676A" w:rsidP="00046106">
            <w:pPr>
              <w:pStyle w:val="TestCaseInfo"/>
              <w:numPr>
                <w:ilvl w:val="0"/>
                <w:numId w:val="39"/>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39"/>
              </w:numPr>
            </w:pPr>
            <w:r>
              <w:t>Terminate VNF (</w:t>
            </w:r>
            <w:r>
              <w:sym w:font="Wingdings" w:char="F0E0"/>
            </w:r>
            <w:r>
              <w:t xml:space="preserve"> time stamp)</w:t>
            </w:r>
          </w:p>
          <w:p w:rsidR="005A676A" w:rsidRDefault="005A676A" w:rsidP="00046106">
            <w:pPr>
              <w:pStyle w:val="TestCaseInfo"/>
              <w:numPr>
                <w:ilvl w:val="0"/>
                <w:numId w:val="39"/>
              </w:numPr>
            </w:pPr>
            <w:r>
              <w:t>Validate VNF is terminate</w:t>
            </w:r>
            <w:ins w:id="4882" w:author="Dragomir, Mihai-Stefan" w:date="2017-02-20T16:05:00Z">
              <w:r w:rsidR="00AF688C">
                <w:t>d</w:t>
              </w:r>
            </w:ins>
            <w:r>
              <w:t xml:space="preserve"> and all resources have been released</w:t>
            </w:r>
          </w:p>
          <w:p w:rsidR="005A676A" w:rsidRDefault="005A676A" w:rsidP="00046106">
            <w:pPr>
              <w:pStyle w:val="TestCaseInfo"/>
              <w:numPr>
                <w:ilvl w:val="0"/>
                <w:numId w:val="39"/>
              </w:numPr>
            </w:pPr>
            <w:r>
              <w:t>Ensure that no traffic flows once stop is completed</w:t>
            </w:r>
          </w:p>
          <w:p w:rsidR="005A676A" w:rsidDel="00CF1120" w:rsidRDefault="005A676A">
            <w:pPr>
              <w:pStyle w:val="TestCaseInfo"/>
              <w:numPr>
                <w:ilvl w:val="0"/>
                <w:numId w:val="39"/>
              </w:numPr>
              <w:rPr>
                <w:del w:id="4883" w:author="Dragomir, Mihai-Stefan" w:date="2017-02-20T16:06:00Z"/>
              </w:rPr>
            </w:pPr>
            <w:r>
              <w:t>Calculate the time for the termination (</w:t>
            </w:r>
            <w:r>
              <w:sym w:font="Wingdings" w:char="F0E0"/>
            </w:r>
            <w:r>
              <w:t xml:space="preserve"> last time stamp arrival)</w:t>
            </w:r>
          </w:p>
          <w:p w:rsidR="00CF1120" w:rsidRDefault="00CF1120" w:rsidP="00046106">
            <w:pPr>
              <w:pStyle w:val="TestCaseInfo"/>
              <w:numPr>
                <w:ilvl w:val="0"/>
                <w:numId w:val="39"/>
              </w:numPr>
              <w:rPr>
                <w:ins w:id="4884" w:author="Seggelke, Klaus" w:date="2017-03-10T16:37:00Z"/>
              </w:rPr>
            </w:pPr>
          </w:p>
          <w:p w:rsidR="005A676A" w:rsidRPr="00AF688C" w:rsidRDefault="005A676A">
            <w:pPr>
              <w:pStyle w:val="TestCaseInfo"/>
              <w:pPrChange w:id="4885" w:author="Seggelke, Klaus" w:date="2017-03-10T16:37:00Z">
                <w:pPr>
                  <w:pStyle w:val="TestCaseInfo"/>
                  <w:numPr>
                    <w:numId w:val="39"/>
                  </w:numPr>
                  <w:ind w:left="720" w:hanging="360"/>
                </w:pPr>
              </w:pPrChange>
            </w:pPr>
            <w:del w:id="4886" w:author="Dragomir, Mihai-Stefan" w:date="2017-02-20T16:06:00Z">
              <w:r w:rsidDel="00AF688C">
                <w:delText>Stop traffic load</w:delText>
              </w:r>
            </w:del>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E92B00">
            <w:pPr>
              <w:pStyle w:val="TestCase"/>
            </w:pPr>
            <w:bookmarkStart w:id="4887" w:name="_Toc454184427"/>
            <w:bookmarkStart w:id="4888" w:name="_Toc477275280"/>
            <w:r>
              <w:t>TC.VNF.STATE.TERM.00</w:t>
            </w:r>
            <w:r w:rsidR="00E92B00">
              <w:t>3</w:t>
            </w:r>
            <w:r>
              <w:tab/>
            </w:r>
            <w:r w:rsidR="005A676A" w:rsidRPr="00B22467">
              <w:t xml:space="preserve">VNF terminate from </w:t>
            </w:r>
            <w:ins w:id="4889" w:author="Seggelke, Klaus" w:date="2017-03-10T16:39:00Z">
              <w:r w:rsidR="00CF1120">
                <w:t xml:space="preserve">VNF </w:t>
              </w:r>
            </w:ins>
            <w:r w:rsidR="005A676A" w:rsidRPr="00B22467">
              <w:t xml:space="preserve">state </w:t>
            </w:r>
            <w:del w:id="4890" w:author="Seggelke, Klaus" w:date="2017-03-10T16:39:00Z">
              <w:r w:rsidR="005A676A" w:rsidRPr="00B22467" w:rsidDel="00CF1120">
                <w:delText xml:space="preserve">Active </w:delText>
              </w:r>
            </w:del>
            <w:ins w:id="4891" w:author="Seggelke, Klaus" w:date="2017-03-10T16:39:00Z">
              <w:r w:rsidR="00CF1120">
                <w:t xml:space="preserve">STARTED </w:t>
              </w:r>
              <w:r w:rsidR="00CF1120" w:rsidRPr="00B22467">
                <w:t xml:space="preserve"> </w:t>
              </w:r>
            </w:ins>
            <w:r w:rsidR="005A676A" w:rsidRPr="00B22467">
              <w:t xml:space="preserve">with </w:t>
            </w:r>
            <w:del w:id="4892" w:author="Seggelke, Klaus" w:date="2017-03-10T16:34:00Z">
              <w:r w:rsidR="00820129" w:rsidRPr="008D7F11" w:rsidDel="00CF1120">
                <w:rPr>
                  <w:highlight w:val="yellow"/>
                  <w:rPrChange w:id="4893" w:author="Seggelke, Klaus" w:date="2017-03-10T16:31:00Z">
                    <w:rPr/>
                  </w:rPrChange>
                </w:rPr>
                <w:delText>max</w:delText>
              </w:r>
              <w:r w:rsidR="00820129" w:rsidRPr="00B22467" w:rsidDel="00CF1120">
                <w:delText xml:space="preserve"> </w:delText>
              </w:r>
            </w:del>
            <w:ins w:id="4894" w:author="Seggelke, Klaus" w:date="2017-03-10T16:34:00Z">
              <w:r w:rsidR="00CF1120">
                <w:t>normal</w:t>
              </w:r>
              <w:r w:rsidR="00CF1120" w:rsidRPr="00B22467">
                <w:t xml:space="preserve"> </w:t>
              </w:r>
            </w:ins>
            <w:r w:rsidR="005A676A" w:rsidRPr="00B22467">
              <w:t>traffic load</w:t>
            </w:r>
            <w:bookmarkEnd w:id="4887"/>
            <w:bookmarkEnd w:id="4888"/>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w:t>
            </w:r>
            <w:del w:id="4895" w:author="Seggelke, Klaus" w:date="2017-03-10T16:29:00Z">
              <w:r w:rsidDel="008D7F11">
                <w:rPr>
                  <w:lang w:eastAsia="zh-CN"/>
                </w:rPr>
                <w:delText>Active</w:delText>
              </w:r>
            </w:del>
            <w:ins w:id="4896" w:author="Seggelke, Klaus" w:date="2017-03-10T16:29:00Z">
              <w:r w:rsidR="008D7F11">
                <w:rPr>
                  <w:lang w:eastAsia="zh-CN"/>
                </w:rPr>
                <w:t>STARTED</w:t>
              </w:r>
            </w:ins>
            <w:r>
              <w:rPr>
                <w:lang w:eastAsia="zh-CN"/>
              </w:rPr>
              <w:t xml:space="preserve">” under </w:t>
            </w:r>
            <w:ins w:id="4897" w:author="Seggelke, Klaus" w:date="2017-03-10T16:34:00Z">
              <w:r w:rsidR="00CF1120">
                <w:rPr>
                  <w:lang w:eastAsia="zh-CN"/>
                </w:rPr>
                <w:t>normal</w:t>
              </w:r>
            </w:ins>
            <w:del w:id="4898" w:author="Seggelke, Klaus" w:date="2017-03-10T16:34:00Z">
              <w:r w:rsidDel="00CF1120">
                <w:rPr>
                  <w:lang w:eastAsia="zh-CN"/>
                </w:rPr>
                <w:delText>max</w:delText>
              </w:r>
            </w:del>
            <w:r>
              <w:rPr>
                <w:lang w:eastAsia="zh-CN"/>
              </w:rPr>
              <w:t xml:space="preserve">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w:t>
            </w:r>
            <w:del w:id="4899" w:author="Seggelke, Klaus" w:date="2017-03-10T16:29:00Z">
              <w:r w:rsidDel="008D7F11">
                <w:rPr>
                  <w:lang w:eastAsia="zh-CN"/>
                </w:rPr>
                <w:delText xml:space="preserve"> and activated</w:delText>
              </w:r>
            </w:del>
            <w:r>
              <w:rPr>
                <w:lang w:eastAsia="zh-CN"/>
              </w:rPr>
              <w:t>, the VNF state is “</w:t>
            </w:r>
            <w:del w:id="4900" w:author="Seggelke, Klaus" w:date="2017-03-10T16:29:00Z">
              <w:r w:rsidDel="008D7F11">
                <w:rPr>
                  <w:lang w:eastAsia="zh-CN"/>
                </w:rPr>
                <w:delText>Active</w:delText>
              </w:r>
            </w:del>
            <w:ins w:id="4901" w:author="Seggelke, Klaus" w:date="2017-03-10T16:29:00Z">
              <w:r w:rsidR="008D7F11">
                <w:rPr>
                  <w:lang w:eastAsia="zh-CN"/>
                </w:rPr>
                <w:t>STARTED</w:t>
              </w:r>
            </w:ins>
            <w:r>
              <w:rPr>
                <w:lang w:eastAsia="zh-CN"/>
              </w:rPr>
              <w:t xml:space="preserve">”. Via the VNFM </w:t>
            </w:r>
            <w:ins w:id="4902" w:author="Seggelke, Klaus" w:date="2017-03-10T16:30:00Z">
              <w:r w:rsidR="008D7F11">
                <w:rPr>
                  <w:lang w:eastAsia="zh-CN"/>
                </w:rPr>
                <w:t xml:space="preserve">or NFVO </w:t>
              </w:r>
            </w:ins>
            <w:r>
              <w:rPr>
                <w:lang w:eastAsia="zh-CN"/>
              </w:rPr>
              <w:t xml:space="preserve">the command “Terminate” is been issued to remove the VNF while </w:t>
            </w:r>
            <w:del w:id="4903" w:author="Seggelke, Klaus" w:date="2017-03-10T16:34:00Z">
              <w:r w:rsidDel="00CF1120">
                <w:rPr>
                  <w:lang w:eastAsia="zh-CN"/>
                </w:rPr>
                <w:delText>max</w:delText>
              </w:r>
            </w:del>
            <w:ins w:id="4904" w:author="Seggelke, Klaus" w:date="2017-03-10T16:34:00Z">
              <w:r w:rsidR="00CF1120">
                <w:rPr>
                  <w:lang w:eastAsia="zh-CN"/>
                </w:rPr>
                <w:t>normal</w:t>
              </w:r>
            </w:ins>
            <w:r>
              <w:rPr>
                <w:lang w:eastAsia="zh-CN"/>
              </w:rPr>
              <w:t xml:space="preserve"> traffic is generated. After completion of the termination all reserved vResources of the VNF must be released and no traffic should flow.</w:t>
            </w:r>
            <w:r w:rsidR="00B52009">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CF1120" w:rsidRDefault="00CF1120" w:rsidP="00CF1120">
            <w:pPr>
              <w:pStyle w:val="TestCaseInfo"/>
              <w:numPr>
                <w:ilvl w:val="0"/>
                <w:numId w:val="40"/>
              </w:numPr>
              <w:rPr>
                <w:ins w:id="4905" w:author="Seggelke, Klaus" w:date="2017-03-10T16:35:00Z"/>
              </w:rPr>
            </w:pPr>
            <w:ins w:id="4906" w:author="Seggelke, Klaus" w:date="2017-03-10T16:35:00Z">
              <w:r w:rsidRPr="00AF688C">
                <w:t>Instantiate VNF without load (--&gt; time stamp)</w:t>
              </w:r>
            </w:ins>
          </w:p>
          <w:p w:rsidR="00CF1120" w:rsidRDefault="00CF1120" w:rsidP="00CF1120">
            <w:pPr>
              <w:pStyle w:val="TestCaseInfo"/>
              <w:numPr>
                <w:ilvl w:val="0"/>
                <w:numId w:val="40"/>
              </w:numPr>
              <w:rPr>
                <w:ins w:id="4907" w:author="Seggelke, Klaus" w:date="2017-03-10T16:35:00Z"/>
              </w:rPr>
            </w:pPr>
            <w:ins w:id="4908" w:author="Seggelke, Klaus" w:date="2017-03-10T16:35:00Z">
              <w:r w:rsidRPr="00AF688C">
                <w:t>Validate VNF instantiation state is INSTANTIATED and VNF state is STARTED (--&gt; time stamp when correct state reached)</w:t>
              </w:r>
            </w:ins>
          </w:p>
          <w:p w:rsidR="00CF1120" w:rsidRDefault="00CF1120" w:rsidP="00CF1120">
            <w:pPr>
              <w:pStyle w:val="TestCaseInfo"/>
              <w:numPr>
                <w:ilvl w:val="0"/>
                <w:numId w:val="40"/>
              </w:numPr>
              <w:rPr>
                <w:ins w:id="4909" w:author="Seggelke, Klaus" w:date="2017-03-10T16:35:00Z"/>
              </w:rPr>
            </w:pPr>
            <w:ins w:id="4910" w:author="Seggelke, Klaus" w:date="2017-03-10T16:35:00Z">
              <w:r>
                <w:t>Start the normal traffic load</w:t>
              </w:r>
            </w:ins>
          </w:p>
          <w:p w:rsidR="00CF1120" w:rsidRDefault="00CF1120" w:rsidP="00CF1120">
            <w:pPr>
              <w:pStyle w:val="TestCaseInfo"/>
              <w:numPr>
                <w:ilvl w:val="0"/>
                <w:numId w:val="40"/>
              </w:numPr>
              <w:rPr>
                <w:ins w:id="4911" w:author="Seggelke, Klaus" w:date="2017-03-10T16:35:00Z"/>
              </w:rPr>
            </w:pPr>
            <w:ins w:id="4912" w:author="Seggelke, Klaus" w:date="2017-03-10T16:35:00Z">
              <w:r>
                <w:t>Validate the provided functionality and all traffic goes through (</w:t>
              </w:r>
              <w:r>
                <w:sym w:font="Wingdings" w:char="F0E0"/>
              </w:r>
              <w:r>
                <w:t xml:space="preserve"> no dropped packets)</w:t>
              </w:r>
            </w:ins>
          </w:p>
          <w:p w:rsidR="00CF1120" w:rsidRDefault="00CF1120" w:rsidP="00CF1120">
            <w:pPr>
              <w:pStyle w:val="TestCaseInfo"/>
              <w:numPr>
                <w:ilvl w:val="0"/>
                <w:numId w:val="40"/>
              </w:numPr>
              <w:rPr>
                <w:ins w:id="4913" w:author="Seggelke, Klaus" w:date="2017-03-10T16:35:00Z"/>
              </w:rPr>
            </w:pPr>
            <w:ins w:id="4914" w:author="Seggelke, Klaus" w:date="2017-03-10T16:35:00Z">
              <w:r>
                <w:t>Terminate VNF (</w:t>
              </w:r>
              <w:r>
                <w:sym w:font="Wingdings" w:char="F0E0"/>
              </w:r>
              <w:r>
                <w:t xml:space="preserve"> time stamp)</w:t>
              </w:r>
            </w:ins>
          </w:p>
          <w:p w:rsidR="00CF1120" w:rsidRDefault="00CF1120" w:rsidP="00CF1120">
            <w:pPr>
              <w:pStyle w:val="TestCaseInfo"/>
              <w:numPr>
                <w:ilvl w:val="0"/>
                <w:numId w:val="40"/>
              </w:numPr>
              <w:rPr>
                <w:ins w:id="4915" w:author="Seggelke, Klaus" w:date="2017-03-10T16:35:00Z"/>
              </w:rPr>
            </w:pPr>
            <w:ins w:id="4916" w:author="Seggelke, Klaus" w:date="2017-03-10T16:35:00Z">
              <w:r>
                <w:lastRenderedPageBreak/>
                <w:t>Validate VNF is terminated and all resources have been released</w:t>
              </w:r>
            </w:ins>
          </w:p>
          <w:p w:rsidR="00CF1120" w:rsidRDefault="00CF1120" w:rsidP="00CF1120">
            <w:pPr>
              <w:pStyle w:val="TestCaseInfo"/>
              <w:numPr>
                <w:ilvl w:val="0"/>
                <w:numId w:val="40"/>
              </w:numPr>
              <w:rPr>
                <w:ins w:id="4917" w:author="Seggelke, Klaus" w:date="2017-03-10T16:35:00Z"/>
              </w:rPr>
            </w:pPr>
            <w:ins w:id="4918" w:author="Seggelke, Klaus" w:date="2017-03-10T16:35:00Z">
              <w:r>
                <w:t>Ensure that no traffic flows once stop is completed</w:t>
              </w:r>
            </w:ins>
          </w:p>
          <w:p w:rsidR="00CF1120" w:rsidRDefault="00CF1120" w:rsidP="00CF1120">
            <w:pPr>
              <w:pStyle w:val="TestCaseInfo"/>
              <w:numPr>
                <w:ilvl w:val="0"/>
                <w:numId w:val="40"/>
              </w:numPr>
              <w:rPr>
                <w:ins w:id="4919" w:author="Seggelke, Klaus" w:date="2017-03-10T16:35:00Z"/>
              </w:rPr>
            </w:pPr>
            <w:ins w:id="4920" w:author="Seggelke, Klaus" w:date="2017-03-10T16:35:00Z">
              <w:r>
                <w:t>Calculate the time for the termination (</w:t>
              </w:r>
              <w:r>
                <w:sym w:font="Wingdings" w:char="F0E0"/>
              </w:r>
              <w:r>
                <w:t xml:space="preserve"> last time stamp arrival)</w:t>
              </w:r>
            </w:ins>
          </w:p>
          <w:p w:rsidR="005A676A" w:rsidDel="00CF1120" w:rsidRDefault="005A676A">
            <w:pPr>
              <w:pStyle w:val="TestCaseInfo"/>
              <w:rPr>
                <w:del w:id="4921" w:author="Seggelke, Klaus" w:date="2017-03-10T16:36:00Z"/>
              </w:rPr>
              <w:pPrChange w:id="4922" w:author="Seggelke, Klaus" w:date="2017-03-10T16:36:00Z">
                <w:pPr>
                  <w:pStyle w:val="TestCaseInfo"/>
                  <w:numPr>
                    <w:numId w:val="40"/>
                  </w:numPr>
                  <w:ind w:left="720" w:hanging="360"/>
                </w:pPr>
              </w:pPrChange>
            </w:pPr>
            <w:del w:id="4923" w:author="Seggelke, Klaus" w:date="2017-03-10T16:36:00Z">
              <w:r w:rsidDel="00CF1120">
                <w:delText>Instantiate VNF</w:delText>
              </w:r>
            </w:del>
          </w:p>
          <w:p w:rsidR="005A676A" w:rsidDel="00CF1120" w:rsidRDefault="005A676A">
            <w:pPr>
              <w:pStyle w:val="TestCaseInfo"/>
              <w:rPr>
                <w:del w:id="4924" w:author="Seggelke, Klaus" w:date="2017-03-10T16:36:00Z"/>
              </w:rPr>
              <w:pPrChange w:id="4925" w:author="Seggelke, Klaus" w:date="2017-03-10T16:36:00Z">
                <w:pPr>
                  <w:pStyle w:val="TestCaseInfo"/>
                  <w:numPr>
                    <w:numId w:val="40"/>
                  </w:numPr>
                  <w:ind w:left="720" w:hanging="360"/>
                </w:pPr>
              </w:pPrChange>
            </w:pPr>
            <w:del w:id="4926" w:author="Seggelke, Klaus" w:date="2017-03-10T16:36:00Z">
              <w:r w:rsidDel="00CF1120">
                <w:delText>Validate VNF is in state Inactive</w:delText>
              </w:r>
            </w:del>
          </w:p>
          <w:p w:rsidR="005A676A" w:rsidDel="00CF1120" w:rsidRDefault="005A676A">
            <w:pPr>
              <w:pStyle w:val="TestCaseInfo"/>
              <w:rPr>
                <w:del w:id="4927" w:author="Seggelke, Klaus" w:date="2017-03-10T16:36:00Z"/>
              </w:rPr>
              <w:pPrChange w:id="4928" w:author="Seggelke, Klaus" w:date="2017-03-10T16:36:00Z">
                <w:pPr>
                  <w:pStyle w:val="TestCaseInfo"/>
                  <w:numPr>
                    <w:numId w:val="40"/>
                  </w:numPr>
                  <w:ind w:left="720" w:hanging="360"/>
                </w:pPr>
              </w:pPrChange>
            </w:pPr>
            <w:del w:id="4929" w:author="Seggelke, Klaus" w:date="2017-03-10T16:36:00Z">
              <w:r w:rsidDel="00CF1120">
                <w:delText>Start the VNF</w:delText>
              </w:r>
            </w:del>
          </w:p>
          <w:p w:rsidR="005A676A" w:rsidDel="00CF1120" w:rsidRDefault="005A676A">
            <w:pPr>
              <w:pStyle w:val="TestCaseInfo"/>
              <w:rPr>
                <w:del w:id="4930" w:author="Seggelke, Klaus" w:date="2017-03-10T16:36:00Z"/>
              </w:rPr>
              <w:pPrChange w:id="4931" w:author="Seggelke, Klaus" w:date="2017-03-10T16:36:00Z">
                <w:pPr>
                  <w:pStyle w:val="TestCaseInfo"/>
                  <w:numPr>
                    <w:numId w:val="40"/>
                  </w:numPr>
                  <w:ind w:left="720" w:hanging="360"/>
                </w:pPr>
              </w:pPrChange>
            </w:pPr>
            <w:del w:id="4932" w:author="Seggelke, Klaus" w:date="2017-03-10T16:36:00Z">
              <w:r w:rsidDel="00CF1120">
                <w:delText>Validate the state is "Active"</w:delText>
              </w:r>
            </w:del>
          </w:p>
          <w:p w:rsidR="005A676A" w:rsidDel="00CF1120" w:rsidRDefault="005A676A">
            <w:pPr>
              <w:pStyle w:val="TestCaseInfo"/>
              <w:rPr>
                <w:del w:id="4933" w:author="Seggelke, Klaus" w:date="2017-03-10T16:36:00Z"/>
              </w:rPr>
              <w:pPrChange w:id="4934" w:author="Seggelke, Klaus" w:date="2017-03-10T16:36:00Z">
                <w:pPr>
                  <w:pStyle w:val="TestCaseInfo"/>
                  <w:numPr>
                    <w:numId w:val="40"/>
                  </w:numPr>
                  <w:ind w:left="720" w:hanging="360"/>
                </w:pPr>
              </w:pPrChange>
            </w:pPr>
            <w:del w:id="4935" w:author="Seggelke, Klaus" w:date="2017-03-10T16:36:00Z">
              <w:r w:rsidDel="00CF1120">
                <w:delText>Start the max traffic load</w:delText>
              </w:r>
            </w:del>
          </w:p>
          <w:p w:rsidR="005A676A" w:rsidDel="00CF1120" w:rsidRDefault="005A676A">
            <w:pPr>
              <w:pStyle w:val="TestCaseInfo"/>
              <w:rPr>
                <w:del w:id="4936" w:author="Seggelke, Klaus" w:date="2017-03-10T16:36:00Z"/>
              </w:rPr>
              <w:pPrChange w:id="4937" w:author="Seggelke, Klaus" w:date="2017-03-10T16:36:00Z">
                <w:pPr>
                  <w:pStyle w:val="TestCaseInfo"/>
                  <w:numPr>
                    <w:numId w:val="40"/>
                  </w:numPr>
                  <w:ind w:left="720" w:hanging="360"/>
                </w:pPr>
              </w:pPrChange>
            </w:pPr>
            <w:del w:id="4938" w:author="Seggelke, Klaus" w:date="2017-03-10T16:36:00Z">
              <w:r w:rsidDel="00CF1120">
                <w:delText>Validate the provided functionality and all traffic goes through (</w:delText>
              </w:r>
              <w:r w:rsidDel="00CF1120">
                <w:sym w:font="Wingdings" w:char="F0E0"/>
              </w:r>
              <w:r w:rsidDel="00CF1120">
                <w:delText xml:space="preserve"> no dropped packets)</w:delText>
              </w:r>
            </w:del>
          </w:p>
          <w:p w:rsidR="005A676A" w:rsidDel="00CF1120" w:rsidRDefault="005A676A">
            <w:pPr>
              <w:pStyle w:val="TestCaseInfo"/>
              <w:rPr>
                <w:del w:id="4939" w:author="Seggelke, Klaus" w:date="2017-03-10T16:36:00Z"/>
              </w:rPr>
              <w:pPrChange w:id="4940" w:author="Seggelke, Klaus" w:date="2017-03-10T16:36:00Z">
                <w:pPr>
                  <w:pStyle w:val="TestCaseInfo"/>
                  <w:numPr>
                    <w:numId w:val="40"/>
                  </w:numPr>
                  <w:ind w:left="720" w:hanging="360"/>
                </w:pPr>
              </w:pPrChange>
            </w:pPr>
            <w:del w:id="4941" w:author="Seggelke, Klaus" w:date="2017-03-10T16:36:00Z">
              <w:r w:rsidDel="00CF1120">
                <w:delText>Terminate VNF (</w:delText>
              </w:r>
              <w:r w:rsidDel="00CF1120">
                <w:sym w:font="Wingdings" w:char="F0E0"/>
              </w:r>
              <w:r w:rsidDel="00CF1120">
                <w:delText xml:space="preserve"> time stamp)</w:delText>
              </w:r>
            </w:del>
          </w:p>
          <w:p w:rsidR="005A676A" w:rsidDel="00CF1120" w:rsidRDefault="005A676A">
            <w:pPr>
              <w:pStyle w:val="TestCaseInfo"/>
              <w:rPr>
                <w:del w:id="4942" w:author="Seggelke, Klaus" w:date="2017-03-10T16:36:00Z"/>
              </w:rPr>
              <w:pPrChange w:id="4943" w:author="Seggelke, Klaus" w:date="2017-03-10T16:36:00Z">
                <w:pPr>
                  <w:pStyle w:val="TestCaseInfo"/>
                  <w:numPr>
                    <w:numId w:val="40"/>
                  </w:numPr>
                  <w:ind w:left="720" w:hanging="360"/>
                </w:pPr>
              </w:pPrChange>
            </w:pPr>
            <w:del w:id="4944" w:author="Seggelke, Klaus" w:date="2017-03-10T16:36:00Z">
              <w:r w:rsidDel="00CF1120">
                <w:delText>Validate VNF is terminate and all resources have been released</w:delText>
              </w:r>
            </w:del>
          </w:p>
          <w:p w:rsidR="005A676A" w:rsidDel="00CF1120" w:rsidRDefault="005A676A">
            <w:pPr>
              <w:pStyle w:val="TestCaseInfo"/>
              <w:rPr>
                <w:del w:id="4945" w:author="Seggelke, Klaus" w:date="2017-03-10T16:36:00Z"/>
              </w:rPr>
              <w:pPrChange w:id="4946" w:author="Seggelke, Klaus" w:date="2017-03-10T16:36:00Z">
                <w:pPr>
                  <w:pStyle w:val="TestCaseInfo"/>
                  <w:numPr>
                    <w:numId w:val="40"/>
                  </w:numPr>
                  <w:ind w:left="720" w:hanging="360"/>
                </w:pPr>
              </w:pPrChange>
            </w:pPr>
            <w:del w:id="4947" w:author="Seggelke, Klaus" w:date="2017-03-10T16:36:00Z">
              <w:r w:rsidDel="00CF1120">
                <w:delText>Ensure that no traffic flows once stop is completed</w:delText>
              </w:r>
            </w:del>
          </w:p>
          <w:p w:rsidR="005A676A" w:rsidDel="00CF1120" w:rsidRDefault="005A676A">
            <w:pPr>
              <w:pStyle w:val="TestCaseInfo"/>
              <w:rPr>
                <w:del w:id="4948" w:author="Seggelke, Klaus" w:date="2017-03-10T16:36:00Z"/>
              </w:rPr>
              <w:pPrChange w:id="4949" w:author="Seggelke, Klaus" w:date="2017-03-10T16:36:00Z">
                <w:pPr>
                  <w:pStyle w:val="TestCaseInfo"/>
                  <w:numPr>
                    <w:numId w:val="40"/>
                  </w:numPr>
                  <w:ind w:left="720" w:hanging="360"/>
                </w:pPr>
              </w:pPrChange>
            </w:pPr>
            <w:del w:id="4950" w:author="Seggelke, Klaus" w:date="2017-03-10T16:36:00Z">
              <w:r w:rsidDel="00CF1120">
                <w:delText>Calculate the time for the termination (</w:delText>
              </w:r>
              <w:r w:rsidDel="00CF1120">
                <w:sym w:font="Wingdings" w:char="F0E0"/>
              </w:r>
              <w:r w:rsidDel="00CF1120">
                <w:delText xml:space="preserve"> last time stamp arrival)</w:delText>
              </w:r>
            </w:del>
          </w:p>
          <w:p w:rsidR="005A676A" w:rsidRPr="00D921A2" w:rsidRDefault="005A676A">
            <w:pPr>
              <w:pStyle w:val="TestCaseInfo"/>
              <w:pPrChange w:id="4951" w:author="Seggelke, Klaus" w:date="2017-03-10T16:36:00Z">
                <w:pPr>
                  <w:pStyle w:val="TestCaseInfo"/>
                  <w:numPr>
                    <w:numId w:val="40"/>
                  </w:numPr>
                  <w:ind w:left="720" w:hanging="360"/>
                </w:pPr>
              </w:pPrChange>
            </w:pPr>
            <w:del w:id="4952" w:author="Seggelke, Klaus" w:date="2017-03-10T16:36:00Z">
              <w:r w:rsidDel="00CF1120">
                <w:delText>Stop traffic load</w:delText>
              </w:r>
            </w:del>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4953" w:name="_Toc454184428"/>
            <w:bookmarkStart w:id="4954" w:name="_Toc477275281"/>
            <w:r>
              <w:t>TC.VNF.STATE.TERM.00</w:t>
            </w:r>
            <w:r w:rsidR="00E92B00">
              <w:t>4</w:t>
            </w:r>
            <w:r>
              <w:tab/>
            </w:r>
            <w:r w:rsidR="005A676A" w:rsidRPr="006E0457">
              <w:t xml:space="preserve">VNF terminate from state </w:t>
            </w:r>
            <w:del w:id="4955" w:author="Seggelke, Klaus" w:date="2017-03-10T16:41:00Z">
              <w:r w:rsidR="005A676A" w:rsidRPr="006E0457" w:rsidDel="00CF1120">
                <w:delText xml:space="preserve">Inactive </w:delText>
              </w:r>
            </w:del>
            <w:ins w:id="4956" w:author="Seggelke, Klaus" w:date="2017-03-10T16:41:00Z">
              <w:r w:rsidR="00CF1120">
                <w:t xml:space="preserve">STOPPED </w:t>
              </w:r>
            </w:ins>
            <w:r w:rsidR="005A676A" w:rsidRPr="006E0457">
              <w:t>without load</w:t>
            </w:r>
            <w:bookmarkEnd w:id="4953"/>
            <w:bookmarkEnd w:id="4954"/>
          </w:p>
        </w:tc>
      </w:tr>
      <w:tr w:rsidR="005A676A" w:rsidTr="0021719D">
        <w:trPr>
          <w:trHeight w:val="49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w:t>
            </w:r>
            <w:del w:id="4957" w:author="Seggelke, Klaus" w:date="2017-03-10T16:37:00Z">
              <w:r w:rsidDel="00CF1120">
                <w:rPr>
                  <w:lang w:eastAsia="zh-CN"/>
                </w:rPr>
                <w:delText>Inactive</w:delText>
              </w:r>
            </w:del>
            <w:ins w:id="4958" w:author="Seggelke, Klaus" w:date="2017-03-10T16:37:00Z">
              <w:r w:rsidR="00CF1120">
                <w:rPr>
                  <w:lang w:eastAsia="zh-CN"/>
                </w:rPr>
                <w:t>STOPPED</w:t>
              </w:r>
            </w:ins>
            <w:r>
              <w:rPr>
                <w:lang w:eastAsia="zh-CN"/>
              </w:rPr>
              <w:t>” without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w:t>
            </w:r>
            <w:del w:id="4959" w:author="Seggelke, Klaus" w:date="2017-03-10T16:37:00Z">
              <w:r w:rsidDel="00CF1120">
                <w:rPr>
                  <w:lang w:eastAsia="zh-CN"/>
                </w:rPr>
                <w:delText>Inactive</w:delText>
              </w:r>
            </w:del>
            <w:ins w:id="4960" w:author="Seggelke, Klaus" w:date="2017-03-10T16:37:00Z">
              <w:r w:rsidR="00CF1120">
                <w:rPr>
                  <w:lang w:eastAsia="zh-CN"/>
                </w:rPr>
                <w:t>STARTED</w:t>
              </w:r>
            </w:ins>
            <w:r>
              <w:rPr>
                <w:lang w:eastAsia="zh-CN"/>
              </w:rPr>
              <w:t xml:space="preserve">”. </w:t>
            </w:r>
            <w:ins w:id="4961" w:author="Seggelke, Klaus" w:date="2017-03-10T16:37:00Z">
              <w:r w:rsidR="00CF1120">
                <w:rPr>
                  <w:lang w:eastAsia="zh-CN"/>
                </w:rPr>
                <w:t xml:space="preserve">A command stop must be issued to get the VNF into the </w:t>
              </w:r>
            </w:ins>
            <w:ins w:id="4962" w:author="Seggelke, Klaus" w:date="2017-03-10T16:38:00Z">
              <w:r w:rsidR="00CF1120">
                <w:rPr>
                  <w:lang w:eastAsia="zh-CN"/>
                </w:rPr>
                <w:t xml:space="preserve">VNF </w:t>
              </w:r>
            </w:ins>
            <w:ins w:id="4963" w:author="Seggelke, Klaus" w:date="2017-03-10T16:37:00Z">
              <w:r w:rsidR="00CF1120">
                <w:rPr>
                  <w:lang w:eastAsia="zh-CN"/>
                </w:rPr>
                <w:t xml:space="preserve">state </w:t>
              </w:r>
            </w:ins>
            <w:ins w:id="4964" w:author="Seggelke, Klaus" w:date="2017-03-10T16:38:00Z">
              <w:r w:rsidR="00CF1120">
                <w:rPr>
                  <w:lang w:eastAsia="zh-CN"/>
                </w:rPr>
                <w:t xml:space="preserve">“STOPPED”. </w:t>
              </w:r>
            </w:ins>
            <w:r>
              <w:rPr>
                <w:lang w:eastAsia="zh-CN"/>
              </w:rPr>
              <w:t xml:space="preserve">Via the VNFM </w:t>
            </w:r>
            <w:ins w:id="4965" w:author="Seggelke, Klaus" w:date="2017-03-10T16:38:00Z">
              <w:r w:rsidR="00CF1120">
                <w:rPr>
                  <w:lang w:eastAsia="zh-CN"/>
                </w:rPr>
                <w:t xml:space="preserve">or NFVO </w:t>
              </w:r>
            </w:ins>
            <w:r>
              <w:rPr>
                <w:lang w:eastAsia="zh-CN"/>
              </w:rPr>
              <w:t>the command “Terminate” is been issued to remove the VNF without traffic.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CF1120" w:rsidRPr="00D921A2" w:rsidRDefault="00CF1120" w:rsidP="0004053A">
            <w:pPr>
              <w:pStyle w:val="TestCaseInfo"/>
              <w:numPr>
                <w:ilvl w:val="0"/>
                <w:numId w:val="41"/>
              </w:numPr>
              <w:rPr>
                <w:ins w:id="4966" w:author="Seggelke, Klaus" w:date="2017-03-10T16:42:00Z"/>
              </w:rPr>
            </w:pPr>
            <w:ins w:id="4967" w:author="Seggelke, Klaus" w:date="2017-03-10T16:42:00Z">
              <w:r w:rsidRPr="00D921A2">
                <w:t>Instantiate the VNF without load</w:t>
              </w:r>
            </w:ins>
          </w:p>
          <w:p w:rsidR="00CF1120" w:rsidRDefault="00CF1120" w:rsidP="0004053A">
            <w:pPr>
              <w:pStyle w:val="TestCaseInfo"/>
              <w:numPr>
                <w:ilvl w:val="0"/>
                <w:numId w:val="41"/>
              </w:numPr>
              <w:rPr>
                <w:ins w:id="4968" w:author="Seggelke, Klaus" w:date="2017-03-10T16:42:00Z"/>
              </w:rPr>
            </w:pPr>
            <w:ins w:id="4969" w:author="Seggelke, Klaus" w:date="2017-03-10T16:42:00Z">
              <w:r w:rsidRPr="00074BEF">
                <w:t>Validate VNF instantiation state is INSTANTIATED and VNF state is STARTED (--&gt; time stamp when correct state reached)</w:t>
              </w:r>
            </w:ins>
          </w:p>
          <w:p w:rsidR="00CF1120" w:rsidRDefault="00CF1120" w:rsidP="0004053A">
            <w:pPr>
              <w:pStyle w:val="TestCaseInfo"/>
              <w:numPr>
                <w:ilvl w:val="0"/>
                <w:numId w:val="41"/>
              </w:numPr>
              <w:rPr>
                <w:ins w:id="4970" w:author="Seggelke, Klaus" w:date="2017-03-10T16:42:00Z"/>
              </w:rPr>
            </w:pPr>
            <w:ins w:id="4971" w:author="Seggelke, Klaus" w:date="2017-03-10T16:42:00Z">
              <w:r>
                <w:t>Start the low traffic load</w:t>
              </w:r>
            </w:ins>
          </w:p>
          <w:p w:rsidR="00CF1120" w:rsidRDefault="00CF1120" w:rsidP="0004053A">
            <w:pPr>
              <w:pStyle w:val="TestCaseInfo"/>
              <w:numPr>
                <w:ilvl w:val="0"/>
                <w:numId w:val="41"/>
              </w:numPr>
              <w:rPr>
                <w:ins w:id="4972" w:author="Seggelke, Klaus" w:date="2017-03-10T16:42:00Z"/>
              </w:rPr>
            </w:pPr>
            <w:ins w:id="4973" w:author="Seggelke, Klaus" w:date="2017-03-10T16:42:00Z">
              <w:r>
                <w:t>Validate the provided functionality (--&gt; no dropped packets)</w:t>
              </w:r>
            </w:ins>
          </w:p>
          <w:p w:rsidR="0004053A" w:rsidRDefault="0004053A" w:rsidP="0004053A">
            <w:pPr>
              <w:pStyle w:val="TestCaseInfo"/>
              <w:numPr>
                <w:ilvl w:val="0"/>
                <w:numId w:val="41"/>
              </w:numPr>
              <w:rPr>
                <w:ins w:id="4974" w:author="Seggelke, Klaus" w:date="2017-03-10T16:45:00Z"/>
              </w:rPr>
            </w:pPr>
            <w:ins w:id="4975" w:author="Seggelke, Klaus" w:date="2017-03-10T16:45:00Z">
              <w:r>
                <w:t>Stop traffic</w:t>
              </w:r>
            </w:ins>
          </w:p>
          <w:p w:rsidR="0004053A" w:rsidRDefault="0004053A" w:rsidP="0004053A">
            <w:pPr>
              <w:pStyle w:val="TestCaseInfo"/>
              <w:numPr>
                <w:ilvl w:val="0"/>
                <w:numId w:val="41"/>
              </w:numPr>
              <w:rPr>
                <w:ins w:id="4976" w:author="Seggelke, Klaus" w:date="2017-03-10T16:45:00Z"/>
              </w:rPr>
            </w:pPr>
            <w:ins w:id="4977" w:author="Seggelke, Klaus" w:date="2017-03-10T16:45:00Z">
              <w:r>
                <w:t>Validate no traffic goes through</w:t>
              </w:r>
            </w:ins>
          </w:p>
          <w:p w:rsidR="00CF1120" w:rsidRDefault="00CF1120" w:rsidP="0004053A">
            <w:pPr>
              <w:pStyle w:val="TestCaseInfo"/>
              <w:numPr>
                <w:ilvl w:val="0"/>
                <w:numId w:val="41"/>
              </w:numPr>
              <w:rPr>
                <w:ins w:id="4978" w:author="Seggelke, Klaus" w:date="2017-03-10T16:42:00Z"/>
              </w:rPr>
            </w:pPr>
            <w:ins w:id="4979" w:author="Seggelke, Klaus" w:date="2017-03-10T16:42:00Z">
              <w:r>
                <w:t>Stop VNF (--&gt; time stamp)</w:t>
              </w:r>
            </w:ins>
          </w:p>
          <w:p w:rsidR="00CF1120" w:rsidRDefault="00CF1120" w:rsidP="0004053A">
            <w:pPr>
              <w:pStyle w:val="TestCaseInfo"/>
              <w:numPr>
                <w:ilvl w:val="0"/>
                <w:numId w:val="41"/>
              </w:numPr>
              <w:rPr>
                <w:ins w:id="4980" w:author="Seggelke, Klaus" w:date="2017-03-10T16:42:00Z"/>
              </w:rPr>
            </w:pPr>
            <w:ins w:id="4981" w:author="Seggelke, Klaus" w:date="2017-03-10T16:42:00Z">
              <w:r w:rsidRPr="00074BEF">
                <w:t xml:space="preserve">Validate VNF instantiation state is INSTANTIATED and VNF state is </w:t>
              </w:r>
              <w:r>
                <w:t xml:space="preserve">STOPPED </w:t>
              </w:r>
              <w:r w:rsidRPr="00074BEF">
                <w:t>(--&gt; time stamp when correct state reached)</w:t>
              </w:r>
            </w:ins>
          </w:p>
          <w:p w:rsidR="005A676A" w:rsidDel="00CF1120" w:rsidRDefault="005A676A" w:rsidP="0004053A">
            <w:pPr>
              <w:pStyle w:val="TestCaseInfo"/>
              <w:numPr>
                <w:ilvl w:val="0"/>
                <w:numId w:val="41"/>
              </w:numPr>
              <w:rPr>
                <w:del w:id="4982" w:author="Seggelke, Klaus" w:date="2017-03-10T16:42:00Z"/>
              </w:rPr>
            </w:pPr>
            <w:del w:id="4983" w:author="Seggelke, Klaus" w:date="2017-03-10T16:42:00Z">
              <w:r w:rsidDel="00CF1120">
                <w:delText>Instantiate VNF</w:delText>
              </w:r>
            </w:del>
          </w:p>
          <w:p w:rsidR="005A676A" w:rsidDel="00CF1120" w:rsidRDefault="005A676A" w:rsidP="0004053A">
            <w:pPr>
              <w:pStyle w:val="TestCaseInfo"/>
              <w:numPr>
                <w:ilvl w:val="0"/>
                <w:numId w:val="41"/>
              </w:numPr>
              <w:rPr>
                <w:del w:id="4984" w:author="Seggelke, Klaus" w:date="2017-03-10T16:42:00Z"/>
              </w:rPr>
            </w:pPr>
            <w:del w:id="4985" w:author="Seggelke, Klaus" w:date="2017-03-10T16:42:00Z">
              <w:r w:rsidDel="00CF1120">
                <w:delText>Validate VNF is in state Inactive</w:delText>
              </w:r>
            </w:del>
          </w:p>
          <w:p w:rsidR="005A676A" w:rsidDel="00CF1120" w:rsidRDefault="005A676A" w:rsidP="0004053A">
            <w:pPr>
              <w:pStyle w:val="TestCaseInfo"/>
              <w:numPr>
                <w:ilvl w:val="0"/>
                <w:numId w:val="41"/>
              </w:numPr>
              <w:rPr>
                <w:del w:id="4986" w:author="Seggelke, Klaus" w:date="2017-03-10T16:42:00Z"/>
              </w:rPr>
            </w:pPr>
            <w:del w:id="4987" w:author="Seggelke, Klaus" w:date="2017-03-10T16:42:00Z">
              <w:r w:rsidDel="00CF1120">
                <w:delText>Start the traffic load</w:delText>
              </w:r>
            </w:del>
          </w:p>
          <w:p w:rsidR="005A676A" w:rsidDel="00CF1120" w:rsidRDefault="005A676A" w:rsidP="0004053A">
            <w:pPr>
              <w:pStyle w:val="TestCaseInfo"/>
              <w:numPr>
                <w:ilvl w:val="0"/>
                <w:numId w:val="41"/>
              </w:numPr>
              <w:rPr>
                <w:del w:id="4988" w:author="Seggelke, Klaus" w:date="2017-03-10T16:42:00Z"/>
              </w:rPr>
            </w:pPr>
            <w:del w:id="4989" w:author="Seggelke, Klaus" w:date="2017-03-10T16:42:00Z">
              <w:r w:rsidDel="00CF1120">
                <w:delText>Validate no traffic goes through</w:delText>
              </w:r>
            </w:del>
          </w:p>
          <w:p w:rsidR="005A676A" w:rsidDel="00CF1120" w:rsidRDefault="005A676A" w:rsidP="0004053A">
            <w:pPr>
              <w:pStyle w:val="TestCaseInfo"/>
              <w:numPr>
                <w:ilvl w:val="0"/>
                <w:numId w:val="41"/>
              </w:numPr>
              <w:rPr>
                <w:del w:id="4990" w:author="Seggelke, Klaus" w:date="2017-03-10T16:42:00Z"/>
              </w:rPr>
            </w:pPr>
            <w:del w:id="4991" w:author="Seggelke, Klaus" w:date="2017-03-10T16:42:00Z">
              <w:r w:rsidDel="00CF1120">
                <w:delText>Stop traffic</w:delText>
              </w:r>
            </w:del>
          </w:p>
          <w:p w:rsidR="005A676A" w:rsidDel="00CF1120" w:rsidRDefault="005A676A" w:rsidP="0004053A">
            <w:pPr>
              <w:pStyle w:val="TestCaseInfo"/>
              <w:numPr>
                <w:ilvl w:val="0"/>
                <w:numId w:val="41"/>
              </w:numPr>
              <w:rPr>
                <w:del w:id="4992" w:author="Seggelke, Klaus" w:date="2017-03-10T16:42:00Z"/>
              </w:rPr>
            </w:pPr>
            <w:del w:id="4993" w:author="Seggelke, Klaus" w:date="2017-03-10T16:42:00Z">
              <w:r w:rsidDel="00CF1120">
                <w:delText>Terminate VNF (--&gt; time stamp)</w:delText>
              </w:r>
            </w:del>
          </w:p>
          <w:p w:rsidR="005A676A" w:rsidRDefault="005A676A" w:rsidP="0004053A">
            <w:pPr>
              <w:pStyle w:val="TestCaseInfo"/>
              <w:numPr>
                <w:ilvl w:val="0"/>
                <w:numId w:val="41"/>
              </w:numPr>
            </w:pPr>
            <w:r>
              <w:t>Validate VNF is terminate and all resources have been released (--&gt; time stamp)</w:t>
            </w:r>
          </w:p>
          <w:p w:rsidR="005A676A" w:rsidRPr="00D921A2" w:rsidRDefault="005A676A" w:rsidP="0004053A">
            <w:pPr>
              <w:pStyle w:val="TestCaseInfo"/>
              <w:numPr>
                <w:ilvl w:val="0"/>
                <w:numId w:val="41"/>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pPr>
              <w:pStyle w:val="TestCase"/>
            </w:pPr>
            <w:bookmarkStart w:id="4994" w:name="_Toc454184429"/>
            <w:bookmarkStart w:id="4995" w:name="_Toc477275282"/>
            <w:r>
              <w:t>TC.VNF.STATE.TERM.00</w:t>
            </w:r>
            <w:r w:rsidR="00E92B00">
              <w:t>5</w:t>
            </w:r>
            <w:r>
              <w:tab/>
            </w:r>
            <w:r w:rsidR="005A676A" w:rsidRPr="006E0457">
              <w:t xml:space="preserve">VNF terminate from </w:t>
            </w:r>
            <w:ins w:id="4996" w:author="Seggelke, Klaus" w:date="2017-03-10T16:43:00Z">
              <w:r w:rsidR="00CF1120">
                <w:t xml:space="preserve">VNF </w:t>
              </w:r>
            </w:ins>
            <w:r w:rsidR="005A676A" w:rsidRPr="006E0457">
              <w:t xml:space="preserve">state </w:t>
            </w:r>
            <w:del w:id="4997" w:author="Seggelke, Klaus" w:date="2017-03-10T16:43:00Z">
              <w:r w:rsidR="005A676A" w:rsidRPr="006E0457" w:rsidDel="00CF1120">
                <w:delText xml:space="preserve">Inactive </w:delText>
              </w:r>
            </w:del>
            <w:ins w:id="4998" w:author="Seggelke, Klaus" w:date="2017-03-10T16:43:00Z">
              <w:r w:rsidR="00CF1120">
                <w:t>STOPPED</w:t>
              </w:r>
              <w:r w:rsidR="00CF1120" w:rsidRPr="006E0457">
                <w:t xml:space="preserve"> </w:t>
              </w:r>
            </w:ins>
            <w:r w:rsidR="005A676A" w:rsidRPr="006E0457">
              <w:t>with load</w:t>
            </w:r>
            <w:bookmarkEnd w:id="4994"/>
            <w:bookmarkEnd w:id="4995"/>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 xml:space="preserve">Verify VNF can be terminated in </w:t>
            </w:r>
            <w:ins w:id="4999" w:author="Seggelke, Klaus" w:date="2017-03-10T16:43:00Z">
              <w:r w:rsidR="00CF1120">
                <w:rPr>
                  <w:lang w:eastAsia="zh-CN"/>
                </w:rPr>
                <w:t xml:space="preserve">VNF </w:t>
              </w:r>
            </w:ins>
            <w:r>
              <w:rPr>
                <w:lang w:eastAsia="zh-CN"/>
              </w:rPr>
              <w:t>state “</w:t>
            </w:r>
            <w:del w:id="5000" w:author="Seggelke, Klaus" w:date="2017-03-10T16:43:00Z">
              <w:r w:rsidDel="00CF1120">
                <w:rPr>
                  <w:lang w:eastAsia="zh-CN"/>
                </w:rPr>
                <w:delText>Inactive</w:delText>
              </w:r>
            </w:del>
            <w:ins w:id="5001" w:author="Seggelke, Klaus" w:date="2017-03-10T16:43:00Z">
              <w:r w:rsidR="00CF1120">
                <w:rPr>
                  <w:lang w:eastAsia="zh-CN"/>
                </w:rPr>
                <w:t>STOPPED</w:t>
              </w:r>
            </w:ins>
            <w:r>
              <w:rPr>
                <w:lang w:eastAsia="zh-CN"/>
              </w:rPr>
              <w:t>”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w:t>
            </w:r>
            <w:del w:id="5002" w:author="Seggelke, Klaus" w:date="2017-03-10T16:43:00Z">
              <w:r w:rsidDel="00CF1120">
                <w:rPr>
                  <w:lang w:eastAsia="zh-CN"/>
                </w:rPr>
                <w:delText>Inactive</w:delText>
              </w:r>
            </w:del>
            <w:ins w:id="5003" w:author="Seggelke, Klaus" w:date="2017-03-10T16:43:00Z">
              <w:r w:rsidR="00CF1120">
                <w:rPr>
                  <w:lang w:eastAsia="zh-CN"/>
                </w:rPr>
                <w:t>STARTED</w:t>
              </w:r>
            </w:ins>
            <w:r>
              <w:rPr>
                <w:lang w:eastAsia="zh-CN"/>
              </w:rPr>
              <w:t xml:space="preserve">”. </w:t>
            </w:r>
            <w:ins w:id="5004" w:author="Seggelke, Klaus" w:date="2017-03-10T16:44:00Z">
              <w:r w:rsidR="00CF1120">
                <w:rPr>
                  <w:lang w:eastAsia="zh-CN"/>
                </w:rPr>
                <w:t xml:space="preserve">A command stop must be issued to get the VNF into the VNF state “STOPPED”. </w:t>
              </w:r>
            </w:ins>
            <w:r>
              <w:rPr>
                <w:lang w:eastAsia="zh-CN"/>
              </w:rPr>
              <w:t xml:space="preserve">Via the VNFM </w:t>
            </w:r>
            <w:ins w:id="5005" w:author="Seggelke, Klaus" w:date="2017-03-10T16:44:00Z">
              <w:r w:rsidR="00CF1120">
                <w:rPr>
                  <w:lang w:eastAsia="zh-CN"/>
                </w:rPr>
                <w:t xml:space="preserve">or NFVO </w:t>
              </w:r>
            </w:ins>
            <w:r>
              <w:rPr>
                <w:lang w:eastAsia="zh-CN"/>
              </w:rPr>
              <w:t xml:space="preserve">the command “Terminate” is been issued to remove the VNF. Traffic is generated at the same time to check if the VNF would </w:t>
            </w:r>
            <w:r>
              <w:rPr>
                <w:lang w:eastAsia="zh-CN"/>
              </w:rPr>
              <w:lastRenderedPageBreak/>
              <w:t>temporarily go into a state “</w:t>
            </w:r>
            <w:del w:id="5006" w:author="Seggelke, Klaus" w:date="2017-03-10T16:44:00Z">
              <w:r w:rsidDel="0004053A">
                <w:rPr>
                  <w:lang w:eastAsia="zh-CN"/>
                </w:rPr>
                <w:delText>Active</w:delText>
              </w:r>
            </w:del>
            <w:ins w:id="5007" w:author="Seggelke, Klaus" w:date="2017-03-10T16:44:00Z">
              <w:r w:rsidR="0004053A">
                <w:rPr>
                  <w:lang w:eastAsia="zh-CN"/>
                </w:rPr>
                <w:t>STARTED</w:t>
              </w:r>
            </w:ins>
            <w:r>
              <w:rPr>
                <w:lang w:eastAsia="zh-CN"/>
              </w:rPr>
              <w:t>”.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04053A" w:rsidRPr="00D921A2" w:rsidRDefault="0004053A" w:rsidP="0004053A">
            <w:pPr>
              <w:pStyle w:val="TestCaseInfo"/>
              <w:numPr>
                <w:ilvl w:val="0"/>
                <w:numId w:val="42"/>
              </w:numPr>
              <w:rPr>
                <w:ins w:id="5008" w:author="Seggelke, Klaus" w:date="2017-03-10T16:44:00Z"/>
              </w:rPr>
            </w:pPr>
            <w:ins w:id="5009" w:author="Seggelke, Klaus" w:date="2017-03-10T16:44:00Z">
              <w:r w:rsidRPr="00D921A2">
                <w:t>Instantiate the VNF without load</w:t>
              </w:r>
            </w:ins>
          </w:p>
          <w:p w:rsidR="0004053A" w:rsidRDefault="0004053A" w:rsidP="0004053A">
            <w:pPr>
              <w:pStyle w:val="TestCaseInfo"/>
              <w:numPr>
                <w:ilvl w:val="0"/>
                <w:numId w:val="42"/>
              </w:numPr>
              <w:rPr>
                <w:ins w:id="5010" w:author="Seggelke, Klaus" w:date="2017-03-10T16:44:00Z"/>
              </w:rPr>
            </w:pPr>
            <w:ins w:id="5011" w:author="Seggelke, Klaus" w:date="2017-03-10T16:44:00Z">
              <w:r w:rsidRPr="00074BEF">
                <w:t>Validate VNF instantiation state is INSTANTIATED and VNF state is STARTED (--&gt; time stamp when correct state reached)</w:t>
              </w:r>
            </w:ins>
          </w:p>
          <w:p w:rsidR="0004053A" w:rsidRDefault="0004053A" w:rsidP="0004053A">
            <w:pPr>
              <w:pStyle w:val="TestCaseInfo"/>
              <w:numPr>
                <w:ilvl w:val="0"/>
                <w:numId w:val="42"/>
              </w:numPr>
              <w:rPr>
                <w:ins w:id="5012" w:author="Seggelke, Klaus" w:date="2017-03-10T16:44:00Z"/>
              </w:rPr>
            </w:pPr>
            <w:ins w:id="5013" w:author="Seggelke, Klaus" w:date="2017-03-10T16:44:00Z">
              <w:r>
                <w:t>Start the low traffic load</w:t>
              </w:r>
            </w:ins>
          </w:p>
          <w:p w:rsidR="0004053A" w:rsidRDefault="0004053A" w:rsidP="0004053A">
            <w:pPr>
              <w:pStyle w:val="TestCaseInfo"/>
              <w:numPr>
                <w:ilvl w:val="0"/>
                <w:numId w:val="42"/>
              </w:numPr>
              <w:rPr>
                <w:ins w:id="5014" w:author="Seggelke, Klaus" w:date="2017-03-10T16:44:00Z"/>
              </w:rPr>
            </w:pPr>
            <w:ins w:id="5015" w:author="Seggelke, Klaus" w:date="2017-03-10T16:44:00Z">
              <w:r>
                <w:t>Validate the provided functionality (--&gt; no dropped packets)</w:t>
              </w:r>
            </w:ins>
          </w:p>
          <w:p w:rsidR="0004053A" w:rsidRDefault="0004053A" w:rsidP="0004053A">
            <w:pPr>
              <w:pStyle w:val="TestCaseInfo"/>
              <w:numPr>
                <w:ilvl w:val="0"/>
                <w:numId w:val="42"/>
              </w:numPr>
              <w:rPr>
                <w:ins w:id="5016" w:author="Seggelke, Klaus" w:date="2017-03-10T16:44:00Z"/>
              </w:rPr>
            </w:pPr>
            <w:ins w:id="5017" w:author="Seggelke, Klaus" w:date="2017-03-10T16:44:00Z">
              <w:r>
                <w:t>Stop VNF (--&gt; time stamp)</w:t>
              </w:r>
            </w:ins>
          </w:p>
          <w:p w:rsidR="0004053A" w:rsidRDefault="0004053A" w:rsidP="0004053A">
            <w:pPr>
              <w:pStyle w:val="TestCaseInfo"/>
              <w:numPr>
                <w:ilvl w:val="0"/>
                <w:numId w:val="42"/>
              </w:numPr>
              <w:rPr>
                <w:ins w:id="5018" w:author="Seggelke, Klaus" w:date="2017-03-10T16:44:00Z"/>
              </w:rPr>
            </w:pPr>
            <w:ins w:id="5019" w:author="Seggelke, Klaus" w:date="2017-03-10T16:44:00Z">
              <w:r w:rsidRPr="00074BEF">
                <w:t xml:space="preserve">Validate VNF instantiation state is INSTANTIATED and VNF state is </w:t>
              </w:r>
              <w:r>
                <w:t xml:space="preserve">STOPPED </w:t>
              </w:r>
              <w:r w:rsidRPr="00074BEF">
                <w:t>(--&gt; time stamp when correct state reached)</w:t>
              </w:r>
            </w:ins>
          </w:p>
          <w:p w:rsidR="0004053A" w:rsidRDefault="0004053A" w:rsidP="0004053A">
            <w:pPr>
              <w:pStyle w:val="TestCaseInfo"/>
              <w:numPr>
                <w:ilvl w:val="0"/>
                <w:numId w:val="42"/>
              </w:numPr>
              <w:rPr>
                <w:ins w:id="5020" w:author="Seggelke, Klaus" w:date="2017-03-10T16:46:00Z"/>
              </w:rPr>
            </w:pPr>
            <w:ins w:id="5021" w:author="Seggelke, Klaus" w:date="2017-03-10T16:46:00Z">
              <w:r>
                <w:t>Validate no traffic goes through</w:t>
              </w:r>
            </w:ins>
          </w:p>
          <w:p w:rsidR="005A676A" w:rsidDel="0004053A" w:rsidRDefault="005A676A" w:rsidP="0004053A">
            <w:pPr>
              <w:pStyle w:val="TestCaseInfo"/>
              <w:numPr>
                <w:ilvl w:val="0"/>
                <w:numId w:val="42"/>
              </w:numPr>
              <w:rPr>
                <w:del w:id="5022" w:author="Seggelke, Klaus" w:date="2017-03-10T16:46:00Z"/>
              </w:rPr>
            </w:pPr>
            <w:del w:id="5023" w:author="Seggelke, Klaus" w:date="2017-03-10T16:46:00Z">
              <w:r w:rsidDel="0004053A">
                <w:delText>Instantiate VNF</w:delText>
              </w:r>
            </w:del>
          </w:p>
          <w:p w:rsidR="005A676A" w:rsidDel="0004053A" w:rsidRDefault="005A676A" w:rsidP="0004053A">
            <w:pPr>
              <w:pStyle w:val="TestCaseInfo"/>
              <w:numPr>
                <w:ilvl w:val="0"/>
                <w:numId w:val="42"/>
              </w:numPr>
              <w:rPr>
                <w:del w:id="5024" w:author="Seggelke, Klaus" w:date="2017-03-10T16:46:00Z"/>
              </w:rPr>
            </w:pPr>
            <w:del w:id="5025" w:author="Seggelke, Klaus" w:date="2017-03-10T16:46:00Z">
              <w:r w:rsidDel="0004053A">
                <w:delText>Validate VNF is in state Inactive</w:delText>
              </w:r>
            </w:del>
          </w:p>
          <w:p w:rsidR="005A676A" w:rsidDel="0004053A" w:rsidRDefault="005A676A" w:rsidP="0004053A">
            <w:pPr>
              <w:pStyle w:val="TestCaseInfo"/>
              <w:numPr>
                <w:ilvl w:val="0"/>
                <w:numId w:val="42"/>
              </w:numPr>
              <w:rPr>
                <w:del w:id="5026" w:author="Seggelke, Klaus" w:date="2017-03-10T16:46:00Z"/>
              </w:rPr>
            </w:pPr>
            <w:del w:id="5027" w:author="Seggelke, Klaus" w:date="2017-03-10T16:46:00Z">
              <w:r w:rsidDel="0004053A">
                <w:delText>Start the traffic load</w:delText>
              </w:r>
            </w:del>
          </w:p>
          <w:p w:rsidR="005A676A" w:rsidDel="0004053A" w:rsidRDefault="005A676A" w:rsidP="0004053A">
            <w:pPr>
              <w:pStyle w:val="TestCaseInfo"/>
              <w:numPr>
                <w:ilvl w:val="0"/>
                <w:numId w:val="42"/>
              </w:numPr>
              <w:rPr>
                <w:del w:id="5028" w:author="Seggelke, Klaus" w:date="2017-03-10T16:46:00Z"/>
              </w:rPr>
            </w:pPr>
            <w:del w:id="5029" w:author="Seggelke, Klaus" w:date="2017-03-10T16:46:00Z">
              <w:r w:rsidDel="0004053A">
                <w:delText>Validate no traffic goes through</w:delText>
              </w:r>
            </w:del>
          </w:p>
          <w:p w:rsidR="005A676A" w:rsidRDefault="005A676A" w:rsidP="0004053A">
            <w:pPr>
              <w:pStyle w:val="TestCaseInfo"/>
              <w:numPr>
                <w:ilvl w:val="0"/>
                <w:numId w:val="42"/>
              </w:numPr>
            </w:pPr>
            <w:r>
              <w:t>Terminate VNF (--&gt; time stamp)</w:t>
            </w:r>
          </w:p>
          <w:p w:rsidR="005A676A" w:rsidRDefault="005A676A" w:rsidP="0004053A">
            <w:pPr>
              <w:pStyle w:val="TestCaseInfo"/>
              <w:numPr>
                <w:ilvl w:val="0"/>
                <w:numId w:val="42"/>
              </w:numPr>
            </w:pPr>
            <w:r>
              <w:t>Validate VNF is terminate and all resources have been released (--&gt; time stamp)</w:t>
            </w:r>
          </w:p>
          <w:p w:rsidR="00B52009" w:rsidRDefault="00B52009" w:rsidP="0004053A">
            <w:pPr>
              <w:pStyle w:val="TestCaseInfo"/>
              <w:numPr>
                <w:ilvl w:val="0"/>
                <w:numId w:val="42"/>
              </w:numPr>
            </w:pPr>
            <w:r>
              <w:t>Validate no traffic has been forwarded while the termination</w:t>
            </w:r>
          </w:p>
          <w:p w:rsidR="005A676A" w:rsidRDefault="005A676A" w:rsidP="0004053A">
            <w:pPr>
              <w:pStyle w:val="TestCaseInfo"/>
              <w:numPr>
                <w:ilvl w:val="0"/>
                <w:numId w:val="42"/>
              </w:numPr>
            </w:pPr>
            <w:r>
              <w:t>Stop traffic</w:t>
            </w:r>
          </w:p>
          <w:p w:rsidR="005A676A" w:rsidRPr="00D921A2" w:rsidRDefault="005A676A" w:rsidP="0004053A">
            <w:pPr>
              <w:pStyle w:val="TestCaseInfo"/>
              <w:numPr>
                <w:ilvl w:val="0"/>
                <w:numId w:val="42"/>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Del="0004053A" w:rsidRDefault="005A676A" w:rsidP="005A676A">
      <w:pPr>
        <w:rPr>
          <w:del w:id="5030" w:author="Seggelke, Klaus" w:date="2017-03-10T16:47:00Z"/>
          <w:lang w:eastAsia="zh-CN"/>
        </w:rPr>
      </w:pPr>
    </w:p>
    <w:p w:rsidR="00B52009" w:rsidDel="0004053A" w:rsidRDefault="00B52009" w:rsidP="005A676A">
      <w:pPr>
        <w:rPr>
          <w:del w:id="5031" w:author="Seggelke, Klaus" w:date="2017-03-10T16:47: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04053A" w:rsidTr="005A676A">
        <w:trPr>
          <w:del w:id="5032" w:author="Seggelke, Klaus" w:date="2017-03-10T16:47: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04053A" w:rsidRDefault="008625E0">
            <w:pPr>
              <w:pStyle w:val="TestCase"/>
              <w:rPr>
                <w:del w:id="5033" w:author="Seggelke, Klaus" w:date="2017-03-10T16:47:00Z"/>
              </w:rPr>
            </w:pPr>
            <w:bookmarkStart w:id="5034" w:name="_Toc454184430"/>
            <w:del w:id="5035" w:author="Seggelke, Klaus" w:date="2017-03-10T16:47:00Z">
              <w:r w:rsidDel="0004053A">
                <w:delText>TC.VNF.STATE.TERM.00</w:delText>
              </w:r>
              <w:r w:rsidR="00E92B00" w:rsidDel="0004053A">
                <w:delText>6</w:delText>
              </w:r>
              <w:r w:rsidDel="0004053A">
                <w:tab/>
              </w:r>
              <w:r w:rsidR="005A676A" w:rsidRPr="006E0457" w:rsidDel="0004053A">
                <w:delText>VNF terminate from state Instantiated</w:delText>
              </w:r>
              <w:r w:rsidR="005A676A" w:rsidDel="0004053A">
                <w:delText>-Not Configured</w:delText>
              </w:r>
              <w:r w:rsidR="005A676A" w:rsidRPr="006E0457" w:rsidDel="0004053A">
                <w:delText xml:space="preserve"> with traffic load</w:delText>
              </w:r>
              <w:bookmarkEnd w:id="5034"/>
            </w:del>
          </w:p>
        </w:tc>
      </w:tr>
      <w:tr w:rsidR="005A676A" w:rsidDel="0004053A" w:rsidTr="0021719D">
        <w:trPr>
          <w:trHeight w:val="607"/>
          <w:del w:id="5036"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5037" w:author="Seggelke, Klaus" w:date="2017-03-10T16:47:00Z"/>
              </w:rPr>
            </w:pPr>
            <w:del w:id="5038" w:author="Seggelke, Klaus" w:date="2017-03-10T16:47:00Z">
              <w:r w:rsidDel="0004053A">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04053A" w:rsidRDefault="005A676A" w:rsidP="0021719D">
            <w:pPr>
              <w:pStyle w:val="TestCaseInfo"/>
              <w:rPr>
                <w:del w:id="5039" w:author="Seggelke, Klaus" w:date="2017-03-10T16:47:00Z"/>
                <w:lang w:eastAsia="zh-CN"/>
              </w:rPr>
            </w:pPr>
            <w:del w:id="5040" w:author="Seggelke, Klaus" w:date="2017-03-10T16:47:00Z">
              <w:r w:rsidDel="0004053A">
                <w:rPr>
                  <w:lang w:eastAsia="zh-CN"/>
                </w:rPr>
                <w:delText>Verify VNF can be terminated in state “Instantiated – Not configured” with load and all vResources have been released</w:delText>
              </w:r>
            </w:del>
          </w:p>
        </w:tc>
      </w:tr>
      <w:tr w:rsidR="005A676A" w:rsidDel="0004053A" w:rsidTr="0021719D">
        <w:trPr>
          <w:del w:id="5041"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5042" w:author="Seggelke, Klaus" w:date="2017-03-10T16:47:00Z"/>
              </w:rPr>
            </w:pPr>
            <w:del w:id="5043" w:author="Seggelke, Klaus" w:date="2017-03-10T16:47:00Z">
              <w:r w:rsidDel="0004053A">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04053A" w:rsidRDefault="005A676A" w:rsidP="0021719D">
            <w:pPr>
              <w:pStyle w:val="TestCaseInfo"/>
              <w:rPr>
                <w:del w:id="5044" w:author="Seggelke, Klaus" w:date="2017-03-10T16:47:00Z"/>
                <w:lang w:eastAsia="zh-CN"/>
              </w:rPr>
            </w:pPr>
            <w:del w:id="5045" w:author="Seggelke, Klaus" w:date="2017-03-10T16:47:00Z">
              <w:r w:rsidDel="0004053A">
                <w:rPr>
                  <w:lang w:eastAsia="zh-CN"/>
                </w:rPr>
                <w:delText>After the VNF is instantiated and not configured, the VNF state is “Instantiated – Not Configured”. Via the VNFM the command “Terminate” is been issued to remove the VNF. Traffic is generated at the same time to check if the VNF would temporarily go into a state “Active”. After completion of the termination all reserved vResources of the VNF must be released.</w:delText>
              </w:r>
            </w:del>
          </w:p>
        </w:tc>
      </w:tr>
      <w:tr w:rsidR="005A676A" w:rsidDel="0004053A" w:rsidTr="0021719D">
        <w:trPr>
          <w:trHeight w:val="283"/>
          <w:del w:id="5046"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5047" w:author="Seggelke, Klaus" w:date="2017-03-10T16:47:00Z"/>
              </w:rPr>
            </w:pPr>
            <w:del w:id="5048" w:author="Seggelke, Klaus" w:date="2017-03-10T16:47:00Z">
              <w:r w:rsidDel="0004053A">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5049" w:author="Seggelke, Klaus" w:date="2017-03-10T16:47:00Z"/>
                <w:lang w:eastAsia="zh-CN"/>
              </w:rPr>
            </w:pPr>
          </w:p>
        </w:tc>
      </w:tr>
      <w:tr w:rsidR="005A676A" w:rsidDel="0004053A" w:rsidTr="0021719D">
        <w:trPr>
          <w:trHeight w:val="515"/>
          <w:del w:id="5050"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5051" w:author="Seggelke, Klaus" w:date="2017-03-10T16:47:00Z"/>
              </w:rPr>
            </w:pPr>
            <w:del w:id="5052" w:author="Seggelke, Klaus" w:date="2017-03-10T16:47:00Z">
              <w:r w:rsidDel="0004053A">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5053" w:author="Seggelke, Klaus" w:date="2017-03-10T16:47:00Z"/>
              </w:rPr>
            </w:pPr>
          </w:p>
        </w:tc>
      </w:tr>
      <w:tr w:rsidR="005A676A" w:rsidDel="0004053A" w:rsidTr="0021719D">
        <w:trPr>
          <w:del w:id="5054"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5055" w:author="Seggelke, Klaus" w:date="2017-03-10T16:47:00Z"/>
              </w:rPr>
            </w:pPr>
            <w:del w:id="5056" w:author="Seggelke, Klaus" w:date="2017-03-10T16:47:00Z">
              <w:r w:rsidDel="0004053A">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5057" w:author="Seggelke, Klaus" w:date="2017-03-10T16:47:00Z"/>
              </w:rPr>
            </w:pPr>
          </w:p>
        </w:tc>
      </w:tr>
      <w:tr w:rsidR="005A676A" w:rsidDel="0004053A" w:rsidTr="0021719D">
        <w:trPr>
          <w:del w:id="5058"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5059" w:author="Seggelke, Klaus" w:date="2017-03-10T16:47:00Z"/>
              </w:rPr>
            </w:pPr>
            <w:del w:id="5060" w:author="Seggelke, Klaus" w:date="2017-03-10T16:47:00Z">
              <w:r w:rsidDel="0004053A">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5061" w:author="Seggelke, Klaus" w:date="2017-03-10T16:47:00Z"/>
                <w:lang w:eastAsia="zh-CN"/>
              </w:rPr>
            </w:pPr>
          </w:p>
        </w:tc>
      </w:tr>
      <w:tr w:rsidR="005A676A" w:rsidDel="0004053A" w:rsidTr="0021719D">
        <w:trPr>
          <w:trHeight w:val="1075"/>
          <w:del w:id="5062"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5063" w:author="Seggelke, Klaus" w:date="2017-03-10T16:47:00Z"/>
              </w:rPr>
            </w:pPr>
            <w:del w:id="5064" w:author="Seggelke, Klaus" w:date="2017-03-10T16:47:00Z">
              <w:r w:rsidDel="0004053A">
                <w:delText>Procedure</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5065" w:author="Seggelke, Klaus" w:date="2017-03-10T16:47:00Z"/>
              </w:rPr>
            </w:pPr>
            <w:del w:id="5066" w:author="Seggelke, Klaus" w:date="2017-03-10T16:47:00Z">
              <w:r w:rsidDel="0004053A">
                <w:delText>Measure the time it takes for the termination. We may need to go through multiple iterations to get an average time.</w:delText>
              </w:r>
            </w:del>
          </w:p>
          <w:p w:rsidR="005A676A" w:rsidDel="0004053A" w:rsidRDefault="005A676A" w:rsidP="0021719D">
            <w:pPr>
              <w:pStyle w:val="TestCaseInfo"/>
              <w:rPr>
                <w:del w:id="5067" w:author="Seggelke, Klaus" w:date="2017-03-10T16:47:00Z"/>
              </w:rPr>
            </w:pPr>
            <w:del w:id="5068" w:author="Seggelke, Klaus" w:date="2017-03-10T16:47:00Z">
              <w:r w:rsidDel="0004053A">
                <w:delText>Ensure VNF doesn't receive the required configuration</w:delText>
              </w:r>
              <w:r w:rsidR="00B52009" w:rsidDel="0004053A">
                <w:delText xml:space="preserve"> or EM can’t configure the VNF.</w:delText>
              </w:r>
            </w:del>
          </w:p>
          <w:p w:rsidR="00B52009" w:rsidDel="0004053A" w:rsidRDefault="00B52009" w:rsidP="0021719D">
            <w:pPr>
              <w:pStyle w:val="TestCaseInfo"/>
              <w:rPr>
                <w:del w:id="5069" w:author="Seggelke, Klaus" w:date="2017-03-10T16:47:00Z"/>
              </w:rPr>
            </w:pPr>
            <w:del w:id="5070" w:author="Seggelke, Klaus" w:date="2017-03-10T16:47:00Z">
              <w:r w:rsidDel="0004053A">
                <w:delText>Sequence:</w:delText>
              </w:r>
            </w:del>
          </w:p>
          <w:p w:rsidR="005A676A" w:rsidDel="0004053A" w:rsidRDefault="005A676A" w:rsidP="00046106">
            <w:pPr>
              <w:pStyle w:val="TestCaseInfo"/>
              <w:numPr>
                <w:ilvl w:val="0"/>
                <w:numId w:val="43"/>
              </w:numPr>
              <w:rPr>
                <w:del w:id="5071" w:author="Seggelke, Klaus" w:date="2017-03-10T16:47:00Z"/>
              </w:rPr>
            </w:pPr>
            <w:del w:id="5072" w:author="Seggelke, Klaus" w:date="2017-03-10T16:47:00Z">
              <w:r w:rsidDel="0004053A">
                <w:delText>Instantiate VNF</w:delText>
              </w:r>
            </w:del>
          </w:p>
          <w:p w:rsidR="005A676A" w:rsidDel="0004053A" w:rsidRDefault="005A676A" w:rsidP="00046106">
            <w:pPr>
              <w:pStyle w:val="TestCaseInfo"/>
              <w:numPr>
                <w:ilvl w:val="0"/>
                <w:numId w:val="43"/>
              </w:numPr>
              <w:rPr>
                <w:del w:id="5073" w:author="Seggelke, Klaus" w:date="2017-03-10T16:47:00Z"/>
              </w:rPr>
            </w:pPr>
            <w:del w:id="5074" w:author="Seggelke, Klaus" w:date="2017-03-10T16:47:00Z">
              <w:r w:rsidDel="0004053A">
                <w:delText>Validate VNF is in state Instantiated</w:delText>
              </w:r>
            </w:del>
          </w:p>
          <w:p w:rsidR="005A676A" w:rsidDel="0004053A" w:rsidRDefault="005A676A" w:rsidP="00046106">
            <w:pPr>
              <w:pStyle w:val="TestCaseInfo"/>
              <w:numPr>
                <w:ilvl w:val="0"/>
                <w:numId w:val="43"/>
              </w:numPr>
              <w:rPr>
                <w:del w:id="5075" w:author="Seggelke, Klaus" w:date="2017-03-10T16:47:00Z"/>
              </w:rPr>
            </w:pPr>
            <w:del w:id="5076" w:author="Seggelke, Klaus" w:date="2017-03-10T16:47:00Z">
              <w:r w:rsidDel="0004053A">
                <w:delText>Start the traffic load</w:delText>
              </w:r>
            </w:del>
          </w:p>
          <w:p w:rsidR="005A676A" w:rsidDel="0004053A" w:rsidRDefault="005A676A" w:rsidP="00046106">
            <w:pPr>
              <w:pStyle w:val="TestCaseInfo"/>
              <w:numPr>
                <w:ilvl w:val="0"/>
                <w:numId w:val="43"/>
              </w:numPr>
              <w:rPr>
                <w:del w:id="5077" w:author="Seggelke, Klaus" w:date="2017-03-10T16:47:00Z"/>
              </w:rPr>
            </w:pPr>
            <w:del w:id="5078" w:author="Seggelke, Klaus" w:date="2017-03-10T16:47:00Z">
              <w:r w:rsidDel="0004053A">
                <w:delText>Validate no traffic goes through</w:delText>
              </w:r>
            </w:del>
          </w:p>
          <w:p w:rsidR="005A676A" w:rsidDel="0004053A" w:rsidRDefault="005A676A" w:rsidP="00046106">
            <w:pPr>
              <w:pStyle w:val="TestCaseInfo"/>
              <w:numPr>
                <w:ilvl w:val="0"/>
                <w:numId w:val="43"/>
              </w:numPr>
              <w:rPr>
                <w:del w:id="5079" w:author="Seggelke, Klaus" w:date="2017-03-10T16:47:00Z"/>
              </w:rPr>
            </w:pPr>
            <w:del w:id="5080" w:author="Seggelke, Klaus" w:date="2017-03-10T16:47:00Z">
              <w:r w:rsidDel="0004053A">
                <w:delText>Terminate VNF (--&gt; time stamp)</w:delText>
              </w:r>
            </w:del>
          </w:p>
          <w:p w:rsidR="005A676A" w:rsidDel="0004053A" w:rsidRDefault="005A676A" w:rsidP="00046106">
            <w:pPr>
              <w:pStyle w:val="TestCaseInfo"/>
              <w:numPr>
                <w:ilvl w:val="0"/>
                <w:numId w:val="43"/>
              </w:numPr>
              <w:rPr>
                <w:del w:id="5081" w:author="Seggelke, Klaus" w:date="2017-03-10T16:47:00Z"/>
              </w:rPr>
            </w:pPr>
            <w:del w:id="5082" w:author="Seggelke, Klaus" w:date="2017-03-10T16:47:00Z">
              <w:r w:rsidDel="0004053A">
                <w:delText>Validate VNF is terminate and all resources have been released (--&gt; time stamp)</w:delText>
              </w:r>
            </w:del>
          </w:p>
          <w:p w:rsidR="005A676A" w:rsidDel="0004053A" w:rsidRDefault="005A676A" w:rsidP="00046106">
            <w:pPr>
              <w:pStyle w:val="TestCaseInfo"/>
              <w:numPr>
                <w:ilvl w:val="0"/>
                <w:numId w:val="43"/>
              </w:numPr>
              <w:rPr>
                <w:del w:id="5083" w:author="Seggelke, Klaus" w:date="2017-03-10T16:47:00Z"/>
              </w:rPr>
            </w:pPr>
            <w:del w:id="5084" w:author="Seggelke, Klaus" w:date="2017-03-10T16:47:00Z">
              <w:r w:rsidDel="0004053A">
                <w:delText>Stop traffic</w:delText>
              </w:r>
            </w:del>
          </w:p>
          <w:p w:rsidR="005A676A" w:rsidDel="0004053A" w:rsidRDefault="005A676A" w:rsidP="00046106">
            <w:pPr>
              <w:pStyle w:val="TestCaseInfo"/>
              <w:numPr>
                <w:ilvl w:val="0"/>
                <w:numId w:val="43"/>
              </w:numPr>
              <w:rPr>
                <w:del w:id="5085" w:author="Seggelke, Klaus" w:date="2017-03-10T16:47:00Z"/>
              </w:rPr>
            </w:pPr>
            <w:del w:id="5086" w:author="Seggelke, Klaus" w:date="2017-03-10T16:47:00Z">
              <w:r w:rsidDel="0004053A">
                <w:delText>Validate no traffic has been forwarded while the termination</w:delText>
              </w:r>
            </w:del>
          </w:p>
          <w:p w:rsidR="005A676A" w:rsidRPr="00D921A2" w:rsidDel="0004053A" w:rsidRDefault="005A676A" w:rsidP="00046106">
            <w:pPr>
              <w:pStyle w:val="TestCaseInfo"/>
              <w:numPr>
                <w:ilvl w:val="0"/>
                <w:numId w:val="43"/>
              </w:numPr>
              <w:rPr>
                <w:del w:id="5087" w:author="Seggelke, Klaus" w:date="2017-03-10T16:47:00Z"/>
              </w:rPr>
            </w:pPr>
            <w:del w:id="5088" w:author="Seggelke, Klaus" w:date="2017-03-10T16:47:00Z">
              <w:r w:rsidDel="0004053A">
                <w:delText>Calculate the time for the termination</w:delText>
              </w:r>
            </w:del>
          </w:p>
        </w:tc>
      </w:tr>
      <w:tr w:rsidR="005A676A" w:rsidDel="0004053A" w:rsidTr="0021719D">
        <w:trPr>
          <w:del w:id="5089"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5090" w:author="Seggelke, Klaus" w:date="2017-03-10T16:47:00Z"/>
              </w:rPr>
            </w:pPr>
            <w:del w:id="5091" w:author="Seggelke, Klaus" w:date="2017-03-10T16:47:00Z">
              <w:r w:rsidDel="0004053A">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5092" w:author="Seggelke, Klaus" w:date="2017-03-10T16:47:00Z"/>
              </w:rPr>
            </w:pPr>
          </w:p>
        </w:tc>
      </w:tr>
      <w:tr w:rsidR="005A676A" w:rsidDel="0004053A" w:rsidTr="0021719D">
        <w:trPr>
          <w:del w:id="5093" w:author="Seggelke, Klaus" w:date="2017-03-10T16:47: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04053A" w:rsidRDefault="005A676A" w:rsidP="0021719D">
            <w:pPr>
              <w:pStyle w:val="TestCaseDescription"/>
              <w:rPr>
                <w:del w:id="5094" w:author="Seggelke, Klaus" w:date="2017-03-10T16:47:00Z"/>
                <w:noProof/>
              </w:rPr>
            </w:pPr>
            <w:del w:id="5095" w:author="Seggelke, Klaus" w:date="2017-03-10T16:47:00Z">
              <w:r w:rsidDel="0004053A">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04053A" w:rsidRDefault="005A676A" w:rsidP="0021719D">
            <w:pPr>
              <w:pStyle w:val="TestCaseInfo"/>
              <w:rPr>
                <w:del w:id="5096" w:author="Seggelke, Klaus" w:date="2017-03-10T16:47:00Z"/>
              </w:rPr>
            </w:pPr>
          </w:p>
        </w:tc>
      </w:tr>
    </w:tbl>
    <w:p w:rsidR="005A676A" w:rsidDel="0004053A" w:rsidRDefault="005A676A" w:rsidP="005A676A">
      <w:pPr>
        <w:rPr>
          <w:del w:id="5097" w:author="Seggelke, Klaus" w:date="2017-03-10T16:47:00Z"/>
          <w:lang w:eastAsia="zh-CN"/>
        </w:rPr>
      </w:pPr>
    </w:p>
    <w:p w:rsidR="005A676A" w:rsidRDefault="005A676A" w:rsidP="005A676A">
      <w:pPr>
        <w:rPr>
          <w:lang w:eastAsia="zh-CN"/>
        </w:rPr>
      </w:pPr>
    </w:p>
    <w:p w:rsidR="005A676A" w:rsidRDefault="005A676A" w:rsidP="00C35DDF">
      <w:pPr>
        <w:pStyle w:val="Heading2"/>
      </w:pPr>
      <w:bookmarkStart w:id="5098" w:name="_Toc454184361"/>
      <w:bookmarkStart w:id="5099" w:name="_Toc477275593"/>
      <w:r w:rsidRPr="00BF6D7A">
        <w:rPr>
          <w:rPrChange w:id="5100" w:author="Seggelke, Klaus" w:date="2017-03-14T16:44:00Z">
            <w:rPr/>
          </w:rPrChange>
        </w:rPr>
        <w:t>VNF</w:t>
      </w:r>
      <w:r>
        <w:t xml:space="preserve"> State Management: Upgrade, Update or Rollback</w:t>
      </w:r>
      <w:bookmarkEnd w:id="5098"/>
      <w:bookmarkEnd w:id="5099"/>
    </w:p>
    <w:p w:rsidR="005A676A" w:rsidRDefault="00195B81" w:rsidP="005A676A">
      <w:pPr>
        <w:rPr>
          <w:lang w:eastAsia="zh-CN"/>
        </w:rPr>
      </w:pPr>
      <w:r>
        <w:rPr>
          <w:lang w:eastAsia="zh-CN"/>
        </w:rPr>
        <w:t>VNF provider will be faced to release new software versions of their products to expose new functionality, increase performance or fix bugs. The following test cases validate the process of</w:t>
      </w:r>
    </w:p>
    <w:p w:rsidR="00195B81" w:rsidRDefault="00195B81" w:rsidP="00252ACA">
      <w:pPr>
        <w:pStyle w:val="ListParagraph"/>
        <w:numPr>
          <w:ilvl w:val="0"/>
          <w:numId w:val="82"/>
        </w:numPr>
        <w:rPr>
          <w:lang w:eastAsia="zh-CN"/>
        </w:rPr>
      </w:pPr>
      <w:r>
        <w:rPr>
          <w:lang w:eastAsia="zh-CN"/>
        </w:rPr>
        <w:t>Upgrading a VNF</w:t>
      </w:r>
    </w:p>
    <w:p w:rsidR="00195B81" w:rsidRDefault="00195B81" w:rsidP="00252ACA">
      <w:pPr>
        <w:pStyle w:val="ListParagraph"/>
        <w:numPr>
          <w:ilvl w:val="0"/>
          <w:numId w:val="82"/>
        </w:numPr>
        <w:rPr>
          <w:lang w:eastAsia="zh-CN"/>
        </w:rPr>
      </w:pPr>
      <w:r>
        <w:rPr>
          <w:lang w:eastAsia="zh-CN"/>
        </w:rPr>
        <w:t>Updating a VNF</w:t>
      </w:r>
    </w:p>
    <w:p w:rsidR="00195B81" w:rsidRDefault="00195B81" w:rsidP="00252ACA">
      <w:pPr>
        <w:pStyle w:val="ListParagraph"/>
        <w:numPr>
          <w:ilvl w:val="0"/>
          <w:numId w:val="82"/>
        </w:numPr>
        <w:rPr>
          <w:lang w:eastAsia="zh-CN"/>
        </w:rPr>
      </w:pPr>
      <w:r>
        <w:rPr>
          <w:lang w:eastAsia="zh-CN"/>
        </w:rPr>
        <w:t>Rollback a VNF</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101" w:name="_Toc454184432"/>
            <w:bookmarkStart w:id="5102" w:name="_Toc477275283"/>
            <w:r>
              <w:t>TC.VNF.STATE.UPDATE.001</w:t>
            </w:r>
            <w:r>
              <w:tab/>
            </w:r>
            <w:r w:rsidR="005A676A" w:rsidRPr="00DB11B4">
              <w:t xml:space="preserve">VNF upgrade, update or rollback in </w:t>
            </w:r>
            <w:ins w:id="5103" w:author="Seggelke, Klaus" w:date="2017-03-14T15:11:00Z">
              <w:r w:rsidR="00384132">
                <w:t xml:space="preserve">VNF </w:t>
              </w:r>
            </w:ins>
            <w:r w:rsidR="005A676A" w:rsidRPr="00DB11B4">
              <w:t xml:space="preserve">state </w:t>
            </w:r>
            <w:del w:id="5104" w:author="Seggelke, Klaus" w:date="2017-03-14T15:11:00Z">
              <w:r w:rsidR="005A676A" w:rsidRPr="00DB11B4" w:rsidDel="00384132">
                <w:delText>Instantiated</w:delText>
              </w:r>
            </w:del>
            <w:bookmarkEnd w:id="5101"/>
            <w:ins w:id="5105" w:author="Seggelke, Klaus" w:date="2017-03-14T15:11:00Z">
              <w:r w:rsidR="00384132">
                <w:t>STARTED</w:t>
              </w:r>
            </w:ins>
            <w:ins w:id="5106" w:author="Seggelke, Klaus" w:date="2017-03-14T16:37:00Z">
              <w:r w:rsidR="002477B1">
                <w:t xml:space="preserve"> without traffic</w:t>
              </w:r>
            </w:ins>
            <w:bookmarkEnd w:id="5102"/>
          </w:p>
        </w:tc>
      </w:tr>
      <w:tr w:rsidR="005A676A" w:rsidTr="002171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 xml:space="preserve">Verify VNF can be upgraded, updated or rolled back in </w:t>
            </w:r>
            <w:ins w:id="5107" w:author="Seggelke, Klaus" w:date="2017-03-13T11:24:00Z">
              <w:r w:rsidR="00A50B11">
                <w:rPr>
                  <w:lang w:eastAsia="zh-CN"/>
                </w:rPr>
                <w:t xml:space="preserve">VNF </w:t>
              </w:r>
            </w:ins>
            <w:r>
              <w:rPr>
                <w:lang w:eastAsia="zh-CN"/>
              </w:rPr>
              <w:t>state “</w:t>
            </w:r>
            <w:del w:id="5108" w:author="Seggelke, Klaus" w:date="2017-03-13T11:24:00Z">
              <w:r w:rsidDel="00A50B11">
                <w:rPr>
                  <w:lang w:eastAsia="zh-CN"/>
                </w:rPr>
                <w:delText>Instantiated – Not configured</w:delText>
              </w:r>
            </w:del>
            <w:ins w:id="5109" w:author="Seggelke, Klaus" w:date="2017-03-13T11:24:00Z">
              <w:r w:rsidR="00A50B11">
                <w:rPr>
                  <w:lang w:eastAsia="zh-CN"/>
                </w:rPr>
                <w:t>STARTED</w:t>
              </w:r>
            </w:ins>
            <w:r>
              <w:rPr>
                <w:lang w:eastAsia="zh-CN"/>
              </w:rPr>
              <w:t>” and returns into the same state back afterwards</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w:t>
            </w:r>
            <w:del w:id="5110" w:author="Seggelke, Klaus" w:date="2017-03-13T11:24:00Z">
              <w:r w:rsidDel="00A50B11">
                <w:rPr>
                  <w:lang w:eastAsia="zh-CN"/>
                </w:rPr>
                <w:delText xml:space="preserve"> and not configured</w:delText>
              </w:r>
            </w:del>
            <w:r>
              <w:rPr>
                <w:lang w:eastAsia="zh-CN"/>
              </w:rPr>
              <w:t>, the VNF state is “</w:t>
            </w:r>
            <w:del w:id="5111" w:author="Seggelke, Klaus" w:date="2017-03-13T11:24:00Z">
              <w:r w:rsidDel="00A50B11">
                <w:rPr>
                  <w:lang w:eastAsia="zh-CN"/>
                </w:rPr>
                <w:delText>Instantiated – Not Configured</w:delText>
              </w:r>
            </w:del>
            <w:ins w:id="5112" w:author="Seggelke, Klaus" w:date="2017-03-13T11:24:00Z">
              <w:r w:rsidR="00A50B11">
                <w:rPr>
                  <w:lang w:eastAsia="zh-CN"/>
                </w:rPr>
                <w:t>STARTED</w:t>
              </w:r>
            </w:ins>
            <w:r>
              <w:rPr>
                <w:lang w:eastAsia="zh-CN"/>
              </w:rPr>
              <w:t xml:space="preserve">”. The command VNF upgrade, update or rollback gets initiated. After </w:t>
            </w:r>
            <w:del w:id="5113" w:author="Seggelke, Klaus" w:date="2017-03-13T11:24:00Z">
              <w:r w:rsidDel="00A50B11">
                <w:rPr>
                  <w:lang w:eastAsia="zh-CN"/>
                </w:rPr>
                <w:delText>completion</w:delText>
              </w:r>
            </w:del>
            <w:ins w:id="5114" w:author="Seggelke, Klaus" w:date="2017-03-13T11:24:00Z">
              <w:r w:rsidR="00A50B11">
                <w:rPr>
                  <w:lang w:eastAsia="zh-CN"/>
                </w:rPr>
                <w:t>completion,</w:t>
              </w:r>
            </w:ins>
            <w:r>
              <w:rPr>
                <w:lang w:eastAsia="zh-CN"/>
              </w:rPr>
              <w:t xml:space="preserve"> the new VNF should be still in the same state. After </w:t>
            </w:r>
            <w:del w:id="5115" w:author="Seggelke, Klaus" w:date="2017-03-13T11:25:00Z">
              <w:r w:rsidDel="00A50B11">
                <w:rPr>
                  <w:lang w:eastAsia="zh-CN"/>
                </w:rPr>
                <w:delText>termination</w:delText>
              </w:r>
            </w:del>
            <w:ins w:id="5116" w:author="Seggelke, Klaus" w:date="2017-03-13T11:25:00Z">
              <w:r w:rsidR="00A50B11">
                <w:rPr>
                  <w:lang w:eastAsia="zh-CN"/>
                </w:rPr>
                <w:t>termination,</w:t>
              </w:r>
            </w:ins>
            <w:r>
              <w:rPr>
                <w:lang w:eastAsia="zh-CN"/>
              </w:rPr>
              <w:t xml:space="preserve">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Ensure VNF doesn't receive the required configuration from the EM or configuration file</w:t>
            </w:r>
          </w:p>
          <w:p w:rsidR="005A676A" w:rsidRDefault="005A676A" w:rsidP="0021719D">
            <w:pPr>
              <w:pStyle w:val="TestCaseInfo"/>
            </w:pPr>
            <w:r>
              <w:t>Sequence:</w:t>
            </w:r>
          </w:p>
          <w:p w:rsidR="002477B1" w:rsidRDefault="002477B1" w:rsidP="002477B1">
            <w:pPr>
              <w:pStyle w:val="TestCaseInfo"/>
              <w:numPr>
                <w:ilvl w:val="0"/>
                <w:numId w:val="45"/>
              </w:numPr>
              <w:rPr>
                <w:ins w:id="5117" w:author="Seggelke, Klaus" w:date="2017-03-14T16:34:00Z"/>
              </w:rPr>
            </w:pPr>
            <w:ins w:id="5118" w:author="Seggelke, Klaus" w:date="2017-03-14T16:34:00Z">
              <w:r>
                <w:t>Ensure EM is up or config file is present</w:t>
              </w:r>
            </w:ins>
          </w:p>
          <w:p w:rsidR="00A50B11" w:rsidRPr="00D921A2" w:rsidRDefault="00A50B11" w:rsidP="002477B1">
            <w:pPr>
              <w:pStyle w:val="TestCaseInfo"/>
              <w:numPr>
                <w:ilvl w:val="0"/>
                <w:numId w:val="45"/>
              </w:numPr>
              <w:rPr>
                <w:ins w:id="5119" w:author="Seggelke, Klaus" w:date="2017-03-13T11:29:00Z"/>
              </w:rPr>
            </w:pPr>
            <w:ins w:id="5120" w:author="Seggelke, Klaus" w:date="2017-03-13T11:29:00Z">
              <w:r w:rsidRPr="00D921A2">
                <w:t>Instantiate the VNF</w:t>
              </w:r>
            </w:ins>
          </w:p>
          <w:p w:rsidR="00A50B11" w:rsidRDefault="00A50B11" w:rsidP="002477B1">
            <w:pPr>
              <w:pStyle w:val="TestCaseInfo"/>
              <w:numPr>
                <w:ilvl w:val="0"/>
                <w:numId w:val="45"/>
              </w:numPr>
              <w:rPr>
                <w:ins w:id="5121" w:author="Seggelke, Klaus" w:date="2017-03-13T11:29:00Z"/>
              </w:rPr>
            </w:pPr>
            <w:ins w:id="5122" w:author="Seggelke, Klaus" w:date="2017-03-13T11:29:00Z">
              <w:r w:rsidRPr="00074BEF">
                <w:t>Validate VNF instantiation state is INSTANTIATED and VNF state is STARTED (--&gt; time stamp when correct state reached)</w:t>
              </w:r>
            </w:ins>
          </w:p>
          <w:p w:rsidR="005A676A" w:rsidDel="00A50B11" w:rsidRDefault="005A676A" w:rsidP="002477B1">
            <w:pPr>
              <w:pStyle w:val="TestCaseInfo"/>
              <w:numPr>
                <w:ilvl w:val="0"/>
                <w:numId w:val="45"/>
              </w:numPr>
              <w:rPr>
                <w:del w:id="5123" w:author="Seggelke, Klaus" w:date="2017-03-13T11:29:00Z"/>
              </w:rPr>
            </w:pPr>
            <w:del w:id="5124" w:author="Seggelke, Klaus" w:date="2017-03-13T11:29:00Z">
              <w:r w:rsidDel="00A50B11">
                <w:delText>Instantiate VNF</w:delText>
              </w:r>
            </w:del>
          </w:p>
          <w:p w:rsidR="005A676A" w:rsidDel="00A50B11" w:rsidRDefault="005A676A" w:rsidP="002477B1">
            <w:pPr>
              <w:pStyle w:val="TestCaseInfo"/>
              <w:numPr>
                <w:ilvl w:val="0"/>
                <w:numId w:val="45"/>
              </w:numPr>
              <w:rPr>
                <w:del w:id="5125" w:author="Seggelke, Klaus" w:date="2017-03-13T11:29:00Z"/>
              </w:rPr>
            </w:pPr>
            <w:del w:id="5126" w:author="Seggelke, Klaus" w:date="2017-03-13T11:29:00Z">
              <w:r w:rsidDel="00A50B11">
                <w:delText xml:space="preserve">Validate VNF is in state </w:delText>
              </w:r>
              <w:r w:rsidR="00195B81" w:rsidDel="00A50B11">
                <w:rPr>
                  <w:lang w:eastAsia="zh-CN"/>
                </w:rPr>
                <w:delText>“Instantiated – Not configured”</w:delText>
              </w:r>
            </w:del>
          </w:p>
          <w:p w:rsidR="00A50B11" w:rsidRDefault="00A50B11" w:rsidP="002477B1">
            <w:pPr>
              <w:pStyle w:val="TestCaseInfo"/>
              <w:numPr>
                <w:ilvl w:val="0"/>
                <w:numId w:val="45"/>
              </w:numPr>
              <w:rPr>
                <w:ins w:id="5127" w:author="Seggelke, Klaus" w:date="2017-03-13T11:30:00Z"/>
              </w:rPr>
              <w:pPrChange w:id="5128" w:author="Seggelke, Klaus" w:date="2017-03-13T11:30:00Z">
                <w:pPr>
                  <w:pStyle w:val="TestCaseInfo"/>
                  <w:numPr>
                    <w:numId w:val="42"/>
                  </w:numPr>
                  <w:ind w:left="720" w:hanging="360"/>
                </w:pPr>
              </w:pPrChange>
            </w:pPr>
            <w:ins w:id="5129" w:author="Seggelke, Klaus" w:date="2017-03-13T11:30:00Z">
              <w:r>
                <w:t>Start the low traffic load</w:t>
              </w:r>
            </w:ins>
          </w:p>
          <w:p w:rsidR="00A50B11" w:rsidRDefault="00A50B11" w:rsidP="002477B1">
            <w:pPr>
              <w:pStyle w:val="TestCaseInfo"/>
              <w:numPr>
                <w:ilvl w:val="0"/>
                <w:numId w:val="45"/>
              </w:numPr>
              <w:rPr>
                <w:ins w:id="5130" w:author="Seggelke, Klaus" w:date="2017-03-13T11:30:00Z"/>
              </w:rPr>
              <w:pPrChange w:id="5131" w:author="Seggelke, Klaus" w:date="2017-03-13T11:30:00Z">
                <w:pPr>
                  <w:pStyle w:val="TestCaseInfo"/>
                  <w:numPr>
                    <w:numId w:val="42"/>
                  </w:numPr>
                  <w:ind w:left="720" w:hanging="360"/>
                </w:pPr>
              </w:pPrChange>
            </w:pPr>
            <w:ins w:id="5132" w:author="Seggelke, Klaus" w:date="2017-03-13T11:30:00Z">
              <w:r>
                <w:t>Validate the provided functionality (--&gt; no dropped packets)</w:t>
              </w:r>
            </w:ins>
          </w:p>
          <w:p w:rsidR="005A676A" w:rsidDel="00A50B11" w:rsidRDefault="005A676A" w:rsidP="002477B1">
            <w:pPr>
              <w:pStyle w:val="TestCaseInfo"/>
              <w:numPr>
                <w:ilvl w:val="0"/>
                <w:numId w:val="45"/>
              </w:numPr>
              <w:rPr>
                <w:del w:id="5133" w:author="Seggelke, Klaus" w:date="2017-03-13T11:30:00Z"/>
              </w:rPr>
            </w:pPr>
            <w:del w:id="5134" w:author="Seggelke, Klaus" w:date="2017-03-13T11:30:00Z">
              <w:r w:rsidDel="00A50B11">
                <w:delText>Start the traffic load</w:delText>
              </w:r>
            </w:del>
          </w:p>
          <w:p w:rsidR="005A676A" w:rsidDel="00A50B11" w:rsidRDefault="005A676A" w:rsidP="002477B1">
            <w:pPr>
              <w:pStyle w:val="TestCaseInfo"/>
              <w:numPr>
                <w:ilvl w:val="0"/>
                <w:numId w:val="45"/>
              </w:numPr>
              <w:rPr>
                <w:del w:id="5135" w:author="Seggelke, Klaus" w:date="2017-03-13T11:30:00Z"/>
              </w:rPr>
            </w:pPr>
            <w:del w:id="5136" w:author="Seggelke, Klaus" w:date="2017-03-13T11:30:00Z">
              <w:r w:rsidDel="00A50B11">
                <w:delText>Validate no traffic goes through</w:delText>
              </w:r>
            </w:del>
          </w:p>
          <w:p w:rsidR="005A676A" w:rsidRDefault="005A676A" w:rsidP="002477B1">
            <w:pPr>
              <w:pStyle w:val="TestCaseInfo"/>
              <w:numPr>
                <w:ilvl w:val="0"/>
                <w:numId w:val="45"/>
              </w:numPr>
            </w:pPr>
            <w:r>
              <w:t>Initiate the upgrade, update or rollback process</w:t>
            </w:r>
          </w:p>
          <w:p w:rsidR="005A676A" w:rsidRDefault="005A676A" w:rsidP="002477B1">
            <w:pPr>
              <w:pStyle w:val="TestCaseInfo"/>
              <w:numPr>
                <w:ilvl w:val="0"/>
                <w:numId w:val="45"/>
              </w:numPr>
            </w:pPr>
            <w:r>
              <w:t xml:space="preserve">Validate VNF new version is in place and </w:t>
            </w:r>
            <w:ins w:id="5137" w:author="Seggelke, Klaus" w:date="2017-03-13T11:31:00Z">
              <w:r w:rsidR="00A50B11" w:rsidRPr="00074BEF">
                <w:t>VNF instantiation state is INSTANTIATED and VNF state is STARTED</w:t>
              </w:r>
            </w:ins>
            <w:del w:id="5138" w:author="Seggelke, Klaus" w:date="2017-03-13T11:31:00Z">
              <w:r w:rsidDel="00A50B11">
                <w:delText xml:space="preserve">state is </w:delText>
              </w:r>
              <w:r w:rsidR="00195B81" w:rsidDel="00A50B11">
                <w:rPr>
                  <w:lang w:eastAsia="zh-CN"/>
                </w:rPr>
                <w:delText>“Instantiated – Not configured”</w:delText>
              </w:r>
            </w:del>
          </w:p>
          <w:p w:rsidR="005A676A" w:rsidRDefault="002477B1" w:rsidP="002477B1">
            <w:pPr>
              <w:pStyle w:val="TestCaseInfo"/>
              <w:numPr>
                <w:ilvl w:val="0"/>
                <w:numId w:val="45"/>
              </w:numPr>
            </w:pPr>
            <w:ins w:id="5139" w:author="Seggelke, Klaus" w:date="2017-03-14T16:31:00Z">
              <w:r>
                <w:t>Validate the provided functionality (--&gt; no dropped packets)</w:t>
              </w:r>
            </w:ins>
            <w:del w:id="5140" w:author="Seggelke, Klaus" w:date="2017-03-14T16:31:00Z">
              <w:r w:rsidR="005A676A" w:rsidDel="002477B1">
                <w:delText>Validate no traffic has been forwarded</w:delText>
              </w:r>
            </w:del>
          </w:p>
          <w:p w:rsidR="005A676A" w:rsidRDefault="005A676A" w:rsidP="002477B1">
            <w:pPr>
              <w:pStyle w:val="TestCaseInfo"/>
              <w:numPr>
                <w:ilvl w:val="0"/>
                <w:numId w:val="45"/>
              </w:numPr>
            </w:pPr>
            <w:r>
              <w:t>Stop Traffic</w:t>
            </w:r>
          </w:p>
          <w:p w:rsidR="005A676A" w:rsidRDefault="005A676A" w:rsidP="002477B1">
            <w:pPr>
              <w:pStyle w:val="TestCaseInfo"/>
              <w:numPr>
                <w:ilvl w:val="0"/>
                <w:numId w:val="45"/>
              </w:numPr>
            </w:pPr>
            <w:r>
              <w:t>Terminate VNF</w:t>
            </w:r>
          </w:p>
          <w:p w:rsidR="005A676A" w:rsidRPr="00D921A2" w:rsidRDefault="005A676A" w:rsidP="002477B1">
            <w:pPr>
              <w:pStyle w:val="TestCaseInfo"/>
              <w:numPr>
                <w:ilvl w:val="0"/>
                <w:numId w:val="45"/>
              </w:numPr>
            </w:pPr>
            <w:r>
              <w:t>Validate that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95B81" w:rsidP="0021719D">
            <w:pPr>
              <w:pStyle w:val="TestCaseInfo"/>
            </w:pPr>
            <w:r>
              <w:t>The test case includes three different sub test cases:</w:t>
            </w:r>
          </w:p>
          <w:p w:rsidR="00195B81" w:rsidRDefault="00195B81" w:rsidP="00252ACA">
            <w:pPr>
              <w:pStyle w:val="TestCaseInfo"/>
              <w:numPr>
                <w:ilvl w:val="0"/>
                <w:numId w:val="83"/>
              </w:numPr>
            </w:pPr>
            <w:r>
              <w:t>Upgrade a VNF</w:t>
            </w:r>
          </w:p>
          <w:p w:rsidR="00195B81" w:rsidRDefault="00195B81" w:rsidP="00252ACA">
            <w:pPr>
              <w:pStyle w:val="TestCaseInfo"/>
              <w:numPr>
                <w:ilvl w:val="0"/>
                <w:numId w:val="83"/>
              </w:numPr>
            </w:pPr>
            <w:r>
              <w:t>Update a VNF</w:t>
            </w:r>
          </w:p>
          <w:p w:rsidR="00195B81" w:rsidRDefault="00195B81" w:rsidP="00252ACA">
            <w:pPr>
              <w:pStyle w:val="TestCaseInfo"/>
              <w:numPr>
                <w:ilvl w:val="0"/>
                <w:numId w:val="83"/>
              </w:numPr>
            </w:pPr>
            <w:r>
              <w:t>Rollback a VNF</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141" w:name="_Toc454184433"/>
            <w:bookmarkStart w:id="5142" w:name="_Toc477275284"/>
            <w:r>
              <w:t>TC.VNF.STATE.UPDATE.002</w:t>
            </w:r>
            <w:r>
              <w:tab/>
            </w:r>
            <w:r w:rsidR="005A676A">
              <w:t>VNF upgrade, update or roll</w:t>
            </w:r>
            <w:r w:rsidR="005A676A" w:rsidRPr="00E51B93">
              <w:t xml:space="preserve">back in </w:t>
            </w:r>
            <w:ins w:id="5143" w:author="Seggelke, Klaus" w:date="2017-03-14T16:32:00Z">
              <w:r w:rsidR="002477B1">
                <w:t xml:space="preserve">VNF </w:t>
              </w:r>
            </w:ins>
            <w:r w:rsidR="005A676A" w:rsidRPr="00E51B93">
              <w:t xml:space="preserve">state </w:t>
            </w:r>
            <w:del w:id="5144" w:author="Seggelke, Klaus" w:date="2017-03-14T16:32:00Z">
              <w:r w:rsidR="005A676A" w:rsidRPr="00E51B93" w:rsidDel="002477B1">
                <w:delText>Inactive</w:delText>
              </w:r>
            </w:del>
            <w:bookmarkEnd w:id="5141"/>
            <w:ins w:id="5145" w:author="Seggelke, Klaus" w:date="2017-03-14T16:32:00Z">
              <w:r w:rsidR="002477B1">
                <w:t>STOPPED</w:t>
              </w:r>
            </w:ins>
            <w:bookmarkEnd w:id="5142"/>
          </w:p>
        </w:tc>
      </w:tr>
      <w:tr w:rsidR="005A676A" w:rsidTr="00506878">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 xml:space="preserve">Verify VNF can be upgraded, updated or rolled back in </w:t>
            </w:r>
            <w:ins w:id="5146" w:author="Seggelke, Klaus" w:date="2017-03-14T16:32:00Z">
              <w:r w:rsidR="002477B1">
                <w:rPr>
                  <w:lang w:eastAsia="zh-CN"/>
                </w:rPr>
                <w:t xml:space="preserve">VNF </w:t>
              </w:r>
            </w:ins>
            <w:r>
              <w:rPr>
                <w:lang w:eastAsia="zh-CN"/>
              </w:rPr>
              <w:t>state “</w:t>
            </w:r>
            <w:del w:id="5147" w:author="Seggelke, Klaus" w:date="2017-03-14T16:33:00Z">
              <w:r w:rsidDel="002477B1">
                <w:rPr>
                  <w:lang w:eastAsia="zh-CN"/>
                </w:rPr>
                <w:delText>Inactive</w:delText>
              </w:r>
            </w:del>
            <w:ins w:id="5148" w:author="Seggelke, Klaus" w:date="2017-03-14T16:33:00Z">
              <w:r w:rsidR="002477B1">
                <w:rPr>
                  <w:lang w:eastAsia="zh-CN"/>
                </w:rPr>
                <w:t>STOPPED</w:t>
              </w:r>
            </w:ins>
            <w:r>
              <w:rPr>
                <w:lang w:eastAsia="zh-CN"/>
              </w:rPr>
              <w:t>”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 xml:space="preserve">After the VNF is instantiated and configured, the VNF </w:t>
            </w:r>
            <w:ins w:id="5149" w:author="Seggelke, Klaus" w:date="2017-03-14T16:33:00Z">
              <w:r w:rsidR="002477B1">
                <w:rPr>
                  <w:lang w:eastAsia="zh-CN"/>
                </w:rPr>
                <w:t xml:space="preserve">gets stopped and his </w:t>
              </w:r>
            </w:ins>
            <w:r>
              <w:rPr>
                <w:lang w:eastAsia="zh-CN"/>
              </w:rPr>
              <w:t xml:space="preserve">state </w:t>
            </w:r>
            <w:del w:id="5150" w:author="Seggelke, Klaus" w:date="2017-03-14T16:33:00Z">
              <w:r w:rsidDel="002477B1">
                <w:rPr>
                  <w:lang w:eastAsia="zh-CN"/>
                </w:rPr>
                <w:delText>is</w:delText>
              </w:r>
            </w:del>
            <w:ins w:id="5151" w:author="Seggelke, Klaus" w:date="2017-03-14T16:33:00Z">
              <w:r w:rsidR="002477B1">
                <w:rPr>
                  <w:lang w:eastAsia="zh-CN"/>
                </w:rPr>
                <w:t>ends in</w:t>
              </w:r>
            </w:ins>
            <w:r>
              <w:rPr>
                <w:lang w:eastAsia="zh-CN"/>
              </w:rPr>
              <w:t xml:space="preserve"> “</w:t>
            </w:r>
            <w:del w:id="5152" w:author="Seggelke, Klaus" w:date="2017-03-14T16:33:00Z">
              <w:r w:rsidDel="002477B1">
                <w:rPr>
                  <w:lang w:eastAsia="zh-CN"/>
                </w:rPr>
                <w:delText>Inactive</w:delText>
              </w:r>
            </w:del>
            <w:ins w:id="5153" w:author="Seggelke, Klaus" w:date="2017-03-14T16:33:00Z">
              <w:r w:rsidR="002477B1">
                <w:rPr>
                  <w:lang w:eastAsia="zh-CN"/>
                </w:rPr>
                <w:t>STOPPED</w:t>
              </w:r>
            </w:ins>
            <w:r>
              <w:rPr>
                <w:lang w:eastAsia="zh-CN"/>
              </w:rPr>
              <w:t>”. The command VNF upgrade, update or rollback gets initiated. After completion</w:t>
            </w:r>
            <w:ins w:id="5154" w:author="Seggelke, Klaus" w:date="2017-03-14T16:33:00Z">
              <w:r w:rsidR="002477B1">
                <w:rPr>
                  <w:lang w:eastAsia="zh-CN"/>
                </w:rPr>
                <w:t>,</w:t>
              </w:r>
            </w:ins>
            <w:r>
              <w:rPr>
                <w:lang w:eastAsia="zh-CN"/>
              </w:rPr>
              <w:t xml:space="preserve"> the new VNF should be still in the same state. The EM or the config file should be applied to the new VNF instance. After termination</w:t>
            </w:r>
            <w:ins w:id="5155" w:author="Seggelke, Klaus" w:date="2017-03-14T16:34:00Z">
              <w:r w:rsidR="002477B1">
                <w:rPr>
                  <w:lang w:eastAsia="zh-CN"/>
                </w:rPr>
                <w:t>,</w:t>
              </w:r>
            </w:ins>
            <w:r>
              <w:rPr>
                <w:lang w:eastAsia="zh-CN"/>
              </w:rPr>
              <w:t xml:space="preserve">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195B81">
        <w:trPr>
          <w:trHeight w:val="80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w:t>
            </w:r>
            <w:r w:rsidR="00DA6CC7">
              <w:t>s</w:t>
            </w:r>
            <w:r>
              <w:t xml:space="preserve"> the required configuration from the EM or configuration file</w:t>
            </w:r>
          </w:p>
          <w:p w:rsidR="005A676A" w:rsidRDefault="005A676A" w:rsidP="00506878">
            <w:pPr>
              <w:pStyle w:val="TestCaseInfo"/>
            </w:pPr>
            <w:r>
              <w:t>Sequence:</w:t>
            </w:r>
          </w:p>
          <w:p w:rsidR="00DA6CC7" w:rsidRDefault="00DA6CC7" w:rsidP="002477B1">
            <w:pPr>
              <w:pStyle w:val="TestCaseInfo"/>
              <w:numPr>
                <w:ilvl w:val="0"/>
                <w:numId w:val="85"/>
              </w:numPr>
            </w:pPr>
            <w:r>
              <w:t>Ensure EM is up or config file is present</w:t>
            </w:r>
          </w:p>
          <w:p w:rsidR="005A676A" w:rsidRDefault="005A676A" w:rsidP="002477B1">
            <w:pPr>
              <w:pStyle w:val="TestCaseInfo"/>
              <w:numPr>
                <w:ilvl w:val="0"/>
                <w:numId w:val="85"/>
              </w:numPr>
            </w:pPr>
            <w:r>
              <w:t>Instantiate VNF</w:t>
            </w:r>
          </w:p>
          <w:p w:rsidR="002477B1" w:rsidRDefault="002477B1" w:rsidP="002477B1">
            <w:pPr>
              <w:pStyle w:val="TestCaseInfo"/>
              <w:numPr>
                <w:ilvl w:val="0"/>
                <w:numId w:val="85"/>
              </w:numPr>
              <w:rPr>
                <w:ins w:id="5156" w:author="Seggelke, Klaus" w:date="2017-03-14T16:35:00Z"/>
              </w:rPr>
            </w:pPr>
            <w:ins w:id="5157" w:author="Seggelke, Klaus" w:date="2017-03-14T16:35:00Z">
              <w:r w:rsidRPr="00074BEF">
                <w:t>Validate VNF instantiation state is INSTANTIATED and VNF state is STARTED (--&gt; time stamp when correct state reached)</w:t>
              </w:r>
            </w:ins>
          </w:p>
          <w:p w:rsidR="002477B1" w:rsidRDefault="002477B1" w:rsidP="002477B1">
            <w:pPr>
              <w:pStyle w:val="TestCaseInfo"/>
              <w:numPr>
                <w:ilvl w:val="0"/>
                <w:numId w:val="85"/>
              </w:numPr>
              <w:rPr>
                <w:ins w:id="5158" w:author="Seggelke, Klaus" w:date="2017-03-14T16:35:00Z"/>
              </w:rPr>
            </w:pPr>
            <w:ins w:id="5159" w:author="Seggelke, Klaus" w:date="2017-03-14T16:35:00Z">
              <w:r>
                <w:t>Stop VNF</w:t>
              </w:r>
            </w:ins>
          </w:p>
          <w:p w:rsidR="002477B1" w:rsidRDefault="002477B1" w:rsidP="002477B1">
            <w:pPr>
              <w:pStyle w:val="TestCaseInfo"/>
              <w:numPr>
                <w:ilvl w:val="0"/>
                <w:numId w:val="85"/>
              </w:numPr>
              <w:rPr>
                <w:ins w:id="5160" w:author="Seggelke, Klaus" w:date="2017-03-14T16:35:00Z"/>
              </w:rPr>
            </w:pPr>
            <w:ins w:id="5161" w:author="Seggelke, Klaus" w:date="2017-03-14T16:35:00Z">
              <w:r w:rsidRPr="00074BEF">
                <w:lastRenderedPageBreak/>
                <w:t xml:space="preserve">Validate VNF instantiation state is INSTANTIATED and VNF state is </w:t>
              </w:r>
              <w:r>
                <w:t xml:space="preserve">STOPPED </w:t>
              </w:r>
              <w:r w:rsidRPr="00074BEF">
                <w:t>(--&gt; time stamp when correct state reached)</w:t>
              </w:r>
            </w:ins>
          </w:p>
          <w:p w:rsidR="005A676A" w:rsidDel="002477B1" w:rsidRDefault="005A676A" w:rsidP="002477B1">
            <w:pPr>
              <w:pStyle w:val="TestCaseInfo"/>
              <w:numPr>
                <w:ilvl w:val="0"/>
                <w:numId w:val="85"/>
              </w:numPr>
              <w:rPr>
                <w:del w:id="5162" w:author="Seggelke, Klaus" w:date="2017-03-14T16:35:00Z"/>
              </w:rPr>
            </w:pPr>
            <w:del w:id="5163" w:author="Seggelke, Klaus" w:date="2017-03-14T16:35:00Z">
              <w:r w:rsidDel="002477B1">
                <w:delText>Validate VNF is in state Inactive</w:delText>
              </w:r>
            </w:del>
          </w:p>
          <w:p w:rsidR="005A676A" w:rsidRDefault="005A676A" w:rsidP="002477B1">
            <w:pPr>
              <w:pStyle w:val="TestCaseInfo"/>
              <w:numPr>
                <w:ilvl w:val="0"/>
                <w:numId w:val="85"/>
              </w:numPr>
            </w:pPr>
            <w:r>
              <w:t>Start the traffic load</w:t>
            </w:r>
          </w:p>
          <w:p w:rsidR="005A676A" w:rsidRDefault="005A676A" w:rsidP="002477B1">
            <w:pPr>
              <w:pStyle w:val="TestCaseInfo"/>
              <w:numPr>
                <w:ilvl w:val="0"/>
                <w:numId w:val="85"/>
              </w:numPr>
            </w:pPr>
            <w:r>
              <w:t>Validate no traffic goes through</w:t>
            </w:r>
          </w:p>
          <w:p w:rsidR="005A676A" w:rsidRDefault="005A676A" w:rsidP="002477B1">
            <w:pPr>
              <w:pStyle w:val="TestCaseInfo"/>
              <w:numPr>
                <w:ilvl w:val="0"/>
                <w:numId w:val="85"/>
              </w:numPr>
            </w:pPr>
            <w:r>
              <w:t>Initiate the upgrade, update or rollback process</w:t>
            </w:r>
          </w:p>
          <w:p w:rsidR="005A676A" w:rsidRDefault="005A676A" w:rsidP="002477B1">
            <w:pPr>
              <w:pStyle w:val="TestCaseInfo"/>
              <w:numPr>
                <w:ilvl w:val="0"/>
                <w:numId w:val="85"/>
              </w:numPr>
            </w:pPr>
            <w:r>
              <w:t xml:space="preserve">Validate VNF new version is in place and </w:t>
            </w:r>
            <w:ins w:id="5164" w:author="Seggelke, Klaus" w:date="2017-03-14T16:36:00Z">
              <w:r w:rsidR="002477B1">
                <w:t xml:space="preserve">VNF </w:t>
              </w:r>
            </w:ins>
            <w:r>
              <w:t xml:space="preserve">state is </w:t>
            </w:r>
            <w:ins w:id="5165" w:author="Seggelke, Klaus" w:date="2017-03-14T16:36:00Z">
              <w:r w:rsidR="002477B1">
                <w:t>STOPPED</w:t>
              </w:r>
            </w:ins>
            <w:del w:id="5166" w:author="Seggelke, Klaus" w:date="2017-03-14T16:36:00Z">
              <w:r w:rsidDel="002477B1">
                <w:delText>Inactive</w:delText>
              </w:r>
            </w:del>
          </w:p>
          <w:p w:rsidR="005A676A" w:rsidRDefault="005A676A" w:rsidP="002477B1">
            <w:pPr>
              <w:pStyle w:val="TestCaseInfo"/>
              <w:numPr>
                <w:ilvl w:val="0"/>
                <w:numId w:val="85"/>
              </w:numPr>
            </w:pPr>
            <w:r>
              <w:t>Validate no traffic has been forwarded</w:t>
            </w:r>
          </w:p>
          <w:p w:rsidR="005A676A" w:rsidRDefault="005A676A" w:rsidP="002477B1">
            <w:pPr>
              <w:pStyle w:val="TestCaseInfo"/>
              <w:numPr>
                <w:ilvl w:val="0"/>
                <w:numId w:val="85"/>
              </w:numPr>
            </w:pPr>
            <w:r>
              <w:t>Stop Traffic</w:t>
            </w:r>
          </w:p>
          <w:p w:rsidR="005A676A" w:rsidRDefault="005A676A" w:rsidP="002477B1">
            <w:pPr>
              <w:pStyle w:val="TestCaseInfo"/>
              <w:numPr>
                <w:ilvl w:val="0"/>
                <w:numId w:val="85"/>
              </w:numPr>
            </w:pPr>
            <w:r>
              <w:t>Terminate VNF</w:t>
            </w:r>
          </w:p>
          <w:p w:rsidR="005A676A" w:rsidRPr="00D921A2" w:rsidRDefault="005A676A" w:rsidP="002477B1">
            <w:pPr>
              <w:pStyle w:val="TestCaseInfo"/>
              <w:numPr>
                <w:ilvl w:val="0"/>
                <w:numId w:val="85"/>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8"/>
              </w:numPr>
            </w:pPr>
            <w:r>
              <w:t>Upgrade a VNF</w:t>
            </w:r>
          </w:p>
          <w:p w:rsidR="00195B81" w:rsidRDefault="00195B81" w:rsidP="00D45270">
            <w:pPr>
              <w:pStyle w:val="TestCaseInfo"/>
              <w:numPr>
                <w:ilvl w:val="0"/>
                <w:numId w:val="128"/>
              </w:numPr>
            </w:pPr>
            <w:r>
              <w:t>Update a VNF</w:t>
            </w:r>
          </w:p>
          <w:p w:rsidR="005A676A" w:rsidRDefault="00195B81" w:rsidP="00D45270">
            <w:pPr>
              <w:pStyle w:val="TestCaseInfo"/>
              <w:numPr>
                <w:ilvl w:val="0"/>
                <w:numId w:val="128"/>
              </w:numPr>
            </w:pPr>
            <w:r>
              <w:t>Rollback a VNF</w:t>
            </w:r>
          </w:p>
        </w:tc>
      </w:tr>
    </w:tbl>
    <w:p w:rsidR="005A676A" w:rsidRDefault="005A676A" w:rsidP="005A676A">
      <w:pPr>
        <w:rPr>
          <w:lang w:eastAsia="zh-CN"/>
        </w:rPr>
      </w:pPr>
    </w:p>
    <w:p w:rsidR="005A676A" w:rsidDel="002477B1" w:rsidRDefault="005A676A" w:rsidP="005A676A">
      <w:pPr>
        <w:rPr>
          <w:del w:id="5167" w:author="Seggelke, Klaus" w:date="2017-03-14T16:37: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2477B1" w:rsidTr="005A676A">
        <w:trPr>
          <w:del w:id="5168" w:author="Seggelke, Klaus" w:date="2017-03-14T16:36: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2477B1" w:rsidRDefault="008625E0" w:rsidP="005A676A">
            <w:pPr>
              <w:pStyle w:val="TestCase"/>
              <w:rPr>
                <w:del w:id="5169" w:author="Seggelke, Klaus" w:date="2017-03-14T16:36:00Z"/>
              </w:rPr>
            </w:pPr>
            <w:bookmarkStart w:id="5170" w:name="_Toc454184434"/>
            <w:del w:id="5171" w:author="Seggelke, Klaus" w:date="2017-03-14T16:36:00Z">
              <w:r w:rsidDel="002477B1">
                <w:delText>TC.VNF.STATE.UPDATE.003</w:delText>
              </w:r>
              <w:r w:rsidDel="002477B1">
                <w:tab/>
              </w:r>
              <w:r w:rsidR="005A676A" w:rsidDel="002477B1">
                <w:delText>VNF upgrade, update or roll</w:delText>
              </w:r>
              <w:r w:rsidR="005A676A" w:rsidRPr="00E51B93" w:rsidDel="002477B1">
                <w:delText>back in state Active without traffic</w:delText>
              </w:r>
              <w:bookmarkEnd w:id="5170"/>
            </w:del>
          </w:p>
        </w:tc>
      </w:tr>
      <w:tr w:rsidR="005A676A" w:rsidDel="002477B1" w:rsidTr="00506878">
        <w:trPr>
          <w:trHeight w:val="472"/>
          <w:del w:id="5172" w:author="Seggelke, Klaus" w:date="2017-03-14T16:36: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2477B1" w:rsidRDefault="005A676A" w:rsidP="00506878">
            <w:pPr>
              <w:pStyle w:val="TestCaseDescription"/>
              <w:rPr>
                <w:del w:id="5173" w:author="Seggelke, Klaus" w:date="2017-03-14T16:36:00Z"/>
              </w:rPr>
            </w:pPr>
            <w:del w:id="5174" w:author="Seggelke, Klaus" w:date="2017-03-14T16:36:00Z">
              <w:r w:rsidDel="002477B1">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2477B1" w:rsidRDefault="005A676A" w:rsidP="00506878">
            <w:pPr>
              <w:pStyle w:val="TestCaseInfo"/>
              <w:rPr>
                <w:del w:id="5175" w:author="Seggelke, Klaus" w:date="2017-03-14T16:36:00Z"/>
                <w:lang w:eastAsia="zh-CN"/>
              </w:rPr>
            </w:pPr>
            <w:del w:id="5176" w:author="Seggelke, Klaus" w:date="2017-03-14T16:36:00Z">
              <w:r w:rsidDel="002477B1">
                <w:rPr>
                  <w:lang w:eastAsia="zh-CN"/>
                </w:rPr>
                <w:delText>Verify VNF can be upgraded, updated or rolled back in state “Active” and returns into the same state back afterwards</w:delText>
              </w:r>
            </w:del>
          </w:p>
        </w:tc>
      </w:tr>
      <w:tr w:rsidR="005A676A" w:rsidDel="002477B1" w:rsidTr="00506878">
        <w:trPr>
          <w:del w:id="5177" w:author="Seggelke, Klaus" w:date="2017-03-14T16:36: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2477B1" w:rsidRDefault="005A676A" w:rsidP="00506878">
            <w:pPr>
              <w:pStyle w:val="TestCaseDescription"/>
              <w:rPr>
                <w:del w:id="5178" w:author="Seggelke, Klaus" w:date="2017-03-14T16:36:00Z"/>
              </w:rPr>
            </w:pPr>
            <w:del w:id="5179" w:author="Seggelke, Klaus" w:date="2017-03-14T16:36:00Z">
              <w:r w:rsidDel="002477B1">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2477B1" w:rsidRDefault="005A676A" w:rsidP="00506878">
            <w:pPr>
              <w:pStyle w:val="TestCaseInfo"/>
              <w:rPr>
                <w:del w:id="5180" w:author="Seggelke, Klaus" w:date="2017-03-14T16:36:00Z"/>
                <w:lang w:eastAsia="zh-CN"/>
              </w:rPr>
            </w:pPr>
            <w:del w:id="5181" w:author="Seggelke, Klaus" w:date="2017-03-14T16:36:00Z">
              <w:r w:rsidDel="002477B1">
                <w:rPr>
                  <w:lang w:eastAsia="zh-CN"/>
                </w:rPr>
                <w:delTex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delText>
              </w:r>
            </w:del>
          </w:p>
        </w:tc>
      </w:tr>
      <w:tr w:rsidR="005A676A" w:rsidDel="002477B1" w:rsidTr="00506878">
        <w:trPr>
          <w:trHeight w:val="283"/>
          <w:del w:id="5182" w:author="Seggelke, Klaus" w:date="2017-03-14T16:36: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2477B1" w:rsidRDefault="005A676A" w:rsidP="00506878">
            <w:pPr>
              <w:pStyle w:val="TestCaseDescription"/>
              <w:rPr>
                <w:del w:id="5183" w:author="Seggelke, Klaus" w:date="2017-03-14T16:36:00Z"/>
              </w:rPr>
            </w:pPr>
            <w:del w:id="5184" w:author="Seggelke, Klaus" w:date="2017-03-14T16:36:00Z">
              <w:r w:rsidDel="002477B1">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2477B1" w:rsidRDefault="005A676A" w:rsidP="00506878">
            <w:pPr>
              <w:pStyle w:val="TestCaseInfo"/>
              <w:rPr>
                <w:del w:id="5185" w:author="Seggelke, Klaus" w:date="2017-03-14T16:36:00Z"/>
                <w:lang w:eastAsia="zh-CN"/>
              </w:rPr>
            </w:pPr>
          </w:p>
        </w:tc>
      </w:tr>
      <w:tr w:rsidR="005A676A" w:rsidDel="002477B1" w:rsidTr="00506878">
        <w:trPr>
          <w:trHeight w:val="515"/>
          <w:del w:id="5186" w:author="Seggelke, Klaus" w:date="2017-03-14T16:36: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2477B1" w:rsidRDefault="005A676A" w:rsidP="00506878">
            <w:pPr>
              <w:pStyle w:val="TestCaseDescription"/>
              <w:rPr>
                <w:del w:id="5187" w:author="Seggelke, Klaus" w:date="2017-03-14T16:36:00Z"/>
              </w:rPr>
            </w:pPr>
            <w:del w:id="5188" w:author="Seggelke, Klaus" w:date="2017-03-14T16:36:00Z">
              <w:r w:rsidDel="002477B1">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2477B1" w:rsidRDefault="005A676A" w:rsidP="00506878">
            <w:pPr>
              <w:pStyle w:val="TestCaseInfo"/>
              <w:rPr>
                <w:del w:id="5189" w:author="Seggelke, Klaus" w:date="2017-03-14T16:36:00Z"/>
              </w:rPr>
            </w:pPr>
          </w:p>
        </w:tc>
      </w:tr>
      <w:tr w:rsidR="005A676A" w:rsidDel="002477B1" w:rsidTr="00506878">
        <w:trPr>
          <w:del w:id="5190" w:author="Seggelke, Klaus" w:date="2017-03-14T16:36: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2477B1" w:rsidRDefault="005A676A" w:rsidP="00506878">
            <w:pPr>
              <w:pStyle w:val="TestCaseDescription"/>
              <w:rPr>
                <w:del w:id="5191" w:author="Seggelke, Klaus" w:date="2017-03-14T16:36:00Z"/>
              </w:rPr>
            </w:pPr>
            <w:del w:id="5192" w:author="Seggelke, Klaus" w:date="2017-03-14T16:36:00Z">
              <w:r w:rsidDel="002477B1">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2477B1" w:rsidRDefault="005A676A" w:rsidP="00506878">
            <w:pPr>
              <w:pStyle w:val="TestCaseInfo"/>
              <w:rPr>
                <w:del w:id="5193" w:author="Seggelke, Klaus" w:date="2017-03-14T16:36:00Z"/>
              </w:rPr>
            </w:pPr>
          </w:p>
        </w:tc>
      </w:tr>
      <w:tr w:rsidR="005A676A" w:rsidDel="002477B1" w:rsidTr="00506878">
        <w:trPr>
          <w:del w:id="5194" w:author="Seggelke, Klaus" w:date="2017-03-14T16:36: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2477B1" w:rsidRDefault="005A676A" w:rsidP="00506878">
            <w:pPr>
              <w:pStyle w:val="TestCaseDescription"/>
              <w:rPr>
                <w:del w:id="5195" w:author="Seggelke, Klaus" w:date="2017-03-14T16:36:00Z"/>
              </w:rPr>
            </w:pPr>
            <w:del w:id="5196" w:author="Seggelke, Klaus" w:date="2017-03-14T16:36:00Z">
              <w:r w:rsidDel="002477B1">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2477B1" w:rsidRDefault="005A676A" w:rsidP="00506878">
            <w:pPr>
              <w:pStyle w:val="TestCaseInfo"/>
              <w:rPr>
                <w:del w:id="5197" w:author="Seggelke, Klaus" w:date="2017-03-14T16:36:00Z"/>
                <w:lang w:eastAsia="zh-CN"/>
              </w:rPr>
            </w:pPr>
          </w:p>
        </w:tc>
      </w:tr>
      <w:tr w:rsidR="005A676A" w:rsidDel="002477B1" w:rsidTr="00506878">
        <w:trPr>
          <w:trHeight w:val="1075"/>
          <w:del w:id="5198" w:author="Seggelke, Klaus" w:date="2017-03-14T16:36: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2477B1" w:rsidRDefault="005A676A" w:rsidP="00506878">
            <w:pPr>
              <w:pStyle w:val="TestCaseDescription"/>
              <w:rPr>
                <w:del w:id="5199" w:author="Seggelke, Klaus" w:date="2017-03-14T16:36:00Z"/>
              </w:rPr>
            </w:pPr>
            <w:del w:id="5200" w:author="Seggelke, Klaus" w:date="2017-03-14T16:36:00Z">
              <w:r w:rsidDel="002477B1">
                <w:delText>Procedure</w:delText>
              </w:r>
            </w:del>
          </w:p>
        </w:tc>
        <w:tc>
          <w:tcPr>
            <w:tcW w:w="7979" w:type="dxa"/>
            <w:tcBorders>
              <w:top w:val="single" w:sz="2" w:space="0" w:color="auto"/>
              <w:left w:val="single" w:sz="2" w:space="0" w:color="auto"/>
              <w:bottom w:val="single" w:sz="2" w:space="0" w:color="auto"/>
              <w:right w:val="single" w:sz="2" w:space="0" w:color="auto"/>
            </w:tcBorders>
          </w:tcPr>
          <w:p w:rsidR="005A676A" w:rsidDel="002477B1" w:rsidRDefault="005A676A" w:rsidP="00506878">
            <w:pPr>
              <w:pStyle w:val="TestCaseInfo"/>
              <w:rPr>
                <w:del w:id="5201" w:author="Seggelke, Klaus" w:date="2017-03-14T16:36:00Z"/>
              </w:rPr>
            </w:pPr>
            <w:del w:id="5202" w:author="Seggelke, Klaus" w:date="2017-03-14T16:36:00Z">
              <w:r w:rsidDel="002477B1">
                <w:delText>Ensure VNF receive the required configuration from the EM or configuration file</w:delText>
              </w:r>
            </w:del>
          </w:p>
          <w:p w:rsidR="005A676A" w:rsidDel="002477B1" w:rsidRDefault="005A676A" w:rsidP="00506878">
            <w:pPr>
              <w:pStyle w:val="TestCaseInfo"/>
              <w:rPr>
                <w:del w:id="5203" w:author="Seggelke, Klaus" w:date="2017-03-14T16:36:00Z"/>
              </w:rPr>
            </w:pPr>
            <w:del w:id="5204" w:author="Seggelke, Klaus" w:date="2017-03-14T16:36:00Z">
              <w:r w:rsidDel="002477B1">
                <w:delText>Sequence:</w:delText>
              </w:r>
            </w:del>
          </w:p>
          <w:p w:rsidR="005A676A" w:rsidDel="002477B1" w:rsidRDefault="005A676A" w:rsidP="00046106">
            <w:pPr>
              <w:pStyle w:val="TestCaseInfo"/>
              <w:numPr>
                <w:ilvl w:val="0"/>
                <w:numId w:val="46"/>
              </w:numPr>
              <w:rPr>
                <w:del w:id="5205" w:author="Seggelke, Klaus" w:date="2017-03-14T16:36:00Z"/>
              </w:rPr>
            </w:pPr>
            <w:del w:id="5206" w:author="Seggelke, Klaus" w:date="2017-03-14T16:36:00Z">
              <w:r w:rsidDel="002477B1">
                <w:delText>Instantiate VNF</w:delText>
              </w:r>
            </w:del>
          </w:p>
          <w:p w:rsidR="005A676A" w:rsidDel="002477B1" w:rsidRDefault="005A676A" w:rsidP="00046106">
            <w:pPr>
              <w:pStyle w:val="TestCaseInfo"/>
              <w:numPr>
                <w:ilvl w:val="0"/>
                <w:numId w:val="46"/>
              </w:numPr>
              <w:rPr>
                <w:del w:id="5207" w:author="Seggelke, Klaus" w:date="2017-03-14T16:36:00Z"/>
              </w:rPr>
            </w:pPr>
            <w:del w:id="5208" w:author="Seggelke, Klaus" w:date="2017-03-14T16:36:00Z">
              <w:r w:rsidDel="002477B1">
                <w:delText>Validate VNF is in state Inactive</w:delText>
              </w:r>
            </w:del>
          </w:p>
          <w:p w:rsidR="005A676A" w:rsidDel="002477B1" w:rsidRDefault="005A676A" w:rsidP="00046106">
            <w:pPr>
              <w:pStyle w:val="TestCaseInfo"/>
              <w:numPr>
                <w:ilvl w:val="0"/>
                <w:numId w:val="46"/>
              </w:numPr>
              <w:rPr>
                <w:del w:id="5209" w:author="Seggelke, Klaus" w:date="2017-03-14T16:36:00Z"/>
              </w:rPr>
            </w:pPr>
            <w:del w:id="5210" w:author="Seggelke, Klaus" w:date="2017-03-14T16:36:00Z">
              <w:r w:rsidDel="002477B1">
                <w:delText>Start the VNF</w:delText>
              </w:r>
            </w:del>
          </w:p>
          <w:p w:rsidR="005A676A" w:rsidDel="002477B1" w:rsidRDefault="005A676A" w:rsidP="00046106">
            <w:pPr>
              <w:pStyle w:val="TestCaseInfo"/>
              <w:numPr>
                <w:ilvl w:val="0"/>
                <w:numId w:val="46"/>
              </w:numPr>
              <w:rPr>
                <w:del w:id="5211" w:author="Seggelke, Klaus" w:date="2017-03-14T16:36:00Z"/>
              </w:rPr>
            </w:pPr>
            <w:del w:id="5212" w:author="Seggelke, Klaus" w:date="2017-03-14T16:36:00Z">
              <w:r w:rsidDel="002477B1">
                <w:delText>Validate VNF is in state Active</w:delText>
              </w:r>
            </w:del>
          </w:p>
          <w:p w:rsidR="005A676A" w:rsidDel="002477B1" w:rsidRDefault="005A676A" w:rsidP="00046106">
            <w:pPr>
              <w:pStyle w:val="TestCaseInfo"/>
              <w:numPr>
                <w:ilvl w:val="0"/>
                <w:numId w:val="46"/>
              </w:numPr>
              <w:rPr>
                <w:del w:id="5213" w:author="Seggelke, Klaus" w:date="2017-03-14T16:36:00Z"/>
              </w:rPr>
            </w:pPr>
            <w:del w:id="5214" w:author="Seggelke, Klaus" w:date="2017-03-14T16:36:00Z">
              <w:r w:rsidDel="002477B1">
                <w:delText>Start the low traffic load</w:delText>
              </w:r>
            </w:del>
          </w:p>
          <w:p w:rsidR="005A676A" w:rsidDel="002477B1" w:rsidRDefault="005A676A" w:rsidP="00046106">
            <w:pPr>
              <w:pStyle w:val="TestCaseInfo"/>
              <w:numPr>
                <w:ilvl w:val="0"/>
                <w:numId w:val="46"/>
              </w:numPr>
              <w:rPr>
                <w:del w:id="5215" w:author="Seggelke, Klaus" w:date="2017-03-14T16:36:00Z"/>
              </w:rPr>
            </w:pPr>
            <w:del w:id="5216" w:author="Seggelke, Klaus" w:date="2017-03-14T16:36:00Z">
              <w:r w:rsidDel="002477B1">
                <w:delText>Validate traffic goes through</w:delText>
              </w:r>
            </w:del>
          </w:p>
          <w:p w:rsidR="005A676A" w:rsidDel="002477B1" w:rsidRDefault="005A676A" w:rsidP="00046106">
            <w:pPr>
              <w:pStyle w:val="TestCaseInfo"/>
              <w:numPr>
                <w:ilvl w:val="0"/>
                <w:numId w:val="46"/>
              </w:numPr>
              <w:rPr>
                <w:del w:id="5217" w:author="Seggelke, Klaus" w:date="2017-03-14T16:36:00Z"/>
              </w:rPr>
            </w:pPr>
            <w:del w:id="5218" w:author="Seggelke, Klaus" w:date="2017-03-14T16:36:00Z">
              <w:r w:rsidDel="002477B1">
                <w:delText>Stop traffic</w:delText>
              </w:r>
            </w:del>
          </w:p>
          <w:p w:rsidR="005A676A" w:rsidDel="002477B1" w:rsidRDefault="005A676A" w:rsidP="00046106">
            <w:pPr>
              <w:pStyle w:val="TestCaseInfo"/>
              <w:numPr>
                <w:ilvl w:val="0"/>
                <w:numId w:val="46"/>
              </w:numPr>
              <w:rPr>
                <w:del w:id="5219" w:author="Seggelke, Klaus" w:date="2017-03-14T16:36:00Z"/>
              </w:rPr>
            </w:pPr>
            <w:del w:id="5220" w:author="Seggelke, Klaus" w:date="2017-03-14T16:36:00Z">
              <w:r w:rsidDel="002477B1">
                <w:delText>Initiate the upgrade, update or rollback process</w:delText>
              </w:r>
            </w:del>
          </w:p>
          <w:p w:rsidR="005A676A" w:rsidDel="002477B1" w:rsidRDefault="005A676A" w:rsidP="00046106">
            <w:pPr>
              <w:pStyle w:val="TestCaseInfo"/>
              <w:numPr>
                <w:ilvl w:val="0"/>
                <w:numId w:val="46"/>
              </w:numPr>
              <w:rPr>
                <w:del w:id="5221" w:author="Seggelke, Klaus" w:date="2017-03-14T16:36:00Z"/>
              </w:rPr>
            </w:pPr>
            <w:del w:id="5222" w:author="Seggelke, Klaus" w:date="2017-03-14T16:36:00Z">
              <w:r w:rsidDel="002477B1">
                <w:delText>Validate VNF new version is in place and state is Active</w:delText>
              </w:r>
            </w:del>
          </w:p>
          <w:p w:rsidR="005A676A" w:rsidDel="002477B1" w:rsidRDefault="005A676A" w:rsidP="00046106">
            <w:pPr>
              <w:pStyle w:val="TestCaseInfo"/>
              <w:numPr>
                <w:ilvl w:val="0"/>
                <w:numId w:val="46"/>
              </w:numPr>
              <w:rPr>
                <w:del w:id="5223" w:author="Seggelke, Klaus" w:date="2017-03-14T16:36:00Z"/>
              </w:rPr>
            </w:pPr>
            <w:del w:id="5224" w:author="Seggelke, Klaus" w:date="2017-03-14T16:36:00Z">
              <w:r w:rsidDel="002477B1">
                <w:delText>Start the low traffic load</w:delText>
              </w:r>
            </w:del>
          </w:p>
          <w:p w:rsidR="005A676A" w:rsidDel="002477B1" w:rsidRDefault="005A676A" w:rsidP="00046106">
            <w:pPr>
              <w:pStyle w:val="TestCaseInfo"/>
              <w:numPr>
                <w:ilvl w:val="0"/>
                <w:numId w:val="46"/>
              </w:numPr>
              <w:rPr>
                <w:del w:id="5225" w:author="Seggelke, Klaus" w:date="2017-03-14T16:36:00Z"/>
              </w:rPr>
            </w:pPr>
            <w:del w:id="5226" w:author="Seggelke, Klaus" w:date="2017-03-14T16:36:00Z">
              <w:r w:rsidDel="002477B1">
                <w:delText>Validate traffic goes through</w:delText>
              </w:r>
              <w:r w:rsidR="009E5F99" w:rsidDel="002477B1">
                <w:delText xml:space="preserve"> with no traffic loss</w:delText>
              </w:r>
            </w:del>
          </w:p>
          <w:p w:rsidR="005A676A" w:rsidDel="002477B1" w:rsidRDefault="005A676A" w:rsidP="00046106">
            <w:pPr>
              <w:pStyle w:val="TestCaseInfo"/>
              <w:numPr>
                <w:ilvl w:val="0"/>
                <w:numId w:val="46"/>
              </w:numPr>
              <w:rPr>
                <w:del w:id="5227" w:author="Seggelke, Klaus" w:date="2017-03-14T16:36:00Z"/>
              </w:rPr>
            </w:pPr>
            <w:del w:id="5228" w:author="Seggelke, Klaus" w:date="2017-03-14T16:36:00Z">
              <w:r w:rsidDel="002477B1">
                <w:delText>Stop traffic</w:delText>
              </w:r>
            </w:del>
          </w:p>
          <w:p w:rsidR="005A676A" w:rsidDel="002477B1" w:rsidRDefault="005A676A" w:rsidP="00046106">
            <w:pPr>
              <w:pStyle w:val="TestCaseInfo"/>
              <w:numPr>
                <w:ilvl w:val="0"/>
                <w:numId w:val="46"/>
              </w:numPr>
              <w:rPr>
                <w:del w:id="5229" w:author="Seggelke, Klaus" w:date="2017-03-14T16:36:00Z"/>
              </w:rPr>
            </w:pPr>
            <w:del w:id="5230" w:author="Seggelke, Klaus" w:date="2017-03-14T16:36:00Z">
              <w:r w:rsidDel="002477B1">
                <w:delText>Terminate VNF</w:delText>
              </w:r>
            </w:del>
          </w:p>
          <w:p w:rsidR="005A676A" w:rsidRPr="00D921A2" w:rsidDel="002477B1" w:rsidRDefault="005A676A" w:rsidP="00046106">
            <w:pPr>
              <w:pStyle w:val="TestCaseInfo"/>
              <w:numPr>
                <w:ilvl w:val="0"/>
                <w:numId w:val="46"/>
              </w:numPr>
              <w:rPr>
                <w:del w:id="5231" w:author="Seggelke, Klaus" w:date="2017-03-14T16:36:00Z"/>
              </w:rPr>
            </w:pPr>
            <w:del w:id="5232" w:author="Seggelke, Klaus" w:date="2017-03-14T16:36:00Z">
              <w:r w:rsidDel="002477B1">
                <w:delText>Validate that all vResources have been released</w:delText>
              </w:r>
            </w:del>
          </w:p>
        </w:tc>
      </w:tr>
      <w:tr w:rsidR="005A676A" w:rsidDel="002477B1" w:rsidTr="00506878">
        <w:trPr>
          <w:del w:id="5233" w:author="Seggelke, Klaus" w:date="2017-03-14T16:36: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2477B1" w:rsidRDefault="005A676A" w:rsidP="00506878">
            <w:pPr>
              <w:pStyle w:val="TestCaseDescription"/>
              <w:rPr>
                <w:del w:id="5234" w:author="Seggelke, Klaus" w:date="2017-03-14T16:36:00Z"/>
              </w:rPr>
            </w:pPr>
            <w:del w:id="5235" w:author="Seggelke, Klaus" w:date="2017-03-14T16:36:00Z">
              <w:r w:rsidDel="002477B1">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2477B1" w:rsidRDefault="005A676A" w:rsidP="00506878">
            <w:pPr>
              <w:pStyle w:val="TestCaseInfo"/>
              <w:rPr>
                <w:del w:id="5236" w:author="Seggelke, Klaus" w:date="2017-03-14T16:36:00Z"/>
              </w:rPr>
            </w:pPr>
          </w:p>
        </w:tc>
      </w:tr>
      <w:tr w:rsidR="005A676A" w:rsidDel="002477B1" w:rsidTr="00506878">
        <w:trPr>
          <w:del w:id="5237" w:author="Seggelke, Klaus" w:date="2017-03-14T16:36: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2477B1" w:rsidRDefault="005A676A" w:rsidP="00506878">
            <w:pPr>
              <w:pStyle w:val="TestCaseDescription"/>
              <w:rPr>
                <w:del w:id="5238" w:author="Seggelke, Klaus" w:date="2017-03-14T16:36:00Z"/>
                <w:noProof/>
              </w:rPr>
            </w:pPr>
            <w:del w:id="5239" w:author="Seggelke, Klaus" w:date="2017-03-14T16:36:00Z">
              <w:r w:rsidDel="002477B1">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195B81" w:rsidDel="002477B1" w:rsidRDefault="00195B81" w:rsidP="00195B81">
            <w:pPr>
              <w:pStyle w:val="TestCaseInfo"/>
              <w:rPr>
                <w:del w:id="5240" w:author="Seggelke, Klaus" w:date="2017-03-14T16:36:00Z"/>
              </w:rPr>
            </w:pPr>
            <w:del w:id="5241" w:author="Seggelke, Klaus" w:date="2017-03-14T16:36:00Z">
              <w:r w:rsidDel="002477B1">
                <w:delText>The test case includes three different sub test cases:</w:delText>
              </w:r>
            </w:del>
          </w:p>
          <w:p w:rsidR="00195B81" w:rsidDel="002477B1" w:rsidRDefault="00195B81" w:rsidP="00D45270">
            <w:pPr>
              <w:pStyle w:val="TestCaseInfo"/>
              <w:numPr>
                <w:ilvl w:val="0"/>
                <w:numId w:val="129"/>
              </w:numPr>
              <w:rPr>
                <w:del w:id="5242" w:author="Seggelke, Klaus" w:date="2017-03-14T16:36:00Z"/>
              </w:rPr>
            </w:pPr>
            <w:del w:id="5243" w:author="Seggelke, Klaus" w:date="2017-03-14T16:36:00Z">
              <w:r w:rsidDel="002477B1">
                <w:delText>Upgrade a VNF</w:delText>
              </w:r>
            </w:del>
          </w:p>
          <w:p w:rsidR="00195B81" w:rsidDel="002477B1" w:rsidRDefault="00195B81" w:rsidP="00D45270">
            <w:pPr>
              <w:pStyle w:val="TestCaseInfo"/>
              <w:numPr>
                <w:ilvl w:val="0"/>
                <w:numId w:val="129"/>
              </w:numPr>
              <w:rPr>
                <w:del w:id="5244" w:author="Seggelke, Klaus" w:date="2017-03-14T16:36:00Z"/>
              </w:rPr>
            </w:pPr>
            <w:del w:id="5245" w:author="Seggelke, Klaus" w:date="2017-03-14T16:36:00Z">
              <w:r w:rsidDel="002477B1">
                <w:delText>Update a VNF</w:delText>
              </w:r>
            </w:del>
          </w:p>
          <w:p w:rsidR="005A676A" w:rsidDel="002477B1" w:rsidRDefault="00195B81" w:rsidP="00D45270">
            <w:pPr>
              <w:pStyle w:val="TestCaseInfo"/>
              <w:numPr>
                <w:ilvl w:val="0"/>
                <w:numId w:val="129"/>
              </w:numPr>
              <w:rPr>
                <w:del w:id="5246" w:author="Seggelke, Klaus" w:date="2017-03-14T16:36:00Z"/>
              </w:rPr>
            </w:pPr>
            <w:del w:id="5247" w:author="Seggelke, Klaus" w:date="2017-03-14T16:36:00Z">
              <w:r w:rsidDel="002477B1">
                <w:delText>Rollback a VNF</w:delText>
              </w:r>
            </w:del>
          </w:p>
        </w:tc>
      </w:tr>
    </w:tbl>
    <w:p w:rsidR="005A676A" w:rsidDel="002477B1" w:rsidRDefault="005A676A" w:rsidP="005A676A">
      <w:pPr>
        <w:rPr>
          <w:del w:id="5248" w:author="Seggelke, Klaus" w:date="2017-03-14T16:37:00Z"/>
          <w:lang w:eastAsia="zh-CN"/>
        </w:rPr>
      </w:pPr>
    </w:p>
    <w:p w:rsidR="009E5F99" w:rsidDel="002477B1" w:rsidRDefault="009E5F99" w:rsidP="005A676A">
      <w:pPr>
        <w:rPr>
          <w:del w:id="5249" w:author="Seggelke, Klaus" w:date="2017-03-14T16:37: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250" w:name="_Toc454184435"/>
            <w:bookmarkStart w:id="5251" w:name="_Toc477275285"/>
            <w:r>
              <w:t>TC.VNF.STATE.UPDATE.004</w:t>
            </w:r>
            <w:r>
              <w:tab/>
            </w:r>
            <w:r w:rsidR="005A676A">
              <w:t>VNF upgrade, update</w:t>
            </w:r>
            <w:r w:rsidR="005A676A" w:rsidRPr="00D45BAF">
              <w:t xml:space="preserve"> or rollback in </w:t>
            </w:r>
            <w:ins w:id="5252" w:author="Seggelke, Klaus" w:date="2017-03-14T16:37:00Z">
              <w:r w:rsidR="002477B1">
                <w:t xml:space="preserve">VNF </w:t>
              </w:r>
            </w:ins>
            <w:r w:rsidR="005A676A" w:rsidRPr="00D45BAF">
              <w:t xml:space="preserve">state </w:t>
            </w:r>
            <w:del w:id="5253" w:author="Seggelke, Klaus" w:date="2017-03-14T16:37:00Z">
              <w:r w:rsidR="005A676A" w:rsidRPr="00D45BAF" w:rsidDel="002477B1">
                <w:delText xml:space="preserve">Active </w:delText>
              </w:r>
            </w:del>
            <w:ins w:id="5254" w:author="Seggelke, Klaus" w:date="2017-03-14T16:37:00Z">
              <w:r w:rsidR="002477B1">
                <w:t xml:space="preserve">STARTED </w:t>
              </w:r>
            </w:ins>
            <w:r w:rsidR="005A676A" w:rsidRPr="00D45BAF">
              <w:t>with low traffic</w:t>
            </w:r>
            <w:bookmarkEnd w:id="5250"/>
            <w:bookmarkEnd w:id="5251"/>
          </w:p>
        </w:tc>
      </w:tr>
      <w:tr w:rsidR="005A676A" w:rsidTr="00506878">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 xml:space="preserve">Verify VNF can be upgraded, updated or rolled back in </w:t>
            </w:r>
            <w:ins w:id="5255" w:author="Seggelke, Klaus" w:date="2017-03-14T16:38:00Z">
              <w:r w:rsidR="002477B1">
                <w:rPr>
                  <w:lang w:eastAsia="zh-CN"/>
                </w:rPr>
                <w:t xml:space="preserve">VNF </w:t>
              </w:r>
            </w:ins>
            <w:r>
              <w:rPr>
                <w:lang w:eastAsia="zh-CN"/>
              </w:rPr>
              <w:t>state “</w:t>
            </w:r>
            <w:del w:id="5256" w:author="Seggelke, Klaus" w:date="2017-03-14T16:38:00Z">
              <w:r w:rsidDel="002477B1">
                <w:rPr>
                  <w:lang w:eastAsia="zh-CN"/>
                </w:rPr>
                <w:delText>Active</w:delText>
              </w:r>
            </w:del>
            <w:ins w:id="5257" w:author="Seggelke, Klaus" w:date="2017-03-14T16:38:00Z">
              <w:r w:rsidR="002477B1">
                <w:rPr>
                  <w:lang w:eastAsia="zh-CN"/>
                </w:rPr>
                <w:t>STARTED</w:t>
              </w:r>
            </w:ins>
            <w:r>
              <w:rPr>
                <w:lang w:eastAsia="zh-CN"/>
              </w:rPr>
              <w:t>” and returns into the same state back afterwards. The process is done under low traffic to determine the service disruption time.</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w:t>
            </w:r>
            <w:del w:id="5258" w:author="Seggelke, Klaus" w:date="2017-03-14T16:38:00Z">
              <w:r w:rsidDel="002477B1">
                <w:rPr>
                  <w:lang w:eastAsia="zh-CN"/>
                </w:rPr>
                <w:delText>,</w:delText>
              </w:r>
            </w:del>
            <w:ins w:id="5259" w:author="Seggelke, Klaus" w:date="2017-03-14T16:38:00Z">
              <w:r w:rsidR="002477B1">
                <w:rPr>
                  <w:lang w:eastAsia="zh-CN"/>
                </w:rPr>
                <w:t xml:space="preserve"> and</w:t>
              </w:r>
            </w:ins>
            <w:r>
              <w:rPr>
                <w:lang w:eastAsia="zh-CN"/>
              </w:rPr>
              <w:t xml:space="preserve"> configured</w:t>
            </w:r>
            <w:del w:id="5260" w:author="Seggelke, Klaus" w:date="2017-03-14T16:38:00Z">
              <w:r w:rsidDel="002477B1">
                <w:rPr>
                  <w:lang w:eastAsia="zh-CN"/>
                </w:rPr>
                <w:delText xml:space="preserve"> and activated</w:delText>
              </w:r>
            </w:del>
            <w:r>
              <w:rPr>
                <w:lang w:eastAsia="zh-CN"/>
              </w:rPr>
              <w:t>, the VNF state is “</w:t>
            </w:r>
            <w:del w:id="5261" w:author="Seggelke, Klaus" w:date="2017-03-14T16:38:00Z">
              <w:r w:rsidDel="002477B1">
                <w:rPr>
                  <w:lang w:eastAsia="zh-CN"/>
                </w:rPr>
                <w:delText>Active</w:delText>
              </w:r>
            </w:del>
            <w:ins w:id="5262" w:author="Seggelke, Klaus" w:date="2017-03-14T16:38:00Z">
              <w:r w:rsidR="002477B1">
                <w:rPr>
                  <w:lang w:eastAsia="zh-CN"/>
                </w:rPr>
                <w:t>STARTED</w:t>
              </w:r>
            </w:ins>
            <w:r>
              <w:rPr>
                <w:lang w:eastAsia="zh-CN"/>
              </w:rPr>
              <w:t>”. The command VNF upgrade, update or rollback gets initiated. After completion</w:t>
            </w:r>
            <w:ins w:id="5263" w:author="Seggelke, Klaus" w:date="2017-03-14T16:38:00Z">
              <w:r w:rsidR="002477B1">
                <w:rPr>
                  <w:lang w:eastAsia="zh-CN"/>
                </w:rPr>
                <w:t>,</w:t>
              </w:r>
            </w:ins>
            <w:r>
              <w:rPr>
                <w:lang w:eastAsia="zh-CN"/>
              </w:rPr>
              <w:t xml:space="preserve"> the new VNF should be still in the same state. The EM or the config file should be applied to the new VNF instance and return to the active state by processing packets. After termination</w:t>
            </w:r>
            <w:ins w:id="5264" w:author="Seggelke, Klaus" w:date="2017-03-14T16:39:00Z">
              <w:r w:rsidR="002477B1">
                <w:rPr>
                  <w:lang w:eastAsia="zh-CN"/>
                </w:rPr>
                <w:t>,</w:t>
              </w:r>
            </w:ins>
            <w:r>
              <w:rPr>
                <w:lang w:eastAsia="zh-CN"/>
              </w:rPr>
              <w:t xml:space="preserve">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2477B1">
            <w:pPr>
              <w:pStyle w:val="TestCaseInfo"/>
              <w:numPr>
                <w:ilvl w:val="0"/>
                <w:numId w:val="47"/>
              </w:numPr>
            </w:pPr>
            <w:r>
              <w:t>Instantiate VNF</w:t>
            </w:r>
          </w:p>
          <w:p w:rsidR="002477B1" w:rsidRDefault="002477B1" w:rsidP="002477B1">
            <w:pPr>
              <w:pStyle w:val="TestCaseInfo"/>
              <w:numPr>
                <w:ilvl w:val="0"/>
                <w:numId w:val="47"/>
              </w:numPr>
              <w:rPr>
                <w:ins w:id="5265" w:author="Seggelke, Klaus" w:date="2017-03-14T16:39:00Z"/>
              </w:rPr>
            </w:pPr>
            <w:ins w:id="5266" w:author="Seggelke, Klaus" w:date="2017-03-14T16:39:00Z">
              <w:r w:rsidRPr="00074BEF">
                <w:t>Validate VNF instantiation state is INSTANTIATED and VNF state is STARTED (--&gt; time stamp when correct state reached)</w:t>
              </w:r>
            </w:ins>
          </w:p>
          <w:p w:rsidR="005A676A" w:rsidDel="002477B1" w:rsidRDefault="005A676A" w:rsidP="002477B1">
            <w:pPr>
              <w:pStyle w:val="TestCaseInfo"/>
              <w:numPr>
                <w:ilvl w:val="0"/>
                <w:numId w:val="47"/>
              </w:numPr>
              <w:rPr>
                <w:del w:id="5267" w:author="Seggelke, Klaus" w:date="2017-03-14T16:39:00Z"/>
              </w:rPr>
            </w:pPr>
            <w:del w:id="5268" w:author="Seggelke, Klaus" w:date="2017-03-14T16:39:00Z">
              <w:r w:rsidDel="002477B1">
                <w:delText>Validate VNF is in state Inactive</w:delText>
              </w:r>
            </w:del>
          </w:p>
          <w:p w:rsidR="005A676A" w:rsidDel="002477B1" w:rsidRDefault="005A676A" w:rsidP="002477B1">
            <w:pPr>
              <w:pStyle w:val="TestCaseInfo"/>
              <w:numPr>
                <w:ilvl w:val="0"/>
                <w:numId w:val="47"/>
              </w:numPr>
              <w:rPr>
                <w:del w:id="5269" w:author="Seggelke, Klaus" w:date="2017-03-14T16:39:00Z"/>
              </w:rPr>
            </w:pPr>
            <w:del w:id="5270" w:author="Seggelke, Klaus" w:date="2017-03-14T16:39:00Z">
              <w:r w:rsidDel="002477B1">
                <w:delText>Start the VNF</w:delText>
              </w:r>
            </w:del>
          </w:p>
          <w:p w:rsidR="005A676A" w:rsidDel="002477B1" w:rsidRDefault="005A676A" w:rsidP="002477B1">
            <w:pPr>
              <w:pStyle w:val="TestCaseInfo"/>
              <w:numPr>
                <w:ilvl w:val="0"/>
                <w:numId w:val="47"/>
              </w:numPr>
              <w:rPr>
                <w:del w:id="5271" w:author="Seggelke, Klaus" w:date="2017-03-14T16:39:00Z"/>
              </w:rPr>
            </w:pPr>
            <w:del w:id="5272" w:author="Seggelke, Klaus" w:date="2017-03-14T16:39:00Z">
              <w:r w:rsidDel="002477B1">
                <w:delText>Validate VNF is in state Active</w:delText>
              </w:r>
            </w:del>
          </w:p>
          <w:p w:rsidR="005A676A" w:rsidRDefault="005A676A" w:rsidP="002477B1">
            <w:pPr>
              <w:pStyle w:val="TestCaseInfo"/>
              <w:numPr>
                <w:ilvl w:val="0"/>
                <w:numId w:val="47"/>
              </w:numPr>
            </w:pPr>
            <w:r>
              <w:t>Start the low traffic load</w:t>
            </w:r>
          </w:p>
          <w:p w:rsidR="005A676A" w:rsidRDefault="005A676A" w:rsidP="002477B1">
            <w:pPr>
              <w:pStyle w:val="TestCaseInfo"/>
              <w:numPr>
                <w:ilvl w:val="0"/>
                <w:numId w:val="47"/>
              </w:numPr>
            </w:pPr>
            <w:r>
              <w:t>Validate traffic goes through (--&gt; no dropped packets)</w:t>
            </w:r>
          </w:p>
          <w:p w:rsidR="005A676A" w:rsidRDefault="005A676A" w:rsidP="002477B1">
            <w:pPr>
              <w:pStyle w:val="TestCaseInfo"/>
              <w:numPr>
                <w:ilvl w:val="0"/>
                <w:numId w:val="47"/>
              </w:numPr>
            </w:pPr>
            <w:r>
              <w:t>Initiate the upgrade, update or rollback process</w:t>
            </w:r>
          </w:p>
          <w:p w:rsidR="005A676A" w:rsidRDefault="005A676A" w:rsidP="002477B1">
            <w:pPr>
              <w:pStyle w:val="TestCaseInfo"/>
              <w:numPr>
                <w:ilvl w:val="0"/>
                <w:numId w:val="47"/>
              </w:numPr>
            </w:pPr>
            <w:r>
              <w:t xml:space="preserve">Validate VNF new version is active and </w:t>
            </w:r>
            <w:ins w:id="5273" w:author="Seggelke, Klaus" w:date="2017-03-14T16:40:00Z">
              <w:r w:rsidR="002477B1">
                <w:t xml:space="preserve">VNF </w:t>
              </w:r>
            </w:ins>
            <w:r>
              <w:t xml:space="preserve">state is </w:t>
            </w:r>
            <w:ins w:id="5274" w:author="Seggelke, Klaus" w:date="2017-03-14T16:39:00Z">
              <w:r w:rsidR="002477B1">
                <w:t>STARTED</w:t>
              </w:r>
            </w:ins>
            <w:del w:id="5275" w:author="Seggelke, Klaus" w:date="2017-03-14T16:39:00Z">
              <w:r w:rsidDel="002477B1">
                <w:delText>Active</w:delText>
              </w:r>
            </w:del>
          </w:p>
          <w:p w:rsidR="005A676A" w:rsidRDefault="005A676A" w:rsidP="002477B1">
            <w:pPr>
              <w:pStyle w:val="TestCaseInfo"/>
              <w:numPr>
                <w:ilvl w:val="0"/>
                <w:numId w:val="47"/>
              </w:numPr>
            </w:pPr>
            <w:r>
              <w:t>Validate traffic gets forwarded and measure the length of service disruption</w:t>
            </w:r>
          </w:p>
          <w:p w:rsidR="005A676A" w:rsidRDefault="005A676A" w:rsidP="002477B1">
            <w:pPr>
              <w:pStyle w:val="TestCaseInfo"/>
              <w:numPr>
                <w:ilvl w:val="0"/>
                <w:numId w:val="47"/>
              </w:numPr>
            </w:pPr>
            <w:r>
              <w:t>Stop Traffic</w:t>
            </w:r>
          </w:p>
          <w:p w:rsidR="005A676A" w:rsidRDefault="005A676A" w:rsidP="002477B1">
            <w:pPr>
              <w:pStyle w:val="TestCaseInfo"/>
              <w:numPr>
                <w:ilvl w:val="0"/>
                <w:numId w:val="47"/>
              </w:numPr>
            </w:pPr>
            <w:r>
              <w:t>Terminate VNF</w:t>
            </w:r>
          </w:p>
          <w:p w:rsidR="005A676A" w:rsidRPr="00D921A2" w:rsidRDefault="005A676A" w:rsidP="002477B1">
            <w:pPr>
              <w:pStyle w:val="TestCaseInfo"/>
              <w:numPr>
                <w:ilvl w:val="0"/>
                <w:numId w:val="47"/>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30"/>
              </w:numPr>
            </w:pPr>
            <w:r>
              <w:t>Upgrade a VNF</w:t>
            </w:r>
          </w:p>
          <w:p w:rsidR="00195B81" w:rsidRDefault="00195B81" w:rsidP="00D45270">
            <w:pPr>
              <w:pStyle w:val="TestCaseInfo"/>
              <w:numPr>
                <w:ilvl w:val="0"/>
                <w:numId w:val="130"/>
              </w:numPr>
            </w:pPr>
            <w:r>
              <w:lastRenderedPageBreak/>
              <w:t>Update a VNF</w:t>
            </w:r>
          </w:p>
          <w:p w:rsidR="005A676A" w:rsidRDefault="00195B81" w:rsidP="00D45270">
            <w:pPr>
              <w:pStyle w:val="TestCaseInfo"/>
              <w:numPr>
                <w:ilvl w:val="0"/>
                <w:numId w:val="130"/>
              </w:numPr>
            </w:pPr>
            <w:r>
              <w:t>Rollback a VNF</w:t>
            </w:r>
          </w:p>
        </w:tc>
      </w:tr>
    </w:tbl>
    <w:p w:rsidR="005A676A" w:rsidRDefault="005A676A" w:rsidP="005A676A">
      <w:pPr>
        <w:rPr>
          <w:lang w:eastAsia="zh-CN"/>
        </w:rPr>
      </w:pPr>
    </w:p>
    <w:p w:rsidR="009E5F99" w:rsidRDefault="009E5F99"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38372C">
            <w:pPr>
              <w:pStyle w:val="TestCase"/>
            </w:pPr>
            <w:bookmarkStart w:id="5276" w:name="_Toc454184436"/>
            <w:bookmarkStart w:id="5277" w:name="_Toc477275286"/>
            <w:r>
              <w:t>TC.VNF.STATE.UPDATE.005</w:t>
            </w:r>
            <w:r>
              <w:tab/>
            </w:r>
            <w:r w:rsidR="005A676A" w:rsidRPr="00D45BAF">
              <w:t xml:space="preserve">VNF upgrade, update or rollback in state Active with </w:t>
            </w:r>
            <w:r w:rsidR="0038372C">
              <w:t>normal</w:t>
            </w:r>
            <w:r w:rsidR="005A676A" w:rsidRPr="00D45BAF">
              <w:t xml:space="preserve"> traffic</w:t>
            </w:r>
            <w:bookmarkEnd w:id="5276"/>
            <w:bookmarkEnd w:id="5277"/>
          </w:p>
        </w:tc>
      </w:tr>
      <w:tr w:rsidR="005A676A" w:rsidTr="00506878">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38372C">
            <w:pPr>
              <w:pStyle w:val="TestCaseInfo"/>
              <w:rPr>
                <w:lang w:eastAsia="zh-CN"/>
              </w:rPr>
            </w:pPr>
            <w:r>
              <w:rPr>
                <w:lang w:eastAsia="zh-CN"/>
              </w:rPr>
              <w:t>Verify VNF can be upgraded, updated or rolled back in state “</w:t>
            </w:r>
            <w:del w:id="5278" w:author="Seggelke, Klaus" w:date="2017-03-14T16:40:00Z">
              <w:r w:rsidDel="002477B1">
                <w:rPr>
                  <w:lang w:eastAsia="zh-CN"/>
                </w:rPr>
                <w:delText>Active</w:delText>
              </w:r>
            </w:del>
            <w:ins w:id="5279" w:author="Seggelke, Klaus" w:date="2017-03-14T16:40:00Z">
              <w:r w:rsidR="002477B1">
                <w:rPr>
                  <w:lang w:eastAsia="zh-CN"/>
                </w:rPr>
                <w:t>STARTED</w:t>
              </w:r>
            </w:ins>
            <w:r>
              <w:rPr>
                <w:lang w:eastAsia="zh-CN"/>
              </w:rPr>
              <w:t xml:space="preserve">” and returns into the same state back afterwards. The process is done under </w:t>
            </w:r>
            <w:r w:rsidR="0038372C">
              <w:rPr>
                <w:lang w:eastAsia="zh-CN"/>
              </w:rPr>
              <w:t>normal</w:t>
            </w:r>
            <w:r>
              <w:rPr>
                <w:lang w:eastAsia="zh-CN"/>
              </w:rPr>
              <w:t xml:space="preserve"> traffic to determine the service disruption time.</w:t>
            </w:r>
            <w:r w:rsidR="0038372C">
              <w:rPr>
                <w:lang w:eastAsia="zh-CN"/>
              </w:rPr>
              <w:t xml:space="preserve"> The traffic load does not cause a scaling event in the system, but it is close to the limit to cause a scaling event.</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w:t>
            </w:r>
            <w:del w:id="5280" w:author="Seggelke, Klaus" w:date="2017-03-14T16:40:00Z">
              <w:r w:rsidDel="002477B1">
                <w:rPr>
                  <w:lang w:eastAsia="zh-CN"/>
                </w:rPr>
                <w:delText>,</w:delText>
              </w:r>
            </w:del>
            <w:ins w:id="5281" w:author="Seggelke, Klaus" w:date="2017-03-14T16:40:00Z">
              <w:r w:rsidR="002477B1">
                <w:rPr>
                  <w:lang w:eastAsia="zh-CN"/>
                </w:rPr>
                <w:t xml:space="preserve"> and</w:t>
              </w:r>
            </w:ins>
            <w:r>
              <w:rPr>
                <w:lang w:eastAsia="zh-CN"/>
              </w:rPr>
              <w:t xml:space="preserve"> configured</w:t>
            </w:r>
            <w:del w:id="5282" w:author="Seggelke, Klaus" w:date="2017-03-14T16:40:00Z">
              <w:r w:rsidDel="002477B1">
                <w:rPr>
                  <w:lang w:eastAsia="zh-CN"/>
                </w:rPr>
                <w:delText xml:space="preserve"> and activated</w:delText>
              </w:r>
            </w:del>
            <w:r>
              <w:rPr>
                <w:lang w:eastAsia="zh-CN"/>
              </w:rPr>
              <w:t>, the VNF state is “</w:t>
            </w:r>
            <w:del w:id="5283" w:author="Seggelke, Klaus" w:date="2017-03-14T16:40:00Z">
              <w:r w:rsidDel="002477B1">
                <w:rPr>
                  <w:lang w:eastAsia="zh-CN"/>
                </w:rPr>
                <w:delText>Active</w:delText>
              </w:r>
            </w:del>
            <w:ins w:id="5284" w:author="Seggelke, Klaus" w:date="2017-03-14T16:40:00Z">
              <w:r w:rsidR="002477B1">
                <w:rPr>
                  <w:lang w:eastAsia="zh-CN"/>
                </w:rPr>
                <w:t>STARTED</w:t>
              </w:r>
            </w:ins>
            <w:r>
              <w:rPr>
                <w:lang w:eastAsia="zh-CN"/>
              </w:rPr>
              <w:t>”. The command VNF upgrade, update or rollback gets initiated. After completion</w:t>
            </w:r>
            <w:ins w:id="5285" w:author="Seggelke, Klaus" w:date="2017-03-14T16:41:00Z">
              <w:r w:rsidR="002477B1">
                <w:rPr>
                  <w:lang w:eastAsia="zh-CN"/>
                </w:rPr>
                <w:t>,</w:t>
              </w:r>
            </w:ins>
            <w:r>
              <w:rPr>
                <w:lang w:eastAsia="zh-CN"/>
              </w:rPr>
              <w:t xml:space="preserve"> the new VNF should be still in the same state. The EM or the config file should be applied to the new VNF instance and return to the active state by processing packets. After termination</w:t>
            </w:r>
            <w:ins w:id="5286" w:author="Seggelke, Klaus" w:date="2017-03-14T16:41:00Z">
              <w:r w:rsidR="002477B1">
                <w:rPr>
                  <w:lang w:eastAsia="zh-CN"/>
                </w:rPr>
                <w:t>,</w:t>
              </w:r>
            </w:ins>
            <w:r>
              <w:rPr>
                <w:lang w:eastAsia="zh-CN"/>
              </w:rPr>
              <w:t xml:space="preserve">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2477B1">
            <w:pPr>
              <w:pStyle w:val="TestCaseInfo"/>
              <w:numPr>
                <w:ilvl w:val="0"/>
                <w:numId w:val="48"/>
              </w:numPr>
            </w:pPr>
            <w:r>
              <w:t>Instantiate VNF</w:t>
            </w:r>
          </w:p>
          <w:p w:rsidR="002477B1" w:rsidRDefault="002477B1" w:rsidP="002477B1">
            <w:pPr>
              <w:pStyle w:val="TestCaseInfo"/>
              <w:numPr>
                <w:ilvl w:val="0"/>
                <w:numId w:val="48"/>
              </w:numPr>
              <w:rPr>
                <w:ins w:id="5287" w:author="Seggelke, Klaus" w:date="2017-03-14T16:41:00Z"/>
              </w:rPr>
            </w:pPr>
            <w:ins w:id="5288" w:author="Seggelke, Klaus" w:date="2017-03-14T16:41:00Z">
              <w:r w:rsidRPr="00074BEF">
                <w:t>Validate VNF instantiation state is INSTANTIATED and VNF state is STARTED (--&gt; time stamp when correct state reached)</w:t>
              </w:r>
            </w:ins>
          </w:p>
          <w:p w:rsidR="005A676A" w:rsidDel="002477B1" w:rsidRDefault="005A676A" w:rsidP="002477B1">
            <w:pPr>
              <w:pStyle w:val="TestCaseInfo"/>
              <w:numPr>
                <w:ilvl w:val="0"/>
                <w:numId w:val="48"/>
              </w:numPr>
              <w:rPr>
                <w:del w:id="5289" w:author="Seggelke, Klaus" w:date="2017-03-14T16:41:00Z"/>
              </w:rPr>
            </w:pPr>
            <w:del w:id="5290" w:author="Seggelke, Klaus" w:date="2017-03-14T16:41:00Z">
              <w:r w:rsidDel="002477B1">
                <w:delText>Validate VNF is in state Inactive</w:delText>
              </w:r>
            </w:del>
          </w:p>
          <w:p w:rsidR="005A676A" w:rsidDel="002477B1" w:rsidRDefault="005A676A" w:rsidP="002477B1">
            <w:pPr>
              <w:pStyle w:val="TestCaseInfo"/>
              <w:numPr>
                <w:ilvl w:val="0"/>
                <w:numId w:val="48"/>
              </w:numPr>
              <w:rPr>
                <w:del w:id="5291" w:author="Seggelke, Klaus" w:date="2017-03-14T16:41:00Z"/>
              </w:rPr>
            </w:pPr>
            <w:del w:id="5292" w:author="Seggelke, Klaus" w:date="2017-03-14T16:41:00Z">
              <w:r w:rsidDel="002477B1">
                <w:delText>Start the VNF</w:delText>
              </w:r>
            </w:del>
          </w:p>
          <w:p w:rsidR="005A676A" w:rsidDel="002477B1" w:rsidRDefault="005A676A" w:rsidP="002477B1">
            <w:pPr>
              <w:pStyle w:val="TestCaseInfo"/>
              <w:numPr>
                <w:ilvl w:val="0"/>
                <w:numId w:val="48"/>
              </w:numPr>
              <w:rPr>
                <w:del w:id="5293" w:author="Seggelke, Klaus" w:date="2017-03-14T16:41:00Z"/>
              </w:rPr>
            </w:pPr>
            <w:del w:id="5294" w:author="Seggelke, Klaus" w:date="2017-03-14T16:41:00Z">
              <w:r w:rsidDel="002477B1">
                <w:delText>Validate VNF is in state Active</w:delText>
              </w:r>
            </w:del>
          </w:p>
          <w:p w:rsidR="005A676A" w:rsidRDefault="005A676A" w:rsidP="002477B1">
            <w:pPr>
              <w:pStyle w:val="TestCaseInfo"/>
              <w:numPr>
                <w:ilvl w:val="0"/>
                <w:numId w:val="48"/>
              </w:numPr>
            </w:pPr>
            <w:r>
              <w:t xml:space="preserve">Start the </w:t>
            </w:r>
            <w:r w:rsidR="0038372C">
              <w:t>normal</w:t>
            </w:r>
            <w:r>
              <w:t xml:space="preserve"> traffic load</w:t>
            </w:r>
          </w:p>
          <w:p w:rsidR="005A676A" w:rsidRDefault="005A676A" w:rsidP="002477B1">
            <w:pPr>
              <w:pStyle w:val="TestCaseInfo"/>
              <w:numPr>
                <w:ilvl w:val="0"/>
                <w:numId w:val="48"/>
              </w:numPr>
            </w:pPr>
            <w:r>
              <w:t>Validate traffic goes through (--&gt; no dropped packets)</w:t>
            </w:r>
          </w:p>
          <w:p w:rsidR="005A676A" w:rsidRDefault="005A676A" w:rsidP="002477B1">
            <w:pPr>
              <w:pStyle w:val="TestCaseInfo"/>
              <w:numPr>
                <w:ilvl w:val="0"/>
                <w:numId w:val="48"/>
              </w:numPr>
            </w:pPr>
            <w:r>
              <w:t>Initiate the upgrade, update or rollback process</w:t>
            </w:r>
          </w:p>
          <w:p w:rsidR="005A676A" w:rsidRDefault="005A676A" w:rsidP="002477B1">
            <w:pPr>
              <w:pStyle w:val="TestCaseInfo"/>
              <w:numPr>
                <w:ilvl w:val="0"/>
                <w:numId w:val="48"/>
              </w:numPr>
            </w:pPr>
            <w:r>
              <w:t xml:space="preserve">Validate VNF new version is active and </w:t>
            </w:r>
            <w:ins w:id="5295" w:author="Seggelke, Klaus" w:date="2017-03-14T16:41:00Z">
              <w:r w:rsidR="00BF6D7A">
                <w:t xml:space="preserve">VNF </w:t>
              </w:r>
            </w:ins>
            <w:r>
              <w:t xml:space="preserve">state is </w:t>
            </w:r>
            <w:del w:id="5296" w:author="Seggelke, Klaus" w:date="2017-03-14T16:41:00Z">
              <w:r w:rsidDel="00BF6D7A">
                <w:delText>Active</w:delText>
              </w:r>
            </w:del>
            <w:ins w:id="5297" w:author="Seggelke, Klaus" w:date="2017-03-14T16:41:00Z">
              <w:r w:rsidR="00BF6D7A">
                <w:t>STARTED</w:t>
              </w:r>
            </w:ins>
          </w:p>
          <w:p w:rsidR="005A676A" w:rsidRDefault="005A676A" w:rsidP="002477B1">
            <w:pPr>
              <w:pStyle w:val="TestCaseInfo"/>
              <w:numPr>
                <w:ilvl w:val="0"/>
                <w:numId w:val="48"/>
              </w:numPr>
            </w:pPr>
            <w:r>
              <w:t>Validate traffic gets forwarded and measure the length of service disruption</w:t>
            </w:r>
          </w:p>
          <w:p w:rsidR="005A676A" w:rsidRDefault="005A676A" w:rsidP="002477B1">
            <w:pPr>
              <w:pStyle w:val="TestCaseInfo"/>
              <w:numPr>
                <w:ilvl w:val="0"/>
                <w:numId w:val="48"/>
              </w:numPr>
            </w:pPr>
            <w:r>
              <w:t>Stop Traffic</w:t>
            </w:r>
          </w:p>
          <w:p w:rsidR="005A676A" w:rsidRDefault="005A676A" w:rsidP="002477B1">
            <w:pPr>
              <w:pStyle w:val="TestCaseInfo"/>
              <w:numPr>
                <w:ilvl w:val="0"/>
                <w:numId w:val="48"/>
              </w:numPr>
            </w:pPr>
            <w:r>
              <w:t>Terminate VNF</w:t>
            </w:r>
          </w:p>
          <w:p w:rsidR="005A676A" w:rsidRPr="00D921A2" w:rsidRDefault="005A676A" w:rsidP="002477B1">
            <w:pPr>
              <w:pStyle w:val="TestCaseInfo"/>
              <w:numPr>
                <w:ilvl w:val="0"/>
                <w:numId w:val="48"/>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84"/>
              </w:numPr>
            </w:pPr>
            <w:r>
              <w:t>Upgrade a VNF</w:t>
            </w:r>
          </w:p>
          <w:p w:rsidR="00195B81" w:rsidRDefault="00195B81" w:rsidP="00D45270">
            <w:pPr>
              <w:pStyle w:val="TestCaseInfo"/>
              <w:numPr>
                <w:ilvl w:val="0"/>
                <w:numId w:val="84"/>
              </w:numPr>
            </w:pPr>
            <w:r>
              <w:t>Update a VNF</w:t>
            </w:r>
          </w:p>
          <w:p w:rsidR="005A676A" w:rsidRDefault="00195B81" w:rsidP="00D45270">
            <w:pPr>
              <w:pStyle w:val="TestCaseInfo"/>
              <w:numPr>
                <w:ilvl w:val="0"/>
                <w:numId w:val="84"/>
              </w:numPr>
            </w:pPr>
            <w:r>
              <w:t>Rollback a VNF</w:t>
            </w:r>
          </w:p>
        </w:tc>
      </w:tr>
    </w:tbl>
    <w:p w:rsidR="005A676A" w:rsidRDefault="005A676A" w:rsidP="005A676A">
      <w:pPr>
        <w:rPr>
          <w:lang w:eastAsia="zh-CN"/>
        </w:rPr>
      </w:pPr>
    </w:p>
    <w:p w:rsidR="005A676A" w:rsidRDefault="005A676A" w:rsidP="001C5F01">
      <w:pPr>
        <w:pStyle w:val="Heading1"/>
      </w:pPr>
      <w:bookmarkStart w:id="5298" w:name="_Toc454184362"/>
      <w:bookmarkStart w:id="5299" w:name="_Toc477275594"/>
      <w:r>
        <w:t>Virtualized Resource Management</w:t>
      </w:r>
      <w:bookmarkEnd w:id="5298"/>
      <w:bookmarkEnd w:id="5299"/>
    </w:p>
    <w:p w:rsidR="005A676A" w:rsidRDefault="009362AA" w:rsidP="005A676A">
      <w:pPr>
        <w:rPr>
          <w:lang w:eastAsia="zh-CN"/>
        </w:rPr>
      </w:pPr>
      <w:r>
        <w:rPr>
          <w:lang w:eastAsia="zh-CN"/>
        </w:rPr>
        <w:t xml:space="preserve">The management of virtualized resources is an integral component of the VNF Lifecycle Management. It encompasses </w:t>
      </w:r>
    </w:p>
    <w:p w:rsidR="009362AA" w:rsidRDefault="009362AA" w:rsidP="00D45270">
      <w:pPr>
        <w:pStyle w:val="ListParagraph"/>
        <w:numPr>
          <w:ilvl w:val="0"/>
          <w:numId w:val="86"/>
        </w:numPr>
        <w:rPr>
          <w:lang w:eastAsia="zh-CN"/>
        </w:rPr>
      </w:pPr>
      <w:r>
        <w:rPr>
          <w:lang w:eastAsia="zh-CN"/>
        </w:rPr>
        <w:t>Snapshot management</w:t>
      </w:r>
    </w:p>
    <w:p w:rsidR="009362AA" w:rsidRDefault="009362AA" w:rsidP="00D45270">
      <w:pPr>
        <w:pStyle w:val="ListParagraph"/>
        <w:numPr>
          <w:ilvl w:val="0"/>
          <w:numId w:val="86"/>
        </w:numPr>
        <w:rPr>
          <w:lang w:eastAsia="zh-CN"/>
        </w:rPr>
      </w:pPr>
      <w:r>
        <w:rPr>
          <w:lang w:eastAsia="zh-CN"/>
        </w:rPr>
        <w:t>VNF scaling by adding and removing virtual resources</w:t>
      </w:r>
    </w:p>
    <w:p w:rsidR="009362AA" w:rsidRDefault="009362AA" w:rsidP="00D45270">
      <w:pPr>
        <w:pStyle w:val="ListParagraph"/>
        <w:numPr>
          <w:ilvl w:val="0"/>
          <w:numId w:val="86"/>
        </w:numPr>
        <w:rPr>
          <w:lang w:eastAsia="zh-CN"/>
        </w:rPr>
      </w:pPr>
      <w:r>
        <w:rPr>
          <w:lang w:eastAsia="zh-CN"/>
        </w:rPr>
        <w:lastRenderedPageBreak/>
        <w:t>Virtual resource migration</w:t>
      </w:r>
    </w:p>
    <w:p w:rsidR="009362AA" w:rsidRDefault="009362AA" w:rsidP="00D45270">
      <w:pPr>
        <w:pStyle w:val="ListParagraph"/>
        <w:numPr>
          <w:ilvl w:val="0"/>
          <w:numId w:val="86"/>
        </w:numPr>
        <w:rPr>
          <w:lang w:eastAsia="zh-CN"/>
        </w:rPr>
      </w:pPr>
      <w:r>
        <w:rPr>
          <w:lang w:eastAsia="zh-CN"/>
        </w:rPr>
        <w:t xml:space="preserve">Virtual network related </w:t>
      </w:r>
      <w:r w:rsidR="00D60C5F">
        <w:rPr>
          <w:lang w:eastAsia="zh-CN"/>
        </w:rPr>
        <w:t>management</w:t>
      </w:r>
    </w:p>
    <w:p w:rsidR="00D60C5F" w:rsidRDefault="00D60C5F" w:rsidP="00D45270">
      <w:pPr>
        <w:pStyle w:val="ListParagraph"/>
        <w:numPr>
          <w:ilvl w:val="0"/>
          <w:numId w:val="86"/>
        </w:numPr>
        <w:rPr>
          <w:lang w:eastAsia="zh-CN"/>
        </w:rPr>
      </w:pPr>
      <w:r>
        <w:rPr>
          <w:lang w:eastAsia="zh-CN"/>
        </w:rPr>
        <w:t>Virtual storage related management</w:t>
      </w:r>
    </w:p>
    <w:p w:rsidR="00D60C5F" w:rsidDel="00BF6D7A" w:rsidRDefault="00D60C5F" w:rsidP="00D60C5F">
      <w:pPr>
        <w:rPr>
          <w:del w:id="5300" w:author="Seggelke, Klaus" w:date="2017-03-14T16:44:00Z"/>
          <w:lang w:eastAsia="zh-CN"/>
        </w:rPr>
      </w:pPr>
    </w:p>
    <w:p w:rsidR="005A676A" w:rsidDel="00374764" w:rsidRDefault="005A676A" w:rsidP="00C35DDF">
      <w:pPr>
        <w:pStyle w:val="Heading2"/>
        <w:rPr>
          <w:del w:id="5301" w:author="Seggelke, Klaus" w:date="2017-03-08T13:05:00Z"/>
        </w:rPr>
      </w:pPr>
      <w:bookmarkStart w:id="5302" w:name="_Toc454184363"/>
      <w:del w:id="5303" w:author="Seggelke, Klaus" w:date="2017-03-08T13:05:00Z">
        <w:r w:rsidDel="00374764">
          <w:delText>vSnapshot Management</w:delText>
        </w:r>
        <w:bookmarkEnd w:id="5302"/>
      </w:del>
    </w:p>
    <w:p w:rsidR="005A676A" w:rsidDel="00374764" w:rsidRDefault="00D60C5F" w:rsidP="005A676A">
      <w:pPr>
        <w:rPr>
          <w:del w:id="5304" w:author="Seggelke, Klaus" w:date="2017-03-08T13:05:00Z"/>
          <w:lang w:eastAsia="zh-CN"/>
        </w:rPr>
      </w:pPr>
      <w:del w:id="5305" w:author="Seggelke, Klaus" w:date="2017-03-08T13:05:00Z">
        <w:r w:rsidDel="00374764">
          <w:rPr>
            <w:lang w:eastAsia="zh-CN"/>
          </w:rPr>
          <w:delText>The snapshot management allows the user to create a copy of the current virtual image or storage. Problem research or debugging of issues take advantage of this feature.</w:delText>
        </w:r>
      </w:del>
    </w:p>
    <w:p w:rsidR="00D60C5F" w:rsidDel="00374764" w:rsidRDefault="00D60C5F" w:rsidP="005A676A">
      <w:pPr>
        <w:rPr>
          <w:del w:id="5306"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74764" w:rsidTr="005A676A">
        <w:trPr>
          <w:del w:id="5307"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74764" w:rsidRDefault="008625E0" w:rsidP="005A676A">
            <w:pPr>
              <w:pStyle w:val="TestCase"/>
              <w:rPr>
                <w:del w:id="5308" w:author="Seggelke, Klaus" w:date="2017-03-08T13:05:00Z"/>
              </w:rPr>
            </w:pPr>
            <w:bookmarkStart w:id="5309" w:name="_Toc454184437"/>
            <w:del w:id="5310" w:author="Seggelke, Klaus" w:date="2017-03-08T13:05:00Z">
              <w:r w:rsidDel="00374764">
                <w:delText>TC.VNF.SNAPSHOT.001</w:delText>
              </w:r>
              <w:r w:rsidDel="00374764">
                <w:tab/>
              </w:r>
              <w:r w:rsidR="005A676A" w:rsidDel="00374764">
                <w:delText>Compute Snapshot Creation and Deletion</w:delText>
              </w:r>
              <w:bookmarkEnd w:id="5309"/>
              <w:r w:rsidR="00D60C5F" w:rsidDel="00374764">
                <w:delText xml:space="preserve"> without traffic load</w:delText>
              </w:r>
            </w:del>
          </w:p>
        </w:tc>
      </w:tr>
      <w:tr w:rsidR="005A676A" w:rsidDel="00374764" w:rsidTr="00AF20BC">
        <w:trPr>
          <w:trHeight w:val="508"/>
          <w:del w:id="531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312" w:author="Seggelke, Klaus" w:date="2017-03-08T13:05:00Z"/>
              </w:rPr>
            </w:pPr>
            <w:del w:id="5313"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74764" w:rsidRDefault="005A676A" w:rsidP="00AF20BC">
            <w:pPr>
              <w:pStyle w:val="TestCaseInfo"/>
              <w:rPr>
                <w:del w:id="5314" w:author="Seggelke, Klaus" w:date="2017-03-08T13:05:00Z"/>
                <w:lang w:eastAsia="zh-CN"/>
              </w:rPr>
            </w:pPr>
            <w:del w:id="5315" w:author="Seggelke, Klaus" w:date="2017-03-08T13:05:00Z">
              <w:r w:rsidDel="00374764">
                <w:rPr>
                  <w:lang w:eastAsia="zh-CN"/>
                </w:rPr>
                <w:delText xml:space="preserve">VNFM should provide the capability to create </w:delText>
              </w:r>
              <w:r w:rsidR="00D60C5F" w:rsidDel="00374764">
                <w:rPr>
                  <w:lang w:eastAsia="zh-CN"/>
                </w:rPr>
                <w:delText>a compute snapshot by issuing a</w:delText>
              </w:r>
              <w:r w:rsidDel="00374764">
                <w:rPr>
                  <w:lang w:eastAsia="zh-CN"/>
                </w:rPr>
                <w:delText xml:space="preserve"> command to the NFVI</w:delText>
              </w:r>
            </w:del>
          </w:p>
        </w:tc>
      </w:tr>
      <w:tr w:rsidR="005A676A" w:rsidDel="00374764" w:rsidTr="00AF20BC">
        <w:trPr>
          <w:del w:id="531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317" w:author="Seggelke, Klaus" w:date="2017-03-08T13:05:00Z"/>
              </w:rPr>
            </w:pPr>
            <w:del w:id="5318"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374764" w:rsidRDefault="005A676A" w:rsidP="00AF20BC">
            <w:pPr>
              <w:pStyle w:val="TestCaseInfo"/>
              <w:rPr>
                <w:del w:id="5319" w:author="Seggelke, Klaus" w:date="2017-03-08T13:05:00Z"/>
                <w:lang w:eastAsia="zh-CN"/>
              </w:rPr>
            </w:pPr>
            <w:del w:id="5320" w:author="Seggelke, Klaus" w:date="2017-03-08T13:05:00Z">
              <w:r w:rsidDel="00374764">
                <w:rPr>
                  <w:lang w:eastAsia="zh-CN"/>
                </w:rPr>
                <w:delText xml:space="preserve">A compute Snapshot allows the user to build an image from the current running system and later to re-instantiate it without </w:delText>
              </w:r>
              <w:r w:rsidR="00D60C5F" w:rsidDel="00374764">
                <w:rPr>
                  <w:lang w:eastAsia="zh-CN"/>
                </w:rPr>
                <w:delText>losing</w:delText>
              </w:r>
              <w:r w:rsidDel="00374764">
                <w:rPr>
                  <w:lang w:eastAsia="zh-CN"/>
                </w:rPr>
                <w:delText xml:space="preserve"> any data or configuration</w:delText>
              </w:r>
            </w:del>
          </w:p>
        </w:tc>
      </w:tr>
      <w:tr w:rsidR="005A676A" w:rsidDel="00374764" w:rsidTr="00AF20BC">
        <w:trPr>
          <w:trHeight w:val="283"/>
          <w:del w:id="532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322" w:author="Seggelke, Klaus" w:date="2017-03-08T13:05:00Z"/>
              </w:rPr>
            </w:pPr>
            <w:del w:id="5323"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324" w:author="Seggelke, Klaus" w:date="2017-03-08T13:05:00Z"/>
                <w:lang w:eastAsia="zh-CN"/>
              </w:rPr>
            </w:pPr>
          </w:p>
        </w:tc>
      </w:tr>
      <w:tr w:rsidR="005A676A" w:rsidDel="00374764" w:rsidTr="00AF20BC">
        <w:trPr>
          <w:trHeight w:val="515"/>
          <w:del w:id="532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326" w:author="Seggelke, Klaus" w:date="2017-03-08T13:05:00Z"/>
              </w:rPr>
            </w:pPr>
            <w:del w:id="5327"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328" w:author="Seggelke, Klaus" w:date="2017-03-08T13:05:00Z"/>
              </w:rPr>
            </w:pPr>
          </w:p>
        </w:tc>
      </w:tr>
      <w:tr w:rsidR="005A676A" w:rsidDel="00374764" w:rsidTr="00AF20BC">
        <w:trPr>
          <w:del w:id="532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330" w:author="Seggelke, Klaus" w:date="2017-03-08T13:05:00Z"/>
              </w:rPr>
            </w:pPr>
            <w:del w:id="5331"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332" w:author="Seggelke, Klaus" w:date="2017-03-08T13:05:00Z"/>
              </w:rPr>
            </w:pPr>
          </w:p>
        </w:tc>
      </w:tr>
      <w:tr w:rsidR="005A676A" w:rsidDel="00374764" w:rsidTr="00AF20BC">
        <w:trPr>
          <w:del w:id="533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334" w:author="Seggelke, Klaus" w:date="2017-03-08T13:05:00Z"/>
              </w:rPr>
            </w:pPr>
            <w:del w:id="5335"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336" w:author="Seggelke, Klaus" w:date="2017-03-08T13:05:00Z"/>
                <w:lang w:eastAsia="zh-CN"/>
              </w:rPr>
            </w:pPr>
          </w:p>
        </w:tc>
      </w:tr>
      <w:tr w:rsidR="005A676A" w:rsidDel="00374764" w:rsidTr="0064499D">
        <w:trPr>
          <w:trHeight w:val="535"/>
          <w:del w:id="533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338" w:author="Seggelke, Klaus" w:date="2017-03-08T13:05:00Z"/>
              </w:rPr>
            </w:pPr>
            <w:del w:id="5339"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0157F9" w:rsidDel="00374764" w:rsidRDefault="000157F9" w:rsidP="000157F9">
            <w:pPr>
              <w:pStyle w:val="TestCaseInfo"/>
              <w:rPr>
                <w:del w:id="5340" w:author="Seggelke, Klaus" w:date="2017-03-08T13:05:00Z"/>
              </w:rPr>
            </w:pPr>
            <w:del w:id="5341" w:author="Seggelke, Klaus" w:date="2017-03-08T13:05:00Z">
              <w:r w:rsidDel="00374764">
                <w:delText>Sequence:</w:delText>
              </w:r>
            </w:del>
          </w:p>
          <w:p w:rsidR="005A676A" w:rsidDel="00374764" w:rsidRDefault="005A676A" w:rsidP="000157F9">
            <w:pPr>
              <w:pStyle w:val="TestCaseInfo"/>
              <w:numPr>
                <w:ilvl w:val="0"/>
                <w:numId w:val="177"/>
              </w:numPr>
              <w:rPr>
                <w:del w:id="5342" w:author="Seggelke, Klaus" w:date="2017-03-08T13:05:00Z"/>
              </w:rPr>
            </w:pPr>
            <w:del w:id="5343" w:author="Seggelke, Klaus" w:date="2017-03-08T13:05:00Z">
              <w:r w:rsidDel="00374764">
                <w:delText>Instantiate VNF</w:delText>
              </w:r>
            </w:del>
          </w:p>
          <w:p w:rsidR="005A676A" w:rsidDel="00374764" w:rsidRDefault="005A676A" w:rsidP="000157F9">
            <w:pPr>
              <w:pStyle w:val="TestCaseInfo"/>
              <w:numPr>
                <w:ilvl w:val="0"/>
                <w:numId w:val="177"/>
              </w:numPr>
              <w:rPr>
                <w:del w:id="5344" w:author="Seggelke, Klaus" w:date="2017-03-08T13:05:00Z"/>
              </w:rPr>
            </w:pPr>
            <w:del w:id="5345" w:author="Seggelke, Klaus" w:date="2017-03-08T13:05:00Z">
              <w:r w:rsidDel="00374764">
                <w:delText>Validate VNF is in state Inactive</w:delText>
              </w:r>
            </w:del>
          </w:p>
          <w:p w:rsidR="005A676A" w:rsidDel="00374764" w:rsidRDefault="005A676A" w:rsidP="000157F9">
            <w:pPr>
              <w:pStyle w:val="TestCaseInfo"/>
              <w:numPr>
                <w:ilvl w:val="0"/>
                <w:numId w:val="177"/>
              </w:numPr>
              <w:rPr>
                <w:del w:id="5346" w:author="Seggelke, Klaus" w:date="2017-03-08T13:05:00Z"/>
              </w:rPr>
            </w:pPr>
            <w:del w:id="5347" w:author="Seggelke, Klaus" w:date="2017-03-08T13:05:00Z">
              <w:r w:rsidDel="00374764">
                <w:delText>Start the VNF</w:delText>
              </w:r>
            </w:del>
          </w:p>
          <w:p w:rsidR="005A676A" w:rsidDel="00374764" w:rsidRDefault="005A676A" w:rsidP="000157F9">
            <w:pPr>
              <w:pStyle w:val="TestCaseInfo"/>
              <w:numPr>
                <w:ilvl w:val="0"/>
                <w:numId w:val="177"/>
              </w:numPr>
              <w:rPr>
                <w:del w:id="5348" w:author="Seggelke, Klaus" w:date="2017-03-08T13:05:00Z"/>
              </w:rPr>
            </w:pPr>
            <w:del w:id="5349" w:author="Seggelke, Klaus" w:date="2017-03-08T13:05:00Z">
              <w:r w:rsidDel="00374764">
                <w:delText>Validate VNF is in state Active</w:delText>
              </w:r>
            </w:del>
          </w:p>
          <w:p w:rsidR="005A676A" w:rsidDel="00374764" w:rsidRDefault="005A676A" w:rsidP="000157F9">
            <w:pPr>
              <w:pStyle w:val="TestCaseInfo"/>
              <w:numPr>
                <w:ilvl w:val="0"/>
                <w:numId w:val="177"/>
              </w:numPr>
              <w:rPr>
                <w:del w:id="5350" w:author="Seggelke, Klaus" w:date="2017-03-08T13:05:00Z"/>
              </w:rPr>
            </w:pPr>
            <w:del w:id="5351" w:author="Seggelke, Klaus" w:date="2017-03-08T13:05:00Z">
              <w:r w:rsidDel="00374764">
                <w:delText>Start the min traffic load</w:delText>
              </w:r>
            </w:del>
          </w:p>
          <w:p w:rsidR="005A676A" w:rsidDel="00374764" w:rsidRDefault="005A676A" w:rsidP="000157F9">
            <w:pPr>
              <w:pStyle w:val="TestCaseInfo"/>
              <w:numPr>
                <w:ilvl w:val="0"/>
                <w:numId w:val="177"/>
              </w:numPr>
              <w:rPr>
                <w:del w:id="5352" w:author="Seggelke, Klaus" w:date="2017-03-08T13:05:00Z"/>
              </w:rPr>
            </w:pPr>
            <w:del w:id="5353" w:author="Seggelke, Klaus" w:date="2017-03-08T13:05:00Z">
              <w:r w:rsidDel="00374764">
                <w:delText>Validate traffic goes through (--&gt; no dropped packets)</w:delText>
              </w:r>
            </w:del>
          </w:p>
          <w:p w:rsidR="00D60C5F" w:rsidDel="00374764" w:rsidRDefault="00D60C5F" w:rsidP="000157F9">
            <w:pPr>
              <w:pStyle w:val="TestCaseInfo"/>
              <w:numPr>
                <w:ilvl w:val="0"/>
                <w:numId w:val="177"/>
              </w:numPr>
              <w:rPr>
                <w:del w:id="5354" w:author="Seggelke, Klaus" w:date="2017-03-08T13:05:00Z"/>
              </w:rPr>
            </w:pPr>
            <w:del w:id="5355" w:author="Seggelke, Klaus" w:date="2017-03-08T13:05:00Z">
              <w:r w:rsidDel="00374764">
                <w:delText>Stop traffic</w:delText>
              </w:r>
            </w:del>
          </w:p>
          <w:p w:rsidR="005A676A" w:rsidDel="00374764" w:rsidRDefault="005A676A" w:rsidP="000157F9">
            <w:pPr>
              <w:pStyle w:val="TestCaseInfo"/>
              <w:numPr>
                <w:ilvl w:val="0"/>
                <w:numId w:val="177"/>
              </w:numPr>
              <w:rPr>
                <w:del w:id="5356" w:author="Seggelke, Klaus" w:date="2017-03-08T13:05:00Z"/>
              </w:rPr>
            </w:pPr>
            <w:del w:id="5357" w:author="Seggelke, Klaus" w:date="2017-03-08T13:05:00Z">
              <w:r w:rsidDel="00374764">
                <w:delText>Initiate the compute snapshot creation via the VNFM interface</w:delText>
              </w:r>
            </w:del>
          </w:p>
          <w:p w:rsidR="005A676A" w:rsidDel="00374764" w:rsidRDefault="005A676A" w:rsidP="000157F9">
            <w:pPr>
              <w:pStyle w:val="TestCaseInfo"/>
              <w:numPr>
                <w:ilvl w:val="0"/>
                <w:numId w:val="177"/>
              </w:numPr>
              <w:rPr>
                <w:del w:id="5358" w:author="Seggelke, Klaus" w:date="2017-03-08T13:05:00Z"/>
              </w:rPr>
            </w:pPr>
            <w:del w:id="5359" w:author="Seggelke, Klaus" w:date="2017-03-08T13:05:00Z">
              <w:r w:rsidDel="00374764">
                <w:delText>Validate VNF instructed NFVI to create a compute snapshot and a new image is found via the NFVI interface</w:delText>
              </w:r>
            </w:del>
          </w:p>
          <w:p w:rsidR="005A676A" w:rsidDel="00374764" w:rsidRDefault="005A676A" w:rsidP="000157F9">
            <w:pPr>
              <w:pStyle w:val="TestCaseInfo"/>
              <w:numPr>
                <w:ilvl w:val="0"/>
                <w:numId w:val="177"/>
              </w:numPr>
              <w:rPr>
                <w:del w:id="5360" w:author="Seggelke, Klaus" w:date="2017-03-08T13:05:00Z"/>
              </w:rPr>
            </w:pPr>
            <w:del w:id="5361" w:author="Seggelke, Klaus" w:date="2017-03-08T13:05:00Z">
              <w:r w:rsidDel="00374764">
                <w:delText>Terminate VNF</w:delText>
              </w:r>
            </w:del>
          </w:p>
          <w:p w:rsidR="005A676A" w:rsidDel="00374764" w:rsidRDefault="005A676A" w:rsidP="000157F9">
            <w:pPr>
              <w:pStyle w:val="TestCaseInfo"/>
              <w:numPr>
                <w:ilvl w:val="0"/>
                <w:numId w:val="177"/>
              </w:numPr>
              <w:rPr>
                <w:del w:id="5362" w:author="Seggelke, Klaus" w:date="2017-03-08T13:05:00Z"/>
              </w:rPr>
            </w:pPr>
            <w:del w:id="5363" w:author="Seggelke, Klaus" w:date="2017-03-08T13:05:00Z">
              <w:r w:rsidDel="00374764">
                <w:delText>Issue command to VNFM to display the newly created VNF snapshot</w:delText>
              </w:r>
            </w:del>
          </w:p>
          <w:p w:rsidR="005A676A" w:rsidDel="00374764" w:rsidRDefault="005A676A" w:rsidP="000157F9">
            <w:pPr>
              <w:pStyle w:val="TestCaseInfo"/>
              <w:numPr>
                <w:ilvl w:val="0"/>
                <w:numId w:val="177"/>
              </w:numPr>
              <w:rPr>
                <w:del w:id="5364" w:author="Seggelke, Klaus" w:date="2017-03-08T13:05:00Z"/>
              </w:rPr>
            </w:pPr>
            <w:del w:id="5365" w:author="Seggelke, Klaus" w:date="2017-03-08T13:05:00Z">
              <w:r w:rsidDel="00374764">
                <w:delText>Issue command deletion of compute snapshot to the VNFM</w:delText>
              </w:r>
            </w:del>
          </w:p>
          <w:p w:rsidR="005A676A" w:rsidDel="00374764" w:rsidRDefault="005A676A" w:rsidP="000157F9">
            <w:pPr>
              <w:pStyle w:val="TestCaseInfo"/>
              <w:numPr>
                <w:ilvl w:val="0"/>
                <w:numId w:val="177"/>
              </w:numPr>
              <w:rPr>
                <w:del w:id="5366" w:author="Seggelke, Klaus" w:date="2017-03-08T13:05:00Z"/>
              </w:rPr>
            </w:pPr>
            <w:del w:id="5367" w:author="Seggelke, Klaus" w:date="2017-03-08T13:05:00Z">
              <w:r w:rsidDel="00374764">
                <w:delText>Validate the snapshot has been deleted vi VNFM and NFVI interface</w:delText>
              </w:r>
            </w:del>
          </w:p>
        </w:tc>
      </w:tr>
      <w:tr w:rsidR="005A676A" w:rsidDel="00374764" w:rsidTr="00AF20BC">
        <w:trPr>
          <w:del w:id="536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369" w:author="Seggelke, Klaus" w:date="2017-03-08T13:05:00Z"/>
              </w:rPr>
            </w:pPr>
            <w:del w:id="5370"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371" w:author="Seggelke, Klaus" w:date="2017-03-08T13:05:00Z"/>
              </w:rPr>
            </w:pPr>
          </w:p>
        </w:tc>
      </w:tr>
      <w:tr w:rsidR="005A676A" w:rsidDel="00374764" w:rsidTr="00AF20BC">
        <w:trPr>
          <w:del w:id="537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373" w:author="Seggelke, Klaus" w:date="2017-03-08T13:05:00Z"/>
                <w:noProof/>
              </w:rPr>
            </w:pPr>
            <w:del w:id="5374"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375" w:author="Seggelke, Klaus" w:date="2017-03-08T13:05:00Z"/>
              </w:rPr>
            </w:pPr>
          </w:p>
        </w:tc>
      </w:tr>
    </w:tbl>
    <w:p w:rsidR="005A676A" w:rsidDel="00374764" w:rsidRDefault="005A676A" w:rsidP="005A676A">
      <w:pPr>
        <w:rPr>
          <w:del w:id="5376"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84DEB" w:rsidDel="00374764" w:rsidTr="001B495E">
        <w:trPr>
          <w:del w:id="5377"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E84DEB" w:rsidDel="00374764" w:rsidRDefault="008625E0" w:rsidP="00E84DEB">
            <w:pPr>
              <w:pStyle w:val="TestCase"/>
              <w:rPr>
                <w:del w:id="5378" w:author="Seggelke, Klaus" w:date="2017-03-08T13:05:00Z"/>
              </w:rPr>
            </w:pPr>
            <w:del w:id="5379" w:author="Seggelke, Klaus" w:date="2017-03-08T13:05:00Z">
              <w:r w:rsidDel="00374764">
                <w:delText>TC.VNF.SNAPSHOT.002</w:delText>
              </w:r>
              <w:r w:rsidDel="00374764">
                <w:tab/>
              </w:r>
              <w:r w:rsidR="00E84DEB" w:rsidDel="00374764">
                <w:delText>Compute Snapshot Creation and Deletion under normal traffic load</w:delText>
              </w:r>
            </w:del>
          </w:p>
        </w:tc>
      </w:tr>
      <w:tr w:rsidR="00E84DEB" w:rsidDel="00374764" w:rsidTr="001B495E">
        <w:trPr>
          <w:trHeight w:val="508"/>
          <w:del w:id="538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5381" w:author="Seggelke, Klaus" w:date="2017-03-08T13:05:00Z"/>
              </w:rPr>
            </w:pPr>
            <w:del w:id="5382"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E84DEB" w:rsidRPr="00D67489" w:rsidDel="00374764" w:rsidRDefault="00E84DEB" w:rsidP="001B495E">
            <w:pPr>
              <w:pStyle w:val="TestCaseInfo"/>
              <w:rPr>
                <w:del w:id="5383" w:author="Seggelke, Klaus" w:date="2017-03-08T13:05:00Z"/>
                <w:lang w:eastAsia="zh-CN"/>
              </w:rPr>
            </w:pPr>
            <w:del w:id="5384" w:author="Seggelke, Klaus" w:date="2017-03-08T13:05:00Z">
              <w:r w:rsidDel="00374764">
                <w:rPr>
                  <w:lang w:eastAsia="zh-CN"/>
                </w:rPr>
                <w:delText>VNFM should provide the capability to create a compute snapshot by issuing a command to the NFVI while normal traffic load</w:delText>
              </w:r>
            </w:del>
          </w:p>
        </w:tc>
      </w:tr>
      <w:tr w:rsidR="00E84DEB" w:rsidDel="00374764" w:rsidTr="001B495E">
        <w:trPr>
          <w:del w:id="538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5386" w:author="Seggelke, Klaus" w:date="2017-03-08T13:05:00Z"/>
              </w:rPr>
            </w:pPr>
            <w:del w:id="5387"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E84DEB" w:rsidDel="00374764" w:rsidRDefault="00E84DEB" w:rsidP="001B495E">
            <w:pPr>
              <w:pStyle w:val="TestCaseInfo"/>
              <w:rPr>
                <w:del w:id="5388" w:author="Seggelke, Klaus" w:date="2017-03-08T13:05:00Z"/>
                <w:lang w:eastAsia="zh-CN"/>
              </w:rPr>
            </w:pPr>
            <w:del w:id="5389" w:author="Seggelke, Klaus" w:date="2017-03-08T13:05:00Z">
              <w:r w:rsidDel="00374764">
                <w:rPr>
                  <w:lang w:eastAsia="zh-CN"/>
                </w:rPr>
                <w:delText>A compute Snapshot allows the user to build an image from the current running system and later to re-instantiate it without losing any data or configuration</w:delText>
              </w:r>
            </w:del>
          </w:p>
        </w:tc>
      </w:tr>
      <w:tr w:rsidR="00E84DEB" w:rsidDel="00374764" w:rsidTr="001B495E">
        <w:trPr>
          <w:trHeight w:val="283"/>
          <w:del w:id="539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5391" w:author="Seggelke, Klaus" w:date="2017-03-08T13:05:00Z"/>
              </w:rPr>
            </w:pPr>
            <w:del w:id="5392"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5393" w:author="Seggelke, Klaus" w:date="2017-03-08T13:05:00Z"/>
                <w:lang w:eastAsia="zh-CN"/>
              </w:rPr>
            </w:pPr>
          </w:p>
        </w:tc>
      </w:tr>
      <w:tr w:rsidR="00E84DEB" w:rsidDel="00374764" w:rsidTr="001B495E">
        <w:trPr>
          <w:trHeight w:val="515"/>
          <w:del w:id="539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5395" w:author="Seggelke, Klaus" w:date="2017-03-08T13:05:00Z"/>
              </w:rPr>
            </w:pPr>
            <w:del w:id="5396"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5397" w:author="Seggelke, Klaus" w:date="2017-03-08T13:05:00Z"/>
              </w:rPr>
            </w:pPr>
          </w:p>
        </w:tc>
      </w:tr>
      <w:tr w:rsidR="00E84DEB" w:rsidDel="00374764" w:rsidTr="001B495E">
        <w:trPr>
          <w:del w:id="539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5399" w:author="Seggelke, Klaus" w:date="2017-03-08T13:05:00Z"/>
              </w:rPr>
            </w:pPr>
            <w:del w:id="5400"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5401" w:author="Seggelke, Klaus" w:date="2017-03-08T13:05:00Z"/>
              </w:rPr>
            </w:pPr>
          </w:p>
        </w:tc>
      </w:tr>
      <w:tr w:rsidR="00E84DEB" w:rsidDel="00374764" w:rsidTr="001B495E">
        <w:trPr>
          <w:del w:id="540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5403" w:author="Seggelke, Klaus" w:date="2017-03-08T13:05:00Z"/>
              </w:rPr>
            </w:pPr>
            <w:del w:id="5404"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5405" w:author="Seggelke, Klaus" w:date="2017-03-08T13:05:00Z"/>
                <w:lang w:eastAsia="zh-CN"/>
              </w:rPr>
            </w:pPr>
          </w:p>
        </w:tc>
      </w:tr>
      <w:tr w:rsidR="00E84DEB" w:rsidDel="00374764" w:rsidTr="00E84DEB">
        <w:trPr>
          <w:trHeight w:val="61"/>
          <w:del w:id="540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5407" w:author="Seggelke, Klaus" w:date="2017-03-08T13:05:00Z"/>
              </w:rPr>
            </w:pPr>
            <w:del w:id="5408"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3C2372" w:rsidDel="00374764" w:rsidRDefault="003C2372" w:rsidP="001B495E">
            <w:pPr>
              <w:pStyle w:val="TestCaseInfo"/>
              <w:rPr>
                <w:del w:id="5409" w:author="Seggelke, Klaus" w:date="2017-03-08T13:05:00Z"/>
              </w:rPr>
            </w:pPr>
            <w:del w:id="5410" w:author="Seggelke, Klaus" w:date="2017-03-08T13:05:00Z">
              <w:r w:rsidDel="00374764">
                <w:delText>Sequence:</w:delText>
              </w:r>
            </w:del>
          </w:p>
          <w:p w:rsidR="00E84DEB" w:rsidDel="00374764" w:rsidRDefault="00E84DEB" w:rsidP="003C2372">
            <w:pPr>
              <w:pStyle w:val="TestCaseInfo"/>
              <w:numPr>
                <w:ilvl w:val="0"/>
                <w:numId w:val="87"/>
              </w:numPr>
              <w:rPr>
                <w:del w:id="5411" w:author="Seggelke, Klaus" w:date="2017-03-08T13:05:00Z"/>
              </w:rPr>
            </w:pPr>
            <w:del w:id="5412" w:author="Seggelke, Klaus" w:date="2017-03-08T13:05:00Z">
              <w:r w:rsidDel="00374764">
                <w:delText>Instantiate VNF</w:delText>
              </w:r>
            </w:del>
          </w:p>
          <w:p w:rsidR="00E84DEB" w:rsidDel="00374764" w:rsidRDefault="00E84DEB" w:rsidP="00D45270">
            <w:pPr>
              <w:pStyle w:val="TestCaseInfo"/>
              <w:numPr>
                <w:ilvl w:val="0"/>
                <w:numId w:val="87"/>
              </w:numPr>
              <w:rPr>
                <w:del w:id="5413" w:author="Seggelke, Klaus" w:date="2017-03-08T13:05:00Z"/>
              </w:rPr>
            </w:pPr>
            <w:del w:id="5414" w:author="Seggelke, Klaus" w:date="2017-03-08T13:05:00Z">
              <w:r w:rsidDel="00374764">
                <w:delText>Validate VNF is in state Inactive</w:delText>
              </w:r>
            </w:del>
          </w:p>
          <w:p w:rsidR="00E84DEB" w:rsidDel="00374764" w:rsidRDefault="00E84DEB" w:rsidP="00D45270">
            <w:pPr>
              <w:pStyle w:val="TestCaseInfo"/>
              <w:numPr>
                <w:ilvl w:val="0"/>
                <w:numId w:val="87"/>
              </w:numPr>
              <w:rPr>
                <w:del w:id="5415" w:author="Seggelke, Klaus" w:date="2017-03-08T13:05:00Z"/>
              </w:rPr>
            </w:pPr>
            <w:del w:id="5416" w:author="Seggelke, Klaus" w:date="2017-03-08T13:05:00Z">
              <w:r w:rsidDel="00374764">
                <w:delText>Start the VNF</w:delText>
              </w:r>
            </w:del>
          </w:p>
          <w:p w:rsidR="00E84DEB" w:rsidDel="00374764" w:rsidRDefault="00E84DEB" w:rsidP="00D45270">
            <w:pPr>
              <w:pStyle w:val="TestCaseInfo"/>
              <w:numPr>
                <w:ilvl w:val="0"/>
                <w:numId w:val="87"/>
              </w:numPr>
              <w:rPr>
                <w:del w:id="5417" w:author="Seggelke, Klaus" w:date="2017-03-08T13:05:00Z"/>
              </w:rPr>
            </w:pPr>
            <w:del w:id="5418" w:author="Seggelke, Klaus" w:date="2017-03-08T13:05:00Z">
              <w:r w:rsidDel="00374764">
                <w:delText>Validate VNF is in state Active</w:delText>
              </w:r>
            </w:del>
          </w:p>
          <w:p w:rsidR="00E84DEB" w:rsidDel="00374764" w:rsidRDefault="00E84DEB" w:rsidP="00D45270">
            <w:pPr>
              <w:pStyle w:val="TestCaseInfo"/>
              <w:numPr>
                <w:ilvl w:val="0"/>
                <w:numId w:val="87"/>
              </w:numPr>
              <w:rPr>
                <w:del w:id="5419" w:author="Seggelke, Klaus" w:date="2017-03-08T13:05:00Z"/>
              </w:rPr>
            </w:pPr>
            <w:del w:id="5420" w:author="Seggelke, Klaus" w:date="2017-03-08T13:05:00Z">
              <w:r w:rsidDel="00374764">
                <w:delText>Start the normal traffic load</w:delText>
              </w:r>
            </w:del>
          </w:p>
          <w:p w:rsidR="00E84DEB" w:rsidDel="00374764" w:rsidRDefault="00E84DEB" w:rsidP="00D45270">
            <w:pPr>
              <w:pStyle w:val="TestCaseInfo"/>
              <w:numPr>
                <w:ilvl w:val="0"/>
                <w:numId w:val="87"/>
              </w:numPr>
              <w:rPr>
                <w:del w:id="5421" w:author="Seggelke, Klaus" w:date="2017-03-08T13:05:00Z"/>
              </w:rPr>
            </w:pPr>
            <w:del w:id="5422" w:author="Seggelke, Klaus" w:date="2017-03-08T13:05:00Z">
              <w:r w:rsidDel="00374764">
                <w:delText>Validate traffic goes through (--&gt; no dropped packets)</w:delText>
              </w:r>
            </w:del>
          </w:p>
          <w:p w:rsidR="00E84DEB" w:rsidDel="00374764" w:rsidRDefault="00E84DEB" w:rsidP="00D45270">
            <w:pPr>
              <w:pStyle w:val="TestCaseInfo"/>
              <w:numPr>
                <w:ilvl w:val="0"/>
                <w:numId w:val="87"/>
              </w:numPr>
              <w:rPr>
                <w:del w:id="5423" w:author="Seggelke, Klaus" w:date="2017-03-08T13:05:00Z"/>
              </w:rPr>
            </w:pPr>
            <w:del w:id="5424" w:author="Seggelke, Klaus" w:date="2017-03-08T13:05:00Z">
              <w:r w:rsidDel="00374764">
                <w:delText>Initiate the compute snapshot creation via the VNFM interface</w:delText>
              </w:r>
            </w:del>
          </w:p>
          <w:p w:rsidR="00E84DEB" w:rsidDel="00374764" w:rsidRDefault="00E84DEB" w:rsidP="00D45270">
            <w:pPr>
              <w:pStyle w:val="TestCaseInfo"/>
              <w:numPr>
                <w:ilvl w:val="0"/>
                <w:numId w:val="87"/>
              </w:numPr>
              <w:rPr>
                <w:del w:id="5425" w:author="Seggelke, Klaus" w:date="2017-03-08T13:05:00Z"/>
              </w:rPr>
            </w:pPr>
            <w:del w:id="5426" w:author="Seggelke, Klaus" w:date="2017-03-08T13:05:00Z">
              <w:r w:rsidDel="00374764">
                <w:delText>Validate VNF instructed NFVI to create a compute snapshot and a new image is found via the NFVI interface</w:delText>
              </w:r>
            </w:del>
          </w:p>
          <w:p w:rsidR="00E84DEB" w:rsidDel="00374764" w:rsidRDefault="00E84DEB" w:rsidP="00D45270">
            <w:pPr>
              <w:pStyle w:val="TestCaseInfo"/>
              <w:numPr>
                <w:ilvl w:val="0"/>
                <w:numId w:val="87"/>
              </w:numPr>
              <w:rPr>
                <w:del w:id="5427" w:author="Seggelke, Klaus" w:date="2017-03-08T13:05:00Z"/>
              </w:rPr>
            </w:pPr>
            <w:del w:id="5428" w:author="Seggelke, Klaus" w:date="2017-03-08T13:05:00Z">
              <w:r w:rsidDel="00374764">
                <w:delText>Validate no traffic lost occurred</w:delText>
              </w:r>
            </w:del>
          </w:p>
          <w:p w:rsidR="00E84DEB" w:rsidDel="00374764" w:rsidRDefault="00E84DEB" w:rsidP="00D45270">
            <w:pPr>
              <w:pStyle w:val="TestCaseInfo"/>
              <w:numPr>
                <w:ilvl w:val="0"/>
                <w:numId w:val="87"/>
              </w:numPr>
              <w:rPr>
                <w:del w:id="5429" w:author="Seggelke, Klaus" w:date="2017-03-08T13:05:00Z"/>
              </w:rPr>
            </w:pPr>
            <w:del w:id="5430" w:author="Seggelke, Klaus" w:date="2017-03-08T13:05:00Z">
              <w:r w:rsidDel="00374764">
                <w:delText>Stop traffic</w:delText>
              </w:r>
            </w:del>
          </w:p>
          <w:p w:rsidR="00E84DEB" w:rsidDel="00374764" w:rsidRDefault="00E84DEB" w:rsidP="00D45270">
            <w:pPr>
              <w:pStyle w:val="TestCaseInfo"/>
              <w:numPr>
                <w:ilvl w:val="0"/>
                <w:numId w:val="87"/>
              </w:numPr>
              <w:rPr>
                <w:del w:id="5431" w:author="Seggelke, Klaus" w:date="2017-03-08T13:05:00Z"/>
              </w:rPr>
            </w:pPr>
            <w:del w:id="5432" w:author="Seggelke, Klaus" w:date="2017-03-08T13:05:00Z">
              <w:r w:rsidDel="00374764">
                <w:delText>Terminate VNF</w:delText>
              </w:r>
            </w:del>
          </w:p>
          <w:p w:rsidR="00E84DEB" w:rsidDel="00374764" w:rsidRDefault="00E84DEB" w:rsidP="00D45270">
            <w:pPr>
              <w:pStyle w:val="TestCaseInfo"/>
              <w:numPr>
                <w:ilvl w:val="0"/>
                <w:numId w:val="87"/>
              </w:numPr>
              <w:rPr>
                <w:del w:id="5433" w:author="Seggelke, Klaus" w:date="2017-03-08T13:05:00Z"/>
              </w:rPr>
            </w:pPr>
            <w:del w:id="5434" w:author="Seggelke, Klaus" w:date="2017-03-08T13:05:00Z">
              <w:r w:rsidDel="00374764">
                <w:delText>Issue command to VNFM to display the newly created VNF snapshot</w:delText>
              </w:r>
            </w:del>
          </w:p>
          <w:p w:rsidR="00E84DEB" w:rsidDel="00374764" w:rsidRDefault="00E84DEB" w:rsidP="00D45270">
            <w:pPr>
              <w:pStyle w:val="TestCaseInfo"/>
              <w:numPr>
                <w:ilvl w:val="0"/>
                <w:numId w:val="87"/>
              </w:numPr>
              <w:rPr>
                <w:del w:id="5435" w:author="Seggelke, Klaus" w:date="2017-03-08T13:05:00Z"/>
              </w:rPr>
            </w:pPr>
            <w:del w:id="5436" w:author="Seggelke, Klaus" w:date="2017-03-08T13:05:00Z">
              <w:r w:rsidDel="00374764">
                <w:delText>Issue command deletion of compute snapshot to the VNFM</w:delText>
              </w:r>
            </w:del>
          </w:p>
          <w:p w:rsidR="00E84DEB" w:rsidDel="00374764" w:rsidRDefault="00E84DEB" w:rsidP="00D45270">
            <w:pPr>
              <w:pStyle w:val="TestCaseInfo"/>
              <w:numPr>
                <w:ilvl w:val="0"/>
                <w:numId w:val="87"/>
              </w:numPr>
              <w:rPr>
                <w:del w:id="5437" w:author="Seggelke, Klaus" w:date="2017-03-08T13:05:00Z"/>
              </w:rPr>
            </w:pPr>
            <w:del w:id="5438" w:author="Seggelke, Klaus" w:date="2017-03-08T13:05:00Z">
              <w:r w:rsidDel="00374764">
                <w:delText>Validate the snapshot has been deleted vi VNFM and NFVI interface</w:delText>
              </w:r>
            </w:del>
          </w:p>
        </w:tc>
      </w:tr>
      <w:tr w:rsidR="00E84DEB" w:rsidDel="00374764" w:rsidTr="001B495E">
        <w:trPr>
          <w:del w:id="543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5440" w:author="Seggelke, Klaus" w:date="2017-03-08T13:05:00Z"/>
              </w:rPr>
            </w:pPr>
            <w:del w:id="5441"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5442" w:author="Seggelke, Klaus" w:date="2017-03-08T13:05:00Z"/>
              </w:rPr>
            </w:pPr>
          </w:p>
        </w:tc>
      </w:tr>
      <w:tr w:rsidR="00E84DEB" w:rsidDel="00374764" w:rsidTr="001B495E">
        <w:trPr>
          <w:del w:id="544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Del="00374764" w:rsidRDefault="00E84DEB" w:rsidP="001B495E">
            <w:pPr>
              <w:pStyle w:val="TestCaseDescription"/>
              <w:rPr>
                <w:del w:id="5444" w:author="Seggelke, Klaus" w:date="2017-03-08T13:05:00Z"/>
                <w:noProof/>
              </w:rPr>
            </w:pPr>
            <w:del w:id="5445"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E84DEB" w:rsidDel="00374764" w:rsidRDefault="00E84DEB" w:rsidP="001B495E">
            <w:pPr>
              <w:pStyle w:val="TestCaseInfo"/>
              <w:rPr>
                <w:del w:id="5446" w:author="Seggelke, Klaus" w:date="2017-03-08T13:05:00Z"/>
              </w:rPr>
            </w:pPr>
          </w:p>
        </w:tc>
      </w:tr>
    </w:tbl>
    <w:p w:rsidR="00E84DEB" w:rsidDel="00374764" w:rsidRDefault="00E84DEB" w:rsidP="005A676A">
      <w:pPr>
        <w:rPr>
          <w:del w:id="5447" w:author="Seggelke, Klaus" w:date="2017-03-08T13:05:00Z"/>
          <w:lang w:eastAsia="zh-CN"/>
        </w:rPr>
      </w:pPr>
    </w:p>
    <w:p w:rsidR="00D60C5F" w:rsidDel="00374764" w:rsidRDefault="00D60C5F" w:rsidP="005A676A">
      <w:pPr>
        <w:rPr>
          <w:del w:id="5448"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74764" w:rsidTr="005A676A">
        <w:trPr>
          <w:del w:id="5449"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74764" w:rsidRDefault="008625E0" w:rsidP="005A676A">
            <w:pPr>
              <w:pStyle w:val="TestCase"/>
              <w:rPr>
                <w:del w:id="5450" w:author="Seggelke, Klaus" w:date="2017-03-08T13:05:00Z"/>
              </w:rPr>
            </w:pPr>
            <w:bookmarkStart w:id="5451" w:name="_Toc454184438"/>
            <w:del w:id="5452" w:author="Seggelke, Klaus" w:date="2017-03-08T13:05:00Z">
              <w:r w:rsidDel="00374764">
                <w:delText>TC.VNF.SNAPSHOT.003</w:delText>
              </w:r>
              <w:r w:rsidDel="00374764">
                <w:tab/>
              </w:r>
              <w:r w:rsidR="005A676A" w:rsidDel="00374764">
                <w:delText>Compute Snapshot Instantiation</w:delText>
              </w:r>
              <w:bookmarkEnd w:id="5451"/>
            </w:del>
          </w:p>
        </w:tc>
      </w:tr>
      <w:tr w:rsidR="005A676A" w:rsidDel="00374764" w:rsidTr="00AF20BC">
        <w:trPr>
          <w:trHeight w:val="427"/>
          <w:del w:id="545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454" w:author="Seggelke, Klaus" w:date="2017-03-08T13:05:00Z"/>
              </w:rPr>
            </w:pPr>
            <w:del w:id="5455"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74764" w:rsidRDefault="005A676A" w:rsidP="00AF20BC">
            <w:pPr>
              <w:pStyle w:val="TestCaseInfo"/>
              <w:rPr>
                <w:del w:id="5456" w:author="Seggelke, Klaus" w:date="2017-03-08T13:05:00Z"/>
                <w:lang w:eastAsia="zh-CN"/>
              </w:rPr>
            </w:pPr>
            <w:del w:id="5457" w:author="Seggelke, Klaus" w:date="2017-03-08T13:05:00Z">
              <w:r w:rsidDel="00374764">
                <w:rPr>
                  <w:lang w:eastAsia="zh-CN"/>
                </w:rPr>
                <w:delText xml:space="preserve">VNFM should provide the capability to re-instantiate </w:delText>
              </w:r>
              <w:r w:rsidR="00AF20BC" w:rsidDel="00374764">
                <w:rPr>
                  <w:lang w:eastAsia="zh-CN"/>
                </w:rPr>
                <w:delText>a compute snapshot by issuing a</w:delText>
              </w:r>
              <w:r w:rsidDel="00374764">
                <w:rPr>
                  <w:lang w:eastAsia="zh-CN"/>
                </w:rPr>
                <w:delText xml:space="preserve"> command to the NFVI</w:delText>
              </w:r>
            </w:del>
          </w:p>
        </w:tc>
      </w:tr>
      <w:tr w:rsidR="005A676A" w:rsidDel="00374764" w:rsidTr="00AF20BC">
        <w:trPr>
          <w:del w:id="545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459" w:author="Seggelke, Klaus" w:date="2017-03-08T13:05:00Z"/>
              </w:rPr>
            </w:pPr>
            <w:del w:id="5460"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374764" w:rsidRDefault="005A676A" w:rsidP="00AF20BC">
            <w:pPr>
              <w:pStyle w:val="TestCaseInfo"/>
              <w:rPr>
                <w:del w:id="5461" w:author="Seggelke, Klaus" w:date="2017-03-08T13:05:00Z"/>
                <w:lang w:eastAsia="zh-CN"/>
              </w:rPr>
            </w:pPr>
            <w:del w:id="5462" w:author="Seggelke, Klaus" w:date="2017-03-08T13:05:00Z">
              <w:r w:rsidDel="00374764">
                <w:rPr>
                  <w:lang w:eastAsia="zh-CN"/>
                </w:rPr>
                <w:delText xml:space="preserve">A compute Snapshot allows the user to build an image from the current running system and later to re-instantiate it without </w:delText>
              </w:r>
              <w:r w:rsidR="00AF20BC" w:rsidDel="00374764">
                <w:rPr>
                  <w:lang w:eastAsia="zh-CN"/>
                </w:rPr>
                <w:delText>losing</w:delText>
              </w:r>
              <w:r w:rsidDel="00374764">
                <w:rPr>
                  <w:lang w:eastAsia="zh-CN"/>
                </w:rPr>
                <w:delText xml:space="preserve"> any data or configuration</w:delText>
              </w:r>
            </w:del>
          </w:p>
        </w:tc>
      </w:tr>
      <w:tr w:rsidR="005A676A" w:rsidDel="00374764" w:rsidTr="00AF20BC">
        <w:trPr>
          <w:trHeight w:val="283"/>
          <w:del w:id="546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464" w:author="Seggelke, Klaus" w:date="2017-03-08T13:05:00Z"/>
              </w:rPr>
            </w:pPr>
            <w:del w:id="5465"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466" w:author="Seggelke, Klaus" w:date="2017-03-08T13:05:00Z"/>
                <w:lang w:eastAsia="zh-CN"/>
              </w:rPr>
            </w:pPr>
          </w:p>
        </w:tc>
      </w:tr>
      <w:tr w:rsidR="005A676A" w:rsidDel="00374764" w:rsidTr="00AF20BC">
        <w:trPr>
          <w:trHeight w:val="515"/>
          <w:del w:id="5467"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468" w:author="Seggelke, Klaus" w:date="2017-03-08T13:05:00Z"/>
              </w:rPr>
            </w:pPr>
            <w:del w:id="5469"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470" w:author="Seggelke, Klaus" w:date="2017-03-08T13:05:00Z"/>
              </w:rPr>
            </w:pPr>
          </w:p>
        </w:tc>
      </w:tr>
      <w:tr w:rsidR="005A676A" w:rsidDel="00374764" w:rsidTr="00AF20BC">
        <w:trPr>
          <w:del w:id="5471"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472" w:author="Seggelke, Klaus" w:date="2017-03-08T13:05:00Z"/>
              </w:rPr>
            </w:pPr>
            <w:del w:id="5473"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474" w:author="Seggelke, Klaus" w:date="2017-03-08T13:05:00Z"/>
              </w:rPr>
            </w:pPr>
          </w:p>
        </w:tc>
      </w:tr>
      <w:tr w:rsidR="005A676A" w:rsidDel="00374764" w:rsidTr="00AF20BC">
        <w:trPr>
          <w:del w:id="547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476" w:author="Seggelke, Klaus" w:date="2017-03-08T13:05:00Z"/>
              </w:rPr>
            </w:pPr>
            <w:del w:id="5477"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478" w:author="Seggelke, Klaus" w:date="2017-03-08T13:05:00Z"/>
                <w:lang w:eastAsia="zh-CN"/>
              </w:rPr>
            </w:pPr>
          </w:p>
        </w:tc>
      </w:tr>
      <w:tr w:rsidR="005A676A" w:rsidDel="00374764" w:rsidTr="00AF20BC">
        <w:trPr>
          <w:trHeight w:val="2092"/>
          <w:del w:id="547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480" w:author="Seggelke, Klaus" w:date="2017-03-08T13:05:00Z"/>
              </w:rPr>
            </w:pPr>
            <w:del w:id="5481"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AF20BC" w:rsidDel="00374764" w:rsidRDefault="00AF20BC" w:rsidP="00AF20BC">
            <w:pPr>
              <w:pStyle w:val="TestCaseInfo"/>
              <w:rPr>
                <w:del w:id="5482" w:author="Seggelke, Klaus" w:date="2017-03-08T13:05:00Z"/>
              </w:rPr>
            </w:pPr>
            <w:del w:id="5483" w:author="Seggelke, Klaus" w:date="2017-03-08T13:05:00Z">
              <w:r w:rsidDel="00374764">
                <w:delText>Sequence:</w:delText>
              </w:r>
            </w:del>
          </w:p>
          <w:p w:rsidR="005A676A" w:rsidDel="00374764" w:rsidRDefault="005A676A" w:rsidP="00046106">
            <w:pPr>
              <w:pStyle w:val="TestCaseInfo"/>
              <w:numPr>
                <w:ilvl w:val="0"/>
                <w:numId w:val="50"/>
              </w:numPr>
              <w:rPr>
                <w:del w:id="5484" w:author="Seggelke, Klaus" w:date="2017-03-08T13:05:00Z"/>
              </w:rPr>
            </w:pPr>
            <w:del w:id="5485" w:author="Seggelke, Klaus" w:date="2017-03-08T13:05:00Z">
              <w:r w:rsidDel="00374764">
                <w:delText>Instantiate VNF</w:delText>
              </w:r>
            </w:del>
          </w:p>
          <w:p w:rsidR="005A676A" w:rsidDel="00374764" w:rsidRDefault="005A676A" w:rsidP="00046106">
            <w:pPr>
              <w:pStyle w:val="TestCaseInfo"/>
              <w:numPr>
                <w:ilvl w:val="0"/>
                <w:numId w:val="50"/>
              </w:numPr>
              <w:rPr>
                <w:del w:id="5486" w:author="Seggelke, Klaus" w:date="2017-03-08T13:05:00Z"/>
              </w:rPr>
            </w:pPr>
            <w:del w:id="5487" w:author="Seggelke, Klaus" w:date="2017-03-08T13:05:00Z">
              <w:r w:rsidDel="00374764">
                <w:delText>Validate VNF is in state Inactive</w:delText>
              </w:r>
            </w:del>
          </w:p>
          <w:p w:rsidR="005A676A" w:rsidDel="00374764" w:rsidRDefault="005A676A" w:rsidP="00046106">
            <w:pPr>
              <w:pStyle w:val="TestCaseInfo"/>
              <w:numPr>
                <w:ilvl w:val="0"/>
                <w:numId w:val="50"/>
              </w:numPr>
              <w:rPr>
                <w:del w:id="5488" w:author="Seggelke, Klaus" w:date="2017-03-08T13:05:00Z"/>
              </w:rPr>
            </w:pPr>
            <w:del w:id="5489" w:author="Seggelke, Klaus" w:date="2017-03-08T13:05:00Z">
              <w:r w:rsidDel="00374764">
                <w:delText>Start the VNF</w:delText>
              </w:r>
            </w:del>
          </w:p>
          <w:p w:rsidR="005A676A" w:rsidDel="00374764" w:rsidRDefault="005A676A" w:rsidP="00046106">
            <w:pPr>
              <w:pStyle w:val="TestCaseInfo"/>
              <w:numPr>
                <w:ilvl w:val="0"/>
                <w:numId w:val="50"/>
              </w:numPr>
              <w:rPr>
                <w:del w:id="5490" w:author="Seggelke, Klaus" w:date="2017-03-08T13:05:00Z"/>
              </w:rPr>
            </w:pPr>
            <w:del w:id="5491" w:author="Seggelke, Klaus" w:date="2017-03-08T13:05:00Z">
              <w:r w:rsidDel="00374764">
                <w:delText>Validate VNF is in state Active</w:delText>
              </w:r>
            </w:del>
          </w:p>
          <w:p w:rsidR="005A676A" w:rsidDel="00374764" w:rsidRDefault="005A676A" w:rsidP="00046106">
            <w:pPr>
              <w:pStyle w:val="TestCaseInfo"/>
              <w:numPr>
                <w:ilvl w:val="0"/>
                <w:numId w:val="50"/>
              </w:numPr>
              <w:rPr>
                <w:del w:id="5492" w:author="Seggelke, Klaus" w:date="2017-03-08T13:05:00Z"/>
              </w:rPr>
            </w:pPr>
            <w:del w:id="5493" w:author="Seggelke, Klaus" w:date="2017-03-08T13:05:00Z">
              <w:r w:rsidDel="00374764">
                <w:delText>Start the min traffic load</w:delText>
              </w:r>
            </w:del>
          </w:p>
          <w:p w:rsidR="005A676A" w:rsidDel="00374764" w:rsidRDefault="005A676A" w:rsidP="00046106">
            <w:pPr>
              <w:pStyle w:val="TestCaseInfo"/>
              <w:numPr>
                <w:ilvl w:val="0"/>
                <w:numId w:val="50"/>
              </w:numPr>
              <w:rPr>
                <w:del w:id="5494" w:author="Seggelke, Klaus" w:date="2017-03-08T13:05:00Z"/>
              </w:rPr>
            </w:pPr>
            <w:del w:id="5495" w:author="Seggelke, Klaus" w:date="2017-03-08T13:05:00Z">
              <w:r w:rsidDel="00374764">
                <w:delText>Validate traffic goes through (--&gt; no dropped packets)</w:delText>
              </w:r>
            </w:del>
          </w:p>
          <w:p w:rsidR="00E84DEB" w:rsidDel="00374764" w:rsidRDefault="00E84DEB" w:rsidP="00046106">
            <w:pPr>
              <w:pStyle w:val="TestCaseInfo"/>
              <w:numPr>
                <w:ilvl w:val="0"/>
                <w:numId w:val="50"/>
              </w:numPr>
              <w:rPr>
                <w:del w:id="5496" w:author="Seggelke, Klaus" w:date="2017-03-08T13:05:00Z"/>
              </w:rPr>
            </w:pPr>
            <w:del w:id="5497" w:author="Seggelke, Klaus" w:date="2017-03-08T13:05:00Z">
              <w:r w:rsidDel="00374764">
                <w:delText>Stop traffic</w:delText>
              </w:r>
            </w:del>
          </w:p>
          <w:p w:rsidR="005A676A" w:rsidDel="00374764" w:rsidRDefault="005A676A" w:rsidP="00046106">
            <w:pPr>
              <w:pStyle w:val="TestCaseInfo"/>
              <w:numPr>
                <w:ilvl w:val="0"/>
                <w:numId w:val="50"/>
              </w:numPr>
              <w:rPr>
                <w:del w:id="5498" w:author="Seggelke, Klaus" w:date="2017-03-08T13:05:00Z"/>
              </w:rPr>
            </w:pPr>
            <w:del w:id="5499" w:author="Seggelke, Klaus" w:date="2017-03-08T13:05:00Z">
              <w:r w:rsidDel="00374764">
                <w:delText>Initiate the compute snapshot creation via the VNFM interface</w:delText>
              </w:r>
            </w:del>
          </w:p>
          <w:p w:rsidR="005A676A" w:rsidDel="00374764" w:rsidRDefault="005A676A" w:rsidP="00046106">
            <w:pPr>
              <w:pStyle w:val="TestCaseInfo"/>
              <w:numPr>
                <w:ilvl w:val="0"/>
                <w:numId w:val="50"/>
              </w:numPr>
              <w:rPr>
                <w:del w:id="5500" w:author="Seggelke, Klaus" w:date="2017-03-08T13:05:00Z"/>
              </w:rPr>
            </w:pPr>
            <w:del w:id="5501" w:author="Seggelke, Klaus" w:date="2017-03-08T13:05:00Z">
              <w:r w:rsidDel="00374764">
                <w:delText>Validate VNF instructed NFVI to create a compute snapshot and a new image is found via the NFVI interface</w:delText>
              </w:r>
            </w:del>
          </w:p>
          <w:p w:rsidR="005A676A" w:rsidDel="00374764" w:rsidRDefault="005A676A" w:rsidP="00046106">
            <w:pPr>
              <w:pStyle w:val="TestCaseInfo"/>
              <w:numPr>
                <w:ilvl w:val="0"/>
                <w:numId w:val="50"/>
              </w:numPr>
              <w:rPr>
                <w:del w:id="5502" w:author="Seggelke, Klaus" w:date="2017-03-08T13:05:00Z"/>
              </w:rPr>
            </w:pPr>
            <w:del w:id="5503" w:author="Seggelke, Klaus" w:date="2017-03-08T13:05:00Z">
              <w:r w:rsidDel="00374764">
                <w:delText>Terminate VNF</w:delText>
              </w:r>
            </w:del>
          </w:p>
          <w:p w:rsidR="00E84DEB" w:rsidDel="00374764" w:rsidRDefault="005A676A" w:rsidP="00E84DEB">
            <w:pPr>
              <w:pStyle w:val="TestCaseInfo"/>
              <w:numPr>
                <w:ilvl w:val="0"/>
                <w:numId w:val="50"/>
              </w:numPr>
              <w:rPr>
                <w:del w:id="5504" w:author="Seggelke, Klaus" w:date="2017-03-08T13:05:00Z"/>
              </w:rPr>
            </w:pPr>
            <w:del w:id="5505" w:author="Seggelke, Klaus" w:date="2017-03-08T13:05:00Z">
              <w:r w:rsidDel="00374764">
                <w:delText>Issue command to VNFM to display the newly created VNF snapshot</w:delText>
              </w:r>
            </w:del>
          </w:p>
          <w:p w:rsidR="005A676A" w:rsidDel="00374764" w:rsidRDefault="005A676A" w:rsidP="00046106">
            <w:pPr>
              <w:pStyle w:val="TestCaseInfo"/>
              <w:numPr>
                <w:ilvl w:val="0"/>
                <w:numId w:val="50"/>
              </w:numPr>
              <w:rPr>
                <w:del w:id="5506" w:author="Seggelke, Klaus" w:date="2017-03-08T13:05:00Z"/>
              </w:rPr>
            </w:pPr>
            <w:del w:id="5507" w:author="Seggelke, Klaus" w:date="2017-03-08T13:05:00Z">
              <w:r w:rsidDel="00374764">
                <w:delText>Issue command to instantiate a compute snapshot to the VNFM</w:delText>
              </w:r>
            </w:del>
          </w:p>
          <w:p w:rsidR="005A676A" w:rsidDel="00374764" w:rsidRDefault="005A676A" w:rsidP="00046106">
            <w:pPr>
              <w:pStyle w:val="TestCaseInfo"/>
              <w:numPr>
                <w:ilvl w:val="0"/>
                <w:numId w:val="50"/>
              </w:numPr>
              <w:rPr>
                <w:del w:id="5508" w:author="Seggelke, Klaus" w:date="2017-03-08T13:05:00Z"/>
              </w:rPr>
            </w:pPr>
            <w:del w:id="5509" w:author="Seggelke, Klaus" w:date="2017-03-08T13:05:00Z">
              <w:r w:rsidDel="00374764">
                <w:delText>Validate the VNF has been instantiated from the snapshot</w:delText>
              </w:r>
            </w:del>
          </w:p>
          <w:p w:rsidR="005A676A" w:rsidDel="00374764" w:rsidRDefault="005A676A" w:rsidP="00046106">
            <w:pPr>
              <w:pStyle w:val="TestCaseInfo"/>
              <w:numPr>
                <w:ilvl w:val="0"/>
                <w:numId w:val="50"/>
              </w:numPr>
              <w:rPr>
                <w:del w:id="5510" w:author="Seggelke, Klaus" w:date="2017-03-08T13:05:00Z"/>
              </w:rPr>
            </w:pPr>
            <w:del w:id="5511" w:author="Seggelke, Klaus" w:date="2017-03-08T13:05:00Z">
              <w:r w:rsidDel="00374764">
                <w:delText>Validate VNF is in state Inactive</w:delText>
              </w:r>
            </w:del>
          </w:p>
          <w:p w:rsidR="005A676A" w:rsidDel="00374764" w:rsidRDefault="005A676A" w:rsidP="00046106">
            <w:pPr>
              <w:pStyle w:val="TestCaseInfo"/>
              <w:numPr>
                <w:ilvl w:val="0"/>
                <w:numId w:val="50"/>
              </w:numPr>
              <w:rPr>
                <w:del w:id="5512" w:author="Seggelke, Klaus" w:date="2017-03-08T13:05:00Z"/>
              </w:rPr>
            </w:pPr>
            <w:del w:id="5513" w:author="Seggelke, Klaus" w:date="2017-03-08T13:05:00Z">
              <w:r w:rsidDel="00374764">
                <w:delText>Start the VNF</w:delText>
              </w:r>
            </w:del>
          </w:p>
          <w:p w:rsidR="005A676A" w:rsidDel="00374764" w:rsidRDefault="005A676A" w:rsidP="00046106">
            <w:pPr>
              <w:pStyle w:val="TestCaseInfo"/>
              <w:numPr>
                <w:ilvl w:val="0"/>
                <w:numId w:val="50"/>
              </w:numPr>
              <w:rPr>
                <w:del w:id="5514" w:author="Seggelke, Klaus" w:date="2017-03-08T13:05:00Z"/>
              </w:rPr>
            </w:pPr>
            <w:del w:id="5515" w:author="Seggelke, Klaus" w:date="2017-03-08T13:05:00Z">
              <w:r w:rsidDel="00374764">
                <w:delText>Validate VNF is in state Active</w:delText>
              </w:r>
            </w:del>
          </w:p>
          <w:p w:rsidR="005A676A" w:rsidDel="00374764" w:rsidRDefault="005A676A" w:rsidP="00046106">
            <w:pPr>
              <w:pStyle w:val="TestCaseInfo"/>
              <w:numPr>
                <w:ilvl w:val="0"/>
                <w:numId w:val="50"/>
              </w:numPr>
              <w:rPr>
                <w:del w:id="5516" w:author="Seggelke, Klaus" w:date="2017-03-08T13:05:00Z"/>
              </w:rPr>
            </w:pPr>
            <w:del w:id="5517" w:author="Seggelke, Klaus" w:date="2017-03-08T13:05:00Z">
              <w:r w:rsidDel="00374764">
                <w:delText>Start the min traffic load</w:delText>
              </w:r>
            </w:del>
          </w:p>
          <w:p w:rsidR="005A676A" w:rsidDel="00374764" w:rsidRDefault="005A676A" w:rsidP="00046106">
            <w:pPr>
              <w:pStyle w:val="TestCaseInfo"/>
              <w:numPr>
                <w:ilvl w:val="0"/>
                <w:numId w:val="50"/>
              </w:numPr>
              <w:rPr>
                <w:del w:id="5518" w:author="Seggelke, Klaus" w:date="2017-03-08T13:05:00Z"/>
              </w:rPr>
            </w:pPr>
            <w:del w:id="5519" w:author="Seggelke, Klaus" w:date="2017-03-08T13:05:00Z">
              <w:r w:rsidDel="00374764">
                <w:delText>Validate traffic goes through (--&gt; no dropped packets)</w:delText>
              </w:r>
            </w:del>
          </w:p>
          <w:p w:rsidR="005A676A" w:rsidDel="00374764" w:rsidRDefault="005A676A" w:rsidP="00046106">
            <w:pPr>
              <w:pStyle w:val="TestCaseInfo"/>
              <w:numPr>
                <w:ilvl w:val="0"/>
                <w:numId w:val="50"/>
              </w:numPr>
              <w:rPr>
                <w:del w:id="5520" w:author="Seggelke, Klaus" w:date="2017-03-08T13:05:00Z"/>
              </w:rPr>
            </w:pPr>
            <w:del w:id="5521" w:author="Seggelke, Klaus" w:date="2017-03-08T13:05:00Z">
              <w:r w:rsidDel="00374764">
                <w:delText>Stop Traffic</w:delText>
              </w:r>
            </w:del>
          </w:p>
          <w:p w:rsidR="005A676A" w:rsidDel="00374764" w:rsidRDefault="005A676A" w:rsidP="00AF20BC">
            <w:pPr>
              <w:pStyle w:val="TestCaseInfo"/>
              <w:numPr>
                <w:ilvl w:val="0"/>
                <w:numId w:val="50"/>
              </w:numPr>
              <w:rPr>
                <w:del w:id="5522" w:author="Seggelke, Klaus" w:date="2017-03-08T13:05:00Z"/>
              </w:rPr>
            </w:pPr>
            <w:del w:id="5523" w:author="Seggelke, Klaus" w:date="2017-03-08T13:05:00Z">
              <w:r w:rsidDel="00374764">
                <w:delText>Terminate VNF</w:delText>
              </w:r>
            </w:del>
          </w:p>
        </w:tc>
      </w:tr>
      <w:tr w:rsidR="005A676A" w:rsidDel="00374764" w:rsidTr="00AF20BC">
        <w:trPr>
          <w:del w:id="552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25" w:author="Seggelke, Klaus" w:date="2017-03-08T13:05:00Z"/>
              </w:rPr>
            </w:pPr>
            <w:del w:id="5526"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527" w:author="Seggelke, Klaus" w:date="2017-03-08T13:05:00Z"/>
              </w:rPr>
            </w:pPr>
          </w:p>
        </w:tc>
      </w:tr>
      <w:tr w:rsidR="005A676A" w:rsidDel="00374764" w:rsidTr="00AF20BC">
        <w:trPr>
          <w:del w:id="552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29" w:author="Seggelke, Klaus" w:date="2017-03-08T13:05:00Z"/>
                <w:noProof/>
              </w:rPr>
            </w:pPr>
            <w:del w:id="5530"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531" w:author="Seggelke, Klaus" w:date="2017-03-08T13:05:00Z"/>
              </w:rPr>
            </w:pPr>
          </w:p>
        </w:tc>
      </w:tr>
    </w:tbl>
    <w:p w:rsidR="005A676A" w:rsidDel="00374764" w:rsidRDefault="005A676A" w:rsidP="005A676A">
      <w:pPr>
        <w:rPr>
          <w:del w:id="5532" w:author="Seggelke, Klaus" w:date="2017-03-08T13:05:00Z"/>
          <w:lang w:eastAsia="zh-CN"/>
        </w:rPr>
      </w:pPr>
    </w:p>
    <w:p w:rsidR="005A676A" w:rsidDel="00374764" w:rsidRDefault="005A676A" w:rsidP="005A676A">
      <w:pPr>
        <w:rPr>
          <w:del w:id="5533"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74764" w:rsidTr="005A676A">
        <w:trPr>
          <w:del w:id="5534"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74764" w:rsidRDefault="008625E0" w:rsidP="005A676A">
            <w:pPr>
              <w:pStyle w:val="TestCase"/>
              <w:rPr>
                <w:del w:id="5535" w:author="Seggelke, Klaus" w:date="2017-03-08T13:05:00Z"/>
              </w:rPr>
            </w:pPr>
            <w:bookmarkStart w:id="5536" w:name="_Toc454184439"/>
            <w:del w:id="5537" w:author="Seggelke, Klaus" w:date="2017-03-08T13:05:00Z">
              <w:r w:rsidDel="00374764">
                <w:delText>TC.VNF.SNAPSHOT.004</w:delText>
              </w:r>
              <w:r w:rsidDel="00374764">
                <w:tab/>
              </w:r>
              <w:r w:rsidR="005A676A" w:rsidDel="00374764">
                <w:delText>Storage Snapshot Creation and Deletion</w:delText>
              </w:r>
              <w:bookmarkEnd w:id="5536"/>
            </w:del>
          </w:p>
        </w:tc>
      </w:tr>
      <w:tr w:rsidR="005A676A" w:rsidDel="00374764" w:rsidTr="00AF20BC">
        <w:trPr>
          <w:trHeight w:val="535"/>
          <w:del w:id="553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39" w:author="Seggelke, Klaus" w:date="2017-03-08T13:05:00Z"/>
              </w:rPr>
            </w:pPr>
            <w:del w:id="5540"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74764" w:rsidRDefault="005A676A" w:rsidP="00AF20BC">
            <w:pPr>
              <w:pStyle w:val="TestCaseInfo"/>
              <w:rPr>
                <w:del w:id="5541" w:author="Seggelke, Klaus" w:date="2017-03-08T13:05:00Z"/>
                <w:lang w:eastAsia="zh-CN"/>
              </w:rPr>
            </w:pPr>
            <w:del w:id="5542" w:author="Seggelke, Klaus" w:date="2017-03-08T13:05:00Z">
              <w:r w:rsidDel="00374764">
                <w:rPr>
                  <w:lang w:eastAsia="zh-CN"/>
                </w:rPr>
                <w:delText xml:space="preserve">VNFM should provide the capability to create </w:delText>
              </w:r>
              <w:r w:rsidR="00E84DEB" w:rsidDel="00374764">
                <w:rPr>
                  <w:lang w:eastAsia="zh-CN"/>
                </w:rPr>
                <w:delText>a storage snapshot by issuing a</w:delText>
              </w:r>
              <w:r w:rsidDel="00374764">
                <w:rPr>
                  <w:lang w:eastAsia="zh-CN"/>
                </w:rPr>
                <w:delText xml:space="preserve"> command to the NFVI</w:delText>
              </w:r>
            </w:del>
          </w:p>
        </w:tc>
      </w:tr>
      <w:tr w:rsidR="005A676A" w:rsidDel="00374764" w:rsidTr="00AF20BC">
        <w:trPr>
          <w:del w:id="554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44" w:author="Seggelke, Klaus" w:date="2017-03-08T13:05:00Z"/>
              </w:rPr>
            </w:pPr>
            <w:del w:id="5545"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374764" w:rsidRDefault="005A676A" w:rsidP="00AF20BC">
            <w:pPr>
              <w:pStyle w:val="TestCaseInfo"/>
              <w:rPr>
                <w:del w:id="5546" w:author="Seggelke, Klaus" w:date="2017-03-08T13:05:00Z"/>
                <w:lang w:eastAsia="zh-CN"/>
              </w:rPr>
            </w:pPr>
            <w:del w:id="5547" w:author="Seggelke, Klaus" w:date="2017-03-08T13:05:00Z">
              <w:r w:rsidDel="00374764">
                <w:rPr>
                  <w:lang w:eastAsia="zh-CN"/>
                </w:rPr>
                <w:delText>A storage Snapshot allows the user to build an image from the current used storage and later to re-instantiate it without loss of any storage data</w:delText>
              </w:r>
            </w:del>
          </w:p>
        </w:tc>
      </w:tr>
      <w:tr w:rsidR="005A676A" w:rsidDel="00374764" w:rsidTr="00AF20BC">
        <w:trPr>
          <w:trHeight w:val="283"/>
          <w:del w:id="554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49" w:author="Seggelke, Klaus" w:date="2017-03-08T13:05:00Z"/>
              </w:rPr>
            </w:pPr>
            <w:del w:id="5550"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551" w:author="Seggelke, Klaus" w:date="2017-03-08T13:05:00Z"/>
                <w:lang w:eastAsia="zh-CN"/>
              </w:rPr>
            </w:pPr>
          </w:p>
        </w:tc>
      </w:tr>
      <w:tr w:rsidR="005A676A" w:rsidDel="00374764" w:rsidTr="00AF20BC">
        <w:trPr>
          <w:trHeight w:val="515"/>
          <w:del w:id="555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53" w:author="Seggelke, Klaus" w:date="2017-03-08T13:05:00Z"/>
              </w:rPr>
            </w:pPr>
            <w:del w:id="5554"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555" w:author="Seggelke, Klaus" w:date="2017-03-08T13:05:00Z"/>
              </w:rPr>
            </w:pPr>
          </w:p>
        </w:tc>
      </w:tr>
      <w:tr w:rsidR="005A676A" w:rsidDel="00374764" w:rsidTr="00AF20BC">
        <w:trPr>
          <w:del w:id="555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57" w:author="Seggelke, Klaus" w:date="2017-03-08T13:05:00Z"/>
              </w:rPr>
            </w:pPr>
            <w:del w:id="5558"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559" w:author="Seggelke, Klaus" w:date="2017-03-08T13:05:00Z"/>
              </w:rPr>
            </w:pPr>
          </w:p>
        </w:tc>
      </w:tr>
      <w:tr w:rsidR="005A676A" w:rsidDel="00374764" w:rsidTr="00AF20BC">
        <w:trPr>
          <w:del w:id="556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61" w:author="Seggelke, Klaus" w:date="2017-03-08T13:05:00Z"/>
              </w:rPr>
            </w:pPr>
            <w:del w:id="5562"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563" w:author="Seggelke, Klaus" w:date="2017-03-08T13:05:00Z"/>
                <w:lang w:eastAsia="zh-CN"/>
              </w:rPr>
            </w:pPr>
          </w:p>
        </w:tc>
      </w:tr>
      <w:tr w:rsidR="005A676A" w:rsidDel="00374764" w:rsidTr="0064499D">
        <w:trPr>
          <w:trHeight w:val="1075"/>
          <w:del w:id="556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65" w:author="Seggelke, Klaus" w:date="2017-03-08T13:05:00Z"/>
              </w:rPr>
            </w:pPr>
            <w:del w:id="5566"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AF20BC" w:rsidDel="00374764" w:rsidRDefault="0064499D" w:rsidP="00AF20BC">
            <w:pPr>
              <w:pStyle w:val="TestCaseInfo"/>
              <w:rPr>
                <w:del w:id="5567" w:author="Seggelke, Klaus" w:date="2017-03-08T13:05:00Z"/>
              </w:rPr>
            </w:pPr>
            <w:del w:id="5568" w:author="Seggelke, Klaus" w:date="2017-03-08T13:05:00Z">
              <w:r w:rsidDel="00374764">
                <w:delText>Sequence</w:delText>
              </w:r>
              <w:r w:rsidR="00AF20BC" w:rsidDel="00374764">
                <w:delText>:</w:delText>
              </w:r>
            </w:del>
          </w:p>
          <w:p w:rsidR="005A676A" w:rsidDel="00374764" w:rsidRDefault="005A676A" w:rsidP="00046106">
            <w:pPr>
              <w:pStyle w:val="TestCaseInfo"/>
              <w:numPr>
                <w:ilvl w:val="0"/>
                <w:numId w:val="51"/>
              </w:numPr>
              <w:rPr>
                <w:del w:id="5569" w:author="Seggelke, Klaus" w:date="2017-03-08T13:05:00Z"/>
              </w:rPr>
            </w:pPr>
            <w:del w:id="5570" w:author="Seggelke, Klaus" w:date="2017-03-08T13:05:00Z">
              <w:r w:rsidDel="00374764">
                <w:delText>Instantiate VNF</w:delText>
              </w:r>
            </w:del>
          </w:p>
          <w:p w:rsidR="005A676A" w:rsidDel="00374764" w:rsidRDefault="005A676A" w:rsidP="00046106">
            <w:pPr>
              <w:pStyle w:val="TestCaseInfo"/>
              <w:numPr>
                <w:ilvl w:val="0"/>
                <w:numId w:val="51"/>
              </w:numPr>
              <w:rPr>
                <w:del w:id="5571" w:author="Seggelke, Klaus" w:date="2017-03-08T13:05:00Z"/>
              </w:rPr>
            </w:pPr>
            <w:del w:id="5572" w:author="Seggelke, Klaus" w:date="2017-03-08T13:05:00Z">
              <w:r w:rsidDel="00374764">
                <w:delText>Validate VNF is in state Inactive</w:delText>
              </w:r>
            </w:del>
          </w:p>
          <w:p w:rsidR="005A676A" w:rsidDel="00374764" w:rsidRDefault="005A676A" w:rsidP="00046106">
            <w:pPr>
              <w:pStyle w:val="TestCaseInfo"/>
              <w:numPr>
                <w:ilvl w:val="0"/>
                <w:numId w:val="51"/>
              </w:numPr>
              <w:rPr>
                <w:del w:id="5573" w:author="Seggelke, Klaus" w:date="2017-03-08T13:05:00Z"/>
              </w:rPr>
            </w:pPr>
            <w:del w:id="5574" w:author="Seggelke, Klaus" w:date="2017-03-08T13:05:00Z">
              <w:r w:rsidDel="00374764">
                <w:delText>Start the VNF</w:delText>
              </w:r>
            </w:del>
          </w:p>
          <w:p w:rsidR="005A676A" w:rsidDel="00374764" w:rsidRDefault="005A676A" w:rsidP="00046106">
            <w:pPr>
              <w:pStyle w:val="TestCaseInfo"/>
              <w:numPr>
                <w:ilvl w:val="0"/>
                <w:numId w:val="51"/>
              </w:numPr>
              <w:rPr>
                <w:del w:id="5575" w:author="Seggelke, Klaus" w:date="2017-03-08T13:05:00Z"/>
              </w:rPr>
            </w:pPr>
            <w:del w:id="5576" w:author="Seggelke, Klaus" w:date="2017-03-08T13:05:00Z">
              <w:r w:rsidDel="00374764">
                <w:delText>Validate VNF is in state Active</w:delText>
              </w:r>
            </w:del>
          </w:p>
          <w:p w:rsidR="005A676A" w:rsidDel="00374764" w:rsidRDefault="005A676A" w:rsidP="00046106">
            <w:pPr>
              <w:pStyle w:val="TestCaseInfo"/>
              <w:numPr>
                <w:ilvl w:val="0"/>
                <w:numId w:val="51"/>
              </w:numPr>
              <w:rPr>
                <w:del w:id="5577" w:author="Seggelke, Klaus" w:date="2017-03-08T13:05:00Z"/>
              </w:rPr>
            </w:pPr>
            <w:del w:id="5578" w:author="Seggelke, Klaus" w:date="2017-03-08T13:05:00Z">
              <w:r w:rsidDel="00374764">
                <w:delText>Start the min traffic load</w:delText>
              </w:r>
            </w:del>
          </w:p>
          <w:p w:rsidR="005A676A" w:rsidDel="00374764" w:rsidRDefault="005A676A" w:rsidP="00046106">
            <w:pPr>
              <w:pStyle w:val="TestCaseInfo"/>
              <w:numPr>
                <w:ilvl w:val="0"/>
                <w:numId w:val="51"/>
              </w:numPr>
              <w:rPr>
                <w:del w:id="5579" w:author="Seggelke, Klaus" w:date="2017-03-08T13:05:00Z"/>
              </w:rPr>
            </w:pPr>
            <w:del w:id="5580" w:author="Seggelke, Klaus" w:date="2017-03-08T13:05:00Z">
              <w:r w:rsidDel="00374764">
                <w:delText>Validate traffic goes through (--&gt; no dropped packets)</w:delText>
              </w:r>
            </w:del>
          </w:p>
          <w:p w:rsidR="006967DB" w:rsidDel="00374764" w:rsidRDefault="006967DB" w:rsidP="00046106">
            <w:pPr>
              <w:pStyle w:val="TestCaseInfo"/>
              <w:numPr>
                <w:ilvl w:val="0"/>
                <w:numId w:val="51"/>
              </w:numPr>
              <w:rPr>
                <w:del w:id="5581" w:author="Seggelke, Klaus" w:date="2017-03-08T13:05:00Z"/>
              </w:rPr>
            </w:pPr>
            <w:del w:id="5582" w:author="Seggelke, Klaus" w:date="2017-03-08T13:05:00Z">
              <w:r w:rsidDel="00374764">
                <w:delText>Stop traffic</w:delText>
              </w:r>
            </w:del>
          </w:p>
          <w:p w:rsidR="005A676A" w:rsidDel="00374764" w:rsidRDefault="005A676A" w:rsidP="00046106">
            <w:pPr>
              <w:pStyle w:val="TestCaseInfo"/>
              <w:numPr>
                <w:ilvl w:val="0"/>
                <w:numId w:val="51"/>
              </w:numPr>
              <w:rPr>
                <w:del w:id="5583" w:author="Seggelke, Klaus" w:date="2017-03-08T13:05:00Z"/>
              </w:rPr>
            </w:pPr>
            <w:del w:id="5584" w:author="Seggelke, Klaus" w:date="2017-03-08T13:05:00Z">
              <w:r w:rsidDel="00374764">
                <w:delText>Initiate the storage snapshot creation via the VNFM interface</w:delText>
              </w:r>
            </w:del>
          </w:p>
          <w:p w:rsidR="005A676A" w:rsidDel="00374764" w:rsidRDefault="005A676A" w:rsidP="00046106">
            <w:pPr>
              <w:pStyle w:val="TestCaseInfo"/>
              <w:numPr>
                <w:ilvl w:val="0"/>
                <w:numId w:val="51"/>
              </w:numPr>
              <w:rPr>
                <w:del w:id="5585" w:author="Seggelke, Klaus" w:date="2017-03-08T13:05:00Z"/>
              </w:rPr>
            </w:pPr>
            <w:del w:id="5586" w:author="Seggelke, Klaus" w:date="2017-03-08T13:05:00Z">
              <w:r w:rsidDel="00374764">
                <w:delText>Validate VNF instructed NFVI to create a storage snapshot and a new image is found via the NFVI interface</w:delText>
              </w:r>
            </w:del>
          </w:p>
          <w:p w:rsidR="005A676A" w:rsidDel="00374764" w:rsidRDefault="005A676A" w:rsidP="00046106">
            <w:pPr>
              <w:pStyle w:val="TestCaseInfo"/>
              <w:numPr>
                <w:ilvl w:val="0"/>
                <w:numId w:val="51"/>
              </w:numPr>
              <w:rPr>
                <w:del w:id="5587" w:author="Seggelke, Klaus" w:date="2017-03-08T13:05:00Z"/>
              </w:rPr>
            </w:pPr>
            <w:del w:id="5588" w:author="Seggelke, Klaus" w:date="2017-03-08T13:05:00Z">
              <w:r w:rsidDel="00374764">
                <w:delText>Terminate VNF</w:delText>
              </w:r>
            </w:del>
          </w:p>
          <w:p w:rsidR="005A676A" w:rsidDel="00374764" w:rsidRDefault="005A676A" w:rsidP="00046106">
            <w:pPr>
              <w:pStyle w:val="TestCaseInfo"/>
              <w:numPr>
                <w:ilvl w:val="0"/>
                <w:numId w:val="51"/>
              </w:numPr>
              <w:rPr>
                <w:del w:id="5589" w:author="Seggelke, Klaus" w:date="2017-03-08T13:05:00Z"/>
              </w:rPr>
            </w:pPr>
            <w:del w:id="5590" w:author="Seggelke, Klaus" w:date="2017-03-08T13:05:00Z">
              <w:r w:rsidDel="00374764">
                <w:delText>Issue command to VNFM to display the newly created VNF storage snapshot</w:delText>
              </w:r>
            </w:del>
          </w:p>
          <w:p w:rsidR="005A676A" w:rsidDel="00374764" w:rsidRDefault="005A676A" w:rsidP="00046106">
            <w:pPr>
              <w:pStyle w:val="TestCaseInfo"/>
              <w:numPr>
                <w:ilvl w:val="0"/>
                <w:numId w:val="51"/>
              </w:numPr>
              <w:rPr>
                <w:del w:id="5591" w:author="Seggelke, Klaus" w:date="2017-03-08T13:05:00Z"/>
              </w:rPr>
            </w:pPr>
            <w:del w:id="5592" w:author="Seggelke, Klaus" w:date="2017-03-08T13:05:00Z">
              <w:r w:rsidDel="00374764">
                <w:delText>Issue command deletion of storage snapshot to the VNFM</w:delText>
              </w:r>
            </w:del>
          </w:p>
          <w:p w:rsidR="005A676A" w:rsidDel="00374764" w:rsidRDefault="005A676A" w:rsidP="00046106">
            <w:pPr>
              <w:pStyle w:val="TestCaseInfo"/>
              <w:numPr>
                <w:ilvl w:val="0"/>
                <w:numId w:val="51"/>
              </w:numPr>
              <w:rPr>
                <w:del w:id="5593" w:author="Seggelke, Klaus" w:date="2017-03-08T13:05:00Z"/>
              </w:rPr>
            </w:pPr>
            <w:del w:id="5594" w:author="Seggelke, Klaus" w:date="2017-03-08T13:05:00Z">
              <w:r w:rsidDel="00374764">
                <w:delText>Validate the storage snapshot has been deleted via VNFM and NFVI interface</w:delText>
              </w:r>
            </w:del>
          </w:p>
        </w:tc>
      </w:tr>
      <w:tr w:rsidR="005A676A" w:rsidDel="00374764" w:rsidTr="00AF20BC">
        <w:trPr>
          <w:del w:id="5595"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596" w:author="Seggelke, Klaus" w:date="2017-03-08T13:05:00Z"/>
              </w:rPr>
            </w:pPr>
            <w:del w:id="5597"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598" w:author="Seggelke, Klaus" w:date="2017-03-08T13:05:00Z"/>
              </w:rPr>
            </w:pPr>
          </w:p>
        </w:tc>
      </w:tr>
      <w:tr w:rsidR="005A676A" w:rsidDel="00374764" w:rsidTr="00AF20BC">
        <w:trPr>
          <w:del w:id="559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00" w:author="Seggelke, Klaus" w:date="2017-03-08T13:05:00Z"/>
                <w:noProof/>
              </w:rPr>
            </w:pPr>
            <w:del w:id="5601"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602" w:author="Seggelke, Klaus" w:date="2017-03-08T13:05:00Z"/>
              </w:rPr>
            </w:pPr>
          </w:p>
        </w:tc>
      </w:tr>
    </w:tbl>
    <w:p w:rsidR="005A676A" w:rsidDel="00374764" w:rsidRDefault="005A676A" w:rsidP="005A676A">
      <w:pPr>
        <w:rPr>
          <w:del w:id="5603" w:author="Seggelke, Klaus" w:date="2017-03-08T13:05:00Z"/>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Del="00374764" w:rsidTr="005A676A">
        <w:trPr>
          <w:del w:id="5604" w:author="Seggelke, Klaus" w:date="2017-03-08T13:05:00Z"/>
        </w:trPr>
        <w:tc>
          <w:tcPr>
            <w:tcW w:w="9330" w:type="dxa"/>
            <w:gridSpan w:val="2"/>
            <w:tcBorders>
              <w:top w:val="single" w:sz="2" w:space="0" w:color="auto"/>
              <w:left w:val="single" w:sz="2" w:space="0" w:color="auto"/>
              <w:bottom w:val="single" w:sz="2" w:space="0" w:color="auto"/>
              <w:right w:val="single" w:sz="2" w:space="0" w:color="auto"/>
            </w:tcBorders>
            <w:hideMark/>
          </w:tcPr>
          <w:p w:rsidR="005A676A" w:rsidDel="00374764" w:rsidRDefault="008625E0" w:rsidP="005A676A">
            <w:pPr>
              <w:pStyle w:val="TestCase"/>
              <w:rPr>
                <w:del w:id="5605" w:author="Seggelke, Klaus" w:date="2017-03-08T13:05:00Z"/>
              </w:rPr>
            </w:pPr>
            <w:bookmarkStart w:id="5606" w:name="_Toc454184440"/>
            <w:del w:id="5607" w:author="Seggelke, Klaus" w:date="2017-03-08T13:05:00Z">
              <w:r w:rsidDel="00374764">
                <w:delText>TC.VNF.SNAPSHOT.005</w:delText>
              </w:r>
              <w:r w:rsidDel="00374764">
                <w:tab/>
              </w:r>
              <w:r w:rsidR="005A676A" w:rsidDel="00374764">
                <w:delText>Storage Snapshot Instantiation</w:delText>
              </w:r>
              <w:bookmarkEnd w:id="5606"/>
            </w:del>
          </w:p>
        </w:tc>
      </w:tr>
      <w:tr w:rsidR="005A676A" w:rsidDel="00374764" w:rsidTr="00AF20BC">
        <w:trPr>
          <w:trHeight w:val="508"/>
          <w:del w:id="560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09" w:author="Seggelke, Klaus" w:date="2017-03-08T13:05:00Z"/>
              </w:rPr>
            </w:pPr>
            <w:del w:id="5610" w:author="Seggelke, Klaus" w:date="2017-03-08T13:05:00Z">
              <w:r w:rsidDel="00374764">
                <w:delText>Purpose:</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Del="00374764" w:rsidRDefault="005A676A" w:rsidP="00AF20BC">
            <w:pPr>
              <w:pStyle w:val="TestCaseInfo"/>
              <w:rPr>
                <w:del w:id="5611" w:author="Seggelke, Klaus" w:date="2017-03-08T13:05:00Z"/>
                <w:lang w:eastAsia="zh-CN"/>
              </w:rPr>
            </w:pPr>
            <w:del w:id="5612" w:author="Seggelke, Klaus" w:date="2017-03-08T13:05:00Z">
              <w:r w:rsidDel="00374764">
                <w:rPr>
                  <w:lang w:eastAsia="zh-CN"/>
                </w:rPr>
                <w:delText xml:space="preserve">VNFM should provide the capability to re-instantiate </w:delText>
              </w:r>
              <w:r w:rsidR="00AF20BC" w:rsidDel="00374764">
                <w:rPr>
                  <w:lang w:eastAsia="zh-CN"/>
                </w:rPr>
                <w:delText>a storage snapshot by issuing a</w:delText>
              </w:r>
              <w:r w:rsidDel="00374764">
                <w:rPr>
                  <w:lang w:eastAsia="zh-CN"/>
                </w:rPr>
                <w:delText xml:space="preserve"> command to the NFVI</w:delText>
              </w:r>
            </w:del>
          </w:p>
        </w:tc>
      </w:tr>
      <w:tr w:rsidR="005A676A" w:rsidDel="00374764" w:rsidTr="00AF20BC">
        <w:trPr>
          <w:del w:id="561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14" w:author="Seggelke, Klaus" w:date="2017-03-08T13:05:00Z"/>
              </w:rPr>
            </w:pPr>
            <w:del w:id="5615" w:author="Seggelke, Klaus" w:date="2017-03-08T13:05:00Z">
              <w:r w:rsidDel="00374764">
                <w:delText>Description</w:delText>
              </w:r>
            </w:del>
          </w:p>
        </w:tc>
        <w:tc>
          <w:tcPr>
            <w:tcW w:w="7979" w:type="dxa"/>
            <w:tcBorders>
              <w:top w:val="single" w:sz="2" w:space="0" w:color="auto"/>
              <w:left w:val="single" w:sz="2" w:space="0" w:color="auto"/>
              <w:bottom w:val="single" w:sz="2" w:space="0" w:color="auto"/>
              <w:right w:val="single" w:sz="2" w:space="0" w:color="auto"/>
            </w:tcBorders>
            <w:hideMark/>
          </w:tcPr>
          <w:p w:rsidR="005A676A" w:rsidDel="00374764" w:rsidRDefault="005A676A" w:rsidP="00AF20BC">
            <w:pPr>
              <w:pStyle w:val="TestCaseInfo"/>
              <w:rPr>
                <w:del w:id="5616" w:author="Seggelke, Klaus" w:date="2017-03-08T13:05:00Z"/>
                <w:lang w:eastAsia="zh-CN"/>
              </w:rPr>
            </w:pPr>
            <w:del w:id="5617" w:author="Seggelke, Klaus" w:date="2017-03-08T13:05:00Z">
              <w:r w:rsidDel="00374764">
                <w:rPr>
                  <w:lang w:eastAsia="zh-CN"/>
                </w:rPr>
                <w:delText>A compute Snapshot allows the user to build an image from the current running system and later to re-instantiate it without loss of storage data</w:delText>
              </w:r>
            </w:del>
          </w:p>
        </w:tc>
      </w:tr>
      <w:tr w:rsidR="005A676A" w:rsidDel="00374764" w:rsidTr="00AF20BC">
        <w:trPr>
          <w:trHeight w:val="283"/>
          <w:del w:id="5618"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19" w:author="Seggelke, Klaus" w:date="2017-03-08T13:05:00Z"/>
              </w:rPr>
            </w:pPr>
            <w:del w:id="5620" w:author="Seggelke, Klaus" w:date="2017-03-08T13:05:00Z">
              <w:r w:rsidDel="00374764">
                <w:delText>Test Setup</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621" w:author="Seggelke, Klaus" w:date="2017-03-08T13:05:00Z"/>
                <w:lang w:eastAsia="zh-CN"/>
              </w:rPr>
            </w:pPr>
          </w:p>
        </w:tc>
      </w:tr>
      <w:tr w:rsidR="005A676A" w:rsidDel="00374764" w:rsidTr="00AF20BC">
        <w:trPr>
          <w:trHeight w:val="515"/>
          <w:del w:id="5622"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23" w:author="Seggelke, Klaus" w:date="2017-03-08T13:05:00Z"/>
              </w:rPr>
            </w:pPr>
            <w:del w:id="5624" w:author="Seggelke, Klaus" w:date="2017-03-08T13:05:00Z">
              <w:r w:rsidDel="00374764">
                <w:delText>Parameters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625" w:author="Seggelke, Klaus" w:date="2017-03-08T13:05:00Z"/>
              </w:rPr>
            </w:pPr>
          </w:p>
        </w:tc>
      </w:tr>
      <w:tr w:rsidR="005A676A" w:rsidDel="00374764" w:rsidTr="00AF20BC">
        <w:trPr>
          <w:del w:id="5626"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27" w:author="Seggelke, Klaus" w:date="2017-03-08T13:05:00Z"/>
              </w:rPr>
            </w:pPr>
            <w:del w:id="5628" w:author="Seggelke, Klaus" w:date="2017-03-08T13:05:00Z">
              <w:r w:rsidDel="00374764">
                <w:delText>Success Guarantee:</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629" w:author="Seggelke, Klaus" w:date="2017-03-08T13:05:00Z"/>
              </w:rPr>
            </w:pPr>
          </w:p>
        </w:tc>
      </w:tr>
      <w:tr w:rsidR="005A676A" w:rsidDel="00374764" w:rsidTr="00AF20BC">
        <w:trPr>
          <w:del w:id="5630"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31" w:author="Seggelke, Klaus" w:date="2017-03-08T13:05:00Z"/>
              </w:rPr>
            </w:pPr>
            <w:del w:id="5632" w:author="Seggelke, Klaus" w:date="2017-03-08T13:05:00Z">
              <w:r w:rsidDel="00374764">
                <w:delText>Pre-conditions: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633" w:author="Seggelke, Klaus" w:date="2017-03-08T13:05:00Z"/>
                <w:lang w:eastAsia="zh-CN"/>
              </w:rPr>
            </w:pPr>
          </w:p>
        </w:tc>
      </w:tr>
      <w:tr w:rsidR="005A676A" w:rsidDel="00374764" w:rsidTr="006967DB">
        <w:trPr>
          <w:trHeight w:val="1795"/>
          <w:del w:id="5634"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35" w:author="Seggelke, Klaus" w:date="2017-03-08T13:05:00Z"/>
              </w:rPr>
            </w:pPr>
            <w:del w:id="5636" w:author="Seggelke, Klaus" w:date="2017-03-08T13:05:00Z">
              <w:r w:rsidDel="00374764">
                <w:delText>Procedure</w:delText>
              </w:r>
            </w:del>
          </w:p>
        </w:tc>
        <w:tc>
          <w:tcPr>
            <w:tcW w:w="7979" w:type="dxa"/>
            <w:tcBorders>
              <w:top w:val="single" w:sz="2" w:space="0" w:color="auto"/>
              <w:left w:val="single" w:sz="2" w:space="0" w:color="auto"/>
              <w:bottom w:val="single" w:sz="2" w:space="0" w:color="auto"/>
              <w:right w:val="single" w:sz="2" w:space="0" w:color="auto"/>
            </w:tcBorders>
          </w:tcPr>
          <w:p w:rsidR="00AF20BC" w:rsidDel="00374764" w:rsidRDefault="00AF20BC" w:rsidP="00AF20BC">
            <w:pPr>
              <w:pStyle w:val="TestCaseInfo"/>
              <w:rPr>
                <w:del w:id="5637" w:author="Seggelke, Klaus" w:date="2017-03-08T13:05:00Z"/>
              </w:rPr>
            </w:pPr>
            <w:del w:id="5638" w:author="Seggelke, Klaus" w:date="2017-03-08T13:05:00Z">
              <w:r w:rsidDel="00374764">
                <w:delText>Sequence:</w:delText>
              </w:r>
            </w:del>
          </w:p>
          <w:p w:rsidR="005A676A" w:rsidDel="00374764" w:rsidRDefault="005A676A" w:rsidP="00046106">
            <w:pPr>
              <w:pStyle w:val="TestCaseInfo"/>
              <w:numPr>
                <w:ilvl w:val="0"/>
                <w:numId w:val="52"/>
              </w:numPr>
              <w:rPr>
                <w:del w:id="5639" w:author="Seggelke, Klaus" w:date="2017-03-08T13:05:00Z"/>
              </w:rPr>
            </w:pPr>
            <w:del w:id="5640" w:author="Seggelke, Klaus" w:date="2017-03-08T13:05:00Z">
              <w:r w:rsidDel="00374764">
                <w:delText>Instantiate VNF</w:delText>
              </w:r>
            </w:del>
          </w:p>
          <w:p w:rsidR="005A676A" w:rsidDel="00374764" w:rsidRDefault="005A676A" w:rsidP="00046106">
            <w:pPr>
              <w:pStyle w:val="TestCaseInfo"/>
              <w:numPr>
                <w:ilvl w:val="0"/>
                <w:numId w:val="52"/>
              </w:numPr>
              <w:rPr>
                <w:del w:id="5641" w:author="Seggelke, Klaus" w:date="2017-03-08T13:05:00Z"/>
              </w:rPr>
            </w:pPr>
            <w:del w:id="5642" w:author="Seggelke, Klaus" w:date="2017-03-08T13:05:00Z">
              <w:r w:rsidDel="00374764">
                <w:delText>Validate VNF is in state Inactive</w:delText>
              </w:r>
            </w:del>
          </w:p>
          <w:p w:rsidR="005A676A" w:rsidDel="00374764" w:rsidRDefault="005A676A" w:rsidP="00046106">
            <w:pPr>
              <w:pStyle w:val="TestCaseInfo"/>
              <w:numPr>
                <w:ilvl w:val="0"/>
                <w:numId w:val="52"/>
              </w:numPr>
              <w:rPr>
                <w:del w:id="5643" w:author="Seggelke, Klaus" w:date="2017-03-08T13:05:00Z"/>
              </w:rPr>
            </w:pPr>
            <w:del w:id="5644" w:author="Seggelke, Klaus" w:date="2017-03-08T13:05:00Z">
              <w:r w:rsidDel="00374764">
                <w:delText>Start the VNF</w:delText>
              </w:r>
            </w:del>
          </w:p>
          <w:p w:rsidR="005A676A" w:rsidDel="00374764" w:rsidRDefault="005A676A" w:rsidP="00046106">
            <w:pPr>
              <w:pStyle w:val="TestCaseInfo"/>
              <w:numPr>
                <w:ilvl w:val="0"/>
                <w:numId w:val="52"/>
              </w:numPr>
              <w:rPr>
                <w:del w:id="5645" w:author="Seggelke, Klaus" w:date="2017-03-08T13:05:00Z"/>
              </w:rPr>
            </w:pPr>
            <w:del w:id="5646" w:author="Seggelke, Klaus" w:date="2017-03-08T13:05:00Z">
              <w:r w:rsidDel="00374764">
                <w:delText>Validate VNF is in state Active</w:delText>
              </w:r>
            </w:del>
          </w:p>
          <w:p w:rsidR="005A676A" w:rsidDel="00374764" w:rsidRDefault="005A676A" w:rsidP="00046106">
            <w:pPr>
              <w:pStyle w:val="TestCaseInfo"/>
              <w:numPr>
                <w:ilvl w:val="0"/>
                <w:numId w:val="52"/>
              </w:numPr>
              <w:rPr>
                <w:del w:id="5647" w:author="Seggelke, Klaus" w:date="2017-03-08T13:05:00Z"/>
              </w:rPr>
            </w:pPr>
            <w:del w:id="5648" w:author="Seggelke, Klaus" w:date="2017-03-08T13:05:00Z">
              <w:r w:rsidDel="00374764">
                <w:delText>Start the min traffic load</w:delText>
              </w:r>
            </w:del>
          </w:p>
          <w:p w:rsidR="005A676A" w:rsidDel="00374764" w:rsidRDefault="005A676A" w:rsidP="00046106">
            <w:pPr>
              <w:pStyle w:val="TestCaseInfo"/>
              <w:numPr>
                <w:ilvl w:val="0"/>
                <w:numId w:val="52"/>
              </w:numPr>
              <w:rPr>
                <w:del w:id="5649" w:author="Seggelke, Klaus" w:date="2017-03-08T13:05:00Z"/>
              </w:rPr>
            </w:pPr>
            <w:del w:id="5650" w:author="Seggelke, Klaus" w:date="2017-03-08T13:05:00Z">
              <w:r w:rsidDel="00374764">
                <w:delText>Validate traffic goes through (--&gt; no dropped packets)</w:delText>
              </w:r>
            </w:del>
          </w:p>
          <w:p w:rsidR="006967DB" w:rsidDel="00374764" w:rsidRDefault="006967DB" w:rsidP="00046106">
            <w:pPr>
              <w:pStyle w:val="TestCaseInfo"/>
              <w:numPr>
                <w:ilvl w:val="0"/>
                <w:numId w:val="52"/>
              </w:numPr>
              <w:rPr>
                <w:del w:id="5651" w:author="Seggelke, Klaus" w:date="2017-03-08T13:05:00Z"/>
              </w:rPr>
            </w:pPr>
            <w:del w:id="5652" w:author="Seggelke, Klaus" w:date="2017-03-08T13:05:00Z">
              <w:r w:rsidDel="00374764">
                <w:delText>Stop traffic</w:delText>
              </w:r>
            </w:del>
          </w:p>
          <w:p w:rsidR="005A676A" w:rsidDel="00374764" w:rsidRDefault="005A676A" w:rsidP="00046106">
            <w:pPr>
              <w:pStyle w:val="TestCaseInfo"/>
              <w:numPr>
                <w:ilvl w:val="0"/>
                <w:numId w:val="52"/>
              </w:numPr>
              <w:rPr>
                <w:del w:id="5653" w:author="Seggelke, Klaus" w:date="2017-03-08T13:05:00Z"/>
              </w:rPr>
            </w:pPr>
            <w:del w:id="5654" w:author="Seggelke, Klaus" w:date="2017-03-08T13:05:00Z">
              <w:r w:rsidDel="00374764">
                <w:delText>Initiate the storage snapshot creation via the VNFM interface</w:delText>
              </w:r>
            </w:del>
          </w:p>
          <w:p w:rsidR="005A676A" w:rsidDel="00374764" w:rsidRDefault="005A676A" w:rsidP="00046106">
            <w:pPr>
              <w:pStyle w:val="TestCaseInfo"/>
              <w:numPr>
                <w:ilvl w:val="0"/>
                <w:numId w:val="52"/>
              </w:numPr>
              <w:rPr>
                <w:del w:id="5655" w:author="Seggelke, Klaus" w:date="2017-03-08T13:05:00Z"/>
              </w:rPr>
            </w:pPr>
            <w:del w:id="5656" w:author="Seggelke, Klaus" w:date="2017-03-08T13:05:00Z">
              <w:r w:rsidDel="00374764">
                <w:delText>Validate VNF instructed NFVI to create a storage snapshot and a new image is found via the NFVI interface</w:delText>
              </w:r>
            </w:del>
          </w:p>
          <w:p w:rsidR="005A676A" w:rsidDel="00374764" w:rsidRDefault="005A676A" w:rsidP="00046106">
            <w:pPr>
              <w:pStyle w:val="TestCaseInfo"/>
              <w:numPr>
                <w:ilvl w:val="0"/>
                <w:numId w:val="52"/>
              </w:numPr>
              <w:rPr>
                <w:del w:id="5657" w:author="Seggelke, Klaus" w:date="2017-03-08T13:05:00Z"/>
              </w:rPr>
            </w:pPr>
            <w:del w:id="5658" w:author="Seggelke, Klaus" w:date="2017-03-08T13:05:00Z">
              <w:r w:rsidDel="00374764">
                <w:delText>Stop VNF</w:delText>
              </w:r>
            </w:del>
          </w:p>
          <w:p w:rsidR="005A676A" w:rsidDel="00374764" w:rsidRDefault="005A676A" w:rsidP="00046106">
            <w:pPr>
              <w:pStyle w:val="TestCaseInfo"/>
              <w:numPr>
                <w:ilvl w:val="0"/>
                <w:numId w:val="52"/>
              </w:numPr>
              <w:rPr>
                <w:del w:id="5659" w:author="Seggelke, Klaus" w:date="2017-03-08T13:05:00Z"/>
              </w:rPr>
            </w:pPr>
            <w:del w:id="5660" w:author="Seggelke, Klaus" w:date="2017-03-08T13:05:00Z">
              <w:r w:rsidDel="00374764">
                <w:delText>Issue command to VNFM to display the newly created VNF storage snapshot</w:delText>
              </w:r>
            </w:del>
          </w:p>
          <w:p w:rsidR="005A676A" w:rsidDel="00374764" w:rsidRDefault="005A676A" w:rsidP="00046106">
            <w:pPr>
              <w:pStyle w:val="TestCaseInfo"/>
              <w:numPr>
                <w:ilvl w:val="0"/>
                <w:numId w:val="52"/>
              </w:numPr>
              <w:rPr>
                <w:del w:id="5661" w:author="Seggelke, Klaus" w:date="2017-03-08T13:05:00Z"/>
              </w:rPr>
            </w:pPr>
            <w:del w:id="5662" w:author="Seggelke, Klaus" w:date="2017-03-08T13:05:00Z">
              <w:r w:rsidDel="00374764">
                <w:delText>Issue command to instantiate a storage snapshot and mount it to the VNF</w:delText>
              </w:r>
            </w:del>
          </w:p>
          <w:p w:rsidR="005A676A" w:rsidDel="00374764" w:rsidRDefault="005A676A" w:rsidP="00046106">
            <w:pPr>
              <w:pStyle w:val="TestCaseInfo"/>
              <w:numPr>
                <w:ilvl w:val="0"/>
                <w:numId w:val="52"/>
              </w:numPr>
              <w:rPr>
                <w:del w:id="5663" w:author="Seggelke, Klaus" w:date="2017-03-08T13:05:00Z"/>
              </w:rPr>
            </w:pPr>
            <w:del w:id="5664" w:author="Seggelke, Klaus" w:date="2017-03-08T13:05:00Z">
              <w:r w:rsidDel="00374764">
                <w:delText>Validate the VNF has been assigned the new storage snapshot</w:delText>
              </w:r>
            </w:del>
          </w:p>
          <w:p w:rsidR="005A676A" w:rsidDel="00374764" w:rsidRDefault="005A676A" w:rsidP="00046106">
            <w:pPr>
              <w:pStyle w:val="TestCaseInfo"/>
              <w:numPr>
                <w:ilvl w:val="0"/>
                <w:numId w:val="52"/>
              </w:numPr>
              <w:rPr>
                <w:del w:id="5665" w:author="Seggelke, Klaus" w:date="2017-03-08T13:05:00Z"/>
              </w:rPr>
            </w:pPr>
            <w:del w:id="5666" w:author="Seggelke, Klaus" w:date="2017-03-08T13:05:00Z">
              <w:r w:rsidDel="00374764">
                <w:delText>Validate VNF is in state Inactive</w:delText>
              </w:r>
            </w:del>
          </w:p>
          <w:p w:rsidR="005A676A" w:rsidDel="00374764" w:rsidRDefault="005A676A" w:rsidP="00046106">
            <w:pPr>
              <w:pStyle w:val="TestCaseInfo"/>
              <w:numPr>
                <w:ilvl w:val="0"/>
                <w:numId w:val="52"/>
              </w:numPr>
              <w:rPr>
                <w:del w:id="5667" w:author="Seggelke, Klaus" w:date="2017-03-08T13:05:00Z"/>
              </w:rPr>
            </w:pPr>
            <w:del w:id="5668" w:author="Seggelke, Klaus" w:date="2017-03-08T13:05:00Z">
              <w:r w:rsidDel="00374764">
                <w:delText>Start the VNF</w:delText>
              </w:r>
            </w:del>
          </w:p>
          <w:p w:rsidR="005A676A" w:rsidDel="00374764" w:rsidRDefault="005A676A" w:rsidP="00046106">
            <w:pPr>
              <w:pStyle w:val="TestCaseInfo"/>
              <w:numPr>
                <w:ilvl w:val="0"/>
                <w:numId w:val="52"/>
              </w:numPr>
              <w:rPr>
                <w:del w:id="5669" w:author="Seggelke, Klaus" w:date="2017-03-08T13:05:00Z"/>
              </w:rPr>
            </w:pPr>
            <w:del w:id="5670" w:author="Seggelke, Klaus" w:date="2017-03-08T13:05:00Z">
              <w:r w:rsidDel="00374764">
                <w:delText>Validate VNF is in state Active</w:delText>
              </w:r>
            </w:del>
          </w:p>
          <w:p w:rsidR="005A676A" w:rsidDel="00374764" w:rsidRDefault="005A676A" w:rsidP="00046106">
            <w:pPr>
              <w:pStyle w:val="TestCaseInfo"/>
              <w:numPr>
                <w:ilvl w:val="0"/>
                <w:numId w:val="52"/>
              </w:numPr>
              <w:rPr>
                <w:del w:id="5671" w:author="Seggelke, Klaus" w:date="2017-03-08T13:05:00Z"/>
              </w:rPr>
            </w:pPr>
            <w:del w:id="5672" w:author="Seggelke, Klaus" w:date="2017-03-08T13:05:00Z">
              <w:r w:rsidDel="00374764">
                <w:delText>Start the min traffic load</w:delText>
              </w:r>
            </w:del>
          </w:p>
          <w:p w:rsidR="005A676A" w:rsidDel="00374764" w:rsidRDefault="005A676A" w:rsidP="00046106">
            <w:pPr>
              <w:pStyle w:val="TestCaseInfo"/>
              <w:numPr>
                <w:ilvl w:val="0"/>
                <w:numId w:val="52"/>
              </w:numPr>
              <w:rPr>
                <w:del w:id="5673" w:author="Seggelke, Klaus" w:date="2017-03-08T13:05:00Z"/>
              </w:rPr>
            </w:pPr>
            <w:del w:id="5674" w:author="Seggelke, Klaus" w:date="2017-03-08T13:05:00Z">
              <w:r w:rsidDel="00374764">
                <w:delText>Validate traffic goes through (--&gt; no dropped packets)</w:delText>
              </w:r>
            </w:del>
          </w:p>
          <w:p w:rsidR="005A676A" w:rsidDel="00374764" w:rsidRDefault="005A676A" w:rsidP="00046106">
            <w:pPr>
              <w:pStyle w:val="TestCaseInfo"/>
              <w:numPr>
                <w:ilvl w:val="0"/>
                <w:numId w:val="52"/>
              </w:numPr>
              <w:rPr>
                <w:del w:id="5675" w:author="Seggelke, Klaus" w:date="2017-03-08T13:05:00Z"/>
              </w:rPr>
            </w:pPr>
            <w:del w:id="5676" w:author="Seggelke, Klaus" w:date="2017-03-08T13:05:00Z">
              <w:r w:rsidDel="00374764">
                <w:delText>Stop Traffic</w:delText>
              </w:r>
            </w:del>
          </w:p>
          <w:p w:rsidR="005A676A" w:rsidDel="00374764" w:rsidRDefault="005A676A" w:rsidP="00046106">
            <w:pPr>
              <w:pStyle w:val="TestCaseInfo"/>
              <w:numPr>
                <w:ilvl w:val="0"/>
                <w:numId w:val="52"/>
              </w:numPr>
              <w:rPr>
                <w:del w:id="5677" w:author="Seggelke, Klaus" w:date="2017-03-08T13:05:00Z"/>
              </w:rPr>
            </w:pPr>
            <w:del w:id="5678" w:author="Seggelke, Klaus" w:date="2017-03-08T13:05:00Z">
              <w:r w:rsidDel="00374764">
                <w:delText>Terminate VNF</w:delText>
              </w:r>
            </w:del>
          </w:p>
        </w:tc>
      </w:tr>
      <w:tr w:rsidR="005A676A" w:rsidDel="00374764" w:rsidTr="00AF20BC">
        <w:trPr>
          <w:del w:id="5679"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80" w:author="Seggelke, Klaus" w:date="2017-03-08T13:05:00Z"/>
              </w:rPr>
            </w:pPr>
            <w:del w:id="5681" w:author="Seggelke, Klaus" w:date="2017-03-08T13:05:00Z">
              <w:r w:rsidDel="00374764">
                <w:rPr>
                  <w:noProof/>
                </w:rPr>
                <w:delText>Extensions: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682" w:author="Seggelke, Klaus" w:date="2017-03-08T13:05:00Z"/>
              </w:rPr>
            </w:pPr>
          </w:p>
        </w:tc>
      </w:tr>
      <w:tr w:rsidR="005A676A" w:rsidDel="00374764" w:rsidTr="00AF20BC">
        <w:trPr>
          <w:del w:id="5683" w:author="Seggelke, Klaus" w:date="2017-03-08T13:05:00Z"/>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Del="00374764" w:rsidRDefault="005A676A" w:rsidP="00AF20BC">
            <w:pPr>
              <w:pStyle w:val="TestCaseDescription"/>
              <w:rPr>
                <w:del w:id="5684" w:author="Seggelke, Klaus" w:date="2017-03-08T13:05:00Z"/>
                <w:noProof/>
              </w:rPr>
            </w:pPr>
            <w:del w:id="5685" w:author="Seggelke, Klaus" w:date="2017-03-08T13:05:00Z">
              <w:r w:rsidDel="00374764">
                <w:rPr>
                  <w:noProof/>
                </w:rPr>
                <w:delText>Notes:</w:delText>
              </w:r>
            </w:del>
          </w:p>
        </w:tc>
        <w:tc>
          <w:tcPr>
            <w:tcW w:w="7979" w:type="dxa"/>
            <w:tcBorders>
              <w:top w:val="single" w:sz="2" w:space="0" w:color="auto"/>
              <w:left w:val="single" w:sz="2" w:space="0" w:color="auto"/>
              <w:bottom w:val="single" w:sz="2" w:space="0" w:color="auto"/>
              <w:right w:val="single" w:sz="2" w:space="0" w:color="auto"/>
            </w:tcBorders>
          </w:tcPr>
          <w:p w:rsidR="005A676A" w:rsidDel="00374764" w:rsidRDefault="005A676A" w:rsidP="00AF20BC">
            <w:pPr>
              <w:pStyle w:val="TestCaseInfo"/>
              <w:rPr>
                <w:del w:id="5686" w:author="Seggelke, Klaus" w:date="2017-03-08T13:05:00Z"/>
              </w:rPr>
            </w:pPr>
          </w:p>
        </w:tc>
      </w:tr>
    </w:tbl>
    <w:p w:rsidR="005A676A" w:rsidRDefault="005A676A" w:rsidP="005A676A">
      <w:pPr>
        <w:rPr>
          <w:lang w:eastAsia="zh-CN"/>
        </w:rPr>
      </w:pPr>
    </w:p>
    <w:p w:rsidR="005A676A" w:rsidRDefault="005A676A" w:rsidP="00C35DDF">
      <w:pPr>
        <w:pStyle w:val="Heading2"/>
      </w:pPr>
      <w:bookmarkStart w:id="5687" w:name="_Toc454184364"/>
      <w:bookmarkStart w:id="5688" w:name="_Toc477275595"/>
      <w:r>
        <w:t>vResource Scaling</w:t>
      </w:r>
      <w:bookmarkEnd w:id="5687"/>
      <w:r w:rsidR="00753D2D">
        <w:t xml:space="preserve"> Up/Down</w:t>
      </w:r>
      <w:bookmarkEnd w:id="5688"/>
    </w:p>
    <w:p w:rsidR="005A676A" w:rsidRDefault="00FC37A4" w:rsidP="005A676A">
      <w:pPr>
        <w:rPr>
          <w:lang w:eastAsia="zh-CN"/>
        </w:rPr>
      </w:pPr>
      <w:r>
        <w:rPr>
          <w:lang w:eastAsia="zh-CN"/>
        </w:rPr>
        <w:t>A VNF can adapt</w:t>
      </w:r>
      <w:r w:rsidR="00222439">
        <w:rPr>
          <w:lang w:eastAsia="zh-CN"/>
        </w:rPr>
        <w:t xml:space="preserve"> to the demands of the </w:t>
      </w:r>
      <w:r>
        <w:rPr>
          <w:lang w:eastAsia="zh-CN"/>
        </w:rPr>
        <w:t xml:space="preserve">applied </w:t>
      </w:r>
      <w:r w:rsidR="00222439">
        <w:rPr>
          <w:lang w:eastAsia="zh-CN"/>
        </w:rPr>
        <w:t xml:space="preserve">traffic. </w:t>
      </w:r>
      <w:r>
        <w:rPr>
          <w:lang w:eastAsia="zh-CN"/>
        </w:rPr>
        <w:t>It could increase it performance by allocation of additional vResources and when the traffic lowers, it could release vResources. This process is called scaling.</w:t>
      </w:r>
      <w:r w:rsidR="0096271B">
        <w:rPr>
          <w:lang w:eastAsia="zh-CN"/>
        </w:rPr>
        <w:t xml:space="preserve"> The </w:t>
      </w:r>
      <w:r w:rsidR="0096271B" w:rsidRPr="0096271B">
        <w:rPr>
          <w:lang w:eastAsia="zh-CN"/>
        </w:rPr>
        <w:t>resource increase/decrease</w:t>
      </w:r>
      <w:r>
        <w:rPr>
          <w:lang w:eastAsia="zh-CN"/>
        </w:rPr>
        <w:t xml:space="preserve"> </w:t>
      </w:r>
      <w:r w:rsidR="0096271B">
        <w:rPr>
          <w:lang w:eastAsia="zh-CN"/>
        </w:rPr>
        <w:t xml:space="preserve">without changes to VNFC count is scaling Up/Down. </w:t>
      </w:r>
      <w:r>
        <w:rPr>
          <w:lang w:eastAsia="zh-CN"/>
        </w:rPr>
        <w:t>The following test cases address the validation of the VNF scaling</w:t>
      </w:r>
      <w:r w:rsidR="0096271B">
        <w:rPr>
          <w:lang w:eastAsia="zh-CN"/>
        </w:rPr>
        <w:t xml:space="preserve"> for Up/Down</w:t>
      </w:r>
      <w:r>
        <w:rPr>
          <w:lang w:eastAsia="zh-CN"/>
        </w:rPr>
        <w:t>.</w:t>
      </w:r>
    </w:p>
    <w:p w:rsidR="00222439" w:rsidRDefault="0022243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689" w:name="_Toc454184441"/>
            <w:bookmarkStart w:id="5690" w:name="_Toc477275287"/>
            <w:r>
              <w:t>TC.VNF.SCALE.UP.001</w:t>
            </w:r>
            <w:r>
              <w:tab/>
            </w:r>
            <w:r w:rsidR="005A676A" w:rsidRPr="00093574">
              <w:t>Scale-up VNF instance</w:t>
            </w:r>
            <w:bookmarkEnd w:id="5689"/>
            <w:bookmarkEnd w:id="5690"/>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existing VNFCs. This process may require to reboot/restart the VNFC and losing the configuration. So the EM may require to reconfigure the VNF. Therefore, traffic should be generated to validate that the VNFCs can process packets correctly. The trigger for this event to occur could be by different options:</w:t>
            </w:r>
          </w:p>
          <w:p w:rsidR="006E70F4" w:rsidRDefault="006E70F4">
            <w:pPr>
              <w:pStyle w:val="TestCaseInfo"/>
              <w:numPr>
                <w:ilvl w:val="0"/>
                <w:numId w:val="214"/>
              </w:numPr>
              <w:rPr>
                <w:ins w:id="5691" w:author="Dragomir, Mihai-Stefan" w:date="2017-02-21T09:53:00Z"/>
                <w:lang w:eastAsia="zh-CN"/>
              </w:rPr>
              <w:pPrChange w:id="5692" w:author="Dragomir, Mihai-Stefan" w:date="2017-02-21T09:52:00Z">
                <w:pPr>
                  <w:pStyle w:val="TestCaseInfo"/>
                </w:pPr>
              </w:pPrChange>
            </w:pPr>
            <w:ins w:id="5693" w:author="Dragomir, Mihai-Stefan" w:date="2017-02-21T09:53:00Z">
              <w:r w:rsidRPr="006E70F4">
                <w:rPr>
                  <w:lang w:eastAsia="zh-CN"/>
                </w:rPr>
                <w:t>VNFM/MANO generated events - Auto Scaling  ( e.g. based on monitoring of resource utilization of the VNF's VMs, upon events received from VNF, EM, VIM)</w:t>
              </w:r>
            </w:ins>
          </w:p>
          <w:p w:rsidR="006E70F4" w:rsidRDefault="006E70F4">
            <w:pPr>
              <w:pStyle w:val="TestCaseInfo"/>
              <w:numPr>
                <w:ilvl w:val="0"/>
                <w:numId w:val="214"/>
              </w:numPr>
              <w:rPr>
                <w:ins w:id="5694" w:author="Dragomir, Mihai-Stefan" w:date="2017-02-21T09:53:00Z"/>
                <w:lang w:eastAsia="zh-CN"/>
              </w:rPr>
              <w:pPrChange w:id="5695" w:author="Dragomir, Mihai-Stefan" w:date="2017-02-21T09:52:00Z">
                <w:pPr>
                  <w:pStyle w:val="TestCaseInfo"/>
                </w:pPr>
              </w:pPrChange>
            </w:pPr>
            <w:ins w:id="5696" w:author="Dragomir, Mihai-Stefan" w:date="2017-02-21T09:53:00Z">
              <w:r w:rsidRPr="006E70F4">
                <w:rPr>
                  <w:lang w:eastAsia="zh-CN"/>
                </w:rPr>
                <w:t xml:space="preserve">VNF generated event – On-demand </w:t>
              </w:r>
              <w:del w:id="5697" w:author="Seggelke, Klaus" w:date="2017-03-14T16:45:00Z">
                <w:r w:rsidRPr="006E70F4" w:rsidDel="004F61ED">
                  <w:rPr>
                    <w:lang w:eastAsia="zh-CN"/>
                  </w:rPr>
                  <w:delText xml:space="preserve"> </w:delText>
                </w:r>
              </w:del>
              <w:r w:rsidRPr="006E70F4">
                <w:rPr>
                  <w:lang w:eastAsia="zh-CN"/>
                </w:rPr>
                <w:t>Scaling ( e.g. based on traffic, VNF generates the request internally)</w:t>
              </w:r>
            </w:ins>
          </w:p>
          <w:p w:rsidR="006E70F4" w:rsidRDefault="006E70F4">
            <w:pPr>
              <w:pStyle w:val="TestCaseInfo"/>
              <w:numPr>
                <w:ilvl w:val="0"/>
                <w:numId w:val="214"/>
              </w:numPr>
              <w:rPr>
                <w:ins w:id="5698" w:author="Dragomir, Mihai-Stefan" w:date="2017-02-21T09:53:00Z"/>
                <w:lang w:eastAsia="zh-CN"/>
              </w:rPr>
              <w:pPrChange w:id="5699" w:author="Dragomir, Mihai-Stefan" w:date="2017-02-21T09:52:00Z">
                <w:pPr>
                  <w:pStyle w:val="TestCaseInfo"/>
                </w:pPr>
              </w:pPrChange>
            </w:pPr>
            <w:ins w:id="5700" w:author="Dragomir, Mihai-Stefan" w:date="2017-02-21T09:53:00Z">
              <w:r w:rsidRPr="006E70F4">
                <w:rPr>
                  <w:lang w:eastAsia="zh-CN"/>
                </w:rPr>
                <w:t>VIM generated event – On-demand Scaling</w:t>
              </w:r>
            </w:ins>
          </w:p>
          <w:p w:rsidR="006E70F4" w:rsidRDefault="006E70F4">
            <w:pPr>
              <w:pStyle w:val="TestCaseInfo"/>
              <w:numPr>
                <w:ilvl w:val="0"/>
                <w:numId w:val="214"/>
              </w:numPr>
              <w:rPr>
                <w:ins w:id="5701" w:author="Dragomir, Mihai-Stefan" w:date="2017-02-21T09:53:00Z"/>
                <w:lang w:eastAsia="zh-CN"/>
              </w:rPr>
              <w:pPrChange w:id="5702" w:author="Dragomir, Mihai-Stefan" w:date="2017-02-21T09:52:00Z">
                <w:pPr>
                  <w:pStyle w:val="TestCaseInfo"/>
                </w:pPr>
              </w:pPrChange>
            </w:pPr>
            <w:ins w:id="5703" w:author="Dragomir, Mihai-Stefan" w:date="2017-02-21T09:53:00Z">
              <w:r w:rsidRPr="006E70F4">
                <w:rPr>
                  <w:lang w:eastAsia="zh-CN"/>
                </w:rPr>
                <w:t>EM generated event – On-demand Scaling (e.g. EM receives information from the VNF and determines the need to auto scale)</w:t>
              </w:r>
            </w:ins>
          </w:p>
          <w:p w:rsidR="006E70F4" w:rsidRDefault="006E70F4">
            <w:pPr>
              <w:pStyle w:val="TestCaseInfo"/>
              <w:numPr>
                <w:ilvl w:val="0"/>
                <w:numId w:val="214"/>
              </w:numPr>
              <w:rPr>
                <w:ins w:id="5704" w:author="Dragomir, Mihai-Stefan" w:date="2017-02-21T09:54:00Z"/>
                <w:lang w:eastAsia="zh-CN"/>
              </w:rPr>
              <w:pPrChange w:id="5705" w:author="Dragomir, Mihai-Stefan" w:date="2017-02-21T09:52:00Z">
                <w:pPr>
                  <w:pStyle w:val="TestCaseInfo"/>
                </w:pPr>
              </w:pPrChange>
            </w:pPr>
            <w:ins w:id="5706" w:author="Dragomir, Mihai-Stefan" w:date="2017-02-21T09:53:00Z">
              <w:r w:rsidRPr="006E70F4">
                <w:rPr>
                  <w:lang w:eastAsia="zh-CN"/>
                </w:rPr>
                <w:t>MANO generated event - Manual Scaling</w:t>
              </w:r>
              <w:del w:id="5707" w:author="Seggelke, Klaus" w:date="2017-03-14T16:45:00Z">
                <w:r w:rsidRPr="006E70F4" w:rsidDel="004F61ED">
                  <w:rPr>
                    <w:lang w:eastAsia="zh-CN"/>
                  </w:rPr>
                  <w:delText xml:space="preserve"> </w:delText>
                </w:r>
              </w:del>
              <w:r w:rsidRPr="006E70F4">
                <w:rPr>
                  <w:lang w:eastAsia="zh-CN"/>
                </w:rPr>
                <w:t xml:space="preserve"> (e.g. by operating the MANO interface/API)</w:t>
              </w:r>
            </w:ins>
          </w:p>
          <w:p w:rsidR="006E70F4" w:rsidRDefault="006E70F4">
            <w:pPr>
              <w:pStyle w:val="TestCaseInfo"/>
              <w:numPr>
                <w:ilvl w:val="0"/>
                <w:numId w:val="214"/>
              </w:numPr>
              <w:rPr>
                <w:ins w:id="5708" w:author="Dragomir, Mihai-Stefan" w:date="2017-02-21T09:54:00Z"/>
                <w:lang w:eastAsia="zh-CN"/>
              </w:rPr>
              <w:pPrChange w:id="5709" w:author="Dragomir, Mihai-Stefan" w:date="2017-02-21T09:52:00Z">
                <w:pPr>
                  <w:pStyle w:val="TestCaseInfo"/>
                </w:pPr>
              </w:pPrChange>
            </w:pPr>
            <w:ins w:id="5710" w:author="Dragomir, Mihai-Stefan" w:date="2017-02-21T09:54:00Z">
              <w:r w:rsidRPr="006E70F4">
                <w:rPr>
                  <w:lang w:eastAsia="zh-CN"/>
                </w:rPr>
                <w:t>VNF generated event - Manual Scaling</w:t>
              </w:r>
            </w:ins>
          </w:p>
          <w:p w:rsidR="008F359C" w:rsidDel="006E70F4" w:rsidRDefault="006E70F4" w:rsidP="006E70F4">
            <w:pPr>
              <w:pStyle w:val="TestCaseInfo"/>
              <w:numPr>
                <w:ilvl w:val="0"/>
                <w:numId w:val="214"/>
              </w:numPr>
              <w:rPr>
                <w:del w:id="5711" w:author="Dragomir, Mihai-Stefan" w:date="2017-02-21T09:52:00Z"/>
                <w:lang w:eastAsia="zh-CN"/>
              </w:rPr>
            </w:pPr>
            <w:ins w:id="5712" w:author="Dragomir, Mihai-Stefan" w:date="2017-02-21T09:54:00Z">
              <w:r w:rsidRPr="006E70F4">
                <w:rPr>
                  <w:lang w:eastAsia="zh-CN"/>
                </w:rPr>
                <w:t>EM generated event – Manual Scaling</w:t>
              </w:r>
            </w:ins>
            <w:del w:id="5713" w:author="Dragomir, Mihai-Stefan" w:date="2017-02-21T09:52:00Z">
              <w:r w:rsidR="008F359C" w:rsidDel="006E70F4">
                <w:rPr>
                  <w:lang w:eastAsia="zh-CN"/>
                </w:rPr>
                <w:delText>- command to the VNFM</w:delText>
              </w:r>
            </w:del>
          </w:p>
          <w:p w:rsidR="008F359C" w:rsidDel="006E70F4" w:rsidRDefault="008F359C" w:rsidP="008F359C">
            <w:pPr>
              <w:pStyle w:val="TestCaseInfo"/>
              <w:rPr>
                <w:del w:id="5714" w:author="Dragomir, Mihai-Stefan" w:date="2017-02-21T09:52:00Z"/>
                <w:lang w:eastAsia="zh-CN"/>
              </w:rPr>
            </w:pPr>
            <w:del w:id="5715" w:author="Dragomir, Mihai-Stefan" w:date="2017-02-21T09:52:00Z">
              <w:r w:rsidDel="006E70F4">
                <w:rPr>
                  <w:lang w:eastAsia="zh-CN"/>
                </w:rPr>
                <w:delText>- trigger from VIM by previous registration caused by higher traffic load over a longer period of time</w:delText>
              </w:r>
            </w:del>
          </w:p>
          <w:p w:rsidR="008F359C" w:rsidDel="006E70F4" w:rsidRDefault="008F359C">
            <w:pPr>
              <w:pStyle w:val="TestCaseInfo"/>
              <w:numPr>
                <w:ilvl w:val="0"/>
                <w:numId w:val="214"/>
              </w:numPr>
              <w:rPr>
                <w:del w:id="5716" w:author="Dragomir, Mihai-Stefan" w:date="2017-02-21T09:52:00Z"/>
                <w:lang w:eastAsia="zh-CN"/>
              </w:rPr>
              <w:pPrChange w:id="5717" w:author="Dragomir, Mihai-Stefan" w:date="2017-02-21T09:52:00Z">
                <w:pPr>
                  <w:pStyle w:val="TestCaseInfo"/>
                </w:pPr>
              </w:pPrChange>
            </w:pPr>
            <w:del w:id="5718" w:author="Dragomir, Mihai-Stefan" w:date="2017-02-21T09:52:00Z">
              <w:r w:rsidDel="006E70F4">
                <w:rPr>
                  <w:lang w:eastAsia="zh-CN"/>
                </w:rPr>
                <w:delText>- triggered by EM</w:delText>
              </w:r>
            </w:del>
          </w:p>
          <w:p w:rsidR="005A676A" w:rsidRDefault="008F359C">
            <w:pPr>
              <w:pStyle w:val="TestCaseInfo"/>
              <w:numPr>
                <w:ilvl w:val="0"/>
                <w:numId w:val="214"/>
              </w:numPr>
              <w:rPr>
                <w:lang w:eastAsia="zh-CN"/>
              </w:rPr>
              <w:pPrChange w:id="5719" w:author="Dragomir, Mihai-Stefan" w:date="2017-02-21T09:52:00Z">
                <w:pPr>
                  <w:pStyle w:val="TestCaseInfo"/>
                </w:pPr>
              </w:pPrChange>
            </w:pPr>
            <w:del w:id="5720" w:author="Dragomir, Mihai-Stefan" w:date="2017-02-21T09:52:00Z">
              <w:r w:rsidDel="006E70F4">
                <w:rPr>
                  <w:lang w:eastAsia="zh-CN"/>
                </w:rPr>
                <w:delText>- 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CF3569">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093574" w:rsidRDefault="005A676A" w:rsidP="004F61ED">
            <w:pPr>
              <w:pStyle w:val="TestCaseInfo"/>
              <w:numPr>
                <w:ilvl w:val="0"/>
                <w:numId w:val="53"/>
              </w:numPr>
            </w:pPr>
            <w:r w:rsidRPr="00093574">
              <w:t>Instantiate VNF</w:t>
            </w:r>
          </w:p>
          <w:p w:rsidR="004F61ED" w:rsidRDefault="004F61ED" w:rsidP="004F61ED">
            <w:pPr>
              <w:pStyle w:val="TestCaseInfo"/>
              <w:numPr>
                <w:ilvl w:val="0"/>
                <w:numId w:val="53"/>
              </w:numPr>
              <w:rPr>
                <w:ins w:id="5721" w:author="Seggelke, Klaus" w:date="2017-03-14T16:46:00Z"/>
              </w:rPr>
            </w:pPr>
            <w:ins w:id="5722" w:author="Seggelke, Klaus" w:date="2017-03-14T16:46:00Z">
              <w:r w:rsidRPr="00074BEF">
                <w:t>Validate VNF instantiation state is INSTANTIATED and VNF state is STARTED (--&gt; time stamp when correct state reached)</w:t>
              </w:r>
            </w:ins>
          </w:p>
          <w:p w:rsidR="005A676A" w:rsidRPr="00093574" w:rsidDel="004F61ED" w:rsidRDefault="005A676A" w:rsidP="004F61ED">
            <w:pPr>
              <w:pStyle w:val="TestCaseInfo"/>
              <w:numPr>
                <w:ilvl w:val="0"/>
                <w:numId w:val="53"/>
              </w:numPr>
              <w:rPr>
                <w:del w:id="5723" w:author="Seggelke, Klaus" w:date="2017-03-14T16:46:00Z"/>
              </w:rPr>
            </w:pPr>
            <w:del w:id="5724" w:author="Seggelke, Klaus" w:date="2017-03-14T16:46:00Z">
              <w:r w:rsidRPr="00093574" w:rsidDel="004F61ED">
                <w:delText>Validate VNF state is Inactive</w:delText>
              </w:r>
            </w:del>
          </w:p>
          <w:p w:rsidR="005A676A" w:rsidRPr="00093574" w:rsidDel="004F61ED" w:rsidRDefault="005A676A" w:rsidP="004F61ED">
            <w:pPr>
              <w:pStyle w:val="TestCaseInfo"/>
              <w:numPr>
                <w:ilvl w:val="0"/>
                <w:numId w:val="53"/>
              </w:numPr>
              <w:rPr>
                <w:del w:id="5725" w:author="Seggelke, Klaus" w:date="2017-03-14T16:46:00Z"/>
              </w:rPr>
            </w:pPr>
            <w:del w:id="5726" w:author="Seggelke, Klaus" w:date="2017-03-14T16:46:00Z">
              <w:r w:rsidRPr="00093574" w:rsidDel="004F61ED">
                <w:delText>Start VNF</w:delText>
              </w:r>
            </w:del>
          </w:p>
          <w:p w:rsidR="005A676A" w:rsidRPr="00093574" w:rsidDel="004F61ED" w:rsidRDefault="005A676A" w:rsidP="004F61ED">
            <w:pPr>
              <w:pStyle w:val="TestCaseInfo"/>
              <w:numPr>
                <w:ilvl w:val="0"/>
                <w:numId w:val="53"/>
              </w:numPr>
              <w:rPr>
                <w:del w:id="5727" w:author="Seggelke, Klaus" w:date="2017-03-14T16:46:00Z"/>
              </w:rPr>
            </w:pPr>
            <w:del w:id="5728" w:author="Seggelke, Klaus" w:date="2017-03-14T16:46:00Z">
              <w:r w:rsidRPr="00093574" w:rsidDel="004F61ED">
                <w:delText>Validate VNF state is Active</w:delText>
              </w:r>
            </w:del>
          </w:p>
          <w:p w:rsidR="005A676A" w:rsidRPr="00093574" w:rsidRDefault="005A676A" w:rsidP="004F61ED">
            <w:pPr>
              <w:pStyle w:val="TestCaseInfo"/>
              <w:numPr>
                <w:ilvl w:val="0"/>
                <w:numId w:val="53"/>
              </w:numPr>
            </w:pPr>
            <w:r w:rsidRPr="00093574">
              <w:t>Generate low traffic load</w:t>
            </w:r>
          </w:p>
          <w:p w:rsidR="005A676A" w:rsidRPr="00093574" w:rsidRDefault="005A676A" w:rsidP="004F61ED">
            <w:pPr>
              <w:pStyle w:val="TestCaseInfo"/>
              <w:numPr>
                <w:ilvl w:val="0"/>
                <w:numId w:val="53"/>
              </w:numPr>
            </w:pPr>
            <w:r w:rsidRPr="00093574">
              <w:t>Validate that traffic flows through without issues (--&gt; no dropped packets)</w:t>
            </w:r>
          </w:p>
          <w:p w:rsidR="005A676A" w:rsidRPr="00093574" w:rsidRDefault="005A676A" w:rsidP="004F61ED">
            <w:pPr>
              <w:pStyle w:val="TestCaseInfo"/>
              <w:numPr>
                <w:ilvl w:val="0"/>
                <w:numId w:val="53"/>
              </w:numPr>
            </w:pPr>
            <w:r w:rsidRPr="00093574">
              <w:t>Trigger a resize of the NFV resources and generate more traffic to validate the higher capacity</w:t>
            </w:r>
            <w:r w:rsidR="00204FA0">
              <w:t xml:space="preserve"> or cause the trigger</w:t>
            </w:r>
          </w:p>
          <w:p w:rsidR="005A676A" w:rsidRPr="00093574" w:rsidRDefault="005A676A" w:rsidP="004F61ED">
            <w:pPr>
              <w:pStyle w:val="TestCaseInfo"/>
              <w:numPr>
                <w:ilvl w:val="0"/>
                <w:numId w:val="53"/>
              </w:numPr>
            </w:pPr>
            <w:r w:rsidRPr="00093574">
              <w:lastRenderedPageBreak/>
              <w:t>Validate VNF has resized, has higher capacity and determine the service disruption</w:t>
            </w:r>
            <w:r w:rsidR="000039FF">
              <w:t xml:space="preserve"> and no new addition VNFC have been added</w:t>
            </w:r>
          </w:p>
          <w:p w:rsidR="005A676A" w:rsidRPr="00093574" w:rsidRDefault="005A676A" w:rsidP="004F61ED">
            <w:pPr>
              <w:pStyle w:val="TestCaseInfo"/>
              <w:numPr>
                <w:ilvl w:val="0"/>
                <w:numId w:val="53"/>
              </w:numPr>
            </w:pPr>
            <w:r w:rsidRPr="00093574">
              <w:t>Stop traffic</w:t>
            </w:r>
          </w:p>
          <w:p w:rsidR="005A676A" w:rsidRPr="00093574" w:rsidRDefault="005A676A" w:rsidP="004F61ED">
            <w:pPr>
              <w:pStyle w:val="TestCaseInfo"/>
              <w:numPr>
                <w:ilvl w:val="0"/>
                <w:numId w:val="53"/>
              </w:numPr>
            </w:pPr>
            <w:r w:rsidRPr="00093574">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Following resources could be scaled up:</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CF3569" w:rsidRDefault="00EB6907" w:rsidP="00CF3569">
            <w:pPr>
              <w:pStyle w:val="TestCaseInfo"/>
            </w:pPr>
            <w:r>
              <w:t>In case scale-up the VNF doesn’t add new VNFCs. It keeps the number of VNFC constant and just adds additional resources.</w:t>
            </w:r>
            <w:r w:rsidR="00CF3569">
              <w:t xml:space="preserve">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5729" w:author="Dragomir, Mihai-Stefan" w:date="2017-02-21T09:54:00Z"/>
                <w:lang w:eastAsia="zh-CN"/>
              </w:rPr>
            </w:pPr>
            <w:ins w:id="5730" w:author="Dragomir, Mihai-Stefan" w:date="2017-02-21T09:54: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731" w:author="Dragomir, Mihai-Stefan" w:date="2017-02-21T09:54:00Z"/>
                <w:lang w:eastAsia="zh-CN"/>
              </w:rPr>
            </w:pPr>
            <w:ins w:id="5732" w:author="Dragomir, Mihai-Stefan" w:date="2017-02-21T09:54: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733" w:author="Dragomir, Mihai-Stefan" w:date="2017-02-21T09:54:00Z"/>
                <w:lang w:eastAsia="zh-CN"/>
              </w:rPr>
            </w:pPr>
            <w:ins w:id="5734" w:author="Dragomir, Mihai-Stefan" w:date="2017-02-21T09:54:00Z">
              <w:r w:rsidRPr="006E70F4">
                <w:rPr>
                  <w:lang w:eastAsia="zh-CN"/>
                </w:rPr>
                <w:t>VIM generated event – On-demand Scaling</w:t>
              </w:r>
            </w:ins>
          </w:p>
          <w:p w:rsidR="006E70F4" w:rsidRDefault="006E70F4" w:rsidP="006E70F4">
            <w:pPr>
              <w:pStyle w:val="TestCaseInfo"/>
              <w:numPr>
                <w:ilvl w:val="0"/>
                <w:numId w:val="101"/>
              </w:numPr>
              <w:rPr>
                <w:ins w:id="5735" w:author="Dragomir, Mihai-Stefan" w:date="2017-02-21T09:54:00Z"/>
                <w:lang w:eastAsia="zh-CN"/>
              </w:rPr>
            </w:pPr>
            <w:ins w:id="5736" w:author="Dragomir, Mihai-Stefan" w:date="2017-02-21T09:54: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737" w:author="Dragomir, Mihai-Stefan" w:date="2017-02-21T09:54:00Z"/>
                <w:lang w:eastAsia="zh-CN"/>
              </w:rPr>
            </w:pPr>
            <w:ins w:id="5738" w:author="Dragomir, Mihai-Stefan" w:date="2017-02-21T09:54: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739" w:author="Dragomir, Mihai-Stefan" w:date="2017-02-21T09:54:00Z"/>
                <w:lang w:eastAsia="zh-CN"/>
              </w:rPr>
            </w:pPr>
            <w:ins w:id="5740" w:author="Dragomir, Mihai-Stefan" w:date="2017-02-21T09:54:00Z">
              <w:r w:rsidRPr="006E70F4">
                <w:rPr>
                  <w:lang w:eastAsia="zh-CN"/>
                </w:rPr>
                <w:t>VNF generated event - Manual Scaling</w:t>
              </w:r>
            </w:ins>
          </w:p>
          <w:p w:rsidR="00CF3569" w:rsidDel="006E70F4" w:rsidRDefault="006E70F4" w:rsidP="006E70F4">
            <w:pPr>
              <w:pStyle w:val="TestCaseInfo"/>
              <w:numPr>
                <w:ilvl w:val="0"/>
                <w:numId w:val="101"/>
              </w:numPr>
              <w:rPr>
                <w:del w:id="5741" w:author="Dragomir, Mihai-Stefan" w:date="2017-02-21T09:54:00Z"/>
                <w:lang w:eastAsia="zh-CN"/>
              </w:rPr>
            </w:pPr>
            <w:ins w:id="5742" w:author="Dragomir, Mihai-Stefan" w:date="2017-02-21T09:54:00Z">
              <w:r w:rsidRPr="006E70F4">
                <w:rPr>
                  <w:lang w:eastAsia="zh-CN"/>
                </w:rPr>
                <w:t>EM generated event – Manual Scaling</w:t>
              </w:r>
            </w:ins>
            <w:del w:id="5743" w:author="Dragomir, Mihai-Stefan" w:date="2017-02-21T09:54:00Z">
              <w:r w:rsidR="00CF3569" w:rsidDel="006E70F4">
                <w:rPr>
                  <w:lang w:eastAsia="zh-CN"/>
                </w:rPr>
                <w:delText>command to the VNFM</w:delText>
              </w:r>
            </w:del>
          </w:p>
          <w:p w:rsidR="00CF3569" w:rsidDel="006E70F4" w:rsidRDefault="00CF3569" w:rsidP="006E70F4">
            <w:pPr>
              <w:pStyle w:val="TestCaseInfo"/>
              <w:numPr>
                <w:ilvl w:val="0"/>
                <w:numId w:val="101"/>
              </w:numPr>
              <w:rPr>
                <w:del w:id="5744" w:author="Dragomir, Mihai-Stefan" w:date="2017-02-21T09:54:00Z"/>
                <w:lang w:eastAsia="zh-CN"/>
              </w:rPr>
            </w:pPr>
            <w:del w:id="5745" w:author="Dragomir, Mihai-Stefan" w:date="2017-02-21T09:54: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5746" w:author="Dragomir, Mihai-Stefan" w:date="2017-02-21T09:54:00Z"/>
                <w:lang w:eastAsia="zh-CN"/>
              </w:rPr>
            </w:pPr>
            <w:del w:id="5747" w:author="Dragomir, Mihai-Stefan" w:date="2017-02-21T09:54:00Z">
              <w:r w:rsidDel="006E70F4">
                <w:rPr>
                  <w:lang w:eastAsia="zh-CN"/>
                </w:rPr>
                <w:delText>triggered by EM</w:delText>
              </w:r>
            </w:del>
          </w:p>
          <w:p w:rsidR="00CF3569" w:rsidRDefault="00CF3569" w:rsidP="006E70F4">
            <w:pPr>
              <w:pStyle w:val="TestCaseInfo"/>
              <w:numPr>
                <w:ilvl w:val="0"/>
                <w:numId w:val="101"/>
              </w:numPr>
              <w:rPr>
                <w:lang w:eastAsia="zh-CN"/>
              </w:rPr>
            </w:pPr>
            <w:del w:id="5748" w:author="Dragomir, Mihai-Stefan" w:date="2017-02-21T09:54:00Z">
              <w:r w:rsidDel="006E70F4">
                <w:rPr>
                  <w:lang w:eastAsia="zh-CN"/>
                </w:rPr>
                <w:delText>triggered by VNF</w:delText>
              </w:r>
            </w:del>
          </w:p>
          <w:p w:rsidR="005A676A" w:rsidRDefault="00CF3569" w:rsidP="00CF3569">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749" w:name="_Toc454184442"/>
            <w:bookmarkStart w:id="5750" w:name="_Toc477275288"/>
            <w:r>
              <w:t>TC.VNF.SCALE.UP.002</w:t>
            </w:r>
            <w:r>
              <w:tab/>
            </w:r>
            <w:r w:rsidR="005A676A" w:rsidRPr="00093574">
              <w:t>Max scale-up VNF instance</w:t>
            </w:r>
            <w:bookmarkEnd w:id="5749"/>
            <w:bookmarkEnd w:id="5750"/>
          </w:p>
        </w:tc>
      </w:tr>
      <w:tr w:rsidR="005A676A" w:rsidTr="008F359C">
        <w:trPr>
          <w:trHeight w:val="57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of the existing VNFCs. This process may require to reboot/restart the VNFC and losing the configuration. So the EM may require to reconfigure the VNF. Therefore, traffic should be generated to validate that the VNFCs can process packets correctly. The trigger for this event to occur could be by different options:</w:t>
            </w:r>
          </w:p>
          <w:p w:rsidR="006E70F4" w:rsidRDefault="006E70F4" w:rsidP="006E70F4">
            <w:pPr>
              <w:pStyle w:val="TestCaseInfo"/>
              <w:numPr>
                <w:ilvl w:val="0"/>
                <w:numId w:val="101"/>
              </w:numPr>
              <w:rPr>
                <w:ins w:id="5751" w:author="Dragomir, Mihai-Stefan" w:date="2017-02-21T09:54:00Z"/>
                <w:lang w:eastAsia="zh-CN"/>
              </w:rPr>
            </w:pPr>
            <w:ins w:id="5752" w:author="Dragomir, Mihai-Stefan" w:date="2017-02-21T09:54: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753" w:author="Dragomir, Mihai-Stefan" w:date="2017-02-21T09:54:00Z"/>
                <w:lang w:eastAsia="zh-CN"/>
              </w:rPr>
            </w:pPr>
            <w:ins w:id="5754" w:author="Dragomir, Mihai-Stefan" w:date="2017-02-21T09:54: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755" w:author="Dragomir, Mihai-Stefan" w:date="2017-02-21T09:54:00Z"/>
                <w:lang w:eastAsia="zh-CN"/>
              </w:rPr>
            </w:pPr>
            <w:ins w:id="5756" w:author="Dragomir, Mihai-Stefan" w:date="2017-02-21T09:54:00Z">
              <w:r w:rsidRPr="006E70F4">
                <w:rPr>
                  <w:lang w:eastAsia="zh-CN"/>
                </w:rPr>
                <w:t>VIM generated event – On-demand Scaling</w:t>
              </w:r>
            </w:ins>
          </w:p>
          <w:p w:rsidR="006E70F4" w:rsidRDefault="006E70F4" w:rsidP="006E70F4">
            <w:pPr>
              <w:pStyle w:val="TestCaseInfo"/>
              <w:numPr>
                <w:ilvl w:val="0"/>
                <w:numId w:val="101"/>
              </w:numPr>
              <w:rPr>
                <w:ins w:id="5757" w:author="Dragomir, Mihai-Stefan" w:date="2017-02-21T09:54:00Z"/>
                <w:lang w:eastAsia="zh-CN"/>
              </w:rPr>
            </w:pPr>
            <w:ins w:id="5758" w:author="Dragomir, Mihai-Stefan" w:date="2017-02-21T09:54: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759" w:author="Dragomir, Mihai-Stefan" w:date="2017-02-21T09:54:00Z"/>
                <w:lang w:eastAsia="zh-CN"/>
              </w:rPr>
            </w:pPr>
            <w:ins w:id="5760" w:author="Dragomir, Mihai-Stefan" w:date="2017-02-21T09:54: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761" w:author="Dragomir, Mihai-Stefan" w:date="2017-02-21T09:54:00Z"/>
                <w:lang w:eastAsia="zh-CN"/>
              </w:rPr>
            </w:pPr>
            <w:ins w:id="5762" w:author="Dragomir, Mihai-Stefan" w:date="2017-02-21T09:54:00Z">
              <w:r w:rsidRPr="006E70F4">
                <w:rPr>
                  <w:lang w:eastAsia="zh-CN"/>
                </w:rPr>
                <w:t>VNF generated event - Manual Scaling</w:t>
              </w:r>
            </w:ins>
          </w:p>
          <w:p w:rsidR="008F359C" w:rsidDel="006E70F4" w:rsidRDefault="006E70F4" w:rsidP="006E70F4">
            <w:pPr>
              <w:pStyle w:val="TestCaseInfo"/>
              <w:numPr>
                <w:ilvl w:val="0"/>
                <w:numId w:val="101"/>
              </w:numPr>
              <w:rPr>
                <w:del w:id="5763" w:author="Dragomir, Mihai-Stefan" w:date="2017-02-21T09:54:00Z"/>
                <w:lang w:eastAsia="zh-CN"/>
              </w:rPr>
            </w:pPr>
            <w:ins w:id="5764" w:author="Dragomir, Mihai-Stefan" w:date="2017-02-21T09:54:00Z">
              <w:r w:rsidRPr="006E70F4">
                <w:rPr>
                  <w:lang w:eastAsia="zh-CN"/>
                </w:rPr>
                <w:lastRenderedPageBreak/>
                <w:t>EM generated event – Manual Scaling</w:t>
              </w:r>
            </w:ins>
            <w:del w:id="5765" w:author="Dragomir, Mihai-Stefan" w:date="2017-02-21T09:54:00Z">
              <w:r w:rsidR="008F359C" w:rsidDel="006E70F4">
                <w:rPr>
                  <w:lang w:eastAsia="zh-CN"/>
                </w:rPr>
                <w:delText>command to the VNFM</w:delText>
              </w:r>
            </w:del>
          </w:p>
          <w:p w:rsidR="008F359C" w:rsidDel="006E70F4" w:rsidRDefault="008F359C" w:rsidP="006E70F4">
            <w:pPr>
              <w:pStyle w:val="TestCaseInfo"/>
              <w:numPr>
                <w:ilvl w:val="0"/>
                <w:numId w:val="101"/>
              </w:numPr>
              <w:rPr>
                <w:del w:id="5766" w:author="Dragomir, Mihai-Stefan" w:date="2017-02-21T09:54:00Z"/>
                <w:lang w:eastAsia="zh-CN"/>
              </w:rPr>
            </w:pPr>
            <w:del w:id="5767" w:author="Dragomir, Mihai-Stefan" w:date="2017-02-21T09:54:00Z">
              <w:r w:rsidDel="006E70F4">
                <w:rPr>
                  <w:lang w:eastAsia="zh-CN"/>
                </w:rPr>
                <w:delText>higher traffic load over a longer period of time</w:delText>
              </w:r>
            </w:del>
          </w:p>
          <w:p w:rsidR="008F359C" w:rsidDel="006E70F4" w:rsidRDefault="008F359C" w:rsidP="006E70F4">
            <w:pPr>
              <w:pStyle w:val="TestCaseInfo"/>
              <w:numPr>
                <w:ilvl w:val="0"/>
                <w:numId w:val="101"/>
              </w:numPr>
              <w:rPr>
                <w:del w:id="5768" w:author="Dragomir, Mihai-Stefan" w:date="2017-02-21T09:54:00Z"/>
                <w:lang w:eastAsia="zh-CN"/>
              </w:rPr>
            </w:pPr>
            <w:del w:id="5769" w:author="Dragomir, Mihai-Stefan" w:date="2017-02-21T09:54:00Z">
              <w:r w:rsidDel="006E70F4">
                <w:rPr>
                  <w:lang w:eastAsia="zh-CN"/>
                </w:rPr>
                <w:delText>triggered by EM</w:delText>
              </w:r>
            </w:del>
          </w:p>
          <w:p w:rsidR="005A676A" w:rsidRDefault="008F359C" w:rsidP="006E70F4">
            <w:pPr>
              <w:pStyle w:val="TestCaseInfo"/>
              <w:numPr>
                <w:ilvl w:val="0"/>
                <w:numId w:val="101"/>
              </w:numPr>
              <w:rPr>
                <w:lang w:eastAsia="zh-CN"/>
              </w:rPr>
            </w:pPr>
            <w:del w:id="5770" w:author="Dragomir, Mihai-Stefan" w:date="2017-02-21T09:54:00Z">
              <w:r w:rsidDel="006E70F4">
                <w:rPr>
                  <w:lang w:eastAsia="zh-CN"/>
                </w:rPr>
                <w:delText>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8F359C">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4"/>
              </w:numPr>
            </w:pPr>
            <w:r>
              <w:t>Instantiate VNF</w:t>
            </w:r>
          </w:p>
          <w:p w:rsidR="00C82C0F" w:rsidRDefault="00C82C0F" w:rsidP="00C82C0F">
            <w:pPr>
              <w:pStyle w:val="TestCaseInfo"/>
              <w:numPr>
                <w:ilvl w:val="0"/>
                <w:numId w:val="54"/>
              </w:numPr>
              <w:rPr>
                <w:ins w:id="5771" w:author="Seggelke, Klaus" w:date="2017-03-14T16:58:00Z"/>
              </w:rPr>
            </w:pPr>
            <w:ins w:id="5772" w:author="Seggelke, Klaus" w:date="2017-03-14T16:58:00Z">
              <w:r w:rsidRPr="00074BEF">
                <w:t>Validate VNF instantiation state is INSTANTIATED and VNF state is STARTED (--&gt; time stamp when correct state reached)</w:t>
              </w:r>
            </w:ins>
          </w:p>
          <w:p w:rsidR="005A676A" w:rsidDel="00C82C0F" w:rsidRDefault="005A676A" w:rsidP="00C82C0F">
            <w:pPr>
              <w:pStyle w:val="TestCaseInfo"/>
              <w:numPr>
                <w:ilvl w:val="0"/>
                <w:numId w:val="54"/>
              </w:numPr>
              <w:rPr>
                <w:del w:id="5773" w:author="Seggelke, Klaus" w:date="2017-03-14T16:58:00Z"/>
              </w:rPr>
            </w:pPr>
            <w:del w:id="5774" w:author="Seggelke, Klaus" w:date="2017-03-14T16:58:00Z">
              <w:r w:rsidDel="00C82C0F">
                <w:delText>Validate VNF state is Inactive</w:delText>
              </w:r>
            </w:del>
          </w:p>
          <w:p w:rsidR="005A676A" w:rsidDel="00C82C0F" w:rsidRDefault="005A676A" w:rsidP="00C82C0F">
            <w:pPr>
              <w:pStyle w:val="TestCaseInfo"/>
              <w:numPr>
                <w:ilvl w:val="0"/>
                <w:numId w:val="54"/>
              </w:numPr>
              <w:rPr>
                <w:del w:id="5775" w:author="Seggelke, Klaus" w:date="2017-03-14T16:58:00Z"/>
              </w:rPr>
            </w:pPr>
            <w:del w:id="5776" w:author="Seggelke, Klaus" w:date="2017-03-14T16:58:00Z">
              <w:r w:rsidDel="00C82C0F">
                <w:delText>Start VNF</w:delText>
              </w:r>
            </w:del>
          </w:p>
          <w:p w:rsidR="005A676A" w:rsidDel="00C82C0F" w:rsidRDefault="005A676A" w:rsidP="00C82C0F">
            <w:pPr>
              <w:pStyle w:val="TestCaseInfo"/>
              <w:numPr>
                <w:ilvl w:val="0"/>
                <w:numId w:val="54"/>
              </w:numPr>
              <w:rPr>
                <w:del w:id="5777" w:author="Seggelke, Klaus" w:date="2017-03-14T16:58:00Z"/>
              </w:rPr>
            </w:pPr>
            <w:del w:id="5778" w:author="Seggelke, Klaus" w:date="2017-03-14T16:58:00Z">
              <w:r w:rsidDel="00C82C0F">
                <w:delText>Validate VNF state is Active</w:delText>
              </w:r>
            </w:del>
          </w:p>
          <w:p w:rsidR="005A676A" w:rsidRDefault="005A676A" w:rsidP="00C82C0F">
            <w:pPr>
              <w:pStyle w:val="TestCaseInfo"/>
              <w:numPr>
                <w:ilvl w:val="0"/>
                <w:numId w:val="54"/>
              </w:numPr>
            </w:pPr>
            <w:r>
              <w:t>Generate low traffic load</w:t>
            </w:r>
          </w:p>
          <w:p w:rsidR="005A676A" w:rsidRDefault="005A676A" w:rsidP="00C82C0F">
            <w:pPr>
              <w:pStyle w:val="TestCaseInfo"/>
              <w:numPr>
                <w:ilvl w:val="0"/>
                <w:numId w:val="54"/>
              </w:numPr>
            </w:pPr>
            <w:r>
              <w:t>Validate that traffic flows through without issues (--&gt; no dropped packets)</w:t>
            </w:r>
          </w:p>
          <w:p w:rsidR="005A676A" w:rsidRDefault="005A676A" w:rsidP="00C82C0F">
            <w:pPr>
              <w:pStyle w:val="TestCaseInfo"/>
              <w:numPr>
                <w:ilvl w:val="0"/>
                <w:numId w:val="54"/>
              </w:numPr>
            </w:pPr>
            <w:r>
              <w:t>Trigger a resize of the NFV resources to the maximum</w:t>
            </w:r>
          </w:p>
          <w:p w:rsidR="005A676A" w:rsidRDefault="005A676A" w:rsidP="00C82C0F">
            <w:pPr>
              <w:pStyle w:val="TestCaseInfo"/>
              <w:numPr>
                <w:ilvl w:val="0"/>
                <w:numId w:val="54"/>
              </w:numPr>
            </w:pPr>
            <w:r>
              <w:t>Validate VNF has resized to the max and has max capacity (e.g., generate higher traffic load)</w:t>
            </w:r>
          </w:p>
          <w:p w:rsidR="005A676A" w:rsidRDefault="005A676A" w:rsidP="00C82C0F">
            <w:pPr>
              <w:pStyle w:val="TestCaseInfo"/>
              <w:numPr>
                <w:ilvl w:val="0"/>
                <w:numId w:val="54"/>
              </w:numPr>
            </w:pPr>
            <w:r>
              <w:t>Determine the service disruption during the resizing to the max and the time it takes to complete it</w:t>
            </w:r>
          </w:p>
          <w:p w:rsidR="005A676A" w:rsidRDefault="005A676A" w:rsidP="00C82C0F">
            <w:pPr>
              <w:pStyle w:val="TestCaseInfo"/>
              <w:numPr>
                <w:ilvl w:val="0"/>
                <w:numId w:val="54"/>
              </w:numPr>
            </w:pPr>
            <w:r>
              <w:t>Stop traffic</w:t>
            </w:r>
          </w:p>
          <w:p w:rsidR="005A676A" w:rsidRPr="00093574" w:rsidRDefault="005A676A" w:rsidP="00C82C0F">
            <w:pPr>
              <w:pStyle w:val="TestCaseInfo"/>
              <w:numPr>
                <w:ilvl w:val="0"/>
                <w:numId w:val="54"/>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EB6907" w:rsidP="00AF20BC">
            <w:pPr>
              <w:pStyle w:val="TestCaseInfo"/>
            </w:pPr>
            <w:r>
              <w:t>Following resources could be scaled up:</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EB6907" w:rsidRDefault="00EB6907" w:rsidP="00EB6907">
            <w:pPr>
              <w:pStyle w:val="TestCaseInfo"/>
            </w:pPr>
            <w:r>
              <w:t>In case scale-up the VNF doesn’t add new VNFCs. It keeps the number of VNFC constant and just adds additional resources.</w:t>
            </w:r>
            <w:r w:rsidR="00FC37A4">
              <w:t xml:space="preserve"> Each of this are sub test cases.</w:t>
            </w:r>
          </w:p>
          <w:p w:rsidR="00FC37A4" w:rsidRDefault="00FC37A4" w:rsidP="00EB6907">
            <w:pPr>
              <w:pStyle w:val="TestCaseInfo"/>
            </w:pPr>
            <w:r>
              <w:t>The scaling trigger could be one of the following:</w:t>
            </w:r>
          </w:p>
          <w:p w:rsidR="006E70F4" w:rsidRDefault="006E70F4" w:rsidP="006E70F4">
            <w:pPr>
              <w:pStyle w:val="TestCaseInfo"/>
              <w:numPr>
                <w:ilvl w:val="0"/>
                <w:numId w:val="101"/>
              </w:numPr>
              <w:rPr>
                <w:ins w:id="5779" w:author="Dragomir, Mihai-Stefan" w:date="2017-02-21T09:55:00Z"/>
                <w:lang w:eastAsia="zh-CN"/>
              </w:rPr>
            </w:pPr>
            <w:ins w:id="5780" w:author="Dragomir, Mihai-Stefan" w:date="2017-02-21T09:55: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781" w:author="Dragomir, Mihai-Stefan" w:date="2017-02-21T09:55:00Z"/>
                <w:lang w:eastAsia="zh-CN"/>
              </w:rPr>
            </w:pPr>
            <w:ins w:id="5782" w:author="Dragomir, Mihai-Stefan" w:date="2017-02-21T09:55: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783" w:author="Dragomir, Mihai-Stefan" w:date="2017-02-21T09:55:00Z"/>
                <w:lang w:eastAsia="zh-CN"/>
              </w:rPr>
            </w:pPr>
            <w:ins w:id="5784" w:author="Dragomir, Mihai-Stefan" w:date="2017-02-21T09:55:00Z">
              <w:r w:rsidRPr="006E70F4">
                <w:rPr>
                  <w:lang w:eastAsia="zh-CN"/>
                </w:rPr>
                <w:t>VIM generated event – On-demand Scaling</w:t>
              </w:r>
            </w:ins>
          </w:p>
          <w:p w:rsidR="006E70F4" w:rsidRDefault="006E70F4" w:rsidP="006E70F4">
            <w:pPr>
              <w:pStyle w:val="TestCaseInfo"/>
              <w:numPr>
                <w:ilvl w:val="0"/>
                <w:numId w:val="101"/>
              </w:numPr>
              <w:rPr>
                <w:ins w:id="5785" w:author="Dragomir, Mihai-Stefan" w:date="2017-02-21T09:55:00Z"/>
                <w:lang w:eastAsia="zh-CN"/>
              </w:rPr>
            </w:pPr>
            <w:ins w:id="5786" w:author="Dragomir, Mihai-Stefan" w:date="2017-02-21T09:55: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787" w:author="Dragomir, Mihai-Stefan" w:date="2017-02-21T09:55:00Z"/>
                <w:lang w:eastAsia="zh-CN"/>
              </w:rPr>
            </w:pPr>
            <w:ins w:id="5788" w:author="Dragomir, Mihai-Stefan" w:date="2017-02-21T09:55: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789" w:author="Dragomir, Mihai-Stefan" w:date="2017-02-21T09:55:00Z"/>
                <w:lang w:eastAsia="zh-CN"/>
              </w:rPr>
            </w:pPr>
            <w:ins w:id="5790" w:author="Dragomir, Mihai-Stefan" w:date="2017-02-21T09:55:00Z">
              <w:r w:rsidRPr="006E70F4">
                <w:rPr>
                  <w:lang w:eastAsia="zh-CN"/>
                </w:rPr>
                <w:t>VNF generated event - Manual Scaling</w:t>
              </w:r>
            </w:ins>
          </w:p>
          <w:p w:rsidR="00FC37A4" w:rsidDel="006E70F4" w:rsidRDefault="006E70F4" w:rsidP="006E70F4">
            <w:pPr>
              <w:pStyle w:val="TestCaseInfo"/>
              <w:numPr>
                <w:ilvl w:val="0"/>
                <w:numId w:val="101"/>
              </w:numPr>
              <w:rPr>
                <w:del w:id="5791" w:author="Dragomir, Mihai-Stefan" w:date="2017-02-21T09:55:00Z"/>
                <w:lang w:eastAsia="zh-CN"/>
              </w:rPr>
            </w:pPr>
            <w:ins w:id="5792" w:author="Dragomir, Mihai-Stefan" w:date="2017-02-21T09:55:00Z">
              <w:r w:rsidRPr="006E70F4">
                <w:rPr>
                  <w:lang w:eastAsia="zh-CN"/>
                </w:rPr>
                <w:t>EM generated event – Manual Scaling</w:t>
              </w:r>
            </w:ins>
            <w:del w:id="5793" w:author="Dragomir, Mihai-Stefan" w:date="2017-02-21T09:55:00Z">
              <w:r w:rsidR="00FC37A4" w:rsidDel="006E70F4">
                <w:rPr>
                  <w:lang w:eastAsia="zh-CN"/>
                </w:rPr>
                <w:delText>command to the VNFM</w:delText>
              </w:r>
            </w:del>
          </w:p>
          <w:p w:rsidR="00FC37A4" w:rsidDel="006E70F4" w:rsidRDefault="00FC37A4" w:rsidP="006E70F4">
            <w:pPr>
              <w:pStyle w:val="TestCaseInfo"/>
              <w:numPr>
                <w:ilvl w:val="0"/>
                <w:numId w:val="101"/>
              </w:numPr>
              <w:rPr>
                <w:del w:id="5794" w:author="Dragomir, Mihai-Stefan" w:date="2017-02-21T09:55:00Z"/>
                <w:lang w:eastAsia="zh-CN"/>
              </w:rPr>
            </w:pPr>
            <w:del w:id="5795" w:author="Dragomir, Mihai-Stefan" w:date="2017-02-21T09:55: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5796" w:author="Dragomir, Mihai-Stefan" w:date="2017-02-21T09:55:00Z"/>
                <w:lang w:eastAsia="zh-CN"/>
              </w:rPr>
            </w:pPr>
            <w:del w:id="5797" w:author="Dragomir, Mihai-Stefan" w:date="2017-02-21T09:55:00Z">
              <w:r w:rsidDel="006E70F4">
                <w:rPr>
                  <w:lang w:eastAsia="zh-CN"/>
                </w:rPr>
                <w:delText>triggered by EM</w:delText>
              </w:r>
            </w:del>
          </w:p>
          <w:p w:rsidR="00FC37A4" w:rsidRDefault="00FC37A4" w:rsidP="006E70F4">
            <w:pPr>
              <w:pStyle w:val="TestCaseInfo"/>
              <w:numPr>
                <w:ilvl w:val="0"/>
                <w:numId w:val="101"/>
              </w:numPr>
              <w:rPr>
                <w:lang w:eastAsia="zh-CN"/>
              </w:rPr>
            </w:pPr>
            <w:del w:id="5798" w:author="Dragomir, Mihai-Stefan" w:date="2017-02-21T09:55:00Z">
              <w:r w:rsidDel="006E70F4">
                <w:rPr>
                  <w:lang w:eastAsia="zh-CN"/>
                </w:rPr>
                <w:delText>triggered by VNF</w:delText>
              </w:r>
            </w:del>
          </w:p>
          <w:p w:rsidR="00FC37A4"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799" w:name="_Toc454184443"/>
            <w:bookmarkStart w:id="5800" w:name="_Toc477275289"/>
            <w:r>
              <w:t>TC.VNF.SCALE.UP.003</w:t>
            </w:r>
            <w:r>
              <w:tab/>
            </w:r>
            <w:r w:rsidR="005A676A" w:rsidRPr="00487EA1">
              <w:t>Scale-down VNF instance</w:t>
            </w:r>
            <w:bookmarkEnd w:id="5799"/>
            <w:bookmarkEnd w:id="5800"/>
          </w:p>
        </w:tc>
      </w:tr>
      <w:tr w:rsidR="005A676A" w:rsidTr="008F359C">
        <w:trPr>
          <w:trHeight w:val="56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down to the lower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sidRPr="00487EA1">
              <w:rPr>
                <w:lang w:eastAsia="zh-CN"/>
              </w:rPr>
              <w:t xml:space="preserve">Once the scaling decrease is completed, the VNFM should report reduced virtualized resources. The service should not be impacted. Therefore, traffic load </w:t>
            </w:r>
            <w:r w:rsidRPr="00487EA1">
              <w:rPr>
                <w:lang w:eastAsia="zh-CN"/>
              </w:rPr>
              <w:lastRenderedPageBreak/>
              <w:t>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6E70F4" w:rsidRDefault="006E70F4" w:rsidP="006E70F4">
            <w:pPr>
              <w:pStyle w:val="TestCaseInfo"/>
              <w:numPr>
                <w:ilvl w:val="0"/>
                <w:numId w:val="214"/>
              </w:numPr>
              <w:rPr>
                <w:ins w:id="5801" w:author="Dragomir, Mihai-Stefan" w:date="2017-02-21T09:55:00Z"/>
                <w:lang w:eastAsia="zh-CN"/>
              </w:rPr>
            </w:pPr>
            <w:ins w:id="5802" w:author="Dragomir, Mihai-Stefan" w:date="2017-02-21T09:55: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5803" w:author="Dragomir, Mihai-Stefan" w:date="2017-02-21T09:55:00Z"/>
                <w:lang w:eastAsia="zh-CN"/>
              </w:rPr>
            </w:pPr>
            <w:ins w:id="5804" w:author="Dragomir, Mihai-Stefan" w:date="2017-02-21T09:55:00Z">
              <w:r w:rsidRPr="006E70F4">
                <w:rPr>
                  <w:lang w:eastAsia="zh-CN"/>
                </w:rPr>
                <w:t xml:space="preserve">VNF generated event – On-demand </w:t>
              </w:r>
              <w:del w:id="5805" w:author="Seggelke, Klaus" w:date="2017-03-14T16:53:00Z">
                <w:r w:rsidRPr="006E70F4" w:rsidDel="00C82C0F">
                  <w:rPr>
                    <w:lang w:eastAsia="zh-CN"/>
                  </w:rPr>
                  <w:delText xml:space="preserve"> </w:delText>
                </w:r>
              </w:del>
              <w:r w:rsidRPr="006E70F4">
                <w:rPr>
                  <w:lang w:eastAsia="zh-CN"/>
                </w:rPr>
                <w:t>Scaling ( e.g. based on traffic, VNF generates the request internally)</w:t>
              </w:r>
            </w:ins>
          </w:p>
          <w:p w:rsidR="006E70F4" w:rsidRDefault="006E70F4" w:rsidP="006E70F4">
            <w:pPr>
              <w:pStyle w:val="TestCaseInfo"/>
              <w:numPr>
                <w:ilvl w:val="0"/>
                <w:numId w:val="214"/>
              </w:numPr>
              <w:rPr>
                <w:ins w:id="5806" w:author="Dragomir, Mihai-Stefan" w:date="2017-02-21T09:55:00Z"/>
                <w:lang w:eastAsia="zh-CN"/>
              </w:rPr>
            </w:pPr>
            <w:ins w:id="5807" w:author="Dragomir, Mihai-Stefan" w:date="2017-02-21T09:55:00Z">
              <w:r w:rsidRPr="006E70F4">
                <w:rPr>
                  <w:lang w:eastAsia="zh-CN"/>
                </w:rPr>
                <w:t>VIM generated event – On-demand Scaling</w:t>
              </w:r>
            </w:ins>
          </w:p>
          <w:p w:rsidR="006E70F4" w:rsidRDefault="006E70F4" w:rsidP="006E70F4">
            <w:pPr>
              <w:pStyle w:val="TestCaseInfo"/>
              <w:numPr>
                <w:ilvl w:val="0"/>
                <w:numId w:val="214"/>
              </w:numPr>
              <w:rPr>
                <w:ins w:id="5808" w:author="Dragomir, Mihai-Stefan" w:date="2017-02-21T09:55:00Z"/>
                <w:lang w:eastAsia="zh-CN"/>
              </w:rPr>
            </w:pPr>
            <w:ins w:id="5809" w:author="Dragomir, Mihai-Stefan" w:date="2017-02-21T09:55: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5810" w:author="Dragomir, Mihai-Stefan" w:date="2017-02-21T09:55:00Z"/>
                <w:lang w:eastAsia="zh-CN"/>
              </w:rPr>
            </w:pPr>
            <w:ins w:id="5811" w:author="Dragomir, Mihai-Stefan" w:date="2017-02-21T09:55: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5812" w:author="Dragomir, Mihai-Stefan" w:date="2017-02-21T09:55:00Z"/>
                <w:lang w:eastAsia="zh-CN"/>
              </w:rPr>
            </w:pPr>
            <w:ins w:id="5813" w:author="Dragomir, Mihai-Stefan" w:date="2017-02-21T09:55:00Z">
              <w:r w:rsidRPr="006E70F4">
                <w:rPr>
                  <w:lang w:eastAsia="zh-CN"/>
                </w:rPr>
                <w:t>VNF generated event - Manual Scaling</w:t>
              </w:r>
            </w:ins>
          </w:p>
          <w:p w:rsidR="008F359C" w:rsidDel="006E70F4" w:rsidRDefault="006E70F4" w:rsidP="006E70F4">
            <w:pPr>
              <w:pStyle w:val="TestCaseInfo"/>
              <w:rPr>
                <w:del w:id="5814" w:author="Dragomir, Mihai-Stefan" w:date="2017-02-21T09:55:00Z"/>
                <w:lang w:eastAsia="zh-CN"/>
              </w:rPr>
            </w:pPr>
            <w:ins w:id="5815" w:author="Dragomir, Mihai-Stefan" w:date="2017-02-21T09:55:00Z">
              <w:r w:rsidRPr="006E70F4">
                <w:rPr>
                  <w:lang w:eastAsia="zh-CN"/>
                </w:rPr>
                <w:t>EM generated event – Manual Scaling</w:t>
              </w:r>
            </w:ins>
            <w:del w:id="5816" w:author="Dragomir, Mihai-Stefan" w:date="2017-02-21T09:55:00Z">
              <w:r w:rsidR="008F359C" w:rsidDel="006E70F4">
                <w:rPr>
                  <w:lang w:eastAsia="zh-CN"/>
                </w:rPr>
                <w:delText>- command to the VNFM</w:delText>
              </w:r>
            </w:del>
          </w:p>
          <w:p w:rsidR="008F359C" w:rsidDel="006E70F4" w:rsidRDefault="008F359C" w:rsidP="008F359C">
            <w:pPr>
              <w:pStyle w:val="TestCaseInfo"/>
              <w:rPr>
                <w:del w:id="5817" w:author="Dragomir, Mihai-Stefan" w:date="2017-02-21T09:55:00Z"/>
                <w:lang w:eastAsia="zh-CN"/>
              </w:rPr>
            </w:pPr>
            <w:del w:id="5818" w:author="Dragomir, Mihai-Stefan" w:date="2017-02-21T09:55:00Z">
              <w:r w:rsidDel="006E70F4">
                <w:rPr>
                  <w:lang w:eastAsia="zh-CN"/>
                </w:rPr>
                <w:delText>- trigger from VIM by previous registration caused by lower traffic load over a longer period of time</w:delText>
              </w:r>
            </w:del>
          </w:p>
          <w:p w:rsidR="008F359C" w:rsidDel="006E70F4" w:rsidRDefault="008F359C" w:rsidP="008F359C">
            <w:pPr>
              <w:pStyle w:val="TestCaseInfo"/>
              <w:rPr>
                <w:del w:id="5819" w:author="Dragomir, Mihai-Stefan" w:date="2017-02-21T09:55:00Z"/>
                <w:lang w:eastAsia="zh-CN"/>
              </w:rPr>
            </w:pPr>
            <w:del w:id="5820" w:author="Dragomir, Mihai-Stefan" w:date="2017-02-21T09:55:00Z">
              <w:r w:rsidDel="006E70F4">
                <w:rPr>
                  <w:lang w:eastAsia="zh-CN"/>
                </w:rPr>
                <w:delText>- triggered by EM</w:delText>
              </w:r>
            </w:del>
          </w:p>
          <w:p w:rsidR="005A676A" w:rsidRDefault="008F359C">
            <w:pPr>
              <w:pStyle w:val="TestCaseInfo"/>
              <w:numPr>
                <w:ilvl w:val="0"/>
                <w:numId w:val="215"/>
              </w:numPr>
              <w:rPr>
                <w:lang w:eastAsia="zh-CN"/>
              </w:rPr>
              <w:pPrChange w:id="5821" w:author="Dragomir, Mihai-Stefan" w:date="2017-02-21T09:55:00Z">
                <w:pPr>
                  <w:pStyle w:val="TestCaseInfo"/>
                </w:pPr>
              </w:pPrChange>
            </w:pPr>
            <w:del w:id="5822" w:author="Dragomir, Mihai-Stefan" w:date="2017-02-21T09:55:00Z">
              <w:r w:rsidDel="006E70F4">
                <w:rPr>
                  <w:lang w:eastAsia="zh-CN"/>
                </w:rPr>
                <w:delText>- 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5"/>
              </w:numPr>
            </w:pPr>
            <w:r>
              <w:t>Instantiate VNF</w:t>
            </w:r>
          </w:p>
          <w:p w:rsidR="00C82C0F" w:rsidRDefault="00C82C0F" w:rsidP="00C82C0F">
            <w:pPr>
              <w:pStyle w:val="TestCaseInfo"/>
              <w:numPr>
                <w:ilvl w:val="0"/>
                <w:numId w:val="55"/>
              </w:numPr>
              <w:rPr>
                <w:ins w:id="5823" w:author="Seggelke, Klaus" w:date="2017-03-14T16:59:00Z"/>
              </w:rPr>
            </w:pPr>
            <w:ins w:id="5824" w:author="Seggelke, Klaus" w:date="2017-03-14T16:59:00Z">
              <w:r w:rsidRPr="00074BEF">
                <w:t>Validate VNF instantiation state is INSTANTIATED and VNF state is STARTED (--&gt; time stamp when correct state reached)</w:t>
              </w:r>
            </w:ins>
          </w:p>
          <w:p w:rsidR="005A676A" w:rsidDel="00C82C0F" w:rsidRDefault="005A676A" w:rsidP="00C82C0F">
            <w:pPr>
              <w:pStyle w:val="TestCaseInfo"/>
              <w:numPr>
                <w:ilvl w:val="0"/>
                <w:numId w:val="55"/>
              </w:numPr>
              <w:rPr>
                <w:del w:id="5825" w:author="Seggelke, Klaus" w:date="2017-03-14T16:59:00Z"/>
              </w:rPr>
            </w:pPr>
            <w:del w:id="5826" w:author="Seggelke, Klaus" w:date="2017-03-14T16:59:00Z">
              <w:r w:rsidDel="00C82C0F">
                <w:delText>Validate VNF state is Inactive</w:delText>
              </w:r>
            </w:del>
          </w:p>
          <w:p w:rsidR="005A676A" w:rsidDel="00C82C0F" w:rsidRDefault="005A676A" w:rsidP="00C82C0F">
            <w:pPr>
              <w:pStyle w:val="TestCaseInfo"/>
              <w:numPr>
                <w:ilvl w:val="0"/>
                <w:numId w:val="55"/>
              </w:numPr>
              <w:rPr>
                <w:del w:id="5827" w:author="Seggelke, Klaus" w:date="2017-03-14T16:59:00Z"/>
              </w:rPr>
            </w:pPr>
            <w:del w:id="5828" w:author="Seggelke, Klaus" w:date="2017-03-14T16:59:00Z">
              <w:r w:rsidDel="00C82C0F">
                <w:delText>Start VNF</w:delText>
              </w:r>
            </w:del>
          </w:p>
          <w:p w:rsidR="005A676A" w:rsidDel="00C82C0F" w:rsidRDefault="005A676A" w:rsidP="00C82C0F">
            <w:pPr>
              <w:pStyle w:val="TestCaseInfo"/>
              <w:numPr>
                <w:ilvl w:val="0"/>
                <w:numId w:val="55"/>
              </w:numPr>
              <w:rPr>
                <w:del w:id="5829" w:author="Seggelke, Klaus" w:date="2017-03-14T16:59:00Z"/>
              </w:rPr>
            </w:pPr>
            <w:del w:id="5830" w:author="Seggelke, Klaus" w:date="2017-03-14T16:59:00Z">
              <w:r w:rsidDel="00C82C0F">
                <w:delText>Validate VNF state is Active</w:delText>
              </w:r>
            </w:del>
          </w:p>
          <w:p w:rsidR="005A676A" w:rsidRDefault="005A676A" w:rsidP="00C82C0F">
            <w:pPr>
              <w:pStyle w:val="TestCaseInfo"/>
              <w:numPr>
                <w:ilvl w:val="0"/>
                <w:numId w:val="55"/>
              </w:numPr>
            </w:pPr>
            <w:r>
              <w:t>Generate low traffic load</w:t>
            </w:r>
          </w:p>
          <w:p w:rsidR="00130F6A" w:rsidRDefault="005A676A" w:rsidP="00C82C0F">
            <w:pPr>
              <w:pStyle w:val="TestCaseInfo"/>
              <w:numPr>
                <w:ilvl w:val="0"/>
                <w:numId w:val="55"/>
              </w:numPr>
            </w:pPr>
            <w:r>
              <w:t>Validate that traffic flows through without issues (--&gt; no dropped packets)</w:t>
            </w:r>
          </w:p>
          <w:p w:rsidR="005A676A" w:rsidRDefault="005A676A" w:rsidP="00C82C0F">
            <w:pPr>
              <w:pStyle w:val="TestCaseInfo"/>
              <w:numPr>
                <w:ilvl w:val="0"/>
                <w:numId w:val="55"/>
              </w:numPr>
            </w:pPr>
            <w:r>
              <w:t>Trigger a resize of the NFV resources to the maximum</w:t>
            </w:r>
          </w:p>
          <w:p w:rsidR="00130F6A" w:rsidRDefault="005A676A" w:rsidP="00C82C0F">
            <w:pPr>
              <w:pStyle w:val="TestCaseInfo"/>
              <w:numPr>
                <w:ilvl w:val="0"/>
                <w:numId w:val="55"/>
              </w:numPr>
            </w:pPr>
            <w:r>
              <w:t>Vali</w:t>
            </w:r>
            <w:r w:rsidR="00130F6A">
              <w:t>date VNF has resized to the max</w:t>
            </w:r>
          </w:p>
          <w:p w:rsidR="00130F6A" w:rsidRDefault="00130F6A" w:rsidP="00C82C0F">
            <w:pPr>
              <w:pStyle w:val="TestCaseInfo"/>
              <w:numPr>
                <w:ilvl w:val="0"/>
                <w:numId w:val="55"/>
              </w:numPr>
            </w:pPr>
            <w:r>
              <w:t>Determine if and length of service disruption</w:t>
            </w:r>
          </w:p>
          <w:p w:rsidR="00130F6A" w:rsidRDefault="00130F6A" w:rsidP="00C82C0F">
            <w:pPr>
              <w:pStyle w:val="TestCaseInfo"/>
              <w:numPr>
                <w:ilvl w:val="0"/>
                <w:numId w:val="55"/>
              </w:numPr>
            </w:pPr>
            <w:r>
              <w:t>Generate max traffic load</w:t>
            </w:r>
          </w:p>
          <w:p w:rsidR="005A676A" w:rsidRDefault="00130F6A" w:rsidP="00C82C0F">
            <w:pPr>
              <w:pStyle w:val="TestCaseInfo"/>
              <w:numPr>
                <w:ilvl w:val="0"/>
                <w:numId w:val="55"/>
              </w:numPr>
            </w:pPr>
            <w:r>
              <w:t>Validate max capacity without traffic loss</w:t>
            </w:r>
          </w:p>
          <w:p w:rsidR="005A676A" w:rsidRDefault="00130F6A" w:rsidP="00C82C0F">
            <w:pPr>
              <w:pStyle w:val="TestCaseInfo"/>
              <w:numPr>
                <w:ilvl w:val="0"/>
                <w:numId w:val="55"/>
              </w:numPr>
            </w:pPr>
            <w:r>
              <w:t>Trigger the downsize of the VNF</w:t>
            </w:r>
          </w:p>
          <w:p w:rsidR="005A676A" w:rsidRDefault="005A676A" w:rsidP="00C82C0F">
            <w:pPr>
              <w:pStyle w:val="TestCaseInfo"/>
              <w:numPr>
                <w:ilvl w:val="0"/>
                <w:numId w:val="55"/>
              </w:numPr>
            </w:pPr>
            <w:r>
              <w:t>Validate VNF has released the resources</w:t>
            </w:r>
          </w:p>
          <w:p w:rsidR="00130F6A" w:rsidRDefault="00130F6A" w:rsidP="00C82C0F">
            <w:pPr>
              <w:pStyle w:val="TestCaseInfo"/>
              <w:numPr>
                <w:ilvl w:val="0"/>
                <w:numId w:val="55"/>
              </w:numPr>
            </w:pPr>
            <w:r>
              <w:t>Validate traffic drop occurs</w:t>
            </w:r>
          </w:p>
          <w:p w:rsidR="00130F6A" w:rsidRDefault="00130F6A" w:rsidP="00C82C0F">
            <w:pPr>
              <w:pStyle w:val="TestCaseInfo"/>
              <w:numPr>
                <w:ilvl w:val="0"/>
                <w:numId w:val="55"/>
              </w:numPr>
            </w:pPr>
            <w:r>
              <w:t>Reduce traffic load to level that the downsized VNF should process</w:t>
            </w:r>
          </w:p>
          <w:p w:rsidR="005A676A" w:rsidRDefault="005A676A" w:rsidP="00C82C0F">
            <w:pPr>
              <w:pStyle w:val="TestCaseInfo"/>
              <w:numPr>
                <w:ilvl w:val="0"/>
                <w:numId w:val="55"/>
              </w:numPr>
            </w:pPr>
            <w:r>
              <w:t>Validate traffic flows through without issues (</w:t>
            </w:r>
            <w:r>
              <w:sym w:font="Wingdings" w:char="F0E0"/>
            </w:r>
            <w:r>
              <w:t xml:space="preserve"> no dropped packets)</w:t>
            </w:r>
          </w:p>
          <w:p w:rsidR="005A676A" w:rsidRDefault="005A676A" w:rsidP="00C82C0F">
            <w:pPr>
              <w:pStyle w:val="TestCaseInfo"/>
              <w:numPr>
                <w:ilvl w:val="0"/>
                <w:numId w:val="55"/>
              </w:numPr>
            </w:pPr>
            <w:r>
              <w:t>Stop traffic</w:t>
            </w:r>
          </w:p>
          <w:p w:rsidR="005A676A" w:rsidRPr="00093574" w:rsidRDefault="005A676A" w:rsidP="00C82C0F">
            <w:pPr>
              <w:pStyle w:val="TestCaseInfo"/>
              <w:numPr>
                <w:ilvl w:val="0"/>
                <w:numId w:val="55"/>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 xml:space="preserve">Following resources could be scaled </w:t>
            </w:r>
            <w:r w:rsidR="005A1D48">
              <w:t>down</w:t>
            </w:r>
            <w:r>
              <w:t>:</w:t>
            </w:r>
          </w:p>
          <w:p w:rsidR="00EB6907" w:rsidRDefault="00EB6907" w:rsidP="006E70F4">
            <w:pPr>
              <w:pStyle w:val="TestCaseInfo"/>
              <w:numPr>
                <w:ilvl w:val="0"/>
                <w:numId w:val="101"/>
              </w:numPr>
            </w:pPr>
            <w:r>
              <w:t>vMemory</w:t>
            </w:r>
          </w:p>
          <w:p w:rsidR="00EB6907" w:rsidRDefault="00EB6907" w:rsidP="006E70F4">
            <w:pPr>
              <w:pStyle w:val="TestCaseInfo"/>
              <w:numPr>
                <w:ilvl w:val="0"/>
                <w:numId w:val="101"/>
              </w:numPr>
            </w:pPr>
            <w:r>
              <w:t>vCPU cores</w:t>
            </w:r>
          </w:p>
          <w:p w:rsidR="00EB6907" w:rsidRDefault="00EB6907" w:rsidP="006E70F4">
            <w:pPr>
              <w:pStyle w:val="TestCaseInfo"/>
              <w:numPr>
                <w:ilvl w:val="0"/>
                <w:numId w:val="101"/>
              </w:numPr>
            </w:pPr>
            <w:r>
              <w:t>vStorage</w:t>
            </w:r>
          </w:p>
          <w:p w:rsidR="00EB6907" w:rsidRDefault="00EB6907" w:rsidP="006E70F4">
            <w:pPr>
              <w:pStyle w:val="TestCaseInfo"/>
              <w:numPr>
                <w:ilvl w:val="0"/>
                <w:numId w:val="101"/>
              </w:numPr>
            </w:pPr>
            <w:r>
              <w:t>vNIC or specialized hardware</w:t>
            </w:r>
          </w:p>
          <w:p w:rsidR="008F359C" w:rsidRDefault="00EB6907" w:rsidP="00FC37A4">
            <w:pPr>
              <w:pStyle w:val="TestCaseInfo"/>
            </w:pPr>
            <w:r>
              <w:t>In case scale-</w:t>
            </w:r>
            <w:r w:rsidR="008F359C">
              <w:t>down</w:t>
            </w:r>
            <w:r>
              <w:t xml:space="preserve"> the VNF doesn’t </w:t>
            </w:r>
            <w:r w:rsidR="005A1D48">
              <w:t xml:space="preserve">remove </w:t>
            </w:r>
            <w:r>
              <w:t>VNFCs. It keeps the numbe</w:t>
            </w:r>
            <w:r w:rsidR="008F359C">
              <w:t>r of VNFC constant and just removes</w:t>
            </w:r>
            <w:r>
              <w:t xml:space="preserve"> resources.</w:t>
            </w:r>
          </w:p>
          <w:p w:rsidR="00FC37A4" w:rsidRDefault="008F359C"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ins w:id="5831" w:author="Dragomir, Mihai-Stefan" w:date="2017-02-21T09:55:00Z"/>
                <w:lang w:eastAsia="zh-CN"/>
              </w:rPr>
            </w:pPr>
            <w:ins w:id="5832" w:author="Dragomir, Mihai-Stefan" w:date="2017-02-21T09:55:00Z">
              <w:r w:rsidRPr="006E70F4">
                <w:rPr>
                  <w:lang w:eastAsia="zh-CN"/>
                </w:rPr>
                <w:lastRenderedPageBreak/>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833" w:author="Dragomir, Mihai-Stefan" w:date="2017-02-21T09:55:00Z"/>
                <w:lang w:eastAsia="zh-CN"/>
              </w:rPr>
            </w:pPr>
            <w:ins w:id="5834" w:author="Dragomir, Mihai-Stefan" w:date="2017-02-21T09:55: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835" w:author="Dragomir, Mihai-Stefan" w:date="2017-02-21T09:55:00Z"/>
                <w:lang w:eastAsia="zh-CN"/>
              </w:rPr>
            </w:pPr>
            <w:ins w:id="5836" w:author="Dragomir, Mihai-Stefan" w:date="2017-02-21T09:55:00Z">
              <w:r w:rsidRPr="006E70F4">
                <w:rPr>
                  <w:lang w:eastAsia="zh-CN"/>
                </w:rPr>
                <w:t>VIM generated event – On-demand Scaling</w:t>
              </w:r>
            </w:ins>
          </w:p>
          <w:p w:rsidR="006E70F4" w:rsidRDefault="006E70F4" w:rsidP="006E70F4">
            <w:pPr>
              <w:pStyle w:val="TestCaseInfo"/>
              <w:numPr>
                <w:ilvl w:val="0"/>
                <w:numId w:val="101"/>
              </w:numPr>
              <w:rPr>
                <w:ins w:id="5837" w:author="Dragomir, Mihai-Stefan" w:date="2017-02-21T09:55:00Z"/>
                <w:lang w:eastAsia="zh-CN"/>
              </w:rPr>
            </w:pPr>
            <w:ins w:id="5838" w:author="Dragomir, Mihai-Stefan" w:date="2017-02-21T09:55: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839" w:author="Dragomir, Mihai-Stefan" w:date="2017-02-21T09:55:00Z"/>
                <w:lang w:eastAsia="zh-CN"/>
              </w:rPr>
            </w:pPr>
            <w:ins w:id="5840" w:author="Dragomir, Mihai-Stefan" w:date="2017-02-21T09:55: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841" w:author="Dragomir, Mihai-Stefan" w:date="2017-02-21T09:55:00Z"/>
                <w:lang w:eastAsia="zh-CN"/>
              </w:rPr>
            </w:pPr>
            <w:ins w:id="5842" w:author="Dragomir, Mihai-Stefan" w:date="2017-02-21T09:55:00Z">
              <w:r w:rsidRPr="006E70F4">
                <w:rPr>
                  <w:lang w:eastAsia="zh-CN"/>
                </w:rPr>
                <w:t>VNF generated event - Manual Scaling</w:t>
              </w:r>
            </w:ins>
          </w:p>
          <w:p w:rsidR="00FC37A4" w:rsidDel="006E70F4" w:rsidRDefault="006E70F4" w:rsidP="006E70F4">
            <w:pPr>
              <w:pStyle w:val="TestCaseInfo"/>
              <w:numPr>
                <w:ilvl w:val="0"/>
                <w:numId w:val="101"/>
              </w:numPr>
              <w:rPr>
                <w:del w:id="5843" w:author="Dragomir, Mihai-Stefan" w:date="2017-02-21T09:55:00Z"/>
                <w:lang w:eastAsia="zh-CN"/>
              </w:rPr>
            </w:pPr>
            <w:ins w:id="5844" w:author="Dragomir, Mihai-Stefan" w:date="2017-02-21T09:55:00Z">
              <w:r w:rsidRPr="006E70F4">
                <w:rPr>
                  <w:lang w:eastAsia="zh-CN"/>
                </w:rPr>
                <w:t>EM generated event – Manual Scaling</w:t>
              </w:r>
            </w:ins>
            <w:del w:id="5845" w:author="Dragomir, Mihai-Stefan" w:date="2017-02-21T09:55:00Z">
              <w:r w:rsidR="00FC37A4" w:rsidDel="006E70F4">
                <w:rPr>
                  <w:lang w:eastAsia="zh-CN"/>
                </w:rPr>
                <w:delText>command to the VNFM</w:delText>
              </w:r>
            </w:del>
          </w:p>
          <w:p w:rsidR="00FC37A4" w:rsidDel="006E70F4" w:rsidRDefault="00FC37A4" w:rsidP="006E70F4">
            <w:pPr>
              <w:pStyle w:val="TestCaseInfo"/>
              <w:numPr>
                <w:ilvl w:val="0"/>
                <w:numId w:val="101"/>
              </w:numPr>
              <w:rPr>
                <w:del w:id="5846" w:author="Dragomir, Mihai-Stefan" w:date="2017-02-21T09:55:00Z"/>
                <w:lang w:eastAsia="zh-CN"/>
              </w:rPr>
            </w:pPr>
            <w:del w:id="5847" w:author="Dragomir, Mihai-Stefan" w:date="2017-02-21T09:55: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5848" w:author="Dragomir, Mihai-Stefan" w:date="2017-02-21T09:55:00Z"/>
                <w:lang w:eastAsia="zh-CN"/>
              </w:rPr>
            </w:pPr>
            <w:del w:id="5849" w:author="Dragomir, Mihai-Stefan" w:date="2017-02-21T09:55:00Z">
              <w:r w:rsidDel="006E70F4">
                <w:rPr>
                  <w:lang w:eastAsia="zh-CN"/>
                </w:rPr>
                <w:delText>triggered by EM</w:delText>
              </w:r>
            </w:del>
          </w:p>
          <w:p w:rsidR="00FC37A4" w:rsidRDefault="00FC37A4" w:rsidP="006E70F4">
            <w:pPr>
              <w:pStyle w:val="TestCaseInfo"/>
              <w:numPr>
                <w:ilvl w:val="0"/>
                <w:numId w:val="101"/>
              </w:numPr>
              <w:rPr>
                <w:lang w:eastAsia="zh-CN"/>
              </w:rPr>
            </w:pPr>
            <w:del w:id="5850" w:author="Dragomir, Mihai-Stefan" w:date="2017-02-21T09:55:00Z">
              <w:r w:rsidDel="006E70F4">
                <w:rPr>
                  <w:lang w:eastAsia="zh-CN"/>
                </w:rPr>
                <w:delText>triggered by VNF</w:delText>
              </w:r>
            </w:del>
          </w:p>
          <w:p w:rsidR="005A676A"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851" w:name="_Toc454184444"/>
            <w:bookmarkStart w:id="5852" w:name="_Toc477275290"/>
            <w:r>
              <w:t>TC.VNF.SCALE.UP.004</w:t>
            </w:r>
            <w:r>
              <w:tab/>
            </w:r>
            <w:r w:rsidR="005A676A" w:rsidRPr="00132FD7">
              <w:t>Max vResource limit reached before max VNFD limit</w:t>
            </w:r>
            <w:bookmarkEnd w:id="5851"/>
            <w:r w:rsidR="00753D2D">
              <w:t xml:space="preserve"> for Scale-Up</w:t>
            </w:r>
            <w:bookmarkEnd w:id="5852"/>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to the max higher performance is the objective of this test. But the vResource limit is reached earlier than the max VNFD limit. vMemory, vStorage, vNIC and vCPU are just examples how the VNF could be limited by. The VNFM must handle this corner case.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VNFCs. This process may require to reboot/restart the VNF and losing the configuration. So the EM may require to reconfigure the VNFM. Therefore, traffic should be generated to validate that the VNF can process packets correctly. The trigger for this event to occur could be by different options:</w:t>
            </w:r>
          </w:p>
          <w:p w:rsidR="006E70F4" w:rsidRDefault="006E70F4" w:rsidP="006E70F4">
            <w:pPr>
              <w:pStyle w:val="TestCaseInfo"/>
              <w:numPr>
                <w:ilvl w:val="0"/>
                <w:numId w:val="214"/>
              </w:numPr>
              <w:rPr>
                <w:ins w:id="5853" w:author="Dragomir, Mihai-Stefan" w:date="2017-02-21T09:56:00Z"/>
                <w:lang w:eastAsia="zh-CN"/>
              </w:rPr>
            </w:pPr>
            <w:ins w:id="5854"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5855" w:author="Dragomir, Mihai-Stefan" w:date="2017-02-21T09:56:00Z"/>
                <w:lang w:eastAsia="zh-CN"/>
              </w:rPr>
            </w:pPr>
            <w:ins w:id="5856"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214"/>
              </w:numPr>
              <w:rPr>
                <w:ins w:id="5857" w:author="Dragomir, Mihai-Stefan" w:date="2017-02-21T09:56:00Z"/>
                <w:lang w:eastAsia="zh-CN"/>
              </w:rPr>
            </w:pPr>
            <w:ins w:id="5858" w:author="Dragomir, Mihai-Stefan" w:date="2017-02-21T09:56:00Z">
              <w:r w:rsidRPr="006E70F4">
                <w:rPr>
                  <w:lang w:eastAsia="zh-CN"/>
                </w:rPr>
                <w:t>VIM generated event – On-demand Scaling</w:t>
              </w:r>
            </w:ins>
          </w:p>
          <w:p w:rsidR="006E70F4" w:rsidRDefault="006E70F4" w:rsidP="006E70F4">
            <w:pPr>
              <w:pStyle w:val="TestCaseInfo"/>
              <w:numPr>
                <w:ilvl w:val="0"/>
                <w:numId w:val="214"/>
              </w:numPr>
              <w:rPr>
                <w:ins w:id="5859" w:author="Dragomir, Mihai-Stefan" w:date="2017-02-21T09:56:00Z"/>
                <w:lang w:eastAsia="zh-CN"/>
              </w:rPr>
            </w:pPr>
            <w:ins w:id="5860"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5861" w:author="Dragomir, Mihai-Stefan" w:date="2017-02-21T09:56:00Z"/>
                <w:lang w:eastAsia="zh-CN"/>
              </w:rPr>
            </w:pPr>
            <w:ins w:id="5862"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5863" w:author="Dragomir, Mihai-Stefan" w:date="2017-02-21T09:56:00Z"/>
                <w:lang w:eastAsia="zh-CN"/>
              </w:rPr>
            </w:pPr>
            <w:ins w:id="5864" w:author="Dragomir, Mihai-Stefan" w:date="2017-02-21T09:56:00Z">
              <w:r w:rsidRPr="006E70F4">
                <w:rPr>
                  <w:lang w:eastAsia="zh-CN"/>
                </w:rPr>
                <w:t>VNF generated event - Manual Scaling</w:t>
              </w:r>
            </w:ins>
          </w:p>
          <w:p w:rsidR="008F359C" w:rsidDel="006E70F4" w:rsidRDefault="006E70F4" w:rsidP="006E70F4">
            <w:pPr>
              <w:pStyle w:val="TestCaseInfo"/>
              <w:rPr>
                <w:del w:id="5865" w:author="Dragomir, Mihai-Stefan" w:date="2017-02-21T09:56:00Z"/>
                <w:lang w:eastAsia="zh-CN"/>
              </w:rPr>
            </w:pPr>
            <w:ins w:id="5866" w:author="Dragomir, Mihai-Stefan" w:date="2017-02-21T09:56:00Z">
              <w:r w:rsidRPr="006E70F4">
                <w:rPr>
                  <w:lang w:eastAsia="zh-CN"/>
                </w:rPr>
                <w:t>EM generated event – Manual Scaling</w:t>
              </w:r>
            </w:ins>
            <w:del w:id="5867" w:author="Dragomir, Mihai-Stefan" w:date="2017-02-21T09:56:00Z">
              <w:r w:rsidR="008F359C" w:rsidDel="006E70F4">
                <w:rPr>
                  <w:lang w:eastAsia="zh-CN"/>
                </w:rPr>
                <w:delText>- command to the VNFM</w:delText>
              </w:r>
            </w:del>
          </w:p>
          <w:p w:rsidR="008F359C" w:rsidDel="006E70F4" w:rsidRDefault="008F359C" w:rsidP="008F359C">
            <w:pPr>
              <w:pStyle w:val="TestCaseInfo"/>
              <w:rPr>
                <w:del w:id="5868" w:author="Dragomir, Mihai-Stefan" w:date="2017-02-21T09:56:00Z"/>
                <w:lang w:eastAsia="zh-CN"/>
              </w:rPr>
            </w:pPr>
            <w:del w:id="5869" w:author="Dragomir, Mihai-Stefan" w:date="2017-02-21T09:56:00Z">
              <w:r w:rsidDel="006E70F4">
                <w:rPr>
                  <w:lang w:eastAsia="zh-CN"/>
                </w:rPr>
                <w:delText>- trigger from VIM by previous registration caused by higher traffic load over a longer period of time</w:delText>
              </w:r>
            </w:del>
          </w:p>
          <w:p w:rsidR="008F359C" w:rsidDel="006E70F4" w:rsidRDefault="008F359C" w:rsidP="008F359C">
            <w:pPr>
              <w:pStyle w:val="TestCaseInfo"/>
              <w:rPr>
                <w:del w:id="5870" w:author="Dragomir, Mihai-Stefan" w:date="2017-02-21T09:56:00Z"/>
                <w:lang w:eastAsia="zh-CN"/>
              </w:rPr>
            </w:pPr>
            <w:del w:id="5871" w:author="Dragomir, Mihai-Stefan" w:date="2017-02-21T09:56:00Z">
              <w:r w:rsidDel="006E70F4">
                <w:rPr>
                  <w:lang w:eastAsia="zh-CN"/>
                </w:rPr>
                <w:delText>- triggered by EM</w:delText>
              </w:r>
            </w:del>
          </w:p>
          <w:p w:rsidR="005A676A" w:rsidRDefault="008F359C">
            <w:pPr>
              <w:pStyle w:val="TestCaseInfo"/>
              <w:numPr>
                <w:ilvl w:val="0"/>
                <w:numId w:val="216"/>
              </w:numPr>
              <w:rPr>
                <w:lang w:eastAsia="zh-CN"/>
              </w:rPr>
              <w:pPrChange w:id="5872" w:author="Dragomir, Mihai-Stefan" w:date="2017-02-21T09:56:00Z">
                <w:pPr>
                  <w:pStyle w:val="TestCaseInfo"/>
                </w:pPr>
              </w:pPrChange>
            </w:pPr>
            <w:del w:id="5873" w:author="Dragomir, Mihai-Stefan" w:date="2017-02-21T09:56:00Z">
              <w:r w:rsidDel="006E70F4">
                <w:rPr>
                  <w:lang w:eastAsia="zh-CN"/>
                </w:rPr>
                <w:delText>- triggered by VNF</w:delText>
              </w:r>
            </w:del>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6"/>
              </w:numPr>
            </w:pPr>
            <w:r>
              <w:t>Ensure NFVI has less vResources as the max VNFD indicates</w:t>
            </w:r>
          </w:p>
          <w:p w:rsidR="005A676A" w:rsidRDefault="005A676A" w:rsidP="00C82C0F">
            <w:pPr>
              <w:pStyle w:val="TestCaseInfo"/>
              <w:numPr>
                <w:ilvl w:val="0"/>
                <w:numId w:val="56"/>
              </w:numPr>
            </w:pPr>
            <w:r>
              <w:t>Instantiate VNF</w:t>
            </w:r>
          </w:p>
          <w:p w:rsidR="00C82C0F" w:rsidRDefault="00C82C0F" w:rsidP="00C82C0F">
            <w:pPr>
              <w:pStyle w:val="TestCaseInfo"/>
              <w:numPr>
                <w:ilvl w:val="0"/>
                <w:numId w:val="56"/>
              </w:numPr>
              <w:rPr>
                <w:ins w:id="5874" w:author="Seggelke, Klaus" w:date="2017-03-14T16:59:00Z"/>
              </w:rPr>
            </w:pPr>
            <w:ins w:id="5875" w:author="Seggelke, Klaus" w:date="2017-03-14T16:59:00Z">
              <w:r w:rsidRPr="00074BEF">
                <w:t>Validate VNF instantiation state is INSTANTIATED and VNF state is STARTED (--&gt; time stamp when correct state reached)</w:t>
              </w:r>
            </w:ins>
          </w:p>
          <w:p w:rsidR="005A676A" w:rsidDel="00C82C0F" w:rsidRDefault="005A676A" w:rsidP="00C82C0F">
            <w:pPr>
              <w:pStyle w:val="TestCaseInfo"/>
              <w:numPr>
                <w:ilvl w:val="0"/>
                <w:numId w:val="56"/>
              </w:numPr>
              <w:rPr>
                <w:del w:id="5876" w:author="Seggelke, Klaus" w:date="2017-03-14T16:59:00Z"/>
              </w:rPr>
            </w:pPr>
            <w:del w:id="5877" w:author="Seggelke, Klaus" w:date="2017-03-14T16:59:00Z">
              <w:r w:rsidDel="00C82C0F">
                <w:delText>Validate VNF state is Inactive</w:delText>
              </w:r>
            </w:del>
          </w:p>
          <w:p w:rsidR="005A676A" w:rsidDel="00C82C0F" w:rsidRDefault="005A676A" w:rsidP="00C82C0F">
            <w:pPr>
              <w:pStyle w:val="TestCaseInfo"/>
              <w:numPr>
                <w:ilvl w:val="0"/>
                <w:numId w:val="56"/>
              </w:numPr>
              <w:rPr>
                <w:del w:id="5878" w:author="Seggelke, Klaus" w:date="2017-03-14T16:59:00Z"/>
              </w:rPr>
            </w:pPr>
            <w:del w:id="5879" w:author="Seggelke, Klaus" w:date="2017-03-14T16:59:00Z">
              <w:r w:rsidDel="00C82C0F">
                <w:delText>Start VNF</w:delText>
              </w:r>
            </w:del>
          </w:p>
          <w:p w:rsidR="005A676A" w:rsidDel="00C82C0F" w:rsidRDefault="005A676A" w:rsidP="00C82C0F">
            <w:pPr>
              <w:pStyle w:val="TestCaseInfo"/>
              <w:numPr>
                <w:ilvl w:val="0"/>
                <w:numId w:val="56"/>
              </w:numPr>
              <w:rPr>
                <w:del w:id="5880" w:author="Seggelke, Klaus" w:date="2017-03-14T16:59:00Z"/>
              </w:rPr>
            </w:pPr>
            <w:del w:id="5881" w:author="Seggelke, Klaus" w:date="2017-03-14T16:59:00Z">
              <w:r w:rsidDel="00C82C0F">
                <w:delText>Validate VNF state is Active</w:delText>
              </w:r>
            </w:del>
          </w:p>
          <w:p w:rsidR="005A676A" w:rsidRDefault="005A676A" w:rsidP="00C82C0F">
            <w:pPr>
              <w:pStyle w:val="TestCaseInfo"/>
              <w:numPr>
                <w:ilvl w:val="0"/>
                <w:numId w:val="56"/>
              </w:numPr>
            </w:pPr>
            <w:r>
              <w:t>Generate low traffic load</w:t>
            </w:r>
          </w:p>
          <w:p w:rsidR="005A676A" w:rsidRDefault="005A676A" w:rsidP="00C82C0F">
            <w:pPr>
              <w:pStyle w:val="TestCaseInfo"/>
              <w:numPr>
                <w:ilvl w:val="0"/>
                <w:numId w:val="56"/>
              </w:numPr>
            </w:pPr>
            <w:r>
              <w:t>Validate that traffic flows through without issues (--&gt; no dropped packets)</w:t>
            </w:r>
          </w:p>
          <w:p w:rsidR="005A676A" w:rsidRDefault="005A676A" w:rsidP="00C82C0F">
            <w:pPr>
              <w:pStyle w:val="TestCaseInfo"/>
              <w:numPr>
                <w:ilvl w:val="0"/>
                <w:numId w:val="56"/>
              </w:numPr>
            </w:pPr>
            <w:r>
              <w:t>Trigger a resize of the NFV resources to the maximum (limited by NFVI)</w:t>
            </w:r>
          </w:p>
          <w:p w:rsidR="000571E5" w:rsidRDefault="005A676A" w:rsidP="00C82C0F">
            <w:pPr>
              <w:pStyle w:val="TestCaseInfo"/>
              <w:numPr>
                <w:ilvl w:val="0"/>
                <w:numId w:val="56"/>
              </w:numPr>
            </w:pPr>
            <w:r>
              <w:t xml:space="preserve">Validate VNF has resized to the max </w:t>
            </w:r>
            <w:r w:rsidR="000571E5">
              <w:t xml:space="preserve">limit </w:t>
            </w:r>
          </w:p>
          <w:p w:rsidR="005A676A" w:rsidRDefault="000571E5" w:rsidP="00C82C0F">
            <w:pPr>
              <w:pStyle w:val="TestCaseInfo"/>
              <w:numPr>
                <w:ilvl w:val="0"/>
                <w:numId w:val="56"/>
              </w:numPr>
            </w:pPr>
            <w:r>
              <w:t>G</w:t>
            </w:r>
            <w:r w:rsidR="005A676A">
              <w:t>enerate higher traffic load</w:t>
            </w:r>
          </w:p>
          <w:p w:rsidR="000571E5" w:rsidRDefault="000571E5" w:rsidP="00C82C0F">
            <w:pPr>
              <w:pStyle w:val="TestCaseInfo"/>
              <w:numPr>
                <w:ilvl w:val="0"/>
                <w:numId w:val="56"/>
              </w:numPr>
            </w:pPr>
            <w:r>
              <w:t>Validate that the load</w:t>
            </w:r>
            <w:r w:rsidR="009A3CAC">
              <w:t xml:space="preserve"> has no loss</w:t>
            </w:r>
          </w:p>
          <w:p w:rsidR="005A676A" w:rsidRDefault="005A676A" w:rsidP="00C82C0F">
            <w:pPr>
              <w:pStyle w:val="TestCaseInfo"/>
              <w:numPr>
                <w:ilvl w:val="0"/>
                <w:numId w:val="56"/>
              </w:numPr>
            </w:pPr>
            <w:r>
              <w:t>Determine the service disruption during the resizing to the max and the time it takes to complete it</w:t>
            </w:r>
          </w:p>
          <w:p w:rsidR="005A676A" w:rsidRDefault="005A676A" w:rsidP="00C82C0F">
            <w:pPr>
              <w:pStyle w:val="TestCaseInfo"/>
              <w:numPr>
                <w:ilvl w:val="0"/>
                <w:numId w:val="56"/>
              </w:numPr>
            </w:pPr>
            <w:r>
              <w:t>Stop traffic</w:t>
            </w:r>
          </w:p>
          <w:p w:rsidR="005A676A" w:rsidRPr="00093574" w:rsidRDefault="005A676A" w:rsidP="00C82C0F">
            <w:pPr>
              <w:pStyle w:val="TestCaseInfo"/>
              <w:numPr>
                <w:ilvl w:val="0"/>
                <w:numId w:val="56"/>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30F6A" w:rsidRDefault="00130F6A" w:rsidP="00130F6A">
            <w:pPr>
              <w:pStyle w:val="TestCaseInfo"/>
            </w:pPr>
            <w:r>
              <w:t xml:space="preserve">Following resources could </w:t>
            </w:r>
            <w:r w:rsidR="00A13DA5">
              <w:t>have reached its limit</w:t>
            </w:r>
            <w:r>
              <w:t>:</w:t>
            </w:r>
          </w:p>
          <w:p w:rsidR="00130F6A" w:rsidRDefault="00130F6A" w:rsidP="006E70F4">
            <w:pPr>
              <w:pStyle w:val="TestCaseInfo"/>
              <w:numPr>
                <w:ilvl w:val="0"/>
                <w:numId w:val="101"/>
              </w:numPr>
            </w:pPr>
            <w:r>
              <w:t>vMemory</w:t>
            </w:r>
          </w:p>
          <w:p w:rsidR="00130F6A" w:rsidRDefault="00130F6A" w:rsidP="006E70F4">
            <w:pPr>
              <w:pStyle w:val="TestCaseInfo"/>
              <w:numPr>
                <w:ilvl w:val="0"/>
                <w:numId w:val="101"/>
              </w:numPr>
            </w:pPr>
            <w:r>
              <w:t>vCPU cores</w:t>
            </w:r>
          </w:p>
          <w:p w:rsidR="00130F6A" w:rsidRDefault="00130F6A" w:rsidP="006E70F4">
            <w:pPr>
              <w:pStyle w:val="TestCaseInfo"/>
              <w:numPr>
                <w:ilvl w:val="0"/>
                <w:numId w:val="101"/>
              </w:numPr>
            </w:pPr>
            <w:r>
              <w:t>vStorage</w:t>
            </w:r>
          </w:p>
          <w:p w:rsidR="005A676A" w:rsidRDefault="00130F6A" w:rsidP="006E70F4">
            <w:pPr>
              <w:pStyle w:val="TestCaseInfo"/>
              <w:numPr>
                <w:ilvl w:val="0"/>
                <w:numId w:val="101"/>
              </w:numPr>
            </w:pPr>
            <w:r>
              <w:t>vNIC or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ins w:id="5882" w:author="Dragomir, Mihai-Stefan" w:date="2017-02-21T09:56:00Z"/>
                <w:lang w:eastAsia="zh-CN"/>
              </w:rPr>
            </w:pPr>
            <w:ins w:id="5883"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884" w:author="Dragomir, Mihai-Stefan" w:date="2017-02-21T09:56:00Z"/>
                <w:lang w:eastAsia="zh-CN"/>
              </w:rPr>
            </w:pPr>
            <w:ins w:id="5885"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886" w:author="Dragomir, Mihai-Stefan" w:date="2017-02-21T09:56:00Z"/>
                <w:lang w:eastAsia="zh-CN"/>
              </w:rPr>
            </w:pPr>
            <w:ins w:id="5887"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5888" w:author="Dragomir, Mihai-Stefan" w:date="2017-02-21T09:56:00Z"/>
                <w:lang w:eastAsia="zh-CN"/>
              </w:rPr>
            </w:pPr>
            <w:ins w:id="5889"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890" w:author="Dragomir, Mihai-Stefan" w:date="2017-02-21T09:56:00Z"/>
                <w:lang w:eastAsia="zh-CN"/>
              </w:rPr>
            </w:pPr>
            <w:ins w:id="5891"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892" w:author="Dragomir, Mihai-Stefan" w:date="2017-02-21T09:56:00Z"/>
                <w:lang w:eastAsia="zh-CN"/>
              </w:rPr>
            </w:pPr>
            <w:ins w:id="5893" w:author="Dragomir, Mihai-Stefan" w:date="2017-02-21T09:56:00Z">
              <w:r w:rsidRPr="006E70F4">
                <w:rPr>
                  <w:lang w:eastAsia="zh-CN"/>
                </w:rPr>
                <w:t>VNF generated event - Manual Scaling</w:t>
              </w:r>
            </w:ins>
          </w:p>
          <w:p w:rsidR="00FC37A4" w:rsidDel="006E70F4" w:rsidRDefault="006E70F4" w:rsidP="006E70F4">
            <w:pPr>
              <w:pStyle w:val="TestCaseInfo"/>
              <w:numPr>
                <w:ilvl w:val="0"/>
                <w:numId w:val="101"/>
              </w:numPr>
              <w:rPr>
                <w:del w:id="5894" w:author="Dragomir, Mihai-Stefan" w:date="2017-02-21T09:56:00Z"/>
                <w:lang w:eastAsia="zh-CN"/>
              </w:rPr>
            </w:pPr>
            <w:ins w:id="5895" w:author="Dragomir, Mihai-Stefan" w:date="2017-02-21T09:56:00Z">
              <w:r w:rsidRPr="006E70F4">
                <w:rPr>
                  <w:lang w:eastAsia="zh-CN"/>
                </w:rPr>
                <w:t>EM generated event – Manual Scaling</w:t>
              </w:r>
            </w:ins>
            <w:del w:id="5896" w:author="Dragomir, Mihai-Stefan" w:date="2017-02-21T09:56:00Z">
              <w:r w:rsidR="00FC37A4" w:rsidDel="006E70F4">
                <w:rPr>
                  <w:lang w:eastAsia="zh-CN"/>
                </w:rPr>
                <w:delText>command to the VNFM</w:delText>
              </w:r>
            </w:del>
          </w:p>
          <w:p w:rsidR="00FC37A4" w:rsidDel="006E70F4" w:rsidRDefault="00FC37A4" w:rsidP="006E70F4">
            <w:pPr>
              <w:pStyle w:val="TestCaseInfo"/>
              <w:numPr>
                <w:ilvl w:val="0"/>
                <w:numId w:val="101"/>
              </w:numPr>
              <w:rPr>
                <w:del w:id="5897" w:author="Dragomir, Mihai-Stefan" w:date="2017-02-21T09:56:00Z"/>
                <w:lang w:eastAsia="zh-CN"/>
              </w:rPr>
            </w:pPr>
            <w:del w:id="5898" w:author="Dragomir, Mihai-Stefan" w:date="2017-02-21T09:56: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5899" w:author="Dragomir, Mihai-Stefan" w:date="2017-02-21T09:56:00Z"/>
                <w:lang w:eastAsia="zh-CN"/>
              </w:rPr>
            </w:pPr>
            <w:del w:id="5900" w:author="Dragomir, Mihai-Stefan" w:date="2017-02-21T09:56:00Z">
              <w:r w:rsidDel="006E70F4">
                <w:rPr>
                  <w:lang w:eastAsia="zh-CN"/>
                </w:rPr>
                <w:delText>triggered by EM</w:delText>
              </w:r>
            </w:del>
          </w:p>
          <w:p w:rsidR="00FC37A4" w:rsidRDefault="00FC37A4" w:rsidP="006E70F4">
            <w:pPr>
              <w:pStyle w:val="TestCaseInfo"/>
              <w:numPr>
                <w:ilvl w:val="0"/>
                <w:numId w:val="101"/>
              </w:numPr>
              <w:rPr>
                <w:lang w:eastAsia="zh-CN"/>
              </w:rPr>
            </w:pPr>
            <w:del w:id="5901" w:author="Dragomir, Mihai-Stefan" w:date="2017-02-21T09:56:00Z">
              <w:r w:rsidDel="006E70F4">
                <w:rPr>
                  <w:lang w:eastAsia="zh-CN"/>
                </w:rPr>
                <w:delText>triggered by VNF</w:delText>
              </w:r>
            </w:del>
          </w:p>
          <w:p w:rsidR="00FC37A4" w:rsidRDefault="00FC37A4" w:rsidP="00FC37A4">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902" w:name="_Toc454184445"/>
            <w:bookmarkStart w:id="5903" w:name="_Toc477275291"/>
            <w:r>
              <w:t>TC.VNF.SCALE.UP.005</w:t>
            </w:r>
            <w:r>
              <w:tab/>
            </w:r>
            <w:r w:rsidR="005A676A">
              <w:t>R</w:t>
            </w:r>
            <w:r w:rsidR="005A676A" w:rsidRPr="00C0341B">
              <w:t>emoval of virtualized specialized hardware acceleration</w:t>
            </w:r>
            <w:bookmarkEnd w:id="5902"/>
            <w:r w:rsidR="0096271B">
              <w:t xml:space="preserve"> for Scale-Up</w:t>
            </w:r>
            <w:bookmarkEnd w:id="5903"/>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8F359C" w:rsidP="00AF20BC">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7"/>
              </w:numPr>
            </w:pPr>
            <w:r>
              <w:t>Instantiate VNF</w:t>
            </w:r>
          </w:p>
          <w:p w:rsidR="00C82C0F" w:rsidRDefault="00C82C0F" w:rsidP="00C82C0F">
            <w:pPr>
              <w:pStyle w:val="TestCaseInfo"/>
              <w:numPr>
                <w:ilvl w:val="0"/>
                <w:numId w:val="57"/>
              </w:numPr>
              <w:rPr>
                <w:ins w:id="5904" w:author="Seggelke, Klaus" w:date="2017-03-14T16:59:00Z"/>
              </w:rPr>
            </w:pPr>
            <w:ins w:id="5905" w:author="Seggelke, Klaus" w:date="2017-03-14T16:59:00Z">
              <w:r w:rsidRPr="00074BEF">
                <w:t>Validate VNF instantiation state is INSTANTIATED and VNF state is STARTED (--&gt; time stamp when correct state reached)</w:t>
              </w:r>
            </w:ins>
          </w:p>
          <w:p w:rsidR="005A676A" w:rsidDel="00C82C0F" w:rsidRDefault="005A676A" w:rsidP="00C82C0F">
            <w:pPr>
              <w:pStyle w:val="TestCaseInfo"/>
              <w:numPr>
                <w:ilvl w:val="0"/>
                <w:numId w:val="57"/>
              </w:numPr>
              <w:rPr>
                <w:del w:id="5906" w:author="Seggelke, Klaus" w:date="2017-03-14T16:59:00Z"/>
              </w:rPr>
            </w:pPr>
            <w:del w:id="5907" w:author="Seggelke, Klaus" w:date="2017-03-14T16:59:00Z">
              <w:r w:rsidDel="00C82C0F">
                <w:delText>Validate VNF state is Inactive</w:delText>
              </w:r>
            </w:del>
          </w:p>
          <w:p w:rsidR="005A676A" w:rsidDel="00C82C0F" w:rsidRDefault="005A676A" w:rsidP="00C82C0F">
            <w:pPr>
              <w:pStyle w:val="TestCaseInfo"/>
              <w:numPr>
                <w:ilvl w:val="0"/>
                <w:numId w:val="57"/>
              </w:numPr>
              <w:rPr>
                <w:del w:id="5908" w:author="Seggelke, Klaus" w:date="2017-03-14T16:59:00Z"/>
              </w:rPr>
            </w:pPr>
            <w:del w:id="5909" w:author="Seggelke, Klaus" w:date="2017-03-14T16:59:00Z">
              <w:r w:rsidDel="00C82C0F">
                <w:delText>Start VNF</w:delText>
              </w:r>
            </w:del>
          </w:p>
          <w:p w:rsidR="005A676A" w:rsidDel="00C82C0F" w:rsidRDefault="005A676A" w:rsidP="00C82C0F">
            <w:pPr>
              <w:pStyle w:val="TestCaseInfo"/>
              <w:numPr>
                <w:ilvl w:val="0"/>
                <w:numId w:val="57"/>
              </w:numPr>
              <w:rPr>
                <w:del w:id="5910" w:author="Seggelke, Klaus" w:date="2017-03-14T16:59:00Z"/>
              </w:rPr>
            </w:pPr>
            <w:del w:id="5911" w:author="Seggelke, Klaus" w:date="2017-03-14T16:59:00Z">
              <w:r w:rsidDel="00C82C0F">
                <w:delText>Validate VNF state is Active</w:delText>
              </w:r>
            </w:del>
          </w:p>
          <w:p w:rsidR="005A676A" w:rsidRDefault="005A676A" w:rsidP="00C82C0F">
            <w:pPr>
              <w:pStyle w:val="TestCaseInfo"/>
              <w:numPr>
                <w:ilvl w:val="0"/>
                <w:numId w:val="57"/>
              </w:numPr>
            </w:pPr>
            <w:r>
              <w:t>Generate low traffic load</w:t>
            </w:r>
          </w:p>
          <w:p w:rsidR="005A1D48" w:rsidRDefault="005A676A" w:rsidP="00C82C0F">
            <w:pPr>
              <w:pStyle w:val="TestCaseInfo"/>
              <w:numPr>
                <w:ilvl w:val="0"/>
                <w:numId w:val="57"/>
              </w:numPr>
            </w:pPr>
            <w:r>
              <w:t>Validate that traffic flows through without issues (--&gt; no dropped packets)</w:t>
            </w:r>
          </w:p>
          <w:p w:rsidR="005A676A" w:rsidRDefault="005A676A" w:rsidP="00C82C0F">
            <w:pPr>
              <w:pStyle w:val="TestCaseInfo"/>
              <w:numPr>
                <w:ilvl w:val="0"/>
                <w:numId w:val="57"/>
              </w:numPr>
            </w:pPr>
            <w:r>
              <w:t>Trigger a resize of the NFV resources to use more</w:t>
            </w:r>
            <w:r w:rsidR="005A1D48">
              <w:t xml:space="preserve"> specialized hardware resources</w:t>
            </w:r>
          </w:p>
          <w:p w:rsidR="005A1D48" w:rsidRDefault="003564DD" w:rsidP="00C82C0F">
            <w:pPr>
              <w:pStyle w:val="TestCaseInfo"/>
              <w:numPr>
                <w:ilvl w:val="0"/>
                <w:numId w:val="57"/>
              </w:numPr>
            </w:pPr>
            <w:r>
              <w:t>Validate VNF has resized</w:t>
            </w:r>
          </w:p>
          <w:p w:rsidR="005A1D48" w:rsidRDefault="005A1D48" w:rsidP="00C82C0F">
            <w:pPr>
              <w:pStyle w:val="TestCaseInfo"/>
              <w:numPr>
                <w:ilvl w:val="0"/>
                <w:numId w:val="57"/>
              </w:numPr>
            </w:pPr>
            <w:r>
              <w:t>Generate higher traffic load</w:t>
            </w:r>
          </w:p>
          <w:p w:rsidR="005A676A" w:rsidRDefault="005A1D48" w:rsidP="00C82C0F">
            <w:pPr>
              <w:pStyle w:val="TestCaseInfo"/>
              <w:numPr>
                <w:ilvl w:val="0"/>
                <w:numId w:val="57"/>
              </w:numPr>
            </w:pPr>
            <w:r>
              <w:t xml:space="preserve">Validate </w:t>
            </w:r>
            <w:r w:rsidR="005A676A">
              <w:t>i</w:t>
            </w:r>
            <w:r>
              <w:t>ncreased its capacity by no traffic loss</w:t>
            </w:r>
          </w:p>
          <w:p w:rsidR="005A676A" w:rsidRDefault="005A676A" w:rsidP="00C82C0F">
            <w:pPr>
              <w:pStyle w:val="TestCaseInfo"/>
              <w:numPr>
                <w:ilvl w:val="0"/>
                <w:numId w:val="57"/>
              </w:numPr>
            </w:pPr>
            <w:r>
              <w:t>Validate that VNFM has allocated more specialized hardware resources</w:t>
            </w:r>
          </w:p>
          <w:p w:rsidR="005A1D48" w:rsidRDefault="005A1D48" w:rsidP="00C82C0F">
            <w:pPr>
              <w:pStyle w:val="TestCaseInfo"/>
              <w:numPr>
                <w:ilvl w:val="0"/>
                <w:numId w:val="57"/>
              </w:numPr>
            </w:pPr>
            <w:r>
              <w:t>Generate low traffic load</w:t>
            </w:r>
          </w:p>
          <w:p w:rsidR="005A676A" w:rsidRDefault="005A676A" w:rsidP="00C82C0F">
            <w:pPr>
              <w:pStyle w:val="TestCaseInfo"/>
              <w:numPr>
                <w:ilvl w:val="0"/>
                <w:numId w:val="57"/>
              </w:numPr>
            </w:pPr>
            <w:r>
              <w:t xml:space="preserve">Trigger a resize of the NFV resources to use less specialized hardware resources </w:t>
            </w:r>
          </w:p>
          <w:p w:rsidR="005A1D48" w:rsidRDefault="005A676A" w:rsidP="00C82C0F">
            <w:pPr>
              <w:pStyle w:val="TestCaseInfo"/>
              <w:numPr>
                <w:ilvl w:val="0"/>
                <w:numId w:val="57"/>
              </w:numPr>
            </w:pPr>
            <w:r>
              <w:t>Validate VNF has resized and has decreased its capacity</w:t>
            </w:r>
          </w:p>
          <w:p w:rsidR="005A1D48" w:rsidRDefault="005A1D48" w:rsidP="00C82C0F">
            <w:pPr>
              <w:pStyle w:val="TestCaseInfo"/>
              <w:numPr>
                <w:ilvl w:val="0"/>
                <w:numId w:val="57"/>
              </w:numPr>
            </w:pPr>
            <w:r>
              <w:t>Validate that VNFM has allocated less specialized hardware resources and the previous specialized hardware resources have been freed up</w:t>
            </w:r>
          </w:p>
          <w:p w:rsidR="005A1D48" w:rsidRDefault="005A1D48" w:rsidP="00C82C0F">
            <w:pPr>
              <w:pStyle w:val="TestCaseInfo"/>
              <w:numPr>
                <w:ilvl w:val="0"/>
                <w:numId w:val="57"/>
              </w:numPr>
            </w:pPr>
            <w:r>
              <w:t>Determine the service disruption during the resizing</w:t>
            </w:r>
          </w:p>
          <w:p w:rsidR="005A676A" w:rsidRDefault="005A1D48" w:rsidP="00C82C0F">
            <w:pPr>
              <w:pStyle w:val="TestCaseInfo"/>
              <w:numPr>
                <w:ilvl w:val="0"/>
                <w:numId w:val="57"/>
              </w:numPr>
            </w:pPr>
            <w:r>
              <w:t>Validate no dropped packets</w:t>
            </w:r>
          </w:p>
          <w:p w:rsidR="005A676A" w:rsidRDefault="005A676A" w:rsidP="00C82C0F">
            <w:pPr>
              <w:pStyle w:val="TestCaseInfo"/>
              <w:numPr>
                <w:ilvl w:val="0"/>
                <w:numId w:val="57"/>
              </w:numPr>
            </w:pPr>
            <w:r>
              <w:t>Stop traffic</w:t>
            </w:r>
          </w:p>
          <w:p w:rsidR="005A676A" w:rsidRPr="00093574" w:rsidRDefault="005A676A" w:rsidP="00C82C0F">
            <w:pPr>
              <w:pStyle w:val="TestCaseInfo"/>
              <w:numPr>
                <w:ilvl w:val="0"/>
                <w:numId w:val="57"/>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removed:</w:t>
            </w:r>
          </w:p>
          <w:p w:rsidR="00A13DA5" w:rsidRDefault="00A13DA5" w:rsidP="006E70F4">
            <w:pPr>
              <w:pStyle w:val="TestCaseInfo"/>
              <w:numPr>
                <w:ilvl w:val="0"/>
                <w:numId w:val="101"/>
              </w:numPr>
            </w:pPr>
            <w:r>
              <w:t xml:space="preserve">vNIC </w:t>
            </w:r>
          </w:p>
          <w:p w:rsidR="005A676A" w:rsidRDefault="00A13DA5" w:rsidP="006E70F4">
            <w:pPr>
              <w:pStyle w:val="TestCaseInfo"/>
              <w:numPr>
                <w:ilvl w:val="0"/>
                <w:numId w:val="101"/>
              </w:numPr>
            </w:pPr>
            <w:r>
              <w:t>Other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6E70F4" w:rsidRDefault="006E70F4" w:rsidP="006E70F4">
            <w:pPr>
              <w:pStyle w:val="TestCaseInfo"/>
              <w:numPr>
                <w:ilvl w:val="0"/>
                <w:numId w:val="101"/>
              </w:numPr>
              <w:rPr>
                <w:ins w:id="5912" w:author="Dragomir, Mihai-Stefan" w:date="2017-02-21T09:56:00Z"/>
                <w:lang w:eastAsia="zh-CN"/>
              </w:rPr>
            </w:pPr>
            <w:ins w:id="5913"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914" w:author="Dragomir, Mihai-Stefan" w:date="2017-02-21T09:56:00Z"/>
                <w:lang w:eastAsia="zh-CN"/>
              </w:rPr>
            </w:pPr>
            <w:ins w:id="5915"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916" w:author="Dragomir, Mihai-Stefan" w:date="2017-02-21T09:56:00Z"/>
                <w:lang w:eastAsia="zh-CN"/>
              </w:rPr>
            </w:pPr>
            <w:ins w:id="5917"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5918" w:author="Dragomir, Mihai-Stefan" w:date="2017-02-21T09:56:00Z"/>
                <w:lang w:eastAsia="zh-CN"/>
              </w:rPr>
            </w:pPr>
            <w:ins w:id="5919"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920" w:author="Dragomir, Mihai-Stefan" w:date="2017-02-21T09:56:00Z"/>
                <w:lang w:eastAsia="zh-CN"/>
              </w:rPr>
            </w:pPr>
            <w:ins w:id="5921"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922" w:author="Dragomir, Mihai-Stefan" w:date="2017-02-21T09:56:00Z"/>
                <w:lang w:eastAsia="zh-CN"/>
              </w:rPr>
            </w:pPr>
            <w:ins w:id="5923" w:author="Dragomir, Mihai-Stefan" w:date="2017-02-21T09:56:00Z">
              <w:r w:rsidRPr="006E70F4">
                <w:rPr>
                  <w:lang w:eastAsia="zh-CN"/>
                </w:rPr>
                <w:t>VNF generated event - Manual Scaling</w:t>
              </w:r>
            </w:ins>
          </w:p>
          <w:p w:rsidR="00FC37A4" w:rsidDel="006E70F4" w:rsidRDefault="006E70F4" w:rsidP="006E70F4">
            <w:pPr>
              <w:pStyle w:val="TestCaseInfo"/>
              <w:numPr>
                <w:ilvl w:val="0"/>
                <w:numId w:val="101"/>
              </w:numPr>
              <w:rPr>
                <w:del w:id="5924" w:author="Dragomir, Mihai-Stefan" w:date="2017-02-21T09:56:00Z"/>
                <w:lang w:eastAsia="zh-CN"/>
              </w:rPr>
            </w:pPr>
            <w:ins w:id="5925" w:author="Dragomir, Mihai-Stefan" w:date="2017-02-21T09:56:00Z">
              <w:r w:rsidRPr="006E70F4">
                <w:rPr>
                  <w:lang w:eastAsia="zh-CN"/>
                </w:rPr>
                <w:t>EM generated event – Manual Scaling</w:t>
              </w:r>
            </w:ins>
            <w:del w:id="5926" w:author="Dragomir, Mihai-Stefan" w:date="2017-02-21T09:56:00Z">
              <w:r w:rsidR="00FC37A4" w:rsidDel="006E70F4">
                <w:rPr>
                  <w:lang w:eastAsia="zh-CN"/>
                </w:rPr>
                <w:delText>command to the VNFM</w:delText>
              </w:r>
            </w:del>
          </w:p>
          <w:p w:rsidR="00FC37A4" w:rsidDel="006E70F4" w:rsidRDefault="00FC37A4" w:rsidP="006E70F4">
            <w:pPr>
              <w:pStyle w:val="TestCaseInfo"/>
              <w:numPr>
                <w:ilvl w:val="0"/>
                <w:numId w:val="101"/>
              </w:numPr>
              <w:rPr>
                <w:del w:id="5927" w:author="Dragomir, Mihai-Stefan" w:date="2017-02-21T09:56:00Z"/>
                <w:lang w:eastAsia="zh-CN"/>
              </w:rPr>
            </w:pPr>
            <w:del w:id="5928" w:author="Dragomir, Mihai-Stefan" w:date="2017-02-21T09:56:00Z">
              <w:r w:rsidDel="006E70F4">
                <w:rPr>
                  <w:lang w:eastAsia="zh-CN"/>
                </w:rPr>
                <w:delText>higher traffic load over a longer period of time</w:delText>
              </w:r>
            </w:del>
          </w:p>
          <w:p w:rsidR="00FC37A4" w:rsidDel="006E70F4" w:rsidRDefault="00FC37A4" w:rsidP="006E70F4">
            <w:pPr>
              <w:pStyle w:val="TestCaseInfo"/>
              <w:numPr>
                <w:ilvl w:val="0"/>
                <w:numId w:val="101"/>
              </w:numPr>
              <w:rPr>
                <w:del w:id="5929" w:author="Dragomir, Mihai-Stefan" w:date="2017-02-21T09:56:00Z"/>
                <w:lang w:eastAsia="zh-CN"/>
              </w:rPr>
            </w:pPr>
            <w:del w:id="5930" w:author="Dragomir, Mihai-Stefan" w:date="2017-02-21T09:56:00Z">
              <w:r w:rsidDel="006E70F4">
                <w:rPr>
                  <w:lang w:eastAsia="zh-CN"/>
                </w:rPr>
                <w:delText>triggered by EM</w:delText>
              </w:r>
            </w:del>
          </w:p>
          <w:p w:rsidR="00FC37A4" w:rsidRDefault="00FC37A4" w:rsidP="006E70F4">
            <w:pPr>
              <w:pStyle w:val="TestCaseInfo"/>
              <w:numPr>
                <w:ilvl w:val="0"/>
                <w:numId w:val="101"/>
              </w:numPr>
              <w:rPr>
                <w:lang w:eastAsia="zh-CN"/>
              </w:rPr>
            </w:pPr>
            <w:del w:id="5931" w:author="Dragomir, Mihai-Stefan" w:date="2017-02-21T09:56:00Z">
              <w:r w:rsidDel="006E70F4">
                <w:rPr>
                  <w:lang w:eastAsia="zh-CN"/>
                </w:rPr>
                <w:delText>triggered by VNF</w:delText>
              </w:r>
            </w:del>
          </w:p>
          <w:p w:rsidR="00FC37A4" w:rsidRDefault="00FC37A4" w:rsidP="00FC37A4">
            <w:pPr>
              <w:pStyle w:val="TestCaseInfo"/>
            </w:pPr>
            <w:r>
              <w:t>Each of this trigger can be seen a sub test cases.</w:t>
            </w:r>
          </w:p>
        </w:tc>
      </w:tr>
    </w:tbl>
    <w:p w:rsidR="005A676A" w:rsidRDefault="005A676A" w:rsidP="005A676A">
      <w:pPr>
        <w:rPr>
          <w:lang w:eastAsia="zh-CN"/>
        </w:rPr>
      </w:pPr>
    </w:p>
    <w:p w:rsidR="00753D2D" w:rsidRDefault="0096271B" w:rsidP="00753D2D">
      <w:pPr>
        <w:pStyle w:val="Heading2"/>
      </w:pPr>
      <w:bookmarkStart w:id="5932" w:name="_Toc477275596"/>
      <w:r>
        <w:lastRenderedPageBreak/>
        <w:t xml:space="preserve">vResource Scaling </w:t>
      </w:r>
      <w:r w:rsidR="00753D2D">
        <w:t>Out/In</w:t>
      </w:r>
      <w:bookmarkEnd w:id="5932"/>
    </w:p>
    <w:p w:rsidR="00753D2D" w:rsidRDefault="00753D2D" w:rsidP="00753D2D">
      <w:pPr>
        <w:rPr>
          <w:lang w:eastAsia="zh-CN"/>
        </w:rPr>
      </w:pPr>
      <w:r>
        <w:rPr>
          <w:lang w:eastAsia="zh-CN"/>
        </w:rPr>
        <w:t xml:space="preserve">A VNF can adapt to the demands of the applied traffic. It could increase it performance by allocation of additional vResources and when the traffic lowers, it could release vResources. This process is called scaling. </w:t>
      </w:r>
      <w:r w:rsidR="0096271B">
        <w:rPr>
          <w:lang w:eastAsia="zh-CN"/>
        </w:rPr>
        <w:t>The addition</w:t>
      </w:r>
      <w:r w:rsidR="00C252D5">
        <w:rPr>
          <w:lang w:eastAsia="zh-CN"/>
        </w:rPr>
        <w:t xml:space="preserve"> and </w:t>
      </w:r>
      <w:r w:rsidR="0096271B">
        <w:rPr>
          <w:lang w:eastAsia="zh-CN"/>
        </w:rPr>
        <w:t>removal of vResources is considered scaling Out/In</w:t>
      </w:r>
      <w:r w:rsidR="00C252D5">
        <w:rPr>
          <w:lang w:eastAsia="zh-CN"/>
        </w:rPr>
        <w:t xml:space="preserve"> by </w:t>
      </w:r>
      <w:r w:rsidR="000039FF">
        <w:rPr>
          <w:lang w:eastAsia="zh-CN"/>
        </w:rPr>
        <w:t>increasing or decreasing</w:t>
      </w:r>
      <w:r w:rsidR="00C252D5">
        <w:rPr>
          <w:lang w:eastAsia="zh-CN"/>
        </w:rPr>
        <w:t xml:space="preserve"> the number of </w:t>
      </w:r>
      <w:r w:rsidR="00C252D5" w:rsidRPr="0096271B">
        <w:rPr>
          <w:lang w:eastAsia="zh-CN"/>
        </w:rPr>
        <w:t>VNFC instances</w:t>
      </w:r>
      <w:r w:rsidR="0096271B">
        <w:rPr>
          <w:lang w:eastAsia="zh-CN"/>
        </w:rPr>
        <w:t xml:space="preserve">. </w:t>
      </w:r>
      <w:r>
        <w:rPr>
          <w:lang w:eastAsia="zh-CN"/>
        </w:rPr>
        <w:t>The following test cases address the validation of the VNF scaling</w:t>
      </w:r>
      <w:r w:rsidR="0096271B">
        <w:rPr>
          <w:lang w:eastAsia="zh-CN"/>
        </w:rPr>
        <w:t xml:space="preserve"> Out/In</w:t>
      </w:r>
      <w:r>
        <w:rPr>
          <w:lang w:eastAsia="zh-CN"/>
        </w:rPr>
        <w:t>.</w:t>
      </w: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pPr>
              <w:pStyle w:val="TestCase"/>
            </w:pPr>
            <w:bookmarkStart w:id="5933" w:name="_Toc477275292"/>
            <w:r>
              <w:t>TC.VNF.SCALE.OUT.001</w:t>
            </w:r>
            <w:r>
              <w:tab/>
            </w:r>
            <w:r w:rsidR="0096271B">
              <w:t>Scale-Out</w:t>
            </w:r>
            <w:r w:rsidR="00753D2D" w:rsidRPr="00093574">
              <w:t xml:space="preserve"> VNF instance</w:t>
            </w:r>
            <w:bookmarkEnd w:id="5933"/>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753D2D">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by increasing number of VNFCs. The EM may require to reconfigure the VNFCs. Therefore, traffic should be generated to validate that the VNFCs can process packets correctly. The trigger for this event to occur could be by different options:</w:t>
            </w:r>
          </w:p>
          <w:p w:rsidR="006E70F4" w:rsidRDefault="006E70F4" w:rsidP="006E70F4">
            <w:pPr>
              <w:pStyle w:val="TestCaseInfo"/>
              <w:numPr>
                <w:ilvl w:val="0"/>
                <w:numId w:val="214"/>
              </w:numPr>
              <w:rPr>
                <w:ins w:id="5934" w:author="Dragomir, Mihai-Stefan" w:date="2017-02-21T09:56:00Z"/>
                <w:lang w:eastAsia="zh-CN"/>
              </w:rPr>
            </w:pPr>
            <w:ins w:id="5935"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5936" w:author="Dragomir, Mihai-Stefan" w:date="2017-02-21T09:56:00Z"/>
                <w:lang w:eastAsia="zh-CN"/>
              </w:rPr>
            </w:pPr>
            <w:ins w:id="5937"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214"/>
              </w:numPr>
              <w:rPr>
                <w:ins w:id="5938" w:author="Dragomir, Mihai-Stefan" w:date="2017-02-21T09:56:00Z"/>
                <w:lang w:eastAsia="zh-CN"/>
              </w:rPr>
            </w:pPr>
            <w:ins w:id="5939" w:author="Dragomir, Mihai-Stefan" w:date="2017-02-21T09:56:00Z">
              <w:r w:rsidRPr="006E70F4">
                <w:rPr>
                  <w:lang w:eastAsia="zh-CN"/>
                </w:rPr>
                <w:t>VIM generated event – On-demand Scaling</w:t>
              </w:r>
            </w:ins>
          </w:p>
          <w:p w:rsidR="006E70F4" w:rsidRDefault="006E70F4" w:rsidP="006E70F4">
            <w:pPr>
              <w:pStyle w:val="TestCaseInfo"/>
              <w:numPr>
                <w:ilvl w:val="0"/>
                <w:numId w:val="214"/>
              </w:numPr>
              <w:rPr>
                <w:ins w:id="5940" w:author="Dragomir, Mihai-Stefan" w:date="2017-02-21T09:56:00Z"/>
                <w:lang w:eastAsia="zh-CN"/>
              </w:rPr>
            </w:pPr>
            <w:ins w:id="5941"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5942" w:author="Dragomir, Mihai-Stefan" w:date="2017-02-21T09:56:00Z"/>
                <w:lang w:eastAsia="zh-CN"/>
              </w:rPr>
            </w:pPr>
            <w:ins w:id="5943"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5944" w:author="Dragomir, Mihai-Stefan" w:date="2017-02-21T09:56:00Z"/>
                <w:lang w:eastAsia="zh-CN"/>
              </w:rPr>
            </w:pPr>
            <w:ins w:id="5945" w:author="Dragomir, Mihai-Stefan" w:date="2017-02-21T09:56:00Z">
              <w:r w:rsidRPr="006E70F4">
                <w:rPr>
                  <w:lang w:eastAsia="zh-CN"/>
                </w:rPr>
                <w:t>VNF generated event - Manual Scaling</w:t>
              </w:r>
            </w:ins>
          </w:p>
          <w:p w:rsidR="008F359C" w:rsidDel="006E70F4" w:rsidRDefault="006E70F4" w:rsidP="006E70F4">
            <w:pPr>
              <w:pStyle w:val="TestCaseInfo"/>
              <w:rPr>
                <w:del w:id="5946" w:author="Dragomir, Mihai-Stefan" w:date="2017-02-21T09:56:00Z"/>
                <w:lang w:eastAsia="zh-CN"/>
              </w:rPr>
            </w:pPr>
            <w:ins w:id="5947" w:author="Dragomir, Mihai-Stefan" w:date="2017-02-21T09:56:00Z">
              <w:r w:rsidRPr="006E70F4">
                <w:rPr>
                  <w:lang w:eastAsia="zh-CN"/>
                </w:rPr>
                <w:t>EM generated event – Manual Scaling</w:t>
              </w:r>
            </w:ins>
            <w:del w:id="5948" w:author="Dragomir, Mihai-Stefan" w:date="2017-02-21T09:56:00Z">
              <w:r w:rsidR="008F359C" w:rsidDel="006E70F4">
                <w:rPr>
                  <w:lang w:eastAsia="zh-CN"/>
                </w:rPr>
                <w:delText>- command to the VNFM</w:delText>
              </w:r>
            </w:del>
          </w:p>
          <w:p w:rsidR="008F359C" w:rsidDel="006E70F4" w:rsidRDefault="008F359C" w:rsidP="008F359C">
            <w:pPr>
              <w:pStyle w:val="TestCaseInfo"/>
              <w:rPr>
                <w:del w:id="5949" w:author="Dragomir, Mihai-Stefan" w:date="2017-02-21T09:56:00Z"/>
                <w:lang w:eastAsia="zh-CN"/>
              </w:rPr>
            </w:pPr>
            <w:del w:id="5950" w:author="Dragomir, Mihai-Stefan" w:date="2017-02-21T09:56:00Z">
              <w:r w:rsidDel="006E70F4">
                <w:rPr>
                  <w:lang w:eastAsia="zh-CN"/>
                </w:rPr>
                <w:delText>- trigger from VIM by previous registration caused by higher traffic load over a longer period of time</w:delText>
              </w:r>
            </w:del>
          </w:p>
          <w:p w:rsidR="008F359C" w:rsidDel="006E70F4" w:rsidRDefault="008F359C" w:rsidP="008F359C">
            <w:pPr>
              <w:pStyle w:val="TestCaseInfo"/>
              <w:rPr>
                <w:del w:id="5951" w:author="Dragomir, Mihai-Stefan" w:date="2017-02-21T09:56:00Z"/>
                <w:lang w:eastAsia="zh-CN"/>
              </w:rPr>
            </w:pPr>
            <w:del w:id="5952" w:author="Dragomir, Mihai-Stefan" w:date="2017-02-21T09:56:00Z">
              <w:r w:rsidDel="006E70F4">
                <w:rPr>
                  <w:lang w:eastAsia="zh-CN"/>
                </w:rPr>
                <w:delText>- triggered by EM</w:delText>
              </w:r>
            </w:del>
          </w:p>
          <w:p w:rsidR="00753D2D" w:rsidRDefault="008F359C">
            <w:pPr>
              <w:pStyle w:val="TestCaseInfo"/>
              <w:numPr>
                <w:ilvl w:val="0"/>
                <w:numId w:val="217"/>
              </w:numPr>
              <w:rPr>
                <w:lang w:eastAsia="zh-CN"/>
              </w:rPr>
              <w:pPrChange w:id="5953" w:author="Dragomir, Mihai-Stefan" w:date="2017-02-21T09:56:00Z">
                <w:pPr>
                  <w:pStyle w:val="TestCaseInfo"/>
                </w:pPr>
              </w:pPrChange>
            </w:pPr>
            <w:del w:id="5954" w:author="Dragomir, Mihai-Stefan" w:date="2017-02-21T09:56:00Z">
              <w:r w:rsidDel="006E70F4">
                <w:rPr>
                  <w:lang w:eastAsia="zh-CN"/>
                </w:rPr>
                <w:delText>- triggered by VNF</w:delText>
              </w:r>
            </w:del>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Pr="00093574" w:rsidRDefault="00753D2D" w:rsidP="00C82C0F">
            <w:pPr>
              <w:pStyle w:val="TestCaseInfo"/>
              <w:numPr>
                <w:ilvl w:val="0"/>
                <w:numId w:val="170"/>
              </w:numPr>
            </w:pPr>
            <w:r w:rsidRPr="00093574">
              <w:t>Instantiate VNF</w:t>
            </w:r>
          </w:p>
          <w:p w:rsidR="00C82C0F" w:rsidRDefault="00C82C0F" w:rsidP="00C82C0F">
            <w:pPr>
              <w:pStyle w:val="TestCaseInfo"/>
              <w:numPr>
                <w:ilvl w:val="0"/>
                <w:numId w:val="170"/>
              </w:numPr>
              <w:rPr>
                <w:ins w:id="5955" w:author="Seggelke, Klaus" w:date="2017-03-14T17:00:00Z"/>
              </w:rPr>
            </w:pPr>
            <w:ins w:id="5956" w:author="Seggelke, Klaus" w:date="2017-03-14T17:00:00Z">
              <w:r w:rsidRPr="00074BEF">
                <w:t>Validate VNF instantiation state is INSTANTIATED and VNF state is STARTED (--&gt; time stamp when correct state reached)</w:t>
              </w:r>
            </w:ins>
          </w:p>
          <w:p w:rsidR="00753D2D" w:rsidRPr="00093574" w:rsidDel="00C82C0F" w:rsidRDefault="00753D2D" w:rsidP="00C82C0F">
            <w:pPr>
              <w:pStyle w:val="TestCaseInfo"/>
              <w:numPr>
                <w:ilvl w:val="0"/>
                <w:numId w:val="170"/>
              </w:numPr>
              <w:rPr>
                <w:del w:id="5957" w:author="Seggelke, Klaus" w:date="2017-03-14T17:00:00Z"/>
              </w:rPr>
            </w:pPr>
            <w:del w:id="5958" w:author="Seggelke, Klaus" w:date="2017-03-14T17:00:00Z">
              <w:r w:rsidRPr="00093574" w:rsidDel="00C82C0F">
                <w:delText>Validate VNF state is Inactive</w:delText>
              </w:r>
            </w:del>
          </w:p>
          <w:p w:rsidR="00753D2D" w:rsidRPr="00093574" w:rsidDel="00C82C0F" w:rsidRDefault="00753D2D" w:rsidP="00C82C0F">
            <w:pPr>
              <w:pStyle w:val="TestCaseInfo"/>
              <w:numPr>
                <w:ilvl w:val="0"/>
                <w:numId w:val="170"/>
              </w:numPr>
              <w:rPr>
                <w:del w:id="5959" w:author="Seggelke, Klaus" w:date="2017-03-14T17:00:00Z"/>
              </w:rPr>
            </w:pPr>
            <w:del w:id="5960" w:author="Seggelke, Klaus" w:date="2017-03-14T17:00:00Z">
              <w:r w:rsidRPr="00093574" w:rsidDel="00C82C0F">
                <w:delText>Start VNF</w:delText>
              </w:r>
            </w:del>
          </w:p>
          <w:p w:rsidR="00753D2D" w:rsidRPr="00093574" w:rsidDel="00C82C0F" w:rsidRDefault="00753D2D" w:rsidP="00C82C0F">
            <w:pPr>
              <w:pStyle w:val="TestCaseInfo"/>
              <w:numPr>
                <w:ilvl w:val="0"/>
                <w:numId w:val="170"/>
              </w:numPr>
              <w:rPr>
                <w:del w:id="5961" w:author="Seggelke, Klaus" w:date="2017-03-14T17:00:00Z"/>
              </w:rPr>
            </w:pPr>
            <w:del w:id="5962" w:author="Seggelke, Klaus" w:date="2017-03-14T17:00:00Z">
              <w:r w:rsidRPr="00093574" w:rsidDel="00C82C0F">
                <w:delText>Validate VNF state is Active</w:delText>
              </w:r>
            </w:del>
          </w:p>
          <w:p w:rsidR="00753D2D" w:rsidRPr="00093574" w:rsidRDefault="00753D2D" w:rsidP="00C82C0F">
            <w:pPr>
              <w:pStyle w:val="TestCaseInfo"/>
              <w:numPr>
                <w:ilvl w:val="0"/>
                <w:numId w:val="170"/>
              </w:numPr>
            </w:pPr>
            <w:r w:rsidRPr="00093574">
              <w:t>Generate low traffic load</w:t>
            </w:r>
          </w:p>
          <w:p w:rsidR="00753D2D" w:rsidRPr="00093574" w:rsidRDefault="00753D2D" w:rsidP="00C82C0F">
            <w:pPr>
              <w:pStyle w:val="TestCaseInfo"/>
              <w:numPr>
                <w:ilvl w:val="0"/>
                <w:numId w:val="170"/>
              </w:numPr>
            </w:pPr>
            <w:r w:rsidRPr="00093574">
              <w:t>Validate that traffic flows through without issues (--&gt; no dropped packets)</w:t>
            </w:r>
          </w:p>
          <w:p w:rsidR="00753D2D" w:rsidRPr="00093574" w:rsidRDefault="00753D2D" w:rsidP="00C82C0F">
            <w:pPr>
              <w:pStyle w:val="TestCaseInfo"/>
              <w:numPr>
                <w:ilvl w:val="0"/>
                <w:numId w:val="170"/>
              </w:numPr>
            </w:pPr>
            <w:r w:rsidRPr="00093574">
              <w:t>Trigger a resize of the NFV resources and generate more traffic to validate the higher capacity</w:t>
            </w:r>
            <w:r>
              <w:t xml:space="preserve"> or cause the trigger</w:t>
            </w:r>
          </w:p>
          <w:p w:rsidR="00753D2D" w:rsidRPr="00093574" w:rsidRDefault="00753D2D" w:rsidP="00C82C0F">
            <w:pPr>
              <w:pStyle w:val="TestCaseInfo"/>
              <w:numPr>
                <w:ilvl w:val="0"/>
                <w:numId w:val="170"/>
              </w:numPr>
            </w:pPr>
            <w:r w:rsidRPr="00093574">
              <w:t>Validate VNF has resized</w:t>
            </w:r>
            <w:r w:rsidR="000039FF">
              <w:t xml:space="preserve"> by adding VNFCs</w:t>
            </w:r>
            <w:r w:rsidRPr="00093574">
              <w:t>, has higher capacity and determine the service disruption</w:t>
            </w:r>
          </w:p>
          <w:p w:rsidR="00753D2D" w:rsidRPr="00093574" w:rsidRDefault="00753D2D" w:rsidP="00C82C0F">
            <w:pPr>
              <w:pStyle w:val="TestCaseInfo"/>
              <w:numPr>
                <w:ilvl w:val="0"/>
                <w:numId w:val="170"/>
              </w:numPr>
            </w:pPr>
            <w:r w:rsidRPr="00093574">
              <w:t>Stop traffic</w:t>
            </w:r>
          </w:p>
          <w:p w:rsidR="00753D2D" w:rsidRPr="00093574" w:rsidRDefault="00753D2D" w:rsidP="00C82C0F">
            <w:pPr>
              <w:pStyle w:val="TestCaseInfo"/>
              <w:numPr>
                <w:ilvl w:val="0"/>
                <w:numId w:val="170"/>
              </w:numPr>
            </w:pPr>
            <w:r w:rsidRPr="00093574">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6E70F4">
            <w:pPr>
              <w:pStyle w:val="TestCaseInfo"/>
              <w:numPr>
                <w:ilvl w:val="0"/>
                <w:numId w:val="101"/>
              </w:numPr>
            </w:pPr>
            <w:r>
              <w:lastRenderedPageBreak/>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In case scale-</w:t>
            </w:r>
            <w:r w:rsidR="000039FF">
              <w:t>out</w:t>
            </w:r>
            <w:r>
              <w:t xml:space="preserve"> the VNF add</w:t>
            </w:r>
            <w:r w:rsidR="000039FF">
              <w:t>s</w:t>
            </w:r>
            <w:r>
              <w:t xml:space="preserve"> new VNFCs.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5963" w:author="Dragomir, Mihai-Stefan" w:date="2017-02-21T09:56:00Z"/>
                <w:lang w:eastAsia="zh-CN"/>
              </w:rPr>
            </w:pPr>
            <w:ins w:id="5964"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965" w:author="Dragomir, Mihai-Stefan" w:date="2017-02-21T09:56:00Z"/>
                <w:lang w:eastAsia="zh-CN"/>
              </w:rPr>
            </w:pPr>
            <w:ins w:id="5966"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967" w:author="Dragomir, Mihai-Stefan" w:date="2017-02-21T09:56:00Z"/>
                <w:lang w:eastAsia="zh-CN"/>
              </w:rPr>
            </w:pPr>
            <w:ins w:id="5968"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5969" w:author="Dragomir, Mihai-Stefan" w:date="2017-02-21T09:56:00Z"/>
                <w:lang w:eastAsia="zh-CN"/>
              </w:rPr>
            </w:pPr>
            <w:ins w:id="5970"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971" w:author="Dragomir, Mihai-Stefan" w:date="2017-02-21T09:56:00Z"/>
                <w:lang w:eastAsia="zh-CN"/>
              </w:rPr>
            </w:pPr>
            <w:ins w:id="5972"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973" w:author="Dragomir, Mihai-Stefan" w:date="2017-02-21T09:56:00Z"/>
                <w:lang w:eastAsia="zh-CN"/>
              </w:rPr>
            </w:pPr>
            <w:ins w:id="5974" w:author="Dragomir, Mihai-Stefan" w:date="2017-02-21T09:56:00Z">
              <w:r w:rsidRPr="006E70F4">
                <w:rPr>
                  <w:lang w:eastAsia="zh-CN"/>
                </w:rPr>
                <w:t>VNF generated event - Manual Scaling</w:t>
              </w:r>
            </w:ins>
          </w:p>
          <w:p w:rsidR="00753D2D" w:rsidDel="006E70F4" w:rsidRDefault="006E70F4" w:rsidP="006E70F4">
            <w:pPr>
              <w:pStyle w:val="TestCaseInfo"/>
              <w:numPr>
                <w:ilvl w:val="0"/>
                <w:numId w:val="101"/>
              </w:numPr>
              <w:rPr>
                <w:del w:id="5975" w:author="Dragomir, Mihai-Stefan" w:date="2017-02-21T09:56:00Z"/>
                <w:lang w:eastAsia="zh-CN"/>
              </w:rPr>
            </w:pPr>
            <w:ins w:id="5976" w:author="Dragomir, Mihai-Stefan" w:date="2017-02-21T09:56:00Z">
              <w:r w:rsidRPr="006E70F4">
                <w:rPr>
                  <w:lang w:eastAsia="zh-CN"/>
                </w:rPr>
                <w:t>EM generated event – Manual Scaling</w:t>
              </w:r>
            </w:ins>
            <w:del w:id="5977" w:author="Dragomir, Mihai-Stefan" w:date="2017-02-21T09:56:00Z">
              <w:r w:rsidR="00753D2D" w:rsidDel="006E70F4">
                <w:rPr>
                  <w:lang w:eastAsia="zh-CN"/>
                </w:rPr>
                <w:delText>command to the VNFM</w:delText>
              </w:r>
            </w:del>
          </w:p>
          <w:p w:rsidR="00753D2D" w:rsidDel="006E70F4" w:rsidRDefault="00753D2D" w:rsidP="006E70F4">
            <w:pPr>
              <w:pStyle w:val="TestCaseInfo"/>
              <w:numPr>
                <w:ilvl w:val="0"/>
                <w:numId w:val="101"/>
              </w:numPr>
              <w:rPr>
                <w:del w:id="5978" w:author="Dragomir, Mihai-Stefan" w:date="2017-02-21T09:56:00Z"/>
                <w:lang w:eastAsia="zh-CN"/>
              </w:rPr>
            </w:pPr>
            <w:del w:id="5979" w:author="Dragomir, Mihai-Stefan" w:date="2017-02-21T09:56: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5980" w:author="Dragomir, Mihai-Stefan" w:date="2017-02-21T09:56:00Z"/>
                <w:lang w:eastAsia="zh-CN"/>
              </w:rPr>
            </w:pPr>
            <w:del w:id="5981" w:author="Dragomir, Mihai-Stefan" w:date="2017-02-21T09:56:00Z">
              <w:r w:rsidDel="006E70F4">
                <w:rPr>
                  <w:lang w:eastAsia="zh-CN"/>
                </w:rPr>
                <w:delText>triggered by EM</w:delText>
              </w:r>
            </w:del>
          </w:p>
          <w:p w:rsidR="00753D2D" w:rsidRDefault="00753D2D" w:rsidP="006E70F4">
            <w:pPr>
              <w:pStyle w:val="TestCaseInfo"/>
              <w:numPr>
                <w:ilvl w:val="0"/>
                <w:numId w:val="101"/>
              </w:numPr>
              <w:rPr>
                <w:lang w:eastAsia="zh-CN"/>
              </w:rPr>
            </w:pPr>
            <w:del w:id="5982" w:author="Dragomir, Mihai-Stefan" w:date="2017-02-21T09:56: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5983" w:name="_Toc477275293"/>
            <w:r>
              <w:t>TC.VNF.SCALE.OUT.002</w:t>
            </w:r>
            <w:r>
              <w:tab/>
            </w:r>
            <w:r w:rsidR="000039FF">
              <w:t>Max scale-out</w:t>
            </w:r>
            <w:r w:rsidR="00753D2D" w:rsidRPr="00093574">
              <w:t xml:space="preserve"> VNF instance</w:t>
            </w:r>
            <w:bookmarkEnd w:id="5983"/>
          </w:p>
        </w:tc>
      </w:tr>
      <w:tr w:rsidR="00753D2D" w:rsidTr="008F359C">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w:t>
            </w:r>
            <w:r w:rsidR="00A45455">
              <w:rPr>
                <w:lang w:eastAsia="zh-CN"/>
              </w:rPr>
              <w:t>by adding</w:t>
            </w:r>
            <w:r>
              <w:rPr>
                <w:lang w:eastAsia="zh-CN"/>
              </w:rPr>
              <w:t xml:space="preserve"> more VNFCs. </w:t>
            </w:r>
            <w:r w:rsidR="00A45455">
              <w:rPr>
                <w:lang w:eastAsia="zh-CN"/>
              </w:rPr>
              <w:t>T</w:t>
            </w:r>
            <w:r>
              <w:rPr>
                <w:lang w:eastAsia="zh-CN"/>
              </w:rPr>
              <w:t>he EM may require to configure the V</w:t>
            </w:r>
            <w:r w:rsidR="00A45455">
              <w:rPr>
                <w:lang w:eastAsia="zh-CN"/>
              </w:rPr>
              <w:t>NFCs</w:t>
            </w:r>
            <w:r>
              <w:rPr>
                <w:lang w:eastAsia="zh-CN"/>
              </w:rPr>
              <w:t>. Therefore</w:t>
            </w:r>
            <w:r w:rsidR="00A45455">
              <w:rPr>
                <w:lang w:eastAsia="zh-CN"/>
              </w:rPr>
              <w:t>,</w:t>
            </w:r>
            <w:r>
              <w:rPr>
                <w:lang w:eastAsia="zh-CN"/>
              </w:rPr>
              <w:t xml:space="preserve"> traffic should be generated to validate that the VNFCs can process packets correctly. The trigger for this event to occur could be by different options:</w:t>
            </w:r>
          </w:p>
          <w:p w:rsidR="006E70F4" w:rsidRDefault="006E70F4" w:rsidP="006E70F4">
            <w:pPr>
              <w:pStyle w:val="TestCaseInfo"/>
              <w:numPr>
                <w:ilvl w:val="0"/>
                <w:numId w:val="101"/>
              </w:numPr>
              <w:rPr>
                <w:ins w:id="5984" w:author="Dragomir, Mihai-Stefan" w:date="2017-02-21T09:56:00Z"/>
                <w:lang w:eastAsia="zh-CN"/>
              </w:rPr>
            </w:pPr>
            <w:ins w:id="5985" w:author="Dragomir, Mihai-Stefan" w:date="2017-02-21T09:56: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5986" w:author="Dragomir, Mihai-Stefan" w:date="2017-02-21T09:56:00Z"/>
                <w:lang w:eastAsia="zh-CN"/>
              </w:rPr>
            </w:pPr>
            <w:ins w:id="5987" w:author="Dragomir, Mihai-Stefan" w:date="2017-02-21T09:56: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5988" w:author="Dragomir, Mihai-Stefan" w:date="2017-02-21T09:56:00Z"/>
                <w:lang w:eastAsia="zh-CN"/>
              </w:rPr>
            </w:pPr>
            <w:ins w:id="5989" w:author="Dragomir, Mihai-Stefan" w:date="2017-02-21T09:56:00Z">
              <w:r w:rsidRPr="006E70F4">
                <w:rPr>
                  <w:lang w:eastAsia="zh-CN"/>
                </w:rPr>
                <w:t>VIM generated event – On-demand Scaling</w:t>
              </w:r>
            </w:ins>
          </w:p>
          <w:p w:rsidR="006E70F4" w:rsidRDefault="006E70F4" w:rsidP="006E70F4">
            <w:pPr>
              <w:pStyle w:val="TestCaseInfo"/>
              <w:numPr>
                <w:ilvl w:val="0"/>
                <w:numId w:val="101"/>
              </w:numPr>
              <w:rPr>
                <w:ins w:id="5990" w:author="Dragomir, Mihai-Stefan" w:date="2017-02-21T09:56:00Z"/>
                <w:lang w:eastAsia="zh-CN"/>
              </w:rPr>
            </w:pPr>
            <w:ins w:id="5991" w:author="Dragomir, Mihai-Stefan" w:date="2017-02-21T09:56: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5992" w:author="Dragomir, Mihai-Stefan" w:date="2017-02-21T09:56:00Z"/>
                <w:lang w:eastAsia="zh-CN"/>
              </w:rPr>
            </w:pPr>
            <w:ins w:id="5993" w:author="Dragomir, Mihai-Stefan" w:date="2017-02-21T09:56: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5994" w:author="Dragomir, Mihai-Stefan" w:date="2017-02-21T09:56:00Z"/>
                <w:lang w:eastAsia="zh-CN"/>
              </w:rPr>
            </w:pPr>
            <w:ins w:id="5995" w:author="Dragomir, Mihai-Stefan" w:date="2017-02-21T09:56:00Z">
              <w:r w:rsidRPr="006E70F4">
                <w:rPr>
                  <w:lang w:eastAsia="zh-CN"/>
                </w:rPr>
                <w:t>VNF generated event - Manual Scaling</w:t>
              </w:r>
            </w:ins>
          </w:p>
          <w:p w:rsidR="008F359C" w:rsidDel="006E70F4" w:rsidRDefault="006E70F4" w:rsidP="006E70F4">
            <w:pPr>
              <w:pStyle w:val="TestCaseInfo"/>
              <w:numPr>
                <w:ilvl w:val="0"/>
                <w:numId w:val="101"/>
              </w:numPr>
              <w:rPr>
                <w:del w:id="5996" w:author="Dragomir, Mihai-Stefan" w:date="2017-02-21T09:56:00Z"/>
                <w:lang w:eastAsia="zh-CN"/>
              </w:rPr>
            </w:pPr>
            <w:ins w:id="5997" w:author="Dragomir, Mihai-Stefan" w:date="2017-02-21T09:56:00Z">
              <w:r w:rsidRPr="006E70F4">
                <w:rPr>
                  <w:lang w:eastAsia="zh-CN"/>
                </w:rPr>
                <w:t>EM generated event – Manual Scaling</w:t>
              </w:r>
            </w:ins>
            <w:del w:id="5998" w:author="Dragomir, Mihai-Stefan" w:date="2017-02-21T09:56:00Z">
              <w:r w:rsidR="008F359C" w:rsidDel="006E70F4">
                <w:rPr>
                  <w:lang w:eastAsia="zh-CN"/>
                </w:rPr>
                <w:delText>command to the VNFM</w:delText>
              </w:r>
            </w:del>
          </w:p>
          <w:p w:rsidR="008F359C" w:rsidDel="006E70F4" w:rsidRDefault="008F359C" w:rsidP="006E70F4">
            <w:pPr>
              <w:pStyle w:val="TestCaseInfo"/>
              <w:numPr>
                <w:ilvl w:val="0"/>
                <w:numId w:val="101"/>
              </w:numPr>
              <w:rPr>
                <w:del w:id="5999" w:author="Dragomir, Mihai-Stefan" w:date="2017-02-21T09:56:00Z"/>
                <w:lang w:eastAsia="zh-CN"/>
              </w:rPr>
            </w:pPr>
            <w:del w:id="6000" w:author="Dragomir, Mihai-Stefan" w:date="2017-02-21T09:56:00Z">
              <w:r w:rsidDel="006E70F4">
                <w:rPr>
                  <w:lang w:eastAsia="zh-CN"/>
                </w:rPr>
                <w:delText>higher traffic load over a longer period of time</w:delText>
              </w:r>
            </w:del>
          </w:p>
          <w:p w:rsidR="008F359C" w:rsidDel="006E70F4" w:rsidRDefault="008F359C" w:rsidP="006E70F4">
            <w:pPr>
              <w:pStyle w:val="TestCaseInfo"/>
              <w:numPr>
                <w:ilvl w:val="0"/>
                <w:numId w:val="101"/>
              </w:numPr>
              <w:rPr>
                <w:del w:id="6001" w:author="Dragomir, Mihai-Stefan" w:date="2017-02-21T09:56:00Z"/>
                <w:lang w:eastAsia="zh-CN"/>
              </w:rPr>
            </w:pPr>
            <w:del w:id="6002" w:author="Dragomir, Mihai-Stefan" w:date="2017-02-21T09:56:00Z">
              <w:r w:rsidDel="006E70F4">
                <w:rPr>
                  <w:lang w:eastAsia="zh-CN"/>
                </w:rPr>
                <w:delText>triggered by EM</w:delText>
              </w:r>
            </w:del>
          </w:p>
          <w:p w:rsidR="00753D2D" w:rsidRDefault="008F359C" w:rsidP="006E70F4">
            <w:pPr>
              <w:pStyle w:val="TestCaseInfo"/>
              <w:numPr>
                <w:ilvl w:val="0"/>
                <w:numId w:val="101"/>
              </w:numPr>
              <w:rPr>
                <w:lang w:eastAsia="zh-CN"/>
              </w:rPr>
            </w:pPr>
            <w:del w:id="6003" w:author="Dragomir, Mihai-Stefan" w:date="2017-02-21T09:56:00Z">
              <w:r w:rsidDel="006E70F4">
                <w:rPr>
                  <w:lang w:eastAsia="zh-CN"/>
                </w:rPr>
                <w:delText>triggered by VNF</w:delText>
              </w:r>
            </w:del>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C82C0F">
            <w:pPr>
              <w:pStyle w:val="TestCaseInfo"/>
              <w:numPr>
                <w:ilvl w:val="0"/>
                <w:numId w:val="171"/>
              </w:numPr>
            </w:pPr>
            <w:r>
              <w:t>Instantiate VNF</w:t>
            </w:r>
          </w:p>
          <w:p w:rsidR="00C82C0F" w:rsidRDefault="00C82C0F" w:rsidP="00C82C0F">
            <w:pPr>
              <w:pStyle w:val="TestCaseInfo"/>
              <w:numPr>
                <w:ilvl w:val="0"/>
                <w:numId w:val="171"/>
              </w:numPr>
              <w:rPr>
                <w:ins w:id="6004" w:author="Seggelke, Klaus" w:date="2017-03-14T17:00:00Z"/>
              </w:rPr>
            </w:pPr>
            <w:ins w:id="6005" w:author="Seggelke, Klaus" w:date="2017-03-14T17:00:00Z">
              <w:r w:rsidRPr="00074BEF">
                <w:t>Validate VNF instantiation state is INSTANTIATED and VNF state is STARTED (--&gt; time stamp when correct state reached)</w:t>
              </w:r>
            </w:ins>
          </w:p>
          <w:p w:rsidR="00753D2D" w:rsidDel="00C82C0F" w:rsidRDefault="00753D2D" w:rsidP="00C82C0F">
            <w:pPr>
              <w:pStyle w:val="TestCaseInfo"/>
              <w:numPr>
                <w:ilvl w:val="0"/>
                <w:numId w:val="171"/>
              </w:numPr>
              <w:rPr>
                <w:del w:id="6006" w:author="Seggelke, Klaus" w:date="2017-03-14T17:00:00Z"/>
              </w:rPr>
            </w:pPr>
            <w:del w:id="6007" w:author="Seggelke, Klaus" w:date="2017-03-14T17:00:00Z">
              <w:r w:rsidDel="00C82C0F">
                <w:delText>Validate VNF state is Inactive</w:delText>
              </w:r>
            </w:del>
          </w:p>
          <w:p w:rsidR="00753D2D" w:rsidDel="00C82C0F" w:rsidRDefault="00753D2D" w:rsidP="00C82C0F">
            <w:pPr>
              <w:pStyle w:val="TestCaseInfo"/>
              <w:numPr>
                <w:ilvl w:val="0"/>
                <w:numId w:val="171"/>
              </w:numPr>
              <w:rPr>
                <w:del w:id="6008" w:author="Seggelke, Klaus" w:date="2017-03-14T17:00:00Z"/>
              </w:rPr>
            </w:pPr>
            <w:del w:id="6009" w:author="Seggelke, Klaus" w:date="2017-03-14T17:00:00Z">
              <w:r w:rsidDel="00C82C0F">
                <w:delText>Start VNF</w:delText>
              </w:r>
            </w:del>
          </w:p>
          <w:p w:rsidR="00753D2D" w:rsidDel="00C82C0F" w:rsidRDefault="00753D2D" w:rsidP="00C82C0F">
            <w:pPr>
              <w:pStyle w:val="TestCaseInfo"/>
              <w:numPr>
                <w:ilvl w:val="0"/>
                <w:numId w:val="171"/>
              </w:numPr>
              <w:rPr>
                <w:del w:id="6010" w:author="Seggelke, Klaus" w:date="2017-03-14T17:00:00Z"/>
              </w:rPr>
            </w:pPr>
            <w:del w:id="6011" w:author="Seggelke, Klaus" w:date="2017-03-14T17:00:00Z">
              <w:r w:rsidDel="00C82C0F">
                <w:delText>Validate VNF state is Active</w:delText>
              </w:r>
            </w:del>
          </w:p>
          <w:p w:rsidR="00753D2D" w:rsidRDefault="00753D2D" w:rsidP="00C82C0F">
            <w:pPr>
              <w:pStyle w:val="TestCaseInfo"/>
              <w:numPr>
                <w:ilvl w:val="0"/>
                <w:numId w:val="171"/>
              </w:numPr>
            </w:pPr>
            <w:r>
              <w:t>Generate low traffic load</w:t>
            </w:r>
          </w:p>
          <w:p w:rsidR="00753D2D" w:rsidRDefault="00753D2D" w:rsidP="00C82C0F">
            <w:pPr>
              <w:pStyle w:val="TestCaseInfo"/>
              <w:numPr>
                <w:ilvl w:val="0"/>
                <w:numId w:val="171"/>
              </w:numPr>
            </w:pPr>
            <w:r>
              <w:t>Validate that traffic flows through without issues (--&gt; no dropped packets)</w:t>
            </w:r>
          </w:p>
          <w:p w:rsidR="00753D2D" w:rsidRDefault="00753D2D" w:rsidP="00C82C0F">
            <w:pPr>
              <w:pStyle w:val="TestCaseInfo"/>
              <w:numPr>
                <w:ilvl w:val="0"/>
                <w:numId w:val="171"/>
              </w:numPr>
            </w:pPr>
            <w:r>
              <w:t>Trigger a resize of the NFV resources to the maximum</w:t>
            </w:r>
          </w:p>
          <w:p w:rsidR="00753D2D" w:rsidRDefault="00753D2D" w:rsidP="00C82C0F">
            <w:pPr>
              <w:pStyle w:val="TestCaseInfo"/>
              <w:numPr>
                <w:ilvl w:val="0"/>
                <w:numId w:val="171"/>
              </w:numPr>
            </w:pPr>
            <w:r>
              <w:t>Validate VNF has resized to the max and has max capacity (e.g., generate higher traffic load)</w:t>
            </w:r>
            <w:r w:rsidR="00A45455">
              <w:t xml:space="preserve"> and added new VNFCs</w:t>
            </w:r>
          </w:p>
          <w:p w:rsidR="00753D2D" w:rsidRDefault="00753D2D" w:rsidP="00C82C0F">
            <w:pPr>
              <w:pStyle w:val="TestCaseInfo"/>
              <w:numPr>
                <w:ilvl w:val="0"/>
                <w:numId w:val="171"/>
              </w:numPr>
            </w:pPr>
            <w:r>
              <w:t>Determine the service disruption during the resizing to the max and the time it takes to complete it</w:t>
            </w:r>
          </w:p>
          <w:p w:rsidR="00753D2D" w:rsidRDefault="00753D2D" w:rsidP="00C82C0F">
            <w:pPr>
              <w:pStyle w:val="TestCaseInfo"/>
              <w:numPr>
                <w:ilvl w:val="0"/>
                <w:numId w:val="171"/>
              </w:numPr>
            </w:pPr>
            <w:r>
              <w:t>Stop traffic</w:t>
            </w:r>
          </w:p>
          <w:p w:rsidR="00753D2D" w:rsidRPr="00093574" w:rsidRDefault="00753D2D" w:rsidP="00C82C0F">
            <w:pPr>
              <w:pStyle w:val="TestCaseInfo"/>
              <w:numPr>
                <w:ilvl w:val="0"/>
                <w:numId w:val="171"/>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In case scale-</w:t>
            </w:r>
            <w:r w:rsidR="00A45455">
              <w:t>out</w:t>
            </w:r>
            <w:r>
              <w:t xml:space="preserve"> the VNF add</w:t>
            </w:r>
            <w:r w:rsidR="00A45455">
              <w:t>s</w:t>
            </w:r>
            <w:r>
              <w:t xml:space="preserve"> new VNFCs.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6012" w:author="Dragomir, Mihai-Stefan" w:date="2017-02-21T09:57:00Z"/>
                <w:lang w:eastAsia="zh-CN"/>
              </w:rPr>
            </w:pPr>
            <w:ins w:id="6013" w:author="Dragomir, Mihai-Stefan" w:date="2017-02-21T09:57: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6014" w:author="Dragomir, Mihai-Stefan" w:date="2017-02-21T09:57:00Z"/>
                <w:lang w:eastAsia="zh-CN"/>
              </w:rPr>
            </w:pPr>
            <w:ins w:id="6015" w:author="Dragomir, Mihai-Stefan" w:date="2017-02-21T09:57: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6016" w:author="Dragomir, Mihai-Stefan" w:date="2017-02-21T09:57:00Z"/>
                <w:lang w:eastAsia="zh-CN"/>
              </w:rPr>
            </w:pPr>
            <w:ins w:id="6017" w:author="Dragomir, Mihai-Stefan" w:date="2017-02-21T09:57:00Z">
              <w:r w:rsidRPr="006E70F4">
                <w:rPr>
                  <w:lang w:eastAsia="zh-CN"/>
                </w:rPr>
                <w:t>VIM generated event – On-demand Scaling</w:t>
              </w:r>
            </w:ins>
          </w:p>
          <w:p w:rsidR="006E70F4" w:rsidRDefault="006E70F4" w:rsidP="006E70F4">
            <w:pPr>
              <w:pStyle w:val="TestCaseInfo"/>
              <w:numPr>
                <w:ilvl w:val="0"/>
                <w:numId w:val="101"/>
              </w:numPr>
              <w:rPr>
                <w:ins w:id="6018" w:author="Dragomir, Mihai-Stefan" w:date="2017-02-21T09:57:00Z"/>
                <w:lang w:eastAsia="zh-CN"/>
              </w:rPr>
            </w:pPr>
            <w:ins w:id="6019"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6020" w:author="Dragomir, Mihai-Stefan" w:date="2017-02-21T09:57:00Z"/>
                <w:lang w:eastAsia="zh-CN"/>
              </w:rPr>
            </w:pPr>
            <w:ins w:id="6021" w:author="Dragomir, Mihai-Stefan" w:date="2017-02-21T09:57: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6022" w:author="Dragomir, Mihai-Stefan" w:date="2017-02-21T09:57:00Z"/>
                <w:lang w:eastAsia="zh-CN"/>
              </w:rPr>
            </w:pPr>
            <w:ins w:id="6023" w:author="Dragomir, Mihai-Stefan" w:date="2017-02-21T09:57:00Z">
              <w:r w:rsidRPr="006E70F4">
                <w:rPr>
                  <w:lang w:eastAsia="zh-CN"/>
                </w:rPr>
                <w:t>VNF generated event - Manual Scaling</w:t>
              </w:r>
            </w:ins>
          </w:p>
          <w:p w:rsidR="00753D2D" w:rsidDel="006E70F4" w:rsidRDefault="006E70F4" w:rsidP="006E70F4">
            <w:pPr>
              <w:pStyle w:val="TestCaseInfo"/>
              <w:numPr>
                <w:ilvl w:val="0"/>
                <w:numId w:val="101"/>
              </w:numPr>
              <w:rPr>
                <w:del w:id="6024" w:author="Dragomir, Mihai-Stefan" w:date="2017-02-21T09:57:00Z"/>
                <w:lang w:eastAsia="zh-CN"/>
              </w:rPr>
            </w:pPr>
            <w:ins w:id="6025" w:author="Dragomir, Mihai-Stefan" w:date="2017-02-21T09:57:00Z">
              <w:r w:rsidRPr="006E70F4">
                <w:rPr>
                  <w:lang w:eastAsia="zh-CN"/>
                </w:rPr>
                <w:t>EM generated event – Manual Scaling</w:t>
              </w:r>
            </w:ins>
            <w:del w:id="6026" w:author="Dragomir, Mihai-Stefan" w:date="2017-02-21T09:57:00Z">
              <w:r w:rsidR="00753D2D" w:rsidDel="006E70F4">
                <w:rPr>
                  <w:lang w:eastAsia="zh-CN"/>
                </w:rPr>
                <w:delText>command to the VNFM</w:delText>
              </w:r>
            </w:del>
          </w:p>
          <w:p w:rsidR="00753D2D" w:rsidDel="006E70F4" w:rsidRDefault="00753D2D" w:rsidP="006E70F4">
            <w:pPr>
              <w:pStyle w:val="TestCaseInfo"/>
              <w:numPr>
                <w:ilvl w:val="0"/>
                <w:numId w:val="101"/>
              </w:numPr>
              <w:rPr>
                <w:del w:id="6027" w:author="Dragomir, Mihai-Stefan" w:date="2017-02-21T09:57:00Z"/>
                <w:lang w:eastAsia="zh-CN"/>
              </w:rPr>
            </w:pPr>
            <w:del w:id="6028" w:author="Dragomir, Mihai-Stefan" w:date="2017-02-21T09:57: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6029" w:author="Dragomir, Mihai-Stefan" w:date="2017-02-21T09:57:00Z"/>
                <w:lang w:eastAsia="zh-CN"/>
              </w:rPr>
            </w:pPr>
            <w:del w:id="6030" w:author="Dragomir, Mihai-Stefan" w:date="2017-02-21T09:57:00Z">
              <w:r w:rsidDel="006E70F4">
                <w:rPr>
                  <w:lang w:eastAsia="zh-CN"/>
                </w:rPr>
                <w:delText>triggered by EM</w:delText>
              </w:r>
            </w:del>
          </w:p>
          <w:p w:rsidR="00753D2D" w:rsidRDefault="00753D2D" w:rsidP="006E70F4">
            <w:pPr>
              <w:pStyle w:val="TestCaseInfo"/>
              <w:numPr>
                <w:ilvl w:val="0"/>
                <w:numId w:val="101"/>
              </w:numPr>
              <w:rPr>
                <w:lang w:eastAsia="zh-CN"/>
              </w:rPr>
            </w:pPr>
            <w:del w:id="6031" w:author="Dragomir, Mihai-Stefan" w:date="2017-02-21T09:57: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A45455">
            <w:pPr>
              <w:pStyle w:val="TestCase"/>
            </w:pPr>
            <w:bookmarkStart w:id="6032" w:name="_Toc477275294"/>
            <w:r>
              <w:t>TC.VNF.SCALE.OUT.003</w:t>
            </w:r>
            <w:r>
              <w:tab/>
            </w:r>
            <w:r w:rsidR="00753D2D" w:rsidRPr="00487EA1">
              <w:t>Scale-</w:t>
            </w:r>
            <w:r w:rsidR="00A45455">
              <w:t>in</w:t>
            </w:r>
            <w:r w:rsidR="00753D2D" w:rsidRPr="00487EA1">
              <w:t xml:space="preserve"> VNF instance</w:t>
            </w:r>
            <w:bookmarkEnd w:id="6032"/>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753D2D">
            <w:pPr>
              <w:pStyle w:val="TestCaseInfo"/>
              <w:rPr>
                <w:lang w:eastAsia="zh-CN"/>
              </w:rPr>
            </w:pPr>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6E70F4" w:rsidRDefault="006E70F4" w:rsidP="006E70F4">
            <w:pPr>
              <w:pStyle w:val="TestCaseInfo"/>
              <w:numPr>
                <w:ilvl w:val="0"/>
                <w:numId w:val="214"/>
              </w:numPr>
              <w:rPr>
                <w:ins w:id="6033" w:author="Dragomir, Mihai-Stefan" w:date="2017-02-21T09:57:00Z"/>
                <w:lang w:eastAsia="zh-CN"/>
              </w:rPr>
            </w:pPr>
            <w:ins w:id="6034" w:author="Dragomir, Mihai-Stefan" w:date="2017-02-21T09:57: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6035" w:author="Dragomir, Mihai-Stefan" w:date="2017-02-21T09:57:00Z"/>
                <w:lang w:eastAsia="zh-CN"/>
              </w:rPr>
            </w:pPr>
            <w:ins w:id="6036" w:author="Dragomir, Mihai-Stefan" w:date="2017-02-21T09:57: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214"/>
              </w:numPr>
              <w:rPr>
                <w:ins w:id="6037" w:author="Dragomir, Mihai-Stefan" w:date="2017-02-21T09:57:00Z"/>
                <w:lang w:eastAsia="zh-CN"/>
              </w:rPr>
            </w:pPr>
            <w:ins w:id="6038" w:author="Dragomir, Mihai-Stefan" w:date="2017-02-21T09:57:00Z">
              <w:r w:rsidRPr="006E70F4">
                <w:rPr>
                  <w:lang w:eastAsia="zh-CN"/>
                </w:rPr>
                <w:t>VIM generated event – On-demand Scaling</w:t>
              </w:r>
            </w:ins>
          </w:p>
          <w:p w:rsidR="006E70F4" w:rsidRDefault="006E70F4" w:rsidP="006E70F4">
            <w:pPr>
              <w:pStyle w:val="TestCaseInfo"/>
              <w:numPr>
                <w:ilvl w:val="0"/>
                <w:numId w:val="214"/>
              </w:numPr>
              <w:rPr>
                <w:ins w:id="6039" w:author="Dragomir, Mihai-Stefan" w:date="2017-02-21T09:57:00Z"/>
                <w:lang w:eastAsia="zh-CN"/>
              </w:rPr>
            </w:pPr>
            <w:ins w:id="6040" w:author="Dragomir, Mihai-Stefan" w:date="2017-02-21T09:57:00Z">
              <w:r w:rsidRPr="006E70F4">
                <w:rPr>
                  <w:lang w:eastAsia="zh-CN"/>
                </w:rPr>
                <w:lastRenderedPageBreak/>
                <w:t>EM generated event – On-demand Scaling (e.g. EM receives information from the VNF and determines the need to auto scale)</w:t>
              </w:r>
            </w:ins>
          </w:p>
          <w:p w:rsidR="006E70F4" w:rsidRDefault="006E70F4" w:rsidP="006E70F4">
            <w:pPr>
              <w:pStyle w:val="TestCaseInfo"/>
              <w:numPr>
                <w:ilvl w:val="0"/>
                <w:numId w:val="214"/>
              </w:numPr>
              <w:rPr>
                <w:ins w:id="6041" w:author="Dragomir, Mihai-Stefan" w:date="2017-02-21T09:57:00Z"/>
                <w:lang w:eastAsia="zh-CN"/>
              </w:rPr>
            </w:pPr>
            <w:ins w:id="6042" w:author="Dragomir, Mihai-Stefan" w:date="2017-02-21T09:57: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6043" w:author="Dragomir, Mihai-Stefan" w:date="2017-02-21T09:57:00Z"/>
                <w:lang w:eastAsia="zh-CN"/>
              </w:rPr>
            </w:pPr>
            <w:ins w:id="6044" w:author="Dragomir, Mihai-Stefan" w:date="2017-02-21T09:57:00Z">
              <w:r w:rsidRPr="006E70F4">
                <w:rPr>
                  <w:lang w:eastAsia="zh-CN"/>
                </w:rPr>
                <w:t>VNF generated event - Manual Scaling</w:t>
              </w:r>
            </w:ins>
          </w:p>
          <w:p w:rsidR="00753D2D" w:rsidDel="006E70F4" w:rsidRDefault="006E70F4" w:rsidP="006E70F4">
            <w:pPr>
              <w:pStyle w:val="TestCaseInfo"/>
              <w:rPr>
                <w:del w:id="6045" w:author="Dragomir, Mihai-Stefan" w:date="2017-02-21T09:57:00Z"/>
                <w:lang w:eastAsia="zh-CN"/>
              </w:rPr>
            </w:pPr>
            <w:ins w:id="6046" w:author="Dragomir, Mihai-Stefan" w:date="2017-02-21T09:57:00Z">
              <w:r w:rsidRPr="006E70F4">
                <w:rPr>
                  <w:lang w:eastAsia="zh-CN"/>
                </w:rPr>
                <w:t>EM generated event – Manual Scaling</w:t>
              </w:r>
            </w:ins>
            <w:del w:id="6047" w:author="Dragomir, Mihai-Stefan" w:date="2017-02-21T09:57:00Z">
              <w:r w:rsidR="00753D2D" w:rsidDel="006E70F4">
                <w:rPr>
                  <w:lang w:eastAsia="zh-CN"/>
                </w:rPr>
                <w:delText>- command to the VNFM</w:delText>
              </w:r>
            </w:del>
          </w:p>
          <w:p w:rsidR="00753D2D" w:rsidDel="006E70F4" w:rsidRDefault="00753D2D" w:rsidP="00753D2D">
            <w:pPr>
              <w:pStyle w:val="TestCaseInfo"/>
              <w:rPr>
                <w:del w:id="6048" w:author="Dragomir, Mihai-Stefan" w:date="2017-02-21T09:57:00Z"/>
                <w:lang w:eastAsia="zh-CN"/>
              </w:rPr>
            </w:pPr>
            <w:del w:id="6049" w:author="Dragomir, Mihai-Stefan" w:date="2017-02-21T09:57:00Z">
              <w:r w:rsidDel="006E70F4">
                <w:rPr>
                  <w:lang w:eastAsia="zh-CN"/>
                </w:rPr>
                <w:delText>- trigger from VIM by previous registration caused by lower traffic load over a longer period of time</w:delText>
              </w:r>
            </w:del>
          </w:p>
          <w:p w:rsidR="00753D2D" w:rsidDel="006E70F4" w:rsidRDefault="00753D2D" w:rsidP="00753D2D">
            <w:pPr>
              <w:pStyle w:val="TestCaseInfo"/>
              <w:rPr>
                <w:del w:id="6050" w:author="Dragomir, Mihai-Stefan" w:date="2017-02-21T09:57:00Z"/>
                <w:lang w:eastAsia="zh-CN"/>
              </w:rPr>
            </w:pPr>
            <w:del w:id="6051" w:author="Dragomir, Mihai-Stefan" w:date="2017-02-21T09:57:00Z">
              <w:r w:rsidDel="006E70F4">
                <w:rPr>
                  <w:lang w:eastAsia="zh-CN"/>
                </w:rPr>
                <w:delText>- triggered by EM</w:delText>
              </w:r>
            </w:del>
          </w:p>
          <w:p w:rsidR="00753D2D" w:rsidRPr="00D67489" w:rsidRDefault="00753D2D">
            <w:pPr>
              <w:pStyle w:val="TestCaseInfo"/>
              <w:numPr>
                <w:ilvl w:val="0"/>
                <w:numId w:val="218"/>
              </w:numPr>
              <w:rPr>
                <w:lang w:eastAsia="zh-CN"/>
              </w:rPr>
              <w:pPrChange w:id="6052" w:author="Dragomir, Mihai-Stefan" w:date="2017-02-21T09:57:00Z">
                <w:pPr>
                  <w:pStyle w:val="TestCaseInfo"/>
                </w:pPr>
              </w:pPrChange>
            </w:pPr>
            <w:del w:id="6053" w:author="Dragomir, Mihai-Stefan" w:date="2017-02-21T09:57:00Z">
              <w:r w:rsidDel="006E70F4">
                <w:rPr>
                  <w:lang w:eastAsia="zh-CN"/>
                </w:rPr>
                <w:delText>- triggered by VNF</w:delText>
              </w:r>
            </w:del>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A45455">
            <w:pPr>
              <w:pStyle w:val="TestCaseInfo"/>
              <w:rPr>
                <w:lang w:eastAsia="zh-CN"/>
              </w:rPr>
            </w:pPr>
            <w:r>
              <w:rPr>
                <w:lang w:eastAsia="zh-CN"/>
              </w:rPr>
              <w:t xml:space="preserve">A VNF should have the capability to dynamically scale based on the required load. The scaling </w:t>
            </w:r>
            <w:r w:rsidR="00A45455">
              <w:rPr>
                <w:lang w:eastAsia="zh-CN"/>
              </w:rPr>
              <w:t>in</w:t>
            </w:r>
            <w:r>
              <w:rPr>
                <w:lang w:eastAsia="zh-CN"/>
              </w:rPr>
              <w:t xml:space="preserve"> to the lower performance is the objective of this test.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C82C0F">
            <w:pPr>
              <w:pStyle w:val="TestCaseInfo"/>
              <w:numPr>
                <w:ilvl w:val="0"/>
                <w:numId w:val="172"/>
              </w:numPr>
            </w:pPr>
            <w:r>
              <w:t>Instantiate VNF</w:t>
            </w:r>
          </w:p>
          <w:p w:rsidR="00C82C0F" w:rsidRDefault="00C82C0F" w:rsidP="00C82C0F">
            <w:pPr>
              <w:pStyle w:val="TestCaseInfo"/>
              <w:numPr>
                <w:ilvl w:val="0"/>
                <w:numId w:val="172"/>
              </w:numPr>
              <w:rPr>
                <w:ins w:id="6054" w:author="Seggelke, Klaus" w:date="2017-03-14T17:00:00Z"/>
              </w:rPr>
            </w:pPr>
            <w:ins w:id="6055" w:author="Seggelke, Klaus" w:date="2017-03-14T17:00:00Z">
              <w:r w:rsidRPr="00074BEF">
                <w:t>Validate VNF instantiation state is INSTANTIATED and VNF state is STARTED (--&gt; time stamp when correct state reached)</w:t>
              </w:r>
            </w:ins>
          </w:p>
          <w:p w:rsidR="00753D2D" w:rsidDel="00C82C0F" w:rsidRDefault="00753D2D" w:rsidP="00C82C0F">
            <w:pPr>
              <w:pStyle w:val="TestCaseInfo"/>
              <w:numPr>
                <w:ilvl w:val="0"/>
                <w:numId w:val="172"/>
              </w:numPr>
              <w:rPr>
                <w:del w:id="6056" w:author="Seggelke, Klaus" w:date="2017-03-14T17:00:00Z"/>
              </w:rPr>
            </w:pPr>
            <w:del w:id="6057" w:author="Seggelke, Klaus" w:date="2017-03-14T17:00:00Z">
              <w:r w:rsidDel="00C82C0F">
                <w:delText>Validate VNF state is Inactive</w:delText>
              </w:r>
            </w:del>
          </w:p>
          <w:p w:rsidR="00753D2D" w:rsidDel="00C82C0F" w:rsidRDefault="00753D2D" w:rsidP="00C82C0F">
            <w:pPr>
              <w:pStyle w:val="TestCaseInfo"/>
              <w:numPr>
                <w:ilvl w:val="0"/>
                <w:numId w:val="172"/>
              </w:numPr>
              <w:rPr>
                <w:del w:id="6058" w:author="Seggelke, Klaus" w:date="2017-03-14T17:00:00Z"/>
              </w:rPr>
            </w:pPr>
            <w:del w:id="6059" w:author="Seggelke, Klaus" w:date="2017-03-14T17:00:00Z">
              <w:r w:rsidDel="00C82C0F">
                <w:delText>Start VNF</w:delText>
              </w:r>
            </w:del>
          </w:p>
          <w:p w:rsidR="00753D2D" w:rsidDel="00C82C0F" w:rsidRDefault="00753D2D" w:rsidP="00C82C0F">
            <w:pPr>
              <w:pStyle w:val="TestCaseInfo"/>
              <w:numPr>
                <w:ilvl w:val="0"/>
                <w:numId w:val="172"/>
              </w:numPr>
              <w:rPr>
                <w:del w:id="6060" w:author="Seggelke, Klaus" w:date="2017-03-14T17:00:00Z"/>
              </w:rPr>
            </w:pPr>
            <w:del w:id="6061" w:author="Seggelke, Klaus" w:date="2017-03-14T17:00:00Z">
              <w:r w:rsidDel="00C82C0F">
                <w:delText>Validate VNF state is Active</w:delText>
              </w:r>
            </w:del>
          </w:p>
          <w:p w:rsidR="00753D2D" w:rsidRDefault="00753D2D" w:rsidP="00C82C0F">
            <w:pPr>
              <w:pStyle w:val="TestCaseInfo"/>
              <w:numPr>
                <w:ilvl w:val="0"/>
                <w:numId w:val="172"/>
              </w:numPr>
            </w:pPr>
            <w:r>
              <w:t>Generate low traffic load</w:t>
            </w:r>
          </w:p>
          <w:p w:rsidR="00753D2D" w:rsidRDefault="00753D2D" w:rsidP="00C82C0F">
            <w:pPr>
              <w:pStyle w:val="TestCaseInfo"/>
              <w:numPr>
                <w:ilvl w:val="0"/>
                <w:numId w:val="172"/>
              </w:numPr>
            </w:pPr>
            <w:r>
              <w:t>Validate that traffic flows through without issues (--&gt; no dropped packets)</w:t>
            </w:r>
          </w:p>
          <w:p w:rsidR="00753D2D" w:rsidRDefault="00753D2D" w:rsidP="00C82C0F">
            <w:pPr>
              <w:pStyle w:val="TestCaseInfo"/>
              <w:numPr>
                <w:ilvl w:val="0"/>
                <w:numId w:val="172"/>
              </w:numPr>
            </w:pPr>
            <w:r>
              <w:t>Trigger a resize of the NFV resources to the maximum</w:t>
            </w:r>
          </w:p>
          <w:p w:rsidR="00753D2D" w:rsidRDefault="00753D2D" w:rsidP="00C82C0F">
            <w:pPr>
              <w:pStyle w:val="TestCaseInfo"/>
              <w:numPr>
                <w:ilvl w:val="0"/>
                <w:numId w:val="172"/>
              </w:numPr>
            </w:pPr>
            <w:r>
              <w:t>Validate VNF has resized to the max</w:t>
            </w:r>
          </w:p>
          <w:p w:rsidR="00753D2D" w:rsidRDefault="00753D2D" w:rsidP="00C82C0F">
            <w:pPr>
              <w:pStyle w:val="TestCaseInfo"/>
              <w:numPr>
                <w:ilvl w:val="0"/>
                <w:numId w:val="172"/>
              </w:numPr>
            </w:pPr>
            <w:r>
              <w:t>Determine if and length of service disruption</w:t>
            </w:r>
          </w:p>
          <w:p w:rsidR="00753D2D" w:rsidRDefault="00753D2D" w:rsidP="00C82C0F">
            <w:pPr>
              <w:pStyle w:val="TestCaseInfo"/>
              <w:numPr>
                <w:ilvl w:val="0"/>
                <w:numId w:val="172"/>
              </w:numPr>
            </w:pPr>
            <w:r>
              <w:t>Generate max traffic load</w:t>
            </w:r>
          </w:p>
          <w:p w:rsidR="00753D2D" w:rsidRDefault="00753D2D" w:rsidP="00C82C0F">
            <w:pPr>
              <w:pStyle w:val="TestCaseInfo"/>
              <w:numPr>
                <w:ilvl w:val="0"/>
                <w:numId w:val="172"/>
              </w:numPr>
            </w:pPr>
            <w:r>
              <w:t>Validate max capacity without traffic loss</w:t>
            </w:r>
          </w:p>
          <w:p w:rsidR="00753D2D" w:rsidRDefault="00753D2D" w:rsidP="00C82C0F">
            <w:pPr>
              <w:pStyle w:val="TestCaseInfo"/>
              <w:numPr>
                <w:ilvl w:val="0"/>
                <w:numId w:val="172"/>
              </w:numPr>
            </w:pPr>
            <w:r>
              <w:t>Trigger the downsize of the VNF</w:t>
            </w:r>
          </w:p>
          <w:p w:rsidR="00753D2D" w:rsidRDefault="00753D2D" w:rsidP="00C82C0F">
            <w:pPr>
              <w:pStyle w:val="TestCaseInfo"/>
              <w:numPr>
                <w:ilvl w:val="0"/>
                <w:numId w:val="172"/>
              </w:numPr>
            </w:pPr>
            <w:r>
              <w:t>Validate VNF has released the resources</w:t>
            </w:r>
            <w:r w:rsidR="00A45455">
              <w:t xml:space="preserve"> and decreased the VNFCs</w:t>
            </w:r>
          </w:p>
          <w:p w:rsidR="00753D2D" w:rsidRDefault="00753D2D" w:rsidP="00C82C0F">
            <w:pPr>
              <w:pStyle w:val="TestCaseInfo"/>
              <w:numPr>
                <w:ilvl w:val="0"/>
                <w:numId w:val="172"/>
              </w:numPr>
            </w:pPr>
            <w:r>
              <w:t>Validate traffic drop occurs</w:t>
            </w:r>
          </w:p>
          <w:p w:rsidR="00753D2D" w:rsidRDefault="00753D2D" w:rsidP="00C82C0F">
            <w:pPr>
              <w:pStyle w:val="TestCaseInfo"/>
              <w:numPr>
                <w:ilvl w:val="0"/>
                <w:numId w:val="172"/>
              </w:numPr>
            </w:pPr>
            <w:r>
              <w:t>Reduce traffic load to level that the downsized VNF should process</w:t>
            </w:r>
          </w:p>
          <w:p w:rsidR="00753D2D" w:rsidRDefault="00753D2D" w:rsidP="00C82C0F">
            <w:pPr>
              <w:pStyle w:val="TestCaseInfo"/>
              <w:numPr>
                <w:ilvl w:val="0"/>
                <w:numId w:val="172"/>
              </w:numPr>
            </w:pPr>
            <w:r>
              <w:t>Validate traffic flows through without issues (</w:t>
            </w:r>
            <w:r>
              <w:sym w:font="Wingdings" w:char="F0E0"/>
            </w:r>
            <w:r>
              <w:t xml:space="preserve"> no dropped packets)</w:t>
            </w:r>
          </w:p>
          <w:p w:rsidR="00753D2D" w:rsidRDefault="00753D2D" w:rsidP="00C82C0F">
            <w:pPr>
              <w:pStyle w:val="TestCaseInfo"/>
              <w:numPr>
                <w:ilvl w:val="0"/>
                <w:numId w:val="172"/>
              </w:numPr>
            </w:pPr>
            <w:r>
              <w:t>Stop traffic</w:t>
            </w:r>
          </w:p>
          <w:p w:rsidR="00753D2D" w:rsidRPr="00093574" w:rsidRDefault="00753D2D" w:rsidP="00C82C0F">
            <w:pPr>
              <w:pStyle w:val="TestCaseInfo"/>
              <w:numPr>
                <w:ilvl w:val="0"/>
                <w:numId w:val="172"/>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down:</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A45455" w:rsidRDefault="00753D2D" w:rsidP="00753D2D">
            <w:pPr>
              <w:pStyle w:val="TestCaseInfo"/>
            </w:pPr>
            <w:r>
              <w:t>In case scale-</w:t>
            </w:r>
            <w:r w:rsidR="00A45455">
              <w:t>in</w:t>
            </w:r>
            <w:r>
              <w:t xml:space="preserve"> the VNF remove</w:t>
            </w:r>
            <w:r w:rsidR="00A45455">
              <w:t>s</w:t>
            </w:r>
            <w:r>
              <w:t xml:space="preserve"> VNFCs.</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6062" w:author="Dragomir, Mihai-Stefan" w:date="2017-02-21T09:57:00Z"/>
                <w:lang w:eastAsia="zh-CN"/>
              </w:rPr>
            </w:pPr>
            <w:ins w:id="6063" w:author="Dragomir, Mihai-Stefan" w:date="2017-02-21T09:57: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6064" w:author="Dragomir, Mihai-Stefan" w:date="2017-02-21T09:57:00Z"/>
                <w:lang w:eastAsia="zh-CN"/>
              </w:rPr>
            </w:pPr>
            <w:ins w:id="6065" w:author="Dragomir, Mihai-Stefan" w:date="2017-02-21T09:57: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6066" w:author="Dragomir, Mihai-Stefan" w:date="2017-02-21T09:57:00Z"/>
                <w:lang w:eastAsia="zh-CN"/>
              </w:rPr>
            </w:pPr>
            <w:ins w:id="6067" w:author="Dragomir, Mihai-Stefan" w:date="2017-02-21T09:57:00Z">
              <w:r w:rsidRPr="006E70F4">
                <w:rPr>
                  <w:lang w:eastAsia="zh-CN"/>
                </w:rPr>
                <w:t>VIM generated event – On-demand Scaling</w:t>
              </w:r>
            </w:ins>
          </w:p>
          <w:p w:rsidR="006E70F4" w:rsidRDefault="006E70F4" w:rsidP="006E70F4">
            <w:pPr>
              <w:pStyle w:val="TestCaseInfo"/>
              <w:numPr>
                <w:ilvl w:val="0"/>
                <w:numId w:val="101"/>
              </w:numPr>
              <w:rPr>
                <w:ins w:id="6068" w:author="Dragomir, Mihai-Stefan" w:date="2017-02-21T09:57:00Z"/>
                <w:lang w:eastAsia="zh-CN"/>
              </w:rPr>
            </w:pPr>
            <w:ins w:id="6069"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6070" w:author="Dragomir, Mihai-Stefan" w:date="2017-02-21T09:57:00Z"/>
                <w:lang w:eastAsia="zh-CN"/>
              </w:rPr>
            </w:pPr>
            <w:ins w:id="6071" w:author="Dragomir, Mihai-Stefan" w:date="2017-02-21T09:57:00Z">
              <w:r w:rsidRPr="006E70F4">
                <w:rPr>
                  <w:lang w:eastAsia="zh-CN"/>
                </w:rPr>
                <w:lastRenderedPageBreak/>
                <w:t>MANO generated event - Manual Scaling  (e.g. by operating the MANO interface/API)</w:t>
              </w:r>
            </w:ins>
          </w:p>
          <w:p w:rsidR="006E70F4" w:rsidRDefault="006E70F4" w:rsidP="006E70F4">
            <w:pPr>
              <w:pStyle w:val="TestCaseInfo"/>
              <w:numPr>
                <w:ilvl w:val="0"/>
                <w:numId w:val="101"/>
              </w:numPr>
              <w:rPr>
                <w:ins w:id="6072" w:author="Dragomir, Mihai-Stefan" w:date="2017-02-21T09:57:00Z"/>
                <w:lang w:eastAsia="zh-CN"/>
              </w:rPr>
            </w:pPr>
            <w:ins w:id="6073" w:author="Dragomir, Mihai-Stefan" w:date="2017-02-21T09:57:00Z">
              <w:r w:rsidRPr="006E70F4">
                <w:rPr>
                  <w:lang w:eastAsia="zh-CN"/>
                </w:rPr>
                <w:t>VNF generated event - Manual Scaling</w:t>
              </w:r>
            </w:ins>
          </w:p>
          <w:p w:rsidR="00753D2D" w:rsidDel="006E70F4" w:rsidRDefault="006E70F4" w:rsidP="006E70F4">
            <w:pPr>
              <w:pStyle w:val="TestCaseInfo"/>
              <w:numPr>
                <w:ilvl w:val="0"/>
                <w:numId w:val="101"/>
              </w:numPr>
              <w:rPr>
                <w:del w:id="6074" w:author="Dragomir, Mihai-Stefan" w:date="2017-02-21T09:57:00Z"/>
                <w:lang w:eastAsia="zh-CN"/>
              </w:rPr>
            </w:pPr>
            <w:ins w:id="6075" w:author="Dragomir, Mihai-Stefan" w:date="2017-02-21T09:57:00Z">
              <w:r w:rsidRPr="006E70F4">
                <w:rPr>
                  <w:lang w:eastAsia="zh-CN"/>
                </w:rPr>
                <w:t>EM generated event – Manual Scaling</w:t>
              </w:r>
            </w:ins>
            <w:del w:id="6076" w:author="Dragomir, Mihai-Stefan" w:date="2017-02-21T09:57:00Z">
              <w:r w:rsidR="00753D2D" w:rsidDel="006E70F4">
                <w:rPr>
                  <w:lang w:eastAsia="zh-CN"/>
                </w:rPr>
                <w:delText>command to the VNFM</w:delText>
              </w:r>
            </w:del>
          </w:p>
          <w:p w:rsidR="00753D2D" w:rsidDel="006E70F4" w:rsidRDefault="00753D2D" w:rsidP="006E70F4">
            <w:pPr>
              <w:pStyle w:val="TestCaseInfo"/>
              <w:numPr>
                <w:ilvl w:val="0"/>
                <w:numId w:val="101"/>
              </w:numPr>
              <w:rPr>
                <w:del w:id="6077" w:author="Dragomir, Mihai-Stefan" w:date="2017-02-21T09:57:00Z"/>
                <w:lang w:eastAsia="zh-CN"/>
              </w:rPr>
            </w:pPr>
            <w:del w:id="6078" w:author="Dragomir, Mihai-Stefan" w:date="2017-02-21T09:57: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6079" w:author="Dragomir, Mihai-Stefan" w:date="2017-02-21T09:57:00Z"/>
                <w:lang w:eastAsia="zh-CN"/>
              </w:rPr>
            </w:pPr>
            <w:del w:id="6080" w:author="Dragomir, Mihai-Stefan" w:date="2017-02-21T09:57:00Z">
              <w:r w:rsidDel="006E70F4">
                <w:rPr>
                  <w:lang w:eastAsia="zh-CN"/>
                </w:rPr>
                <w:delText>triggered by EM</w:delText>
              </w:r>
            </w:del>
          </w:p>
          <w:p w:rsidR="00753D2D" w:rsidRDefault="00753D2D" w:rsidP="006E70F4">
            <w:pPr>
              <w:pStyle w:val="TestCaseInfo"/>
              <w:numPr>
                <w:ilvl w:val="0"/>
                <w:numId w:val="101"/>
              </w:numPr>
              <w:rPr>
                <w:lang w:eastAsia="zh-CN"/>
              </w:rPr>
            </w:pPr>
            <w:del w:id="6081" w:author="Dragomir, Mihai-Stefan" w:date="2017-02-21T09:57: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6082">
          <w:tblGrid>
            <w:gridCol w:w="1351"/>
            <w:gridCol w:w="7979"/>
          </w:tblGrid>
        </w:tblGridChange>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6083" w:name="_Toc477275295"/>
            <w:r>
              <w:t>TC.VNF.SCALE.OUT.004</w:t>
            </w:r>
            <w:r>
              <w:tab/>
            </w:r>
            <w:r w:rsidR="00753D2D" w:rsidRPr="00132FD7">
              <w:t>Max vResource limit reached before max VNFD limit</w:t>
            </w:r>
            <w:r w:rsidR="00A45455">
              <w:t xml:space="preserve"> for scale-out</w:t>
            </w:r>
            <w:bookmarkEnd w:id="6083"/>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A45455" w:rsidP="00A45455">
            <w:pPr>
              <w:pStyle w:val="TestCaseInfo"/>
              <w:rPr>
                <w:lang w:eastAsia="zh-CN"/>
              </w:rPr>
            </w:pPr>
            <w:r>
              <w:rPr>
                <w:lang w:eastAsia="zh-CN"/>
              </w:rPr>
              <w:t xml:space="preserve">A VNF should have the capability to dynamically scale based on the required load. The scaling to the max higher performance is the objective of this test. But the vResource limit is reached earlier than the max VNFD limit. vMemory, vStorage, vNIC and vCPU are just examples how the VNF could be limited by. The VNFM must handle this corner case. </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45455" w:rsidRDefault="00A45455" w:rsidP="00A45455">
            <w:pPr>
              <w:pStyle w:val="TestCaseInfo"/>
              <w:rPr>
                <w:lang w:eastAsia="zh-CN"/>
              </w:rPr>
            </w:pPr>
            <w:r>
              <w:rPr>
                <w:lang w:eastAsia="zh-CN"/>
              </w:rPr>
              <w:t>Once the scaling increase is completed, the VNFM should report the additional allocated virtualized resources. The VNFM should have added more resources and VNFCs. The EM may require to reconfigure the VNFCs. Therefore, traffic should be generated to validate that the VNF can process packets correctly. The trigger for this event to occur could be by different options:</w:t>
            </w:r>
          </w:p>
          <w:p w:rsidR="006E70F4" w:rsidRDefault="006E70F4" w:rsidP="006E70F4">
            <w:pPr>
              <w:pStyle w:val="TestCaseInfo"/>
              <w:numPr>
                <w:ilvl w:val="0"/>
                <w:numId w:val="214"/>
              </w:numPr>
              <w:rPr>
                <w:ins w:id="6084" w:author="Dragomir, Mihai-Stefan" w:date="2017-02-21T09:57:00Z"/>
                <w:lang w:eastAsia="zh-CN"/>
              </w:rPr>
            </w:pPr>
            <w:ins w:id="6085" w:author="Dragomir, Mihai-Stefan" w:date="2017-02-21T09:57: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214"/>
              </w:numPr>
              <w:rPr>
                <w:ins w:id="6086" w:author="Dragomir, Mihai-Stefan" w:date="2017-02-21T09:57:00Z"/>
                <w:lang w:eastAsia="zh-CN"/>
              </w:rPr>
            </w:pPr>
            <w:ins w:id="6087" w:author="Dragomir, Mihai-Stefan" w:date="2017-02-21T09:57: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214"/>
              </w:numPr>
              <w:rPr>
                <w:ins w:id="6088" w:author="Dragomir, Mihai-Stefan" w:date="2017-02-21T09:57:00Z"/>
                <w:lang w:eastAsia="zh-CN"/>
              </w:rPr>
            </w:pPr>
            <w:ins w:id="6089" w:author="Dragomir, Mihai-Stefan" w:date="2017-02-21T09:57:00Z">
              <w:r w:rsidRPr="006E70F4">
                <w:rPr>
                  <w:lang w:eastAsia="zh-CN"/>
                </w:rPr>
                <w:t>VIM generated event – On-demand Scaling</w:t>
              </w:r>
            </w:ins>
          </w:p>
          <w:p w:rsidR="006E70F4" w:rsidRDefault="006E70F4" w:rsidP="006E70F4">
            <w:pPr>
              <w:pStyle w:val="TestCaseInfo"/>
              <w:numPr>
                <w:ilvl w:val="0"/>
                <w:numId w:val="214"/>
              </w:numPr>
              <w:rPr>
                <w:ins w:id="6090" w:author="Dragomir, Mihai-Stefan" w:date="2017-02-21T09:57:00Z"/>
                <w:lang w:eastAsia="zh-CN"/>
              </w:rPr>
            </w:pPr>
            <w:ins w:id="6091"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214"/>
              </w:numPr>
              <w:rPr>
                <w:ins w:id="6092" w:author="Dragomir, Mihai-Stefan" w:date="2017-02-21T09:57:00Z"/>
                <w:lang w:eastAsia="zh-CN"/>
              </w:rPr>
            </w:pPr>
            <w:ins w:id="6093" w:author="Dragomir, Mihai-Stefan" w:date="2017-02-21T09:57:00Z">
              <w:r w:rsidRPr="006E70F4">
                <w:rPr>
                  <w:lang w:eastAsia="zh-CN"/>
                </w:rPr>
                <w:t>MANO generated event - Manual Scaling  (e.g. by operating the MANO interface/API)</w:t>
              </w:r>
            </w:ins>
          </w:p>
          <w:p w:rsidR="006E70F4" w:rsidRDefault="006E70F4" w:rsidP="006E70F4">
            <w:pPr>
              <w:pStyle w:val="TestCaseInfo"/>
              <w:numPr>
                <w:ilvl w:val="0"/>
                <w:numId w:val="214"/>
              </w:numPr>
              <w:rPr>
                <w:ins w:id="6094" w:author="Dragomir, Mihai-Stefan" w:date="2017-02-21T09:57:00Z"/>
                <w:lang w:eastAsia="zh-CN"/>
              </w:rPr>
            </w:pPr>
            <w:ins w:id="6095" w:author="Dragomir, Mihai-Stefan" w:date="2017-02-21T09:57:00Z">
              <w:r w:rsidRPr="006E70F4">
                <w:rPr>
                  <w:lang w:eastAsia="zh-CN"/>
                </w:rPr>
                <w:t>VNF generated event - Manual Scaling</w:t>
              </w:r>
            </w:ins>
          </w:p>
          <w:p w:rsidR="00A45455" w:rsidDel="006E70F4" w:rsidRDefault="006E70F4" w:rsidP="006E70F4">
            <w:pPr>
              <w:pStyle w:val="TestCaseInfo"/>
              <w:rPr>
                <w:del w:id="6096" w:author="Dragomir, Mihai-Stefan" w:date="2017-02-21T09:57:00Z"/>
                <w:lang w:eastAsia="zh-CN"/>
              </w:rPr>
            </w:pPr>
            <w:ins w:id="6097" w:author="Dragomir, Mihai-Stefan" w:date="2017-02-21T09:57:00Z">
              <w:r w:rsidRPr="006E70F4">
                <w:rPr>
                  <w:lang w:eastAsia="zh-CN"/>
                </w:rPr>
                <w:t>EM generated event – Manual Scaling</w:t>
              </w:r>
            </w:ins>
            <w:del w:id="6098" w:author="Dragomir, Mihai-Stefan" w:date="2017-02-21T09:57:00Z">
              <w:r w:rsidR="00A45455" w:rsidDel="006E70F4">
                <w:rPr>
                  <w:lang w:eastAsia="zh-CN"/>
                </w:rPr>
                <w:delText>- command to the VNFM</w:delText>
              </w:r>
            </w:del>
          </w:p>
          <w:p w:rsidR="00A45455" w:rsidDel="006E70F4" w:rsidRDefault="00A45455" w:rsidP="00A45455">
            <w:pPr>
              <w:pStyle w:val="TestCaseInfo"/>
              <w:rPr>
                <w:del w:id="6099" w:author="Dragomir, Mihai-Stefan" w:date="2017-02-21T09:57:00Z"/>
                <w:lang w:eastAsia="zh-CN"/>
              </w:rPr>
            </w:pPr>
            <w:del w:id="6100" w:author="Dragomir, Mihai-Stefan" w:date="2017-02-21T09:57:00Z">
              <w:r w:rsidDel="006E70F4">
                <w:rPr>
                  <w:lang w:eastAsia="zh-CN"/>
                </w:rPr>
                <w:delText>- trigger from VIM by previous registration caused by higher traffic load over a longer period of time</w:delText>
              </w:r>
            </w:del>
          </w:p>
          <w:p w:rsidR="00A45455" w:rsidDel="006E70F4" w:rsidRDefault="00A45455" w:rsidP="00A45455">
            <w:pPr>
              <w:pStyle w:val="TestCaseInfo"/>
              <w:rPr>
                <w:del w:id="6101" w:author="Dragomir, Mihai-Stefan" w:date="2017-02-21T09:57:00Z"/>
                <w:lang w:eastAsia="zh-CN"/>
              </w:rPr>
            </w:pPr>
            <w:del w:id="6102" w:author="Dragomir, Mihai-Stefan" w:date="2017-02-21T09:57:00Z">
              <w:r w:rsidDel="006E70F4">
                <w:rPr>
                  <w:lang w:eastAsia="zh-CN"/>
                </w:rPr>
                <w:delText>- triggered by EM</w:delText>
              </w:r>
            </w:del>
          </w:p>
          <w:p w:rsidR="00753D2D" w:rsidRDefault="00A45455">
            <w:pPr>
              <w:pStyle w:val="TestCaseInfo"/>
              <w:numPr>
                <w:ilvl w:val="0"/>
                <w:numId w:val="219"/>
              </w:numPr>
              <w:rPr>
                <w:lang w:eastAsia="zh-CN"/>
              </w:rPr>
              <w:pPrChange w:id="6103" w:author="Dragomir, Mihai-Stefan" w:date="2017-02-21T09:57:00Z">
                <w:pPr>
                  <w:pStyle w:val="TestCaseInfo"/>
                </w:pPr>
              </w:pPrChange>
            </w:pPr>
            <w:del w:id="6104" w:author="Dragomir, Mihai-Stefan" w:date="2017-02-21T09:57:00Z">
              <w:r w:rsidDel="006E70F4">
                <w:rPr>
                  <w:lang w:eastAsia="zh-CN"/>
                </w:rPr>
                <w:delText>- triggered by VNF</w:delText>
              </w:r>
            </w:del>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C82C0F">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6105" w:author="Seggelke, Klaus" w:date="2017-03-14T17:01: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535"/>
          <w:trPrChange w:id="6106" w:author="Seggelke, Klaus" w:date="2017-03-14T17:01:00Z">
            <w:trPr>
              <w:trHeight w:val="1075"/>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6107" w:author="Seggelke, Klaus" w:date="2017-03-14T17:01: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Change w:id="6108" w:author="Seggelke, Klaus" w:date="2017-03-14T17:01:00Z">
              <w:tcPr>
                <w:tcW w:w="7979" w:type="dxa"/>
                <w:tcBorders>
                  <w:top w:val="single" w:sz="2" w:space="0" w:color="auto"/>
                  <w:left w:val="single" w:sz="2" w:space="0" w:color="auto"/>
                  <w:bottom w:val="single" w:sz="2" w:space="0" w:color="auto"/>
                  <w:right w:val="single" w:sz="2" w:space="0" w:color="auto"/>
                </w:tcBorders>
              </w:tcPr>
            </w:tcPrChange>
          </w:tcPr>
          <w:p w:rsidR="00753D2D" w:rsidRPr="00093574" w:rsidRDefault="00753D2D" w:rsidP="00753D2D">
            <w:pPr>
              <w:pStyle w:val="TestCaseInfo"/>
            </w:pPr>
            <w:r w:rsidRPr="00093574">
              <w:t>Sequence:</w:t>
            </w:r>
          </w:p>
          <w:p w:rsidR="00753D2D" w:rsidRDefault="00753D2D" w:rsidP="00C82C0F">
            <w:pPr>
              <w:pStyle w:val="TestCaseInfo"/>
              <w:numPr>
                <w:ilvl w:val="0"/>
                <w:numId w:val="173"/>
              </w:numPr>
            </w:pPr>
            <w:r>
              <w:t>Ensure NFVI has less vResources as the max VNFD indicates</w:t>
            </w:r>
          </w:p>
          <w:p w:rsidR="00753D2D" w:rsidRDefault="00753D2D" w:rsidP="00C82C0F">
            <w:pPr>
              <w:pStyle w:val="TestCaseInfo"/>
              <w:numPr>
                <w:ilvl w:val="0"/>
                <w:numId w:val="173"/>
              </w:numPr>
            </w:pPr>
            <w:r>
              <w:t>Instantiate VNF</w:t>
            </w:r>
          </w:p>
          <w:p w:rsidR="00C82C0F" w:rsidRDefault="00C82C0F" w:rsidP="00C82C0F">
            <w:pPr>
              <w:pStyle w:val="TestCaseInfo"/>
              <w:numPr>
                <w:ilvl w:val="0"/>
                <w:numId w:val="173"/>
              </w:numPr>
              <w:rPr>
                <w:ins w:id="6109" w:author="Seggelke, Klaus" w:date="2017-03-14T17:00:00Z"/>
              </w:rPr>
            </w:pPr>
            <w:ins w:id="6110" w:author="Seggelke, Klaus" w:date="2017-03-14T17:00:00Z">
              <w:r w:rsidRPr="00074BEF">
                <w:t>Validate VNF instantiation state is INSTANTIATED and VNF state is STARTED (--&gt; time stamp when correct state reached)</w:t>
              </w:r>
            </w:ins>
          </w:p>
          <w:p w:rsidR="00753D2D" w:rsidDel="00C82C0F" w:rsidRDefault="00753D2D" w:rsidP="00C82C0F">
            <w:pPr>
              <w:pStyle w:val="TestCaseInfo"/>
              <w:numPr>
                <w:ilvl w:val="0"/>
                <w:numId w:val="173"/>
              </w:numPr>
              <w:rPr>
                <w:del w:id="6111" w:author="Seggelke, Klaus" w:date="2017-03-14T17:00:00Z"/>
              </w:rPr>
            </w:pPr>
            <w:del w:id="6112" w:author="Seggelke, Klaus" w:date="2017-03-14T17:00:00Z">
              <w:r w:rsidDel="00C82C0F">
                <w:delText>Validate VNF state is Inactive</w:delText>
              </w:r>
            </w:del>
          </w:p>
          <w:p w:rsidR="00753D2D" w:rsidDel="00C82C0F" w:rsidRDefault="00753D2D" w:rsidP="00C82C0F">
            <w:pPr>
              <w:pStyle w:val="TestCaseInfo"/>
              <w:numPr>
                <w:ilvl w:val="0"/>
                <w:numId w:val="173"/>
              </w:numPr>
              <w:rPr>
                <w:del w:id="6113" w:author="Seggelke, Klaus" w:date="2017-03-14T17:01:00Z"/>
              </w:rPr>
            </w:pPr>
            <w:del w:id="6114" w:author="Seggelke, Klaus" w:date="2017-03-14T17:01:00Z">
              <w:r w:rsidDel="00C82C0F">
                <w:delText>Start VNF</w:delText>
              </w:r>
            </w:del>
          </w:p>
          <w:p w:rsidR="00753D2D" w:rsidDel="00C82C0F" w:rsidRDefault="00753D2D" w:rsidP="00C82C0F">
            <w:pPr>
              <w:pStyle w:val="TestCaseInfo"/>
              <w:numPr>
                <w:ilvl w:val="0"/>
                <w:numId w:val="173"/>
              </w:numPr>
              <w:rPr>
                <w:del w:id="6115" w:author="Seggelke, Klaus" w:date="2017-03-14T17:01:00Z"/>
              </w:rPr>
            </w:pPr>
            <w:del w:id="6116" w:author="Seggelke, Klaus" w:date="2017-03-14T17:01:00Z">
              <w:r w:rsidDel="00C82C0F">
                <w:delText>Validate VNF state is Active</w:delText>
              </w:r>
            </w:del>
          </w:p>
          <w:p w:rsidR="00753D2D" w:rsidRDefault="00753D2D" w:rsidP="00C82C0F">
            <w:pPr>
              <w:pStyle w:val="TestCaseInfo"/>
              <w:numPr>
                <w:ilvl w:val="0"/>
                <w:numId w:val="173"/>
              </w:numPr>
            </w:pPr>
            <w:r>
              <w:t>Generate low traffic load</w:t>
            </w:r>
          </w:p>
          <w:p w:rsidR="00753D2D" w:rsidRDefault="00753D2D" w:rsidP="00C82C0F">
            <w:pPr>
              <w:pStyle w:val="TestCaseInfo"/>
              <w:numPr>
                <w:ilvl w:val="0"/>
                <w:numId w:val="173"/>
              </w:numPr>
            </w:pPr>
            <w:r>
              <w:t>Validate that traffic flows through without issues (--&gt; no dropped packets)</w:t>
            </w:r>
          </w:p>
          <w:p w:rsidR="00753D2D" w:rsidRDefault="00753D2D" w:rsidP="00C82C0F">
            <w:pPr>
              <w:pStyle w:val="TestCaseInfo"/>
              <w:numPr>
                <w:ilvl w:val="0"/>
                <w:numId w:val="173"/>
              </w:numPr>
            </w:pPr>
            <w:r>
              <w:t>Trigger a resize of the NFV resources to the maximum (limited by NFVI)</w:t>
            </w:r>
          </w:p>
          <w:p w:rsidR="00753D2D" w:rsidRDefault="00753D2D" w:rsidP="00C82C0F">
            <w:pPr>
              <w:pStyle w:val="TestCaseInfo"/>
              <w:numPr>
                <w:ilvl w:val="0"/>
                <w:numId w:val="173"/>
              </w:numPr>
            </w:pPr>
            <w:r>
              <w:t xml:space="preserve">Validate VNF has resized to the max limit </w:t>
            </w:r>
            <w:r w:rsidR="00A45455">
              <w:t>and added new VNFCs</w:t>
            </w:r>
          </w:p>
          <w:p w:rsidR="00753D2D" w:rsidRDefault="00753D2D" w:rsidP="00C82C0F">
            <w:pPr>
              <w:pStyle w:val="TestCaseInfo"/>
              <w:numPr>
                <w:ilvl w:val="0"/>
                <w:numId w:val="173"/>
              </w:numPr>
            </w:pPr>
            <w:r>
              <w:t>Generate higher traffic load</w:t>
            </w:r>
          </w:p>
          <w:p w:rsidR="00753D2D" w:rsidRDefault="00753D2D" w:rsidP="00C82C0F">
            <w:pPr>
              <w:pStyle w:val="TestCaseInfo"/>
              <w:numPr>
                <w:ilvl w:val="0"/>
                <w:numId w:val="173"/>
              </w:numPr>
            </w:pPr>
            <w:r>
              <w:t>Validate that the load</w:t>
            </w:r>
          </w:p>
          <w:p w:rsidR="00753D2D" w:rsidRDefault="00753D2D" w:rsidP="00C82C0F">
            <w:pPr>
              <w:pStyle w:val="TestCaseInfo"/>
              <w:numPr>
                <w:ilvl w:val="0"/>
                <w:numId w:val="173"/>
              </w:numPr>
            </w:pPr>
            <w:r>
              <w:t>Determine the service disruption during the resizing to the max and the time it takes to complete it</w:t>
            </w:r>
          </w:p>
          <w:p w:rsidR="00753D2D" w:rsidRDefault="00753D2D" w:rsidP="00C82C0F">
            <w:pPr>
              <w:pStyle w:val="TestCaseInfo"/>
              <w:numPr>
                <w:ilvl w:val="0"/>
                <w:numId w:val="173"/>
              </w:numPr>
            </w:pPr>
            <w:r>
              <w:lastRenderedPageBreak/>
              <w:t>Stop traffic</w:t>
            </w:r>
          </w:p>
          <w:p w:rsidR="00753D2D" w:rsidRPr="00093574" w:rsidRDefault="00753D2D" w:rsidP="00C82C0F">
            <w:pPr>
              <w:pStyle w:val="TestCaseInfo"/>
              <w:numPr>
                <w:ilvl w:val="0"/>
                <w:numId w:val="173"/>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have reached its limit:</w:t>
            </w:r>
          </w:p>
          <w:p w:rsidR="00753D2D" w:rsidRDefault="00753D2D" w:rsidP="006E70F4">
            <w:pPr>
              <w:pStyle w:val="TestCaseInfo"/>
              <w:numPr>
                <w:ilvl w:val="0"/>
                <w:numId w:val="101"/>
              </w:numPr>
            </w:pPr>
            <w:r>
              <w:t>vMemory</w:t>
            </w:r>
          </w:p>
          <w:p w:rsidR="00753D2D" w:rsidRDefault="00753D2D" w:rsidP="006E70F4">
            <w:pPr>
              <w:pStyle w:val="TestCaseInfo"/>
              <w:numPr>
                <w:ilvl w:val="0"/>
                <w:numId w:val="101"/>
              </w:numPr>
            </w:pPr>
            <w:r>
              <w:t>vCPU cores</w:t>
            </w:r>
          </w:p>
          <w:p w:rsidR="00753D2D" w:rsidRDefault="00753D2D" w:rsidP="006E70F4">
            <w:pPr>
              <w:pStyle w:val="TestCaseInfo"/>
              <w:numPr>
                <w:ilvl w:val="0"/>
                <w:numId w:val="101"/>
              </w:numPr>
            </w:pPr>
            <w:r>
              <w:t>vStorage</w:t>
            </w:r>
          </w:p>
          <w:p w:rsidR="00753D2D" w:rsidRDefault="00753D2D" w:rsidP="006E70F4">
            <w:pPr>
              <w:pStyle w:val="TestCaseInfo"/>
              <w:numPr>
                <w:ilvl w:val="0"/>
                <w:numId w:val="101"/>
              </w:numPr>
            </w:pPr>
            <w:r>
              <w:t>vNIC or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6117" w:author="Dragomir, Mihai-Stefan" w:date="2017-02-21T09:57:00Z"/>
                <w:lang w:eastAsia="zh-CN"/>
              </w:rPr>
            </w:pPr>
            <w:ins w:id="6118" w:author="Dragomir, Mihai-Stefan" w:date="2017-02-21T09:57: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6119" w:author="Dragomir, Mihai-Stefan" w:date="2017-02-21T09:57:00Z"/>
                <w:lang w:eastAsia="zh-CN"/>
              </w:rPr>
            </w:pPr>
            <w:ins w:id="6120" w:author="Dragomir, Mihai-Stefan" w:date="2017-02-21T09:57: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6121" w:author="Dragomir, Mihai-Stefan" w:date="2017-02-21T09:57:00Z"/>
                <w:lang w:eastAsia="zh-CN"/>
              </w:rPr>
            </w:pPr>
            <w:ins w:id="6122" w:author="Dragomir, Mihai-Stefan" w:date="2017-02-21T09:57:00Z">
              <w:r w:rsidRPr="006E70F4">
                <w:rPr>
                  <w:lang w:eastAsia="zh-CN"/>
                </w:rPr>
                <w:t>VIM generated event – On-demand Scaling</w:t>
              </w:r>
            </w:ins>
          </w:p>
          <w:p w:rsidR="006E70F4" w:rsidRDefault="006E70F4" w:rsidP="006E70F4">
            <w:pPr>
              <w:pStyle w:val="TestCaseInfo"/>
              <w:numPr>
                <w:ilvl w:val="0"/>
                <w:numId w:val="101"/>
              </w:numPr>
              <w:rPr>
                <w:ins w:id="6123" w:author="Dragomir, Mihai-Stefan" w:date="2017-02-21T09:57:00Z"/>
                <w:lang w:eastAsia="zh-CN"/>
              </w:rPr>
            </w:pPr>
            <w:ins w:id="6124" w:author="Dragomir, Mihai-Stefan" w:date="2017-02-21T09:57: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6125" w:author="Dragomir, Mihai-Stefan" w:date="2017-02-21T09:57:00Z"/>
                <w:lang w:eastAsia="zh-CN"/>
              </w:rPr>
            </w:pPr>
            <w:ins w:id="6126" w:author="Dragomir, Mihai-Stefan" w:date="2017-02-21T09:57: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6127" w:author="Dragomir, Mihai-Stefan" w:date="2017-02-21T09:57:00Z"/>
                <w:lang w:eastAsia="zh-CN"/>
              </w:rPr>
            </w:pPr>
            <w:ins w:id="6128" w:author="Dragomir, Mihai-Stefan" w:date="2017-02-21T09:57:00Z">
              <w:r w:rsidRPr="006E70F4">
                <w:rPr>
                  <w:lang w:eastAsia="zh-CN"/>
                </w:rPr>
                <w:t>VNF generated event - Manual Scaling</w:t>
              </w:r>
            </w:ins>
          </w:p>
          <w:p w:rsidR="00753D2D" w:rsidDel="006E70F4" w:rsidRDefault="006E70F4" w:rsidP="006E70F4">
            <w:pPr>
              <w:pStyle w:val="TestCaseInfo"/>
              <w:numPr>
                <w:ilvl w:val="0"/>
                <w:numId w:val="101"/>
              </w:numPr>
              <w:rPr>
                <w:del w:id="6129" w:author="Dragomir, Mihai-Stefan" w:date="2017-02-21T09:57:00Z"/>
                <w:lang w:eastAsia="zh-CN"/>
              </w:rPr>
            </w:pPr>
            <w:ins w:id="6130" w:author="Dragomir, Mihai-Stefan" w:date="2017-02-21T09:57:00Z">
              <w:r w:rsidRPr="006E70F4">
                <w:rPr>
                  <w:lang w:eastAsia="zh-CN"/>
                </w:rPr>
                <w:t>EM generated event – Manual Scaling</w:t>
              </w:r>
            </w:ins>
            <w:del w:id="6131" w:author="Dragomir, Mihai-Stefan" w:date="2017-02-21T09:57:00Z">
              <w:r w:rsidR="00753D2D" w:rsidDel="006E70F4">
                <w:rPr>
                  <w:lang w:eastAsia="zh-CN"/>
                </w:rPr>
                <w:delText>command to the VNFM</w:delText>
              </w:r>
            </w:del>
          </w:p>
          <w:p w:rsidR="00753D2D" w:rsidDel="006E70F4" w:rsidRDefault="00753D2D" w:rsidP="006E70F4">
            <w:pPr>
              <w:pStyle w:val="TestCaseInfo"/>
              <w:numPr>
                <w:ilvl w:val="0"/>
                <w:numId w:val="101"/>
              </w:numPr>
              <w:rPr>
                <w:del w:id="6132" w:author="Dragomir, Mihai-Stefan" w:date="2017-02-21T09:57:00Z"/>
                <w:lang w:eastAsia="zh-CN"/>
              </w:rPr>
            </w:pPr>
            <w:del w:id="6133" w:author="Dragomir, Mihai-Stefan" w:date="2017-02-21T09:57: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6134" w:author="Dragomir, Mihai-Stefan" w:date="2017-02-21T09:57:00Z"/>
                <w:lang w:eastAsia="zh-CN"/>
              </w:rPr>
            </w:pPr>
            <w:del w:id="6135" w:author="Dragomir, Mihai-Stefan" w:date="2017-02-21T09:57:00Z">
              <w:r w:rsidDel="006E70F4">
                <w:rPr>
                  <w:lang w:eastAsia="zh-CN"/>
                </w:rPr>
                <w:delText>triggered by EM</w:delText>
              </w:r>
            </w:del>
          </w:p>
          <w:p w:rsidR="00753D2D" w:rsidRDefault="00753D2D" w:rsidP="006E70F4">
            <w:pPr>
              <w:pStyle w:val="TestCaseInfo"/>
              <w:numPr>
                <w:ilvl w:val="0"/>
                <w:numId w:val="101"/>
              </w:numPr>
              <w:rPr>
                <w:lang w:eastAsia="zh-CN"/>
              </w:rPr>
            </w:pPr>
            <w:del w:id="6136" w:author="Dragomir, Mihai-Stefan" w:date="2017-02-21T09:57: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6137" w:name="_Toc477275296"/>
            <w:r>
              <w:t>TC.VNF.SCALE.OUT.005</w:t>
            </w:r>
            <w:r>
              <w:tab/>
            </w:r>
            <w:r w:rsidR="00753D2D">
              <w:t>R</w:t>
            </w:r>
            <w:r w:rsidR="00753D2D" w:rsidRPr="00C0341B">
              <w:t>emoval of virtualized specialized hardware acceleration</w:t>
            </w:r>
            <w:r w:rsidR="001A6A91">
              <w:t xml:space="preserve"> for scale-in</w:t>
            </w:r>
            <w:bookmarkEnd w:id="6137"/>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1A6A91" w:rsidP="001A6A91">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1A6A91" w:rsidP="00753D2D">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C82C0F">
            <w:pPr>
              <w:pStyle w:val="TestCaseInfo"/>
              <w:numPr>
                <w:ilvl w:val="0"/>
                <w:numId w:val="174"/>
              </w:numPr>
            </w:pPr>
            <w:r>
              <w:t>Instantiate VNF</w:t>
            </w:r>
          </w:p>
          <w:p w:rsidR="00C82C0F" w:rsidRDefault="00C82C0F" w:rsidP="00C82C0F">
            <w:pPr>
              <w:pStyle w:val="TestCaseInfo"/>
              <w:numPr>
                <w:ilvl w:val="0"/>
                <w:numId w:val="174"/>
              </w:numPr>
              <w:rPr>
                <w:ins w:id="6138" w:author="Seggelke, Klaus" w:date="2017-03-14T17:01:00Z"/>
              </w:rPr>
            </w:pPr>
            <w:ins w:id="6139" w:author="Seggelke, Klaus" w:date="2017-03-14T17:01:00Z">
              <w:r w:rsidRPr="00074BEF">
                <w:t>Validate VNF instantiation state is INSTANTIATED and VNF state is STARTED (--&gt; time stamp when correct state reached)</w:t>
              </w:r>
            </w:ins>
          </w:p>
          <w:p w:rsidR="00753D2D" w:rsidDel="00C82C0F" w:rsidRDefault="00753D2D" w:rsidP="00C82C0F">
            <w:pPr>
              <w:pStyle w:val="TestCaseInfo"/>
              <w:numPr>
                <w:ilvl w:val="0"/>
                <w:numId w:val="174"/>
              </w:numPr>
              <w:rPr>
                <w:del w:id="6140" w:author="Seggelke, Klaus" w:date="2017-03-14T17:01:00Z"/>
              </w:rPr>
            </w:pPr>
            <w:del w:id="6141" w:author="Seggelke, Klaus" w:date="2017-03-14T17:01:00Z">
              <w:r w:rsidDel="00C82C0F">
                <w:delText>Validate VNF state is Inactive</w:delText>
              </w:r>
            </w:del>
          </w:p>
          <w:p w:rsidR="00753D2D" w:rsidDel="00C82C0F" w:rsidRDefault="00753D2D" w:rsidP="00C82C0F">
            <w:pPr>
              <w:pStyle w:val="TestCaseInfo"/>
              <w:numPr>
                <w:ilvl w:val="0"/>
                <w:numId w:val="174"/>
              </w:numPr>
              <w:rPr>
                <w:del w:id="6142" w:author="Seggelke, Klaus" w:date="2017-03-14T17:01:00Z"/>
              </w:rPr>
            </w:pPr>
            <w:del w:id="6143" w:author="Seggelke, Klaus" w:date="2017-03-14T17:01:00Z">
              <w:r w:rsidDel="00C82C0F">
                <w:delText>Start VNF</w:delText>
              </w:r>
            </w:del>
          </w:p>
          <w:p w:rsidR="00753D2D" w:rsidDel="00C82C0F" w:rsidRDefault="00753D2D" w:rsidP="00C82C0F">
            <w:pPr>
              <w:pStyle w:val="TestCaseInfo"/>
              <w:numPr>
                <w:ilvl w:val="0"/>
                <w:numId w:val="174"/>
              </w:numPr>
              <w:rPr>
                <w:del w:id="6144" w:author="Seggelke, Klaus" w:date="2017-03-14T17:01:00Z"/>
              </w:rPr>
            </w:pPr>
            <w:del w:id="6145" w:author="Seggelke, Klaus" w:date="2017-03-14T17:01:00Z">
              <w:r w:rsidDel="00C82C0F">
                <w:delText>Validate VNF state is Active</w:delText>
              </w:r>
            </w:del>
          </w:p>
          <w:p w:rsidR="00753D2D" w:rsidRDefault="00753D2D" w:rsidP="00C82C0F">
            <w:pPr>
              <w:pStyle w:val="TestCaseInfo"/>
              <w:numPr>
                <w:ilvl w:val="0"/>
                <w:numId w:val="174"/>
              </w:numPr>
            </w:pPr>
            <w:r>
              <w:t>Generate low traffic load</w:t>
            </w:r>
          </w:p>
          <w:p w:rsidR="00753D2D" w:rsidRDefault="00753D2D" w:rsidP="00C82C0F">
            <w:pPr>
              <w:pStyle w:val="TestCaseInfo"/>
              <w:numPr>
                <w:ilvl w:val="0"/>
                <w:numId w:val="174"/>
              </w:numPr>
            </w:pPr>
            <w:r>
              <w:t>Validate that traffic flows through without issues (--&gt; no dropped packets)</w:t>
            </w:r>
          </w:p>
          <w:p w:rsidR="00753D2D" w:rsidRDefault="00753D2D" w:rsidP="00C82C0F">
            <w:pPr>
              <w:pStyle w:val="TestCaseInfo"/>
              <w:numPr>
                <w:ilvl w:val="0"/>
                <w:numId w:val="174"/>
              </w:numPr>
            </w:pPr>
            <w:r>
              <w:lastRenderedPageBreak/>
              <w:t>Trigger a resize of the NFV resources to use more specialized hardware resources</w:t>
            </w:r>
          </w:p>
          <w:p w:rsidR="00753D2D" w:rsidRDefault="00753D2D" w:rsidP="00C82C0F">
            <w:pPr>
              <w:pStyle w:val="TestCaseInfo"/>
              <w:numPr>
                <w:ilvl w:val="0"/>
                <w:numId w:val="174"/>
              </w:numPr>
            </w:pPr>
            <w:r>
              <w:t>Validate VNF has resized</w:t>
            </w:r>
          </w:p>
          <w:p w:rsidR="00753D2D" w:rsidRDefault="00753D2D" w:rsidP="00C82C0F">
            <w:pPr>
              <w:pStyle w:val="TestCaseInfo"/>
              <w:numPr>
                <w:ilvl w:val="0"/>
                <w:numId w:val="174"/>
              </w:numPr>
            </w:pPr>
            <w:r>
              <w:t>Generate higher traffic load</w:t>
            </w:r>
          </w:p>
          <w:p w:rsidR="00753D2D" w:rsidRDefault="00753D2D" w:rsidP="00C82C0F">
            <w:pPr>
              <w:pStyle w:val="TestCaseInfo"/>
              <w:numPr>
                <w:ilvl w:val="0"/>
                <w:numId w:val="174"/>
              </w:numPr>
            </w:pPr>
            <w:r>
              <w:t>Validate increased its capacity by no traffic loss</w:t>
            </w:r>
          </w:p>
          <w:p w:rsidR="00753D2D" w:rsidRDefault="00753D2D" w:rsidP="00C82C0F">
            <w:pPr>
              <w:pStyle w:val="TestCaseInfo"/>
              <w:numPr>
                <w:ilvl w:val="0"/>
                <w:numId w:val="174"/>
              </w:numPr>
            </w:pPr>
            <w:r>
              <w:t>Validate that VNFM has allocated more specialized hardware resources</w:t>
            </w:r>
            <w:r w:rsidR="001A6A91">
              <w:t xml:space="preserve"> and added new VNFCs</w:t>
            </w:r>
          </w:p>
          <w:p w:rsidR="00753D2D" w:rsidRDefault="00753D2D" w:rsidP="00C82C0F">
            <w:pPr>
              <w:pStyle w:val="TestCaseInfo"/>
              <w:numPr>
                <w:ilvl w:val="0"/>
                <w:numId w:val="174"/>
              </w:numPr>
            </w:pPr>
            <w:r>
              <w:t>Generate low traffic load</w:t>
            </w:r>
          </w:p>
          <w:p w:rsidR="00753D2D" w:rsidRDefault="00753D2D" w:rsidP="00C82C0F">
            <w:pPr>
              <w:pStyle w:val="TestCaseInfo"/>
              <w:numPr>
                <w:ilvl w:val="0"/>
                <w:numId w:val="174"/>
              </w:numPr>
            </w:pPr>
            <w:r>
              <w:t xml:space="preserve">Trigger a resize of the NFV resources to use less specialized hardware resources </w:t>
            </w:r>
          </w:p>
          <w:p w:rsidR="00753D2D" w:rsidRDefault="00753D2D" w:rsidP="00C82C0F">
            <w:pPr>
              <w:pStyle w:val="TestCaseInfo"/>
              <w:numPr>
                <w:ilvl w:val="0"/>
                <w:numId w:val="174"/>
              </w:numPr>
            </w:pPr>
            <w:r>
              <w:t>Validate VNF has resized and has decreased its capacity</w:t>
            </w:r>
            <w:r w:rsidR="001A6A91">
              <w:t xml:space="preserve"> and removed VNFCs</w:t>
            </w:r>
          </w:p>
          <w:p w:rsidR="00753D2D" w:rsidRDefault="00753D2D" w:rsidP="00C82C0F">
            <w:pPr>
              <w:pStyle w:val="TestCaseInfo"/>
              <w:numPr>
                <w:ilvl w:val="0"/>
                <w:numId w:val="174"/>
              </w:numPr>
            </w:pPr>
            <w:r>
              <w:t>Validate that VNFM has allocated less specialized hardware resources and the previous specialized hardware resources have been freed up</w:t>
            </w:r>
          </w:p>
          <w:p w:rsidR="00753D2D" w:rsidRDefault="00753D2D" w:rsidP="00C82C0F">
            <w:pPr>
              <w:pStyle w:val="TestCaseInfo"/>
              <w:numPr>
                <w:ilvl w:val="0"/>
                <w:numId w:val="174"/>
              </w:numPr>
            </w:pPr>
            <w:r>
              <w:t>Determine the service disruption during the resizing</w:t>
            </w:r>
          </w:p>
          <w:p w:rsidR="00753D2D" w:rsidRDefault="00753D2D" w:rsidP="00C82C0F">
            <w:pPr>
              <w:pStyle w:val="TestCaseInfo"/>
              <w:numPr>
                <w:ilvl w:val="0"/>
                <w:numId w:val="174"/>
              </w:numPr>
            </w:pPr>
            <w:r>
              <w:t>Validate no dropped packets</w:t>
            </w:r>
          </w:p>
          <w:p w:rsidR="00753D2D" w:rsidRDefault="00753D2D" w:rsidP="00C82C0F">
            <w:pPr>
              <w:pStyle w:val="TestCaseInfo"/>
              <w:numPr>
                <w:ilvl w:val="0"/>
                <w:numId w:val="174"/>
              </w:numPr>
            </w:pPr>
            <w:r>
              <w:t>Stop traffic</w:t>
            </w:r>
          </w:p>
          <w:p w:rsidR="00753D2D" w:rsidRPr="00093574" w:rsidRDefault="00753D2D" w:rsidP="00C82C0F">
            <w:pPr>
              <w:pStyle w:val="TestCaseInfo"/>
              <w:numPr>
                <w:ilvl w:val="0"/>
                <w:numId w:val="174"/>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removed:</w:t>
            </w:r>
          </w:p>
          <w:p w:rsidR="00753D2D" w:rsidRDefault="00753D2D" w:rsidP="006E70F4">
            <w:pPr>
              <w:pStyle w:val="TestCaseInfo"/>
              <w:numPr>
                <w:ilvl w:val="0"/>
                <w:numId w:val="101"/>
              </w:numPr>
            </w:pPr>
            <w:r>
              <w:t xml:space="preserve">vNIC </w:t>
            </w:r>
          </w:p>
          <w:p w:rsidR="00753D2D" w:rsidRDefault="00753D2D" w:rsidP="006E70F4">
            <w:pPr>
              <w:pStyle w:val="TestCaseInfo"/>
              <w:numPr>
                <w:ilvl w:val="0"/>
                <w:numId w:val="101"/>
              </w:numPr>
            </w:pPr>
            <w:r>
              <w:t>Other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6E70F4" w:rsidRDefault="006E70F4" w:rsidP="006E70F4">
            <w:pPr>
              <w:pStyle w:val="TestCaseInfo"/>
              <w:numPr>
                <w:ilvl w:val="0"/>
                <w:numId w:val="101"/>
              </w:numPr>
              <w:rPr>
                <w:ins w:id="6146" w:author="Dragomir, Mihai-Stefan" w:date="2017-02-21T09:58:00Z"/>
                <w:lang w:eastAsia="zh-CN"/>
              </w:rPr>
            </w:pPr>
            <w:ins w:id="6147" w:author="Dragomir, Mihai-Stefan" w:date="2017-02-21T09:58: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6148" w:author="Dragomir, Mihai-Stefan" w:date="2017-02-21T09:58:00Z"/>
                <w:lang w:eastAsia="zh-CN"/>
              </w:rPr>
            </w:pPr>
            <w:ins w:id="6149" w:author="Dragomir, Mihai-Stefan" w:date="2017-02-21T09:58: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6150" w:author="Dragomir, Mihai-Stefan" w:date="2017-02-21T09:58:00Z"/>
                <w:lang w:eastAsia="zh-CN"/>
              </w:rPr>
            </w:pPr>
            <w:ins w:id="6151" w:author="Dragomir, Mihai-Stefan" w:date="2017-02-21T09:58:00Z">
              <w:r w:rsidRPr="006E70F4">
                <w:rPr>
                  <w:lang w:eastAsia="zh-CN"/>
                </w:rPr>
                <w:t>VIM generated event – On-demand Scaling</w:t>
              </w:r>
            </w:ins>
          </w:p>
          <w:p w:rsidR="006E70F4" w:rsidRDefault="006E70F4" w:rsidP="006E70F4">
            <w:pPr>
              <w:pStyle w:val="TestCaseInfo"/>
              <w:numPr>
                <w:ilvl w:val="0"/>
                <w:numId w:val="101"/>
              </w:numPr>
              <w:rPr>
                <w:ins w:id="6152" w:author="Dragomir, Mihai-Stefan" w:date="2017-02-21T09:58:00Z"/>
                <w:lang w:eastAsia="zh-CN"/>
              </w:rPr>
            </w:pPr>
            <w:ins w:id="6153"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6154" w:author="Dragomir, Mihai-Stefan" w:date="2017-02-21T09:58:00Z"/>
                <w:lang w:eastAsia="zh-CN"/>
              </w:rPr>
            </w:pPr>
            <w:ins w:id="6155" w:author="Dragomir, Mihai-Stefan" w:date="2017-02-21T09:58: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6156" w:author="Dragomir, Mihai-Stefan" w:date="2017-02-21T09:58:00Z"/>
                <w:lang w:eastAsia="zh-CN"/>
              </w:rPr>
            </w:pPr>
            <w:ins w:id="6157" w:author="Dragomir, Mihai-Stefan" w:date="2017-02-21T09:58:00Z">
              <w:r w:rsidRPr="006E70F4">
                <w:rPr>
                  <w:lang w:eastAsia="zh-CN"/>
                </w:rPr>
                <w:t>VNF generated event - Manual Scaling</w:t>
              </w:r>
            </w:ins>
          </w:p>
          <w:p w:rsidR="00753D2D" w:rsidDel="006E70F4" w:rsidRDefault="006E70F4" w:rsidP="006E70F4">
            <w:pPr>
              <w:pStyle w:val="TestCaseInfo"/>
              <w:numPr>
                <w:ilvl w:val="0"/>
                <w:numId w:val="101"/>
              </w:numPr>
              <w:rPr>
                <w:del w:id="6158" w:author="Dragomir, Mihai-Stefan" w:date="2017-02-21T09:58:00Z"/>
                <w:lang w:eastAsia="zh-CN"/>
              </w:rPr>
            </w:pPr>
            <w:ins w:id="6159" w:author="Dragomir, Mihai-Stefan" w:date="2017-02-21T09:58:00Z">
              <w:r w:rsidRPr="006E70F4">
                <w:rPr>
                  <w:lang w:eastAsia="zh-CN"/>
                </w:rPr>
                <w:t>EM generated event – Manual Scaling</w:t>
              </w:r>
            </w:ins>
            <w:del w:id="6160" w:author="Dragomir, Mihai-Stefan" w:date="2017-02-21T09:58:00Z">
              <w:r w:rsidR="00753D2D" w:rsidDel="006E70F4">
                <w:rPr>
                  <w:lang w:eastAsia="zh-CN"/>
                </w:rPr>
                <w:delText>command to the VNFM</w:delText>
              </w:r>
            </w:del>
          </w:p>
          <w:p w:rsidR="00753D2D" w:rsidDel="006E70F4" w:rsidRDefault="00753D2D" w:rsidP="006E70F4">
            <w:pPr>
              <w:pStyle w:val="TestCaseInfo"/>
              <w:numPr>
                <w:ilvl w:val="0"/>
                <w:numId w:val="101"/>
              </w:numPr>
              <w:rPr>
                <w:del w:id="6161" w:author="Dragomir, Mihai-Stefan" w:date="2017-02-21T09:58:00Z"/>
                <w:lang w:eastAsia="zh-CN"/>
              </w:rPr>
            </w:pPr>
            <w:del w:id="6162" w:author="Dragomir, Mihai-Stefan" w:date="2017-02-21T09:58:00Z">
              <w:r w:rsidDel="006E70F4">
                <w:rPr>
                  <w:lang w:eastAsia="zh-CN"/>
                </w:rPr>
                <w:delText>higher traffic load over a longer period of time</w:delText>
              </w:r>
            </w:del>
          </w:p>
          <w:p w:rsidR="00753D2D" w:rsidDel="006E70F4" w:rsidRDefault="00753D2D" w:rsidP="006E70F4">
            <w:pPr>
              <w:pStyle w:val="TestCaseInfo"/>
              <w:numPr>
                <w:ilvl w:val="0"/>
                <w:numId w:val="101"/>
              </w:numPr>
              <w:rPr>
                <w:del w:id="6163" w:author="Dragomir, Mihai-Stefan" w:date="2017-02-21T09:58:00Z"/>
                <w:lang w:eastAsia="zh-CN"/>
              </w:rPr>
            </w:pPr>
            <w:del w:id="6164" w:author="Dragomir, Mihai-Stefan" w:date="2017-02-21T09:58:00Z">
              <w:r w:rsidDel="006E70F4">
                <w:rPr>
                  <w:lang w:eastAsia="zh-CN"/>
                </w:rPr>
                <w:delText>triggered by EM</w:delText>
              </w:r>
            </w:del>
          </w:p>
          <w:p w:rsidR="00753D2D" w:rsidRDefault="00753D2D" w:rsidP="006E70F4">
            <w:pPr>
              <w:pStyle w:val="TestCaseInfo"/>
              <w:numPr>
                <w:ilvl w:val="0"/>
                <w:numId w:val="101"/>
              </w:numPr>
              <w:rPr>
                <w:lang w:eastAsia="zh-CN"/>
              </w:rPr>
            </w:pPr>
            <w:del w:id="6165" w:author="Dragomir, Mihai-Stefan" w:date="2017-02-21T09:58:00Z">
              <w:r w:rsidDel="006E70F4">
                <w:rPr>
                  <w:lang w:eastAsia="zh-CN"/>
                </w:rPr>
                <w:delText>triggered by VNF</w:delText>
              </w:r>
            </w:del>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5A676A">
      <w:pPr>
        <w:rPr>
          <w:lang w:eastAsia="zh-CN"/>
        </w:rPr>
      </w:pPr>
    </w:p>
    <w:p w:rsidR="005A676A" w:rsidRDefault="005A676A" w:rsidP="00C35DDF">
      <w:pPr>
        <w:pStyle w:val="Heading2"/>
      </w:pPr>
      <w:bookmarkStart w:id="6166" w:name="_Toc454184365"/>
      <w:bookmarkStart w:id="6167" w:name="_Toc477275597"/>
      <w:r>
        <w:t>vResource Migration</w:t>
      </w:r>
      <w:bookmarkEnd w:id="6166"/>
      <w:bookmarkEnd w:id="6167"/>
    </w:p>
    <w:p w:rsidR="00CF7AFC" w:rsidRDefault="00CF7AFC" w:rsidP="005A676A">
      <w:pPr>
        <w:rPr>
          <w:lang w:eastAsia="zh-CN"/>
        </w:rPr>
      </w:pPr>
      <w:r>
        <w:rPr>
          <w:lang w:eastAsia="zh-CN"/>
        </w:rPr>
        <w:t>There are conditions where VNFs need to me migrated from one server to another as they are in service. There are many reasons for this event. Here are some examples:</w:t>
      </w:r>
    </w:p>
    <w:p w:rsidR="00CF7AFC" w:rsidRDefault="00CF7AFC" w:rsidP="00D45270">
      <w:pPr>
        <w:pStyle w:val="ListParagraph"/>
        <w:numPr>
          <w:ilvl w:val="0"/>
          <w:numId w:val="92"/>
        </w:numPr>
        <w:rPr>
          <w:lang w:eastAsia="zh-CN"/>
        </w:rPr>
      </w:pPr>
      <w:r>
        <w:rPr>
          <w:lang w:eastAsia="zh-CN"/>
        </w:rPr>
        <w:t xml:space="preserve">Servers require </w:t>
      </w:r>
      <w:r w:rsidR="004B765F">
        <w:rPr>
          <w:lang w:eastAsia="zh-CN"/>
        </w:rPr>
        <w:t xml:space="preserve">hardware </w:t>
      </w:r>
      <w:r>
        <w:rPr>
          <w:lang w:eastAsia="zh-CN"/>
        </w:rPr>
        <w:t>maintenance</w:t>
      </w:r>
    </w:p>
    <w:p w:rsidR="004B765F" w:rsidRDefault="004B765F" w:rsidP="00D45270">
      <w:pPr>
        <w:pStyle w:val="ListParagraph"/>
        <w:numPr>
          <w:ilvl w:val="0"/>
          <w:numId w:val="92"/>
        </w:numPr>
        <w:rPr>
          <w:lang w:eastAsia="zh-CN"/>
        </w:rPr>
      </w:pPr>
      <w:r>
        <w:rPr>
          <w:lang w:eastAsia="zh-CN"/>
        </w:rPr>
        <w:t>Hardware replacement</w:t>
      </w:r>
    </w:p>
    <w:p w:rsidR="004B765F" w:rsidRDefault="004B765F" w:rsidP="00D45270">
      <w:pPr>
        <w:pStyle w:val="ListParagraph"/>
        <w:numPr>
          <w:ilvl w:val="0"/>
          <w:numId w:val="92"/>
        </w:numPr>
        <w:rPr>
          <w:lang w:eastAsia="zh-CN"/>
        </w:rPr>
      </w:pPr>
      <w:r>
        <w:rPr>
          <w:lang w:eastAsia="zh-CN"/>
        </w:rPr>
        <w:t>vNIC replacements or additions</w:t>
      </w:r>
    </w:p>
    <w:p w:rsidR="005A676A" w:rsidRDefault="004B765F" w:rsidP="00D45270">
      <w:pPr>
        <w:pStyle w:val="ListParagraph"/>
        <w:numPr>
          <w:ilvl w:val="0"/>
          <w:numId w:val="92"/>
        </w:numPr>
        <w:rPr>
          <w:lang w:eastAsia="zh-CN"/>
        </w:rPr>
      </w:pPr>
      <w:r>
        <w:rPr>
          <w:lang w:eastAsia="zh-CN"/>
        </w:rPr>
        <w:t>Upgrade</w:t>
      </w:r>
      <w:r w:rsidR="00CF7AFC">
        <w:rPr>
          <w:lang w:eastAsia="zh-CN"/>
        </w:rPr>
        <w:t xml:space="preserve"> to newer </w:t>
      </w:r>
      <w:r>
        <w:rPr>
          <w:lang w:eastAsia="zh-CN"/>
        </w:rPr>
        <w:t xml:space="preserve">NFVI software </w:t>
      </w:r>
      <w:r w:rsidR="00CF7AFC">
        <w:rPr>
          <w:lang w:eastAsia="zh-CN"/>
        </w:rPr>
        <w:t>v</w:t>
      </w:r>
      <w:r>
        <w:rPr>
          <w:lang w:eastAsia="zh-CN"/>
        </w:rPr>
        <w:t>ersion</w:t>
      </w:r>
    </w:p>
    <w:p w:rsidR="004B765F" w:rsidRDefault="004B765F" w:rsidP="004B765F">
      <w:pPr>
        <w:rPr>
          <w:lang w:eastAsia="zh-CN"/>
        </w:rPr>
      </w:pPr>
      <w:r>
        <w:rPr>
          <w:lang w:eastAsia="zh-CN"/>
        </w:rPr>
        <w:t>Overall the VNF gets moved from one entity to another and at the end the service should be provided without any issues. Pending on the VNF capabilities the service may get disrupted.</w:t>
      </w: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168" w:name="_Toc454184447"/>
            <w:bookmarkStart w:id="6169" w:name="_Toc477275297"/>
            <w:r>
              <w:t>TC.VNF.MIGRATE.001</w:t>
            </w:r>
            <w:r>
              <w:tab/>
            </w:r>
            <w:r w:rsidR="005A676A" w:rsidRPr="00BC2C43">
              <w:t>Migration of virtual resource with live migration set without traffic load</w:t>
            </w:r>
            <w:bookmarkEnd w:id="6168"/>
            <w:bookmarkEnd w:id="6169"/>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Once the VNFM is instructed to migrate resources, it should result in a VNF that can service the functionality. Therefore, service availability should be validated before and after the migration. The duration should be measured for the migration process. Following vResources could be migrated: network, memory, compute, storage, hardware acceleration devices/NIC cards.</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CF7AFC">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E8137B" w:rsidRDefault="005A676A" w:rsidP="00C82C0F">
            <w:pPr>
              <w:pStyle w:val="TestCaseInfo"/>
              <w:numPr>
                <w:ilvl w:val="0"/>
                <w:numId w:val="58"/>
              </w:numPr>
            </w:pPr>
            <w:r w:rsidRPr="00E8137B">
              <w:t>Instantiate VNF</w:t>
            </w:r>
          </w:p>
          <w:p w:rsidR="00C82C0F" w:rsidRDefault="00C82C0F" w:rsidP="00C82C0F">
            <w:pPr>
              <w:pStyle w:val="TestCaseInfo"/>
              <w:numPr>
                <w:ilvl w:val="0"/>
                <w:numId w:val="58"/>
              </w:numPr>
              <w:rPr>
                <w:ins w:id="6170" w:author="Seggelke, Klaus" w:date="2017-03-14T17:01:00Z"/>
              </w:rPr>
            </w:pPr>
            <w:ins w:id="6171" w:author="Seggelke, Klaus" w:date="2017-03-14T17:01:00Z">
              <w:r w:rsidRPr="00074BEF">
                <w:t>Validate VNF instantiation state is INSTANTIATED and VNF state is STARTED (--&gt; time stamp when correct state reached)</w:t>
              </w:r>
            </w:ins>
          </w:p>
          <w:p w:rsidR="005A676A" w:rsidRPr="00E8137B" w:rsidDel="00C82C0F" w:rsidRDefault="005A676A" w:rsidP="00C82C0F">
            <w:pPr>
              <w:pStyle w:val="TestCaseInfo"/>
              <w:numPr>
                <w:ilvl w:val="0"/>
                <w:numId w:val="58"/>
              </w:numPr>
              <w:rPr>
                <w:del w:id="6172" w:author="Seggelke, Klaus" w:date="2017-03-14T17:01:00Z"/>
              </w:rPr>
            </w:pPr>
            <w:del w:id="6173" w:author="Seggelke, Klaus" w:date="2017-03-14T17:01:00Z">
              <w:r w:rsidRPr="00E8137B" w:rsidDel="00C82C0F">
                <w:delText>Validate VNF state is Inactive</w:delText>
              </w:r>
            </w:del>
          </w:p>
          <w:p w:rsidR="005A676A" w:rsidRPr="00E8137B" w:rsidDel="00C82C0F" w:rsidRDefault="005A676A" w:rsidP="00C82C0F">
            <w:pPr>
              <w:pStyle w:val="TestCaseInfo"/>
              <w:numPr>
                <w:ilvl w:val="0"/>
                <w:numId w:val="58"/>
              </w:numPr>
              <w:rPr>
                <w:del w:id="6174" w:author="Seggelke, Klaus" w:date="2017-03-14T17:01:00Z"/>
              </w:rPr>
            </w:pPr>
            <w:del w:id="6175" w:author="Seggelke, Klaus" w:date="2017-03-14T17:01:00Z">
              <w:r w:rsidRPr="00E8137B" w:rsidDel="00C82C0F">
                <w:delText>Start VNF</w:delText>
              </w:r>
            </w:del>
          </w:p>
          <w:p w:rsidR="005A676A" w:rsidDel="00C82C0F" w:rsidRDefault="005A676A" w:rsidP="00C82C0F">
            <w:pPr>
              <w:pStyle w:val="TestCaseInfo"/>
              <w:numPr>
                <w:ilvl w:val="0"/>
                <w:numId w:val="58"/>
              </w:numPr>
              <w:rPr>
                <w:del w:id="6176" w:author="Seggelke, Klaus" w:date="2017-03-14T17:01:00Z"/>
              </w:rPr>
            </w:pPr>
            <w:del w:id="6177" w:author="Seggelke, Klaus" w:date="2017-03-14T17:01:00Z">
              <w:r w:rsidRPr="00E8137B" w:rsidDel="00C82C0F">
                <w:delText>Validate VNF state is Active</w:delText>
              </w:r>
            </w:del>
          </w:p>
          <w:p w:rsidR="00FB6000" w:rsidRPr="00E8137B" w:rsidRDefault="00FB6000" w:rsidP="00C82C0F">
            <w:pPr>
              <w:pStyle w:val="TestCaseInfo"/>
              <w:numPr>
                <w:ilvl w:val="0"/>
                <w:numId w:val="58"/>
              </w:numPr>
            </w:pPr>
            <w:r>
              <w:t>Verify VNF supports live migration</w:t>
            </w:r>
          </w:p>
          <w:p w:rsidR="005A676A" w:rsidRPr="00E8137B" w:rsidRDefault="005A676A" w:rsidP="00C82C0F">
            <w:pPr>
              <w:pStyle w:val="TestCaseInfo"/>
              <w:numPr>
                <w:ilvl w:val="0"/>
                <w:numId w:val="58"/>
              </w:numPr>
            </w:pPr>
            <w:r w:rsidRPr="00E8137B">
              <w:t>Generate low traffic load</w:t>
            </w:r>
          </w:p>
          <w:p w:rsidR="005A676A" w:rsidRPr="00E8137B" w:rsidRDefault="005A676A" w:rsidP="00C82C0F">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C82C0F">
            <w:pPr>
              <w:pStyle w:val="TestCaseInfo"/>
              <w:numPr>
                <w:ilvl w:val="0"/>
                <w:numId w:val="58"/>
              </w:numPr>
            </w:pPr>
            <w:r w:rsidRPr="00E8137B">
              <w:t>Stop Traffic</w:t>
            </w:r>
          </w:p>
          <w:p w:rsidR="005A676A" w:rsidRPr="00E8137B" w:rsidRDefault="005A676A" w:rsidP="00C82C0F">
            <w:pPr>
              <w:pStyle w:val="TestCaseInfo"/>
              <w:numPr>
                <w:ilvl w:val="0"/>
                <w:numId w:val="58"/>
              </w:numPr>
            </w:pPr>
            <w:r w:rsidRPr="00E8137B">
              <w:t>Trigger a migratio</w:t>
            </w:r>
            <w:r>
              <w:t>n of the vResource by issuing a</w:t>
            </w:r>
            <w:r w:rsidRPr="00E8137B">
              <w:t xml:space="preserve"> command to the VNFM (--&gt; time stamp)</w:t>
            </w:r>
          </w:p>
          <w:p w:rsidR="005A676A" w:rsidRDefault="005A676A" w:rsidP="00C82C0F">
            <w:pPr>
              <w:pStyle w:val="TestCaseInfo"/>
              <w:numPr>
                <w:ilvl w:val="0"/>
                <w:numId w:val="58"/>
              </w:numPr>
            </w:pPr>
            <w:r w:rsidRPr="00E8137B">
              <w:t>Validate VNF has migrated, the new vResource is been used and the older vResource is released (--&gt; time stamp)</w:t>
            </w:r>
          </w:p>
          <w:p w:rsidR="00A13DA5" w:rsidRDefault="005A676A" w:rsidP="00C82C0F">
            <w:pPr>
              <w:pStyle w:val="TestCaseInfo"/>
              <w:numPr>
                <w:ilvl w:val="0"/>
                <w:numId w:val="58"/>
              </w:numPr>
            </w:pPr>
            <w:r w:rsidRPr="00E8137B">
              <w:t>Generate low traffic load</w:t>
            </w:r>
          </w:p>
          <w:p w:rsidR="005A676A" w:rsidRPr="00E8137B" w:rsidRDefault="005A676A" w:rsidP="00C82C0F">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C82C0F">
            <w:pPr>
              <w:pStyle w:val="TestCaseInfo"/>
              <w:numPr>
                <w:ilvl w:val="0"/>
                <w:numId w:val="58"/>
              </w:numPr>
            </w:pPr>
            <w:r w:rsidRPr="00E8137B">
              <w:t>Stop Traffic</w:t>
            </w:r>
          </w:p>
          <w:p w:rsidR="005A676A" w:rsidRPr="00093574" w:rsidRDefault="005A676A" w:rsidP="00C82C0F">
            <w:pPr>
              <w:pStyle w:val="TestCaseInfo"/>
              <w:numPr>
                <w:ilvl w:val="0"/>
                <w:numId w:val="58"/>
              </w:numPr>
            </w:pPr>
            <w:r w:rsidRPr="00E8137B">
              <w:t>T</w:t>
            </w:r>
            <w:r>
              <w:rPr>
                <w:lang w:eastAsia="zh-CN"/>
              </w:rPr>
              <w: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A13DA5"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A13DA5" w:rsidRDefault="00A13DA5" w:rsidP="00A13DA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migrated:</w:t>
            </w:r>
          </w:p>
          <w:p w:rsidR="00A13DA5" w:rsidRDefault="00A13DA5" w:rsidP="00D45270">
            <w:pPr>
              <w:pStyle w:val="TestCaseInfo"/>
              <w:numPr>
                <w:ilvl w:val="0"/>
                <w:numId w:val="94"/>
              </w:numPr>
            </w:pPr>
            <w:r>
              <w:t>vMemory</w:t>
            </w:r>
          </w:p>
          <w:p w:rsidR="00A13DA5" w:rsidRDefault="00A13DA5" w:rsidP="00D45270">
            <w:pPr>
              <w:pStyle w:val="TestCaseInfo"/>
              <w:numPr>
                <w:ilvl w:val="0"/>
                <w:numId w:val="94"/>
              </w:numPr>
            </w:pPr>
            <w:r>
              <w:t>vCPU cores</w:t>
            </w:r>
          </w:p>
          <w:p w:rsidR="00A13DA5" w:rsidRDefault="00A13DA5" w:rsidP="00D45270">
            <w:pPr>
              <w:pStyle w:val="TestCaseInfo"/>
              <w:numPr>
                <w:ilvl w:val="0"/>
                <w:numId w:val="94"/>
              </w:numPr>
            </w:pPr>
            <w:r>
              <w:t>vStorage</w:t>
            </w:r>
          </w:p>
          <w:p w:rsidR="00A13DA5" w:rsidRDefault="00A13DA5" w:rsidP="00D45270">
            <w:pPr>
              <w:pStyle w:val="TestCaseInfo"/>
              <w:numPr>
                <w:ilvl w:val="0"/>
                <w:numId w:val="94"/>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178" w:name="_Toc454184448"/>
            <w:bookmarkStart w:id="6179" w:name="_Toc477275298"/>
            <w:r>
              <w:t>TC.VNF.MIGRATE.002</w:t>
            </w:r>
            <w:r>
              <w:tab/>
            </w:r>
            <w:r w:rsidR="005A676A" w:rsidRPr="00E8137B">
              <w:t>Migration of virtual resource with live migration set under traffic load</w:t>
            </w:r>
            <w:bookmarkEnd w:id="6178"/>
            <w:bookmarkEnd w:id="6179"/>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sidRPr="00E8137B">
              <w:rPr>
                <w:lang w:eastAsia="zh-CN"/>
              </w:rPr>
              <w:t>Once the VNFM is instructed to migrate resources, it should result in a VNF that can service the functionality. Therefore, service availability should be validate</w:t>
            </w:r>
            <w:r>
              <w:rPr>
                <w:lang w:eastAsia="zh-CN"/>
              </w:rPr>
              <w:t>d</w:t>
            </w:r>
            <w:r w:rsidRPr="00E8137B">
              <w:rPr>
                <w:lang w:eastAsia="zh-CN"/>
              </w:rPr>
              <w:t xml:space="preserve"> b</w:t>
            </w:r>
            <w:r>
              <w:rPr>
                <w:lang w:eastAsia="zh-CN"/>
              </w:rPr>
              <w:t xml:space="preserve">efore and after the migration. </w:t>
            </w:r>
            <w:r w:rsidRPr="00E8137B">
              <w:rPr>
                <w:lang w:eastAsia="zh-CN"/>
              </w:rPr>
              <w:t xml:space="preserve">The duration should be measured for the migration process. Following vResources could be migrated: network, memory, </w:t>
            </w:r>
            <w:r w:rsidRPr="00E8137B">
              <w:rPr>
                <w:lang w:eastAsia="zh-CN"/>
              </w:rPr>
              <w:lastRenderedPageBreak/>
              <w:t>compute, storage, hardware acceleration devices/NIC cards. During the migration the service may get disrupted. The service disruption should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A13DA5">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59"/>
              </w:numPr>
            </w:pPr>
            <w:r>
              <w:t>Instantiate VNF</w:t>
            </w:r>
          </w:p>
          <w:p w:rsidR="00C82C0F" w:rsidRDefault="00C82C0F" w:rsidP="00C82C0F">
            <w:pPr>
              <w:pStyle w:val="TestCaseInfo"/>
              <w:numPr>
                <w:ilvl w:val="0"/>
                <w:numId w:val="59"/>
              </w:numPr>
              <w:rPr>
                <w:ins w:id="6180" w:author="Seggelke, Klaus" w:date="2017-03-14T17:02:00Z"/>
              </w:rPr>
            </w:pPr>
            <w:ins w:id="6181" w:author="Seggelke, Klaus" w:date="2017-03-14T17:02:00Z">
              <w:r w:rsidRPr="00074BEF">
                <w:t>Validate VNF instantiation state is INSTANTIATED and VNF state is STARTED (--&gt; time stamp when correct state reached)</w:t>
              </w:r>
            </w:ins>
          </w:p>
          <w:p w:rsidR="005A676A" w:rsidDel="00C82C0F" w:rsidRDefault="005A676A" w:rsidP="00C82C0F">
            <w:pPr>
              <w:pStyle w:val="TestCaseInfo"/>
              <w:numPr>
                <w:ilvl w:val="0"/>
                <w:numId w:val="59"/>
              </w:numPr>
              <w:rPr>
                <w:del w:id="6182" w:author="Seggelke, Klaus" w:date="2017-03-14T17:02:00Z"/>
              </w:rPr>
            </w:pPr>
            <w:del w:id="6183" w:author="Seggelke, Klaus" w:date="2017-03-14T17:02:00Z">
              <w:r w:rsidDel="00C82C0F">
                <w:delText>Validate VNF state is Inactive</w:delText>
              </w:r>
            </w:del>
          </w:p>
          <w:p w:rsidR="005A676A" w:rsidDel="00C82C0F" w:rsidRDefault="005A676A" w:rsidP="00C82C0F">
            <w:pPr>
              <w:pStyle w:val="TestCaseInfo"/>
              <w:numPr>
                <w:ilvl w:val="0"/>
                <w:numId w:val="59"/>
              </w:numPr>
              <w:rPr>
                <w:del w:id="6184" w:author="Seggelke, Klaus" w:date="2017-03-14T17:02:00Z"/>
              </w:rPr>
            </w:pPr>
            <w:del w:id="6185" w:author="Seggelke, Klaus" w:date="2017-03-14T17:02:00Z">
              <w:r w:rsidDel="00C82C0F">
                <w:delText>Start VNF</w:delText>
              </w:r>
            </w:del>
          </w:p>
          <w:p w:rsidR="005A676A" w:rsidDel="00C82C0F" w:rsidRDefault="005A676A" w:rsidP="00C82C0F">
            <w:pPr>
              <w:pStyle w:val="TestCaseInfo"/>
              <w:numPr>
                <w:ilvl w:val="0"/>
                <w:numId w:val="59"/>
              </w:numPr>
              <w:rPr>
                <w:del w:id="6186" w:author="Seggelke, Klaus" w:date="2017-03-14T17:02:00Z"/>
              </w:rPr>
            </w:pPr>
            <w:del w:id="6187" w:author="Seggelke, Klaus" w:date="2017-03-14T17:02:00Z">
              <w:r w:rsidDel="00C82C0F">
                <w:delText>Validate VNF state is Active</w:delText>
              </w:r>
            </w:del>
          </w:p>
          <w:p w:rsidR="00FB6000" w:rsidRDefault="00FB6000" w:rsidP="00C82C0F">
            <w:pPr>
              <w:pStyle w:val="TestCaseInfo"/>
              <w:numPr>
                <w:ilvl w:val="0"/>
                <w:numId w:val="59"/>
              </w:numPr>
            </w:pPr>
            <w:r>
              <w:t>Verify VNF supports live migration</w:t>
            </w:r>
          </w:p>
          <w:p w:rsidR="005A676A" w:rsidRDefault="005A676A" w:rsidP="00C82C0F">
            <w:pPr>
              <w:pStyle w:val="TestCaseInfo"/>
              <w:numPr>
                <w:ilvl w:val="0"/>
                <w:numId w:val="59"/>
              </w:numPr>
            </w:pPr>
            <w:r>
              <w:t>Generate low traffic load</w:t>
            </w:r>
          </w:p>
          <w:p w:rsidR="005A676A" w:rsidRDefault="005A676A" w:rsidP="00C82C0F">
            <w:pPr>
              <w:pStyle w:val="TestCaseInfo"/>
              <w:numPr>
                <w:ilvl w:val="0"/>
                <w:numId w:val="59"/>
              </w:numPr>
            </w:pPr>
            <w:r>
              <w:t>Validate that traffic flows through without issues (--&gt; no dropped packets)</w:t>
            </w:r>
          </w:p>
          <w:p w:rsidR="005A676A" w:rsidRDefault="005A676A" w:rsidP="00C82C0F">
            <w:pPr>
              <w:pStyle w:val="TestCaseInfo"/>
              <w:numPr>
                <w:ilvl w:val="0"/>
                <w:numId w:val="59"/>
              </w:numPr>
            </w:pPr>
            <w:r>
              <w:t>Trigger a migration of the vResource by issuing a command to the VNFM (--&gt; time stamp)</w:t>
            </w:r>
          </w:p>
          <w:p w:rsidR="005A676A" w:rsidRDefault="005A676A" w:rsidP="00C82C0F">
            <w:pPr>
              <w:pStyle w:val="TestCaseInfo"/>
              <w:numPr>
                <w:ilvl w:val="0"/>
                <w:numId w:val="59"/>
              </w:numPr>
            </w:pPr>
            <w:r>
              <w:t>Validate VNF has migrated, the new vResource is been used and the older vResource is released (--&gt; time stamp)</w:t>
            </w:r>
          </w:p>
          <w:p w:rsidR="005A676A" w:rsidRDefault="005A676A" w:rsidP="00C82C0F">
            <w:pPr>
              <w:pStyle w:val="TestCaseInfo"/>
              <w:numPr>
                <w:ilvl w:val="0"/>
                <w:numId w:val="59"/>
              </w:numPr>
            </w:pPr>
            <w:r>
              <w:t>Validate that traffic flows through without issues (--&gt; no dropped packets)</w:t>
            </w:r>
          </w:p>
          <w:p w:rsidR="00ED030C" w:rsidRDefault="00ED030C" w:rsidP="00C82C0F">
            <w:pPr>
              <w:pStyle w:val="TestCaseInfo"/>
              <w:numPr>
                <w:ilvl w:val="0"/>
                <w:numId w:val="59"/>
              </w:numPr>
            </w:pPr>
            <w:r>
              <w:t>Determine the service disruption by packet drop calculation</w:t>
            </w:r>
          </w:p>
          <w:p w:rsidR="005A676A" w:rsidRDefault="005A676A" w:rsidP="00C82C0F">
            <w:pPr>
              <w:pStyle w:val="TestCaseInfo"/>
              <w:numPr>
                <w:ilvl w:val="0"/>
                <w:numId w:val="59"/>
              </w:numPr>
            </w:pPr>
            <w:r>
              <w:t>Stop Traffic</w:t>
            </w:r>
          </w:p>
          <w:p w:rsidR="005A676A" w:rsidRPr="00093574" w:rsidRDefault="005A676A" w:rsidP="00C82C0F">
            <w:pPr>
              <w:pStyle w:val="TestCaseInfo"/>
              <w:numPr>
                <w:ilvl w:val="0"/>
                <w:numId w:val="59"/>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ED030C"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ED030C" w:rsidRDefault="00ED030C" w:rsidP="00ED030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D030C" w:rsidRDefault="00ED030C" w:rsidP="00ED030C">
            <w:pPr>
              <w:pStyle w:val="TestCaseInfo"/>
            </w:pPr>
            <w:r>
              <w:t>Following resources could be migrated:</w:t>
            </w:r>
          </w:p>
          <w:p w:rsidR="00ED030C" w:rsidRDefault="00ED030C" w:rsidP="00D45270">
            <w:pPr>
              <w:pStyle w:val="TestCaseInfo"/>
              <w:numPr>
                <w:ilvl w:val="0"/>
                <w:numId w:val="95"/>
              </w:numPr>
            </w:pPr>
            <w:r>
              <w:t>vMemory</w:t>
            </w:r>
          </w:p>
          <w:p w:rsidR="00ED030C" w:rsidRDefault="00ED030C" w:rsidP="00D45270">
            <w:pPr>
              <w:pStyle w:val="TestCaseInfo"/>
              <w:numPr>
                <w:ilvl w:val="0"/>
                <w:numId w:val="95"/>
              </w:numPr>
            </w:pPr>
            <w:r>
              <w:t>vCPU cores</w:t>
            </w:r>
          </w:p>
          <w:p w:rsidR="00ED030C" w:rsidRDefault="00ED030C" w:rsidP="00D45270">
            <w:pPr>
              <w:pStyle w:val="TestCaseInfo"/>
              <w:numPr>
                <w:ilvl w:val="0"/>
                <w:numId w:val="95"/>
              </w:numPr>
            </w:pPr>
            <w:r>
              <w:t>vStorage</w:t>
            </w:r>
          </w:p>
          <w:p w:rsidR="00ED030C" w:rsidRDefault="00ED030C" w:rsidP="00D45270">
            <w:pPr>
              <w:pStyle w:val="TestCaseInfo"/>
              <w:numPr>
                <w:ilvl w:val="0"/>
                <w:numId w:val="95"/>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188" w:name="_Toc454184449"/>
            <w:bookmarkStart w:id="6189" w:name="_Toc477275299"/>
            <w:r>
              <w:t>TC.VNF.MIGRATE.003</w:t>
            </w:r>
            <w:r>
              <w:tab/>
            </w:r>
            <w:r w:rsidR="005A676A" w:rsidRPr="00522E4A">
              <w:t>Migration of virtual resource with offline migration set without traffic load</w:t>
            </w:r>
            <w:bookmarkEnd w:id="6188"/>
            <w:bookmarkEnd w:id="6189"/>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ED030C">
            <w:pPr>
              <w:pStyle w:val="TestCaseInfo"/>
              <w:rPr>
                <w:lang w:eastAsia="zh-CN"/>
              </w:rPr>
            </w:pPr>
            <w:r w:rsidRPr="00522E4A">
              <w:rPr>
                <w:lang w:eastAsia="zh-CN"/>
              </w:rPr>
              <w:t>Once the VNFM is instructed to migrate resources, it should result in a VNF that can service the functionality. Therefore</w:t>
            </w:r>
            <w:r>
              <w:rPr>
                <w:lang w:eastAsia="zh-CN"/>
              </w:rPr>
              <w:t>,</w:t>
            </w:r>
            <w:r w:rsidRPr="00522E4A">
              <w:rPr>
                <w:lang w:eastAsia="zh-CN"/>
              </w:rPr>
              <w:t xml:space="preserve"> service availability should be validate</w:t>
            </w:r>
            <w:r>
              <w:rPr>
                <w:lang w:eastAsia="zh-CN"/>
              </w:rPr>
              <w:t>d</w:t>
            </w:r>
            <w:r w:rsidRPr="00522E4A">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di</w:t>
            </w:r>
            <w:r>
              <w:rPr>
                <w:lang w:eastAsia="zh-CN"/>
              </w:rPr>
              <w:t>sr</w:t>
            </w:r>
            <w:r w:rsidRPr="00522E4A">
              <w:rPr>
                <w:lang w:eastAsia="zh-CN"/>
              </w:rPr>
              <w:t>u</w:t>
            </w:r>
            <w:r>
              <w:rPr>
                <w:lang w:eastAsia="zh-CN"/>
              </w:rPr>
              <w:t>p</w:t>
            </w:r>
            <w:r w:rsidRPr="00522E4A">
              <w:rPr>
                <w:lang w:eastAsia="zh-CN"/>
              </w:rPr>
              <w:t>tion will therefore occur.</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ED030C">
              <w:rPr>
                <w:lang w:eastAsia="zh-CN"/>
              </w:rPr>
              <w:t>,</w:t>
            </w:r>
            <w:r>
              <w:rPr>
                <w:lang w:eastAsia="zh-CN"/>
              </w:rPr>
              <w:t xml:space="preserve"> once instructed, the VNFM should rebuild a new VNF to migrate an existing VNF from one set of vResources to another new set of vResources by taking the VNF offline and the new VNF online at a later time.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60"/>
              </w:numPr>
            </w:pPr>
            <w:r>
              <w:t>Instantiate VNF</w:t>
            </w:r>
          </w:p>
          <w:p w:rsidR="00C82C0F" w:rsidRDefault="00C82C0F" w:rsidP="00C82C0F">
            <w:pPr>
              <w:pStyle w:val="TestCaseInfo"/>
              <w:numPr>
                <w:ilvl w:val="0"/>
                <w:numId w:val="60"/>
              </w:numPr>
              <w:rPr>
                <w:ins w:id="6190" w:author="Seggelke, Klaus" w:date="2017-03-14T17:02:00Z"/>
              </w:rPr>
            </w:pPr>
            <w:ins w:id="6191" w:author="Seggelke, Klaus" w:date="2017-03-14T17:02:00Z">
              <w:r w:rsidRPr="00074BEF">
                <w:t>Validate VNF instantiation state is INSTANTIATED and VNF state is STARTED (--&gt; time stamp when correct state reached)</w:t>
              </w:r>
            </w:ins>
          </w:p>
          <w:p w:rsidR="005A676A" w:rsidDel="00C82C0F" w:rsidRDefault="005A676A" w:rsidP="00C82C0F">
            <w:pPr>
              <w:pStyle w:val="TestCaseInfo"/>
              <w:numPr>
                <w:ilvl w:val="0"/>
                <w:numId w:val="60"/>
              </w:numPr>
              <w:rPr>
                <w:del w:id="6192" w:author="Seggelke, Klaus" w:date="2017-03-14T17:02:00Z"/>
              </w:rPr>
            </w:pPr>
            <w:del w:id="6193" w:author="Seggelke, Klaus" w:date="2017-03-14T17:02:00Z">
              <w:r w:rsidDel="00C82C0F">
                <w:delText>Validate VNF state is Inactive</w:delText>
              </w:r>
            </w:del>
          </w:p>
          <w:p w:rsidR="005A676A" w:rsidDel="00C82C0F" w:rsidRDefault="005A676A" w:rsidP="00C82C0F">
            <w:pPr>
              <w:pStyle w:val="TestCaseInfo"/>
              <w:numPr>
                <w:ilvl w:val="0"/>
                <w:numId w:val="60"/>
              </w:numPr>
              <w:rPr>
                <w:del w:id="6194" w:author="Seggelke, Klaus" w:date="2017-03-14T17:02:00Z"/>
              </w:rPr>
            </w:pPr>
            <w:del w:id="6195" w:author="Seggelke, Klaus" w:date="2017-03-14T17:02:00Z">
              <w:r w:rsidDel="00C82C0F">
                <w:delText>Start VNF</w:delText>
              </w:r>
            </w:del>
          </w:p>
          <w:p w:rsidR="005A676A" w:rsidDel="00C82C0F" w:rsidRDefault="005A676A" w:rsidP="00C82C0F">
            <w:pPr>
              <w:pStyle w:val="TestCaseInfo"/>
              <w:numPr>
                <w:ilvl w:val="0"/>
                <w:numId w:val="60"/>
              </w:numPr>
              <w:rPr>
                <w:del w:id="6196" w:author="Seggelke, Klaus" w:date="2017-03-14T17:02:00Z"/>
              </w:rPr>
            </w:pPr>
            <w:del w:id="6197" w:author="Seggelke, Klaus" w:date="2017-03-14T17:02:00Z">
              <w:r w:rsidDel="00C82C0F">
                <w:delText>Validate VNF state is Active</w:delText>
              </w:r>
            </w:del>
          </w:p>
          <w:p w:rsidR="00FB6000" w:rsidRDefault="00FB6000" w:rsidP="00C82C0F">
            <w:pPr>
              <w:pStyle w:val="TestCaseInfo"/>
              <w:numPr>
                <w:ilvl w:val="0"/>
                <w:numId w:val="60"/>
              </w:numPr>
            </w:pPr>
            <w:r>
              <w:t>Verify VNF supports offline migration</w:t>
            </w:r>
          </w:p>
          <w:p w:rsidR="005A676A" w:rsidRDefault="005A676A" w:rsidP="00C82C0F">
            <w:pPr>
              <w:pStyle w:val="TestCaseInfo"/>
              <w:numPr>
                <w:ilvl w:val="0"/>
                <w:numId w:val="60"/>
              </w:numPr>
            </w:pPr>
            <w:r>
              <w:t>Generate low traffic load</w:t>
            </w:r>
          </w:p>
          <w:p w:rsidR="005A676A" w:rsidRDefault="005A676A" w:rsidP="00C82C0F">
            <w:pPr>
              <w:pStyle w:val="TestCaseInfo"/>
              <w:numPr>
                <w:ilvl w:val="0"/>
                <w:numId w:val="60"/>
              </w:numPr>
            </w:pPr>
            <w:r>
              <w:t>Validate that traffic flows through without issues (--&gt; no dropped packets)</w:t>
            </w:r>
          </w:p>
          <w:p w:rsidR="005A676A" w:rsidRDefault="005A676A" w:rsidP="00C82C0F">
            <w:pPr>
              <w:pStyle w:val="TestCaseInfo"/>
              <w:numPr>
                <w:ilvl w:val="0"/>
                <w:numId w:val="60"/>
              </w:numPr>
            </w:pPr>
            <w:r>
              <w:t>Stop Traffic</w:t>
            </w:r>
          </w:p>
          <w:p w:rsidR="005A676A" w:rsidRDefault="005A676A" w:rsidP="00C82C0F">
            <w:pPr>
              <w:pStyle w:val="TestCaseInfo"/>
              <w:numPr>
                <w:ilvl w:val="0"/>
                <w:numId w:val="60"/>
              </w:numPr>
            </w:pPr>
            <w:r>
              <w:t>Trigger a migration of the vResource by issuing a command to the VNFM (--&gt; time stamp)</w:t>
            </w:r>
          </w:p>
          <w:p w:rsidR="005A676A" w:rsidRDefault="005A676A" w:rsidP="00C82C0F">
            <w:pPr>
              <w:pStyle w:val="TestCaseInfo"/>
              <w:numPr>
                <w:ilvl w:val="0"/>
                <w:numId w:val="60"/>
              </w:numPr>
            </w:pPr>
            <w:r>
              <w:t>Validate VNF has migrated, the new vResource is been used and the older vResource is released (--&gt; time stamp)</w:t>
            </w:r>
          </w:p>
          <w:p w:rsidR="005A676A" w:rsidRDefault="005A676A" w:rsidP="00C82C0F">
            <w:pPr>
              <w:pStyle w:val="TestCaseInfo"/>
              <w:numPr>
                <w:ilvl w:val="0"/>
                <w:numId w:val="60"/>
              </w:numPr>
            </w:pPr>
            <w:r>
              <w:t>Generate low traffic load</w:t>
            </w:r>
          </w:p>
          <w:p w:rsidR="005A676A" w:rsidRDefault="005A676A" w:rsidP="00C82C0F">
            <w:pPr>
              <w:pStyle w:val="TestCaseInfo"/>
              <w:numPr>
                <w:ilvl w:val="0"/>
                <w:numId w:val="60"/>
              </w:numPr>
            </w:pPr>
            <w:r>
              <w:t xml:space="preserve">Validate </w:t>
            </w:r>
            <w:r w:rsidR="00ED030C">
              <w:t>that traffic flows through with</w:t>
            </w:r>
            <w:r>
              <w:t>out issues (--&gt; no dropped packets)</w:t>
            </w:r>
          </w:p>
          <w:p w:rsidR="005A676A" w:rsidRDefault="005A676A" w:rsidP="00C82C0F">
            <w:pPr>
              <w:pStyle w:val="TestCaseInfo"/>
              <w:numPr>
                <w:ilvl w:val="0"/>
                <w:numId w:val="60"/>
              </w:numPr>
            </w:pPr>
            <w:r>
              <w:t>Stop Traffic</w:t>
            </w:r>
          </w:p>
          <w:p w:rsidR="005A676A" w:rsidRPr="00093574" w:rsidRDefault="005A676A" w:rsidP="00C82C0F">
            <w:pPr>
              <w:pStyle w:val="TestCaseInfo"/>
              <w:numPr>
                <w:ilvl w:val="0"/>
                <w:numId w:val="6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6"/>
              </w:numPr>
            </w:pPr>
            <w:r>
              <w:t>vMemory</w:t>
            </w:r>
          </w:p>
          <w:p w:rsidR="00C57A83" w:rsidRDefault="00C57A83" w:rsidP="00D45270">
            <w:pPr>
              <w:pStyle w:val="TestCaseInfo"/>
              <w:numPr>
                <w:ilvl w:val="0"/>
                <w:numId w:val="96"/>
              </w:numPr>
            </w:pPr>
            <w:r>
              <w:t>vCPU cores</w:t>
            </w:r>
          </w:p>
          <w:p w:rsidR="00C57A83" w:rsidRDefault="00C57A83" w:rsidP="00D45270">
            <w:pPr>
              <w:pStyle w:val="TestCaseInfo"/>
              <w:numPr>
                <w:ilvl w:val="0"/>
                <w:numId w:val="96"/>
              </w:numPr>
            </w:pPr>
            <w:r>
              <w:t>vStorage</w:t>
            </w:r>
          </w:p>
          <w:p w:rsidR="00C57A83" w:rsidRDefault="00C57A83" w:rsidP="00D45270">
            <w:pPr>
              <w:pStyle w:val="TestCaseInfo"/>
              <w:numPr>
                <w:ilvl w:val="0"/>
                <w:numId w:val="96"/>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198" w:name="_Toc454184450"/>
            <w:bookmarkStart w:id="6199" w:name="_Toc477275300"/>
            <w:r>
              <w:t>TC.VNF.MIGRATE.004</w:t>
            </w:r>
            <w:r>
              <w:tab/>
            </w:r>
            <w:r w:rsidR="005A676A" w:rsidRPr="00030C04">
              <w:t>Migration of virtual resource with offline migration set under traffic load</w:t>
            </w:r>
            <w:bookmarkEnd w:id="6198"/>
            <w:bookmarkEnd w:id="6199"/>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C57A83">
            <w:pPr>
              <w:pStyle w:val="TestCaseInfo"/>
              <w:rPr>
                <w:lang w:eastAsia="zh-CN"/>
              </w:rPr>
            </w:pPr>
            <w:r w:rsidRPr="00030C04">
              <w:rPr>
                <w:lang w:eastAsia="zh-CN"/>
              </w:rPr>
              <w:t>Once the VNFM is instructed to migrate resources, it should result in a VNF that can service the functionality. Therefore</w:t>
            </w:r>
            <w:r>
              <w:rPr>
                <w:lang w:eastAsia="zh-CN"/>
              </w:rPr>
              <w:t>,</w:t>
            </w:r>
            <w:r w:rsidRPr="00030C04">
              <w:rPr>
                <w:lang w:eastAsia="zh-CN"/>
              </w:rPr>
              <w:t xml:space="preserve"> service availability should be validate</w:t>
            </w:r>
            <w:r>
              <w:rPr>
                <w:lang w:eastAsia="zh-CN"/>
              </w:rPr>
              <w:t>d</w:t>
            </w:r>
            <w:r w:rsidRPr="00030C04">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w:t>
            </w:r>
            <w:r>
              <w:rPr>
                <w:lang w:eastAsia="zh-CN"/>
              </w:rPr>
              <w:t xml:space="preserve">disruption </w:t>
            </w:r>
            <w:r w:rsidRPr="00030C04">
              <w:rPr>
                <w:lang w:eastAsia="zh-CN"/>
              </w:rPr>
              <w:t xml:space="preserve">will therefore occur. The service </w:t>
            </w:r>
            <w:r w:rsidR="00C57A83" w:rsidRPr="00030C04">
              <w:rPr>
                <w:lang w:eastAsia="zh-CN"/>
              </w:rPr>
              <w:t>disruption</w:t>
            </w:r>
            <w:r w:rsidRPr="00030C04">
              <w:rPr>
                <w:lang w:eastAsia="zh-CN"/>
              </w:rPr>
              <w:t xml:space="preserve"> must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C57A83">
              <w:rPr>
                <w:lang w:eastAsia="zh-CN"/>
              </w:rPr>
              <w:t>,</w:t>
            </w:r>
            <w:r>
              <w:rPr>
                <w:lang w:eastAsia="zh-CN"/>
              </w:rPr>
              <w:t xml:space="preserve"> once instructed, the VNFM should rebuild a new VNF to migrate an existing VNF from one set of vResources to another new set of vResources by taking the VNF offline and the new VNF online.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C82C0F">
            <w:pPr>
              <w:pStyle w:val="TestCaseInfo"/>
              <w:numPr>
                <w:ilvl w:val="0"/>
                <w:numId w:val="61"/>
              </w:numPr>
            </w:pPr>
            <w:r>
              <w:t>Instantiate VNF</w:t>
            </w:r>
          </w:p>
          <w:p w:rsidR="00C82C0F" w:rsidRDefault="00C82C0F" w:rsidP="00C82C0F">
            <w:pPr>
              <w:pStyle w:val="TestCaseInfo"/>
              <w:numPr>
                <w:ilvl w:val="0"/>
                <w:numId w:val="61"/>
              </w:numPr>
              <w:rPr>
                <w:ins w:id="6200" w:author="Seggelke, Klaus" w:date="2017-03-14T17:02:00Z"/>
              </w:rPr>
            </w:pPr>
            <w:ins w:id="6201" w:author="Seggelke, Klaus" w:date="2017-03-14T17:02:00Z">
              <w:r w:rsidRPr="00074BEF">
                <w:t>Validate VNF instantiation state is INSTANTIATED and VNF state is STARTED (--&gt; time stamp when correct state reached)</w:t>
              </w:r>
            </w:ins>
          </w:p>
          <w:p w:rsidR="005A676A" w:rsidDel="00C82C0F" w:rsidRDefault="005A676A" w:rsidP="00C82C0F">
            <w:pPr>
              <w:pStyle w:val="TestCaseInfo"/>
              <w:numPr>
                <w:ilvl w:val="0"/>
                <w:numId w:val="61"/>
              </w:numPr>
              <w:rPr>
                <w:del w:id="6202" w:author="Seggelke, Klaus" w:date="2017-03-14T17:02:00Z"/>
              </w:rPr>
            </w:pPr>
            <w:del w:id="6203" w:author="Seggelke, Klaus" w:date="2017-03-14T17:02:00Z">
              <w:r w:rsidDel="00C82C0F">
                <w:delText>Validate VNF state is Inactive</w:delText>
              </w:r>
            </w:del>
          </w:p>
          <w:p w:rsidR="005A676A" w:rsidDel="00C82C0F" w:rsidRDefault="005A676A" w:rsidP="00C82C0F">
            <w:pPr>
              <w:pStyle w:val="TestCaseInfo"/>
              <w:numPr>
                <w:ilvl w:val="0"/>
                <w:numId w:val="61"/>
              </w:numPr>
              <w:rPr>
                <w:del w:id="6204" w:author="Seggelke, Klaus" w:date="2017-03-14T17:02:00Z"/>
              </w:rPr>
            </w:pPr>
            <w:del w:id="6205" w:author="Seggelke, Klaus" w:date="2017-03-14T17:02:00Z">
              <w:r w:rsidDel="00C82C0F">
                <w:delText>Start VNF</w:delText>
              </w:r>
            </w:del>
          </w:p>
          <w:p w:rsidR="005A676A" w:rsidDel="00C82C0F" w:rsidRDefault="005A676A" w:rsidP="00C82C0F">
            <w:pPr>
              <w:pStyle w:val="TestCaseInfo"/>
              <w:numPr>
                <w:ilvl w:val="0"/>
                <w:numId w:val="61"/>
              </w:numPr>
              <w:rPr>
                <w:del w:id="6206" w:author="Seggelke, Klaus" w:date="2017-03-14T17:02:00Z"/>
              </w:rPr>
            </w:pPr>
            <w:del w:id="6207" w:author="Seggelke, Klaus" w:date="2017-03-14T17:02:00Z">
              <w:r w:rsidDel="00C82C0F">
                <w:delText>Validate VNF state is Active</w:delText>
              </w:r>
            </w:del>
          </w:p>
          <w:p w:rsidR="00FB6000" w:rsidRDefault="00FB6000" w:rsidP="00C82C0F">
            <w:pPr>
              <w:pStyle w:val="TestCaseInfo"/>
              <w:numPr>
                <w:ilvl w:val="0"/>
                <w:numId w:val="61"/>
              </w:numPr>
            </w:pPr>
            <w:r>
              <w:t>Verify VNF supports offline migration</w:t>
            </w:r>
          </w:p>
          <w:p w:rsidR="005A676A" w:rsidRDefault="005A676A" w:rsidP="00C82C0F">
            <w:pPr>
              <w:pStyle w:val="TestCaseInfo"/>
              <w:numPr>
                <w:ilvl w:val="0"/>
                <w:numId w:val="61"/>
              </w:numPr>
            </w:pPr>
            <w:r>
              <w:t>Generate low traffic load</w:t>
            </w:r>
          </w:p>
          <w:p w:rsidR="005A676A" w:rsidRDefault="005A676A" w:rsidP="00C82C0F">
            <w:pPr>
              <w:pStyle w:val="TestCaseInfo"/>
              <w:numPr>
                <w:ilvl w:val="0"/>
                <w:numId w:val="61"/>
              </w:numPr>
            </w:pPr>
            <w:r>
              <w:t>Validate that traffic flows through without issues (--&gt; no dropped packets)</w:t>
            </w:r>
          </w:p>
          <w:p w:rsidR="005A676A" w:rsidRDefault="005A676A" w:rsidP="00C82C0F">
            <w:pPr>
              <w:pStyle w:val="TestCaseInfo"/>
              <w:numPr>
                <w:ilvl w:val="0"/>
                <w:numId w:val="61"/>
              </w:numPr>
            </w:pPr>
            <w:r>
              <w:t>Trigger a migration of the vResource by issuing a command to the VNFM (--&gt; time stamp)</w:t>
            </w:r>
          </w:p>
          <w:p w:rsidR="005A676A" w:rsidRDefault="005A676A" w:rsidP="00C82C0F">
            <w:pPr>
              <w:pStyle w:val="TestCaseInfo"/>
              <w:numPr>
                <w:ilvl w:val="0"/>
                <w:numId w:val="61"/>
              </w:numPr>
            </w:pPr>
            <w:r>
              <w:t>Validate VNF has migrated, the new vResource is been used and the older vResource is released (--&gt; time stamp)</w:t>
            </w:r>
          </w:p>
          <w:p w:rsidR="005A676A" w:rsidRDefault="005A676A" w:rsidP="00C82C0F">
            <w:pPr>
              <w:pStyle w:val="TestCaseInfo"/>
              <w:numPr>
                <w:ilvl w:val="0"/>
                <w:numId w:val="61"/>
              </w:numPr>
            </w:pPr>
            <w:r>
              <w:t>Validate that traffic flows through without issues (--&gt; no dropped packets)</w:t>
            </w:r>
          </w:p>
          <w:p w:rsidR="005A676A" w:rsidRDefault="005A676A" w:rsidP="00C82C0F">
            <w:pPr>
              <w:pStyle w:val="TestCaseInfo"/>
              <w:numPr>
                <w:ilvl w:val="0"/>
                <w:numId w:val="61"/>
              </w:numPr>
            </w:pPr>
            <w:r>
              <w:t>Stop Traffic</w:t>
            </w:r>
          </w:p>
          <w:p w:rsidR="005A676A" w:rsidRDefault="005A676A" w:rsidP="00C82C0F">
            <w:pPr>
              <w:pStyle w:val="TestCaseInfo"/>
              <w:numPr>
                <w:ilvl w:val="0"/>
                <w:numId w:val="61"/>
              </w:numPr>
            </w:pPr>
            <w:r>
              <w:t>Determine the service disruption by packet drop calculation</w:t>
            </w:r>
          </w:p>
          <w:p w:rsidR="005A676A" w:rsidRPr="00093574" w:rsidRDefault="005A676A" w:rsidP="00C82C0F">
            <w:pPr>
              <w:pStyle w:val="TestCaseInfo"/>
              <w:numPr>
                <w:ilvl w:val="0"/>
                <w:numId w:val="61"/>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7"/>
              </w:numPr>
            </w:pPr>
            <w:r>
              <w:t>vMemory</w:t>
            </w:r>
          </w:p>
          <w:p w:rsidR="00C57A83" w:rsidRDefault="00C57A83" w:rsidP="00D45270">
            <w:pPr>
              <w:pStyle w:val="TestCaseInfo"/>
              <w:numPr>
                <w:ilvl w:val="0"/>
                <w:numId w:val="97"/>
              </w:numPr>
            </w:pPr>
            <w:r>
              <w:t>vCPU cores</w:t>
            </w:r>
          </w:p>
          <w:p w:rsidR="00C57A83" w:rsidRDefault="00C57A83" w:rsidP="00D45270">
            <w:pPr>
              <w:pStyle w:val="TestCaseInfo"/>
              <w:numPr>
                <w:ilvl w:val="0"/>
                <w:numId w:val="97"/>
              </w:numPr>
            </w:pPr>
            <w:r>
              <w:t>vStorage</w:t>
            </w:r>
          </w:p>
          <w:p w:rsidR="00C57A83" w:rsidRDefault="00C57A83" w:rsidP="00D45270">
            <w:pPr>
              <w:pStyle w:val="TestCaseInfo"/>
              <w:numPr>
                <w:ilvl w:val="0"/>
                <w:numId w:val="97"/>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C35DDF">
      <w:pPr>
        <w:pStyle w:val="Heading2"/>
      </w:pPr>
      <w:bookmarkStart w:id="6208" w:name="_Toc454184366"/>
      <w:bookmarkStart w:id="6209" w:name="_Toc477275598"/>
      <w:r>
        <w:t>vResource Network</w:t>
      </w:r>
      <w:bookmarkEnd w:id="6208"/>
      <w:bookmarkEnd w:id="6209"/>
    </w:p>
    <w:p w:rsidR="001E77D3" w:rsidRDefault="001E77D3" w:rsidP="001E77D3">
      <w:pPr>
        <w:rPr>
          <w:lang w:eastAsia="zh-CN"/>
        </w:rPr>
      </w:pPr>
      <w:r>
        <w:rPr>
          <w:lang w:eastAsia="zh-CN"/>
        </w:rPr>
        <w:t>Virtualized networks encompass different types of network:</w:t>
      </w:r>
    </w:p>
    <w:p w:rsidR="001E77D3" w:rsidRDefault="001E77D3" w:rsidP="002274F8">
      <w:pPr>
        <w:ind w:left="720"/>
        <w:rPr>
          <w:lang w:eastAsia="zh-CN"/>
        </w:rPr>
      </w:pPr>
      <w:r>
        <w:rPr>
          <w:lang w:eastAsia="zh-CN"/>
        </w:rPr>
        <w:t>- local</w:t>
      </w:r>
    </w:p>
    <w:p w:rsidR="001E77D3" w:rsidRDefault="001E77D3" w:rsidP="002274F8">
      <w:pPr>
        <w:ind w:left="720"/>
        <w:rPr>
          <w:lang w:eastAsia="zh-CN"/>
        </w:rPr>
      </w:pPr>
      <w:r>
        <w:rPr>
          <w:lang w:eastAsia="zh-CN"/>
        </w:rPr>
        <w:t>- vlan</w:t>
      </w:r>
    </w:p>
    <w:p w:rsidR="001E77D3" w:rsidRDefault="001E77D3" w:rsidP="002274F8">
      <w:pPr>
        <w:ind w:left="720"/>
        <w:rPr>
          <w:lang w:eastAsia="zh-CN"/>
        </w:rPr>
      </w:pPr>
      <w:r>
        <w:rPr>
          <w:lang w:eastAsia="zh-CN"/>
        </w:rPr>
        <w:t>- vxlan</w:t>
      </w:r>
    </w:p>
    <w:p w:rsidR="001E77D3" w:rsidRDefault="001E77D3" w:rsidP="002274F8">
      <w:pPr>
        <w:ind w:left="720"/>
        <w:rPr>
          <w:lang w:eastAsia="zh-CN"/>
        </w:rPr>
      </w:pPr>
      <w:r>
        <w:rPr>
          <w:lang w:eastAsia="zh-CN"/>
        </w:rPr>
        <w:t>-gre</w:t>
      </w:r>
    </w:p>
    <w:p w:rsidR="001E77D3" w:rsidRDefault="001E77D3" w:rsidP="002274F8">
      <w:pPr>
        <w:ind w:left="720"/>
        <w:rPr>
          <w:lang w:eastAsia="zh-CN"/>
        </w:rPr>
      </w:pPr>
      <w:r>
        <w:rPr>
          <w:lang w:eastAsia="zh-CN"/>
        </w:rPr>
        <w:t>- l3-vpn</w:t>
      </w:r>
    </w:p>
    <w:p w:rsidR="002274F8" w:rsidRDefault="002274F8" w:rsidP="001E77D3">
      <w:pPr>
        <w:rPr>
          <w:lang w:eastAsia="zh-CN"/>
        </w:rPr>
      </w:pPr>
      <w:r>
        <w:rPr>
          <w:lang w:eastAsia="zh-CN"/>
        </w:rPr>
        <w:t>The VNFD describes the network demands of the VNF.</w:t>
      </w:r>
    </w:p>
    <w:p w:rsidR="002274F8" w:rsidRDefault="002274F8" w:rsidP="001E77D3">
      <w:pPr>
        <w:rPr>
          <w:lang w:eastAsia="zh-CN"/>
        </w:rPr>
      </w:pPr>
      <w:r>
        <w:rPr>
          <w:lang w:eastAsia="zh-CN"/>
        </w:rPr>
        <w:t xml:space="preserve">A network allows to define the bandwidth that can flow through it. In this way it is possible to either protect a VNF for extreme traffic flows or restrict it because of service contract. </w:t>
      </w:r>
    </w:p>
    <w:p w:rsidR="001E77D3" w:rsidRDefault="002274F8" w:rsidP="002274F8">
      <w:pPr>
        <w:rPr>
          <w:lang w:eastAsia="zh-CN"/>
        </w:rPr>
      </w:pPr>
      <w:r>
        <w:rPr>
          <w:lang w:eastAsia="zh-CN"/>
        </w:rPr>
        <w:t xml:space="preserve">An IP interface could be IPv4, IPv6 or dual stack (IPv4 and IPv6). The IP address could be </w:t>
      </w:r>
      <w:r w:rsidR="001E77D3">
        <w:rPr>
          <w:lang w:eastAsia="zh-CN"/>
        </w:rPr>
        <w:t>configured as static IP (with netmask and gateway</w:t>
      </w:r>
      <w:r>
        <w:rPr>
          <w:lang w:eastAsia="zh-CN"/>
        </w:rPr>
        <w:t>)</w:t>
      </w:r>
      <w:r w:rsidR="001E77D3">
        <w:rPr>
          <w:lang w:eastAsia="zh-CN"/>
        </w:rPr>
        <w:t xml:space="preserve"> or DHCP</w:t>
      </w:r>
      <w:r>
        <w:rPr>
          <w:lang w:eastAsia="zh-CN"/>
        </w:rPr>
        <w:t>. An IP address could be a private or</w:t>
      </w:r>
      <w:r w:rsidR="001E77D3">
        <w:rPr>
          <w:lang w:eastAsia="zh-CN"/>
        </w:rPr>
        <w:t xml:space="preserve"> public IP address</w:t>
      </w:r>
      <w:r>
        <w:rPr>
          <w:lang w:eastAsia="zh-CN"/>
        </w:rPr>
        <w:t xml:space="preserve"> allowing functionalities like NAT. M</w:t>
      </w:r>
      <w:r w:rsidR="001E77D3">
        <w:rPr>
          <w:lang w:eastAsia="zh-CN"/>
        </w:rPr>
        <w:t>ulticast IP</w:t>
      </w:r>
      <w:r>
        <w:rPr>
          <w:lang w:eastAsia="zh-CN"/>
        </w:rPr>
        <w:t xml:space="preserve"> address and anycast IP address and their usage are other types of traffic and may require vNetwork and VNF validation.</w:t>
      </w:r>
    </w:p>
    <w:p w:rsidR="001E77D3" w:rsidRDefault="001E77D3" w:rsidP="001E77D3">
      <w:pPr>
        <w:rPr>
          <w:lang w:eastAsia="zh-CN"/>
        </w:rPr>
      </w:pPr>
      <w:r>
        <w:rPr>
          <w:lang w:eastAsia="zh-CN"/>
        </w:rPr>
        <w:t>An vNetwork has an operation state: enabled or disabled.</w:t>
      </w:r>
    </w:p>
    <w:p w:rsidR="001E77D3" w:rsidRDefault="001E77D3" w:rsidP="001E77D3">
      <w:pPr>
        <w:rPr>
          <w:lang w:eastAsia="zh-CN"/>
        </w:rPr>
      </w:pPr>
      <w:r>
        <w:rPr>
          <w:lang w:eastAsia="zh-CN"/>
        </w:rPr>
        <w:t xml:space="preserve">An vNetwork has a sharing criteria of not-shared and shared (could include a list of shared consumers). </w:t>
      </w:r>
    </w:p>
    <w:p w:rsidR="001E77D3" w:rsidRDefault="001E77D3" w:rsidP="001E77D3">
      <w:pPr>
        <w:rPr>
          <w:lang w:eastAsia="zh-CN"/>
        </w:rPr>
      </w:pPr>
      <w:r>
        <w:rPr>
          <w:lang w:eastAsia="zh-CN"/>
        </w:rPr>
        <w:t>An vNetwork exposes the feature to define the MAC address of the interface or run with an unspecified MAC address.</w:t>
      </w:r>
      <w:r w:rsidR="002274F8">
        <w:rPr>
          <w:lang w:eastAsia="zh-CN"/>
        </w:rPr>
        <w:t xml:space="preserve"> If the VNF depends on the MAC address, test cases could be added to address this.</w:t>
      </w:r>
    </w:p>
    <w:p w:rsidR="001E77D3" w:rsidRDefault="001E77D3" w:rsidP="001E77D3">
      <w:pPr>
        <w:rPr>
          <w:lang w:eastAsia="zh-CN"/>
        </w:rPr>
      </w:pPr>
      <w:r>
        <w:rPr>
          <w:lang w:eastAsia="zh-CN"/>
        </w:rPr>
        <w:t>An vNetwork specifies the type of vNIC: normal vNIC, direct PCIE pass-through, … .</w:t>
      </w:r>
      <w:r w:rsidR="002274F8">
        <w:rPr>
          <w:lang w:eastAsia="zh-CN"/>
        </w:rPr>
        <w:t xml:space="preserve"> Test cases could be added to validate that the VNF can work the different types of network access types.</w:t>
      </w:r>
    </w:p>
    <w:p w:rsidR="005A676A" w:rsidRDefault="001E77D3" w:rsidP="001E77D3">
      <w:pPr>
        <w:rPr>
          <w:lang w:eastAsia="zh-CN"/>
        </w:rPr>
      </w:pPr>
      <w:r>
        <w:rPr>
          <w:lang w:eastAsia="zh-CN"/>
        </w:rPr>
        <w:t>An vNetwork specifies any acceleration capabilities, like RDMA, packet dispatch, TCP Chimney.</w:t>
      </w:r>
      <w:r w:rsidR="002274F8">
        <w:rPr>
          <w:lang w:eastAsia="zh-CN"/>
        </w:rPr>
        <w:t xml:space="preserve"> Here the VNF may take advantage of them and additional test cases should be added.</w:t>
      </w:r>
    </w:p>
    <w:p w:rsidR="001E77D3" w:rsidRDefault="001E77D3" w:rsidP="005A676A">
      <w:pPr>
        <w:rPr>
          <w:lang w:eastAsia="zh-CN"/>
        </w:rPr>
      </w:pPr>
    </w:p>
    <w:p w:rsidR="001E77D3" w:rsidRDefault="001E77D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210" w:name="_Toc454184451"/>
            <w:bookmarkStart w:id="6211" w:name="_Toc477275301"/>
            <w:r>
              <w:lastRenderedPageBreak/>
              <w:t>TC.VNF.VNETWORK.001</w:t>
            </w:r>
            <w:r>
              <w:tab/>
            </w:r>
            <w:r w:rsidR="005A676A" w:rsidRPr="00EF3B0C">
              <w:t>vNetworks resources</w:t>
            </w:r>
            <w:bookmarkEnd w:id="6210"/>
            <w:bookmarkEnd w:id="6211"/>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31"/>
              </w:numPr>
            </w:pPr>
            <w:r w:rsidRPr="00EF3B0C">
              <w:t>local</w:t>
            </w:r>
          </w:p>
          <w:p w:rsidR="005A676A" w:rsidRPr="00EF3B0C" w:rsidRDefault="005A676A" w:rsidP="00D45270">
            <w:pPr>
              <w:pStyle w:val="TestCaseInfo"/>
              <w:numPr>
                <w:ilvl w:val="0"/>
                <w:numId w:val="131"/>
              </w:numPr>
            </w:pPr>
            <w:r w:rsidRPr="00EF3B0C">
              <w:t>vlan</w:t>
            </w:r>
          </w:p>
          <w:p w:rsidR="005A676A" w:rsidRPr="00EF3B0C" w:rsidRDefault="005A676A" w:rsidP="00D45270">
            <w:pPr>
              <w:pStyle w:val="TestCaseInfo"/>
              <w:numPr>
                <w:ilvl w:val="0"/>
                <w:numId w:val="131"/>
              </w:numPr>
            </w:pPr>
            <w:r w:rsidRPr="00EF3B0C">
              <w:t>vxlan</w:t>
            </w:r>
          </w:p>
          <w:p w:rsidR="005A676A" w:rsidRPr="00EF3B0C" w:rsidRDefault="005A676A" w:rsidP="00D45270">
            <w:pPr>
              <w:pStyle w:val="TestCaseInfo"/>
              <w:numPr>
                <w:ilvl w:val="0"/>
                <w:numId w:val="131"/>
              </w:numPr>
            </w:pPr>
            <w:r w:rsidRPr="00EF3B0C">
              <w:t>gre</w:t>
            </w:r>
          </w:p>
          <w:p w:rsidR="005A676A" w:rsidRPr="00EF3B0C" w:rsidRDefault="005A676A" w:rsidP="00D45270">
            <w:pPr>
              <w:pStyle w:val="TestCaseInfo"/>
              <w:numPr>
                <w:ilvl w:val="0"/>
                <w:numId w:val="131"/>
              </w:numPr>
            </w:pPr>
            <w:r w:rsidRPr="00EF3B0C">
              <w:t>l3-vpn</w:t>
            </w:r>
          </w:p>
          <w:p w:rsidR="005A676A" w:rsidRPr="00EF3B0C" w:rsidRDefault="005A676A" w:rsidP="00143687">
            <w:pPr>
              <w:pStyle w:val="TestCaseInfo"/>
            </w:pPr>
            <w:r w:rsidRPr="00EF3B0C">
              <w:t>Another important parameter is the bandwidth. A network interface can be configured as static IP (provided) with netmask and gateway or DHCP including the IP version, IPv4 and IPv6, private and public IP address, multicast IP address and anycast IP address.</w:t>
            </w:r>
          </w:p>
          <w:p w:rsidR="005A676A" w:rsidRPr="00EF3B0C" w:rsidRDefault="005A676A" w:rsidP="00143687">
            <w:pPr>
              <w:pStyle w:val="TestCaseInfo"/>
            </w:pPr>
            <w:r w:rsidRPr="00EF3B0C">
              <w:t>An vNetwork has an operation state: enabled or disabled.</w:t>
            </w:r>
          </w:p>
          <w:p w:rsidR="005A676A" w:rsidRPr="00EF3B0C" w:rsidRDefault="005A676A" w:rsidP="00143687">
            <w:pPr>
              <w:pStyle w:val="TestCaseInfo"/>
            </w:pPr>
            <w:r w:rsidRPr="00EF3B0C">
              <w:t xml:space="preserve">An vNetwork has a sharing criteria of not-shared and shared (could include a list of shared consumers). </w:t>
            </w:r>
          </w:p>
          <w:p w:rsidR="005A676A" w:rsidRPr="00EF3B0C" w:rsidRDefault="005A676A" w:rsidP="00143687">
            <w:pPr>
              <w:pStyle w:val="TestCaseInfo"/>
            </w:pPr>
            <w:r w:rsidRPr="00EF3B0C">
              <w:t>An vNetwork exposes the feature to define the MAC address of the interface or run with an unspecified MAC address.</w:t>
            </w:r>
          </w:p>
          <w:p w:rsidR="005A676A" w:rsidRPr="00EF3B0C" w:rsidRDefault="005A676A" w:rsidP="00143687">
            <w:pPr>
              <w:pStyle w:val="TestCaseInfo"/>
            </w:pPr>
            <w:r w:rsidRPr="00EF3B0C">
              <w:t xml:space="preserve">An vNetwork specifies the type of vNIC: normal vNIC, direct PCIE pass-through, </w:t>
            </w:r>
            <w:r>
              <w:t>…</w:t>
            </w:r>
            <w:r w:rsidRPr="00EF3B0C">
              <w:t xml:space="preserve"> .</w:t>
            </w:r>
          </w:p>
          <w:p w:rsidR="005A676A" w:rsidRPr="00EF3B0C" w:rsidRDefault="005A676A" w:rsidP="00143687">
            <w:pPr>
              <w:pStyle w:val="TestCaseInfo"/>
            </w:pPr>
            <w:r w:rsidRPr="00EF3B0C">
              <w:t>An vNetwork specifies any acceleration capabilities, like RDMA, packet dispatch, TCP Chimney.</w:t>
            </w:r>
          </w:p>
          <w:p w:rsidR="005A676A" w:rsidRPr="00EF3B0C" w:rsidRDefault="005A676A" w:rsidP="00143687">
            <w:pPr>
              <w:pStyle w:val="TestCaseInfo"/>
            </w:pPr>
            <w:r w:rsidRPr="00EF3B0C">
              <w:t>A VNF shall have at least one SWA-1 interface and one SWA-5 interface.</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validate all vNetwork related resources..</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C82C0F">
            <w:pPr>
              <w:pStyle w:val="TestCaseInfo"/>
              <w:numPr>
                <w:ilvl w:val="0"/>
                <w:numId w:val="62"/>
              </w:numPr>
            </w:pPr>
            <w:r>
              <w:t>Instantiate VNF</w:t>
            </w:r>
          </w:p>
          <w:p w:rsidR="00C82C0F" w:rsidRDefault="00C82C0F" w:rsidP="00C82C0F">
            <w:pPr>
              <w:pStyle w:val="TestCaseInfo"/>
              <w:numPr>
                <w:ilvl w:val="0"/>
                <w:numId w:val="62"/>
              </w:numPr>
              <w:rPr>
                <w:ins w:id="6212" w:author="Seggelke, Klaus" w:date="2017-03-14T17:02:00Z"/>
              </w:rPr>
            </w:pPr>
            <w:ins w:id="6213" w:author="Seggelke, Klaus" w:date="2017-03-14T17:02:00Z">
              <w:r w:rsidRPr="00074BEF">
                <w:t>Validate VNF instantiation state is INSTANTIATED and VNF state is STARTED (--&gt; time stamp when correct state reached)</w:t>
              </w:r>
            </w:ins>
          </w:p>
          <w:p w:rsidR="005A676A" w:rsidDel="00C82C0F" w:rsidRDefault="005A676A" w:rsidP="00C82C0F">
            <w:pPr>
              <w:pStyle w:val="TestCaseInfo"/>
              <w:numPr>
                <w:ilvl w:val="0"/>
                <w:numId w:val="62"/>
              </w:numPr>
              <w:rPr>
                <w:del w:id="6214" w:author="Seggelke, Klaus" w:date="2017-03-14T17:02:00Z"/>
              </w:rPr>
            </w:pPr>
            <w:del w:id="6215" w:author="Seggelke, Klaus" w:date="2017-03-14T17:02:00Z">
              <w:r w:rsidDel="00C82C0F">
                <w:delText>Validate VNF state is Inactive</w:delText>
              </w:r>
            </w:del>
          </w:p>
          <w:p w:rsidR="005A676A" w:rsidDel="00C82C0F" w:rsidRDefault="005A676A" w:rsidP="00C82C0F">
            <w:pPr>
              <w:pStyle w:val="TestCaseInfo"/>
              <w:numPr>
                <w:ilvl w:val="0"/>
                <w:numId w:val="62"/>
              </w:numPr>
              <w:rPr>
                <w:del w:id="6216" w:author="Seggelke, Klaus" w:date="2017-03-14T17:02:00Z"/>
              </w:rPr>
            </w:pPr>
            <w:del w:id="6217" w:author="Seggelke, Klaus" w:date="2017-03-14T17:02:00Z">
              <w:r w:rsidDel="00C82C0F">
                <w:delText>Start VNF</w:delText>
              </w:r>
            </w:del>
          </w:p>
          <w:p w:rsidR="005A676A" w:rsidDel="00C82C0F" w:rsidRDefault="005A676A" w:rsidP="00C82C0F">
            <w:pPr>
              <w:pStyle w:val="TestCaseInfo"/>
              <w:numPr>
                <w:ilvl w:val="0"/>
                <w:numId w:val="62"/>
              </w:numPr>
              <w:rPr>
                <w:del w:id="6218" w:author="Seggelke, Klaus" w:date="2017-03-14T17:02:00Z"/>
              </w:rPr>
            </w:pPr>
            <w:del w:id="6219" w:author="Seggelke, Klaus" w:date="2017-03-14T17:02:00Z">
              <w:r w:rsidDel="00C82C0F">
                <w:delText>Validate VNF state is Active</w:delText>
              </w:r>
            </w:del>
          </w:p>
          <w:p w:rsidR="005A676A" w:rsidRDefault="005A676A" w:rsidP="00C82C0F">
            <w:pPr>
              <w:pStyle w:val="TestCaseInfo"/>
              <w:numPr>
                <w:ilvl w:val="0"/>
                <w:numId w:val="62"/>
              </w:numPr>
            </w:pPr>
            <w:r>
              <w:t>Generate low traffic load</w:t>
            </w:r>
          </w:p>
          <w:p w:rsidR="005A676A" w:rsidRDefault="005A676A" w:rsidP="00C82C0F">
            <w:pPr>
              <w:pStyle w:val="TestCaseInfo"/>
              <w:numPr>
                <w:ilvl w:val="0"/>
                <w:numId w:val="62"/>
              </w:numPr>
            </w:pPr>
            <w:r>
              <w:t>Validate that traffic flows through without issues (--&gt; no dropped packets)</w:t>
            </w:r>
          </w:p>
          <w:p w:rsidR="005A676A" w:rsidRDefault="005A676A" w:rsidP="00C82C0F">
            <w:pPr>
              <w:pStyle w:val="TestCaseInfo"/>
              <w:numPr>
                <w:ilvl w:val="0"/>
                <w:numId w:val="62"/>
              </w:numPr>
            </w:pPr>
            <w:r>
              <w:t>Stop Traffic</w:t>
            </w:r>
          </w:p>
          <w:p w:rsidR="005A676A" w:rsidRDefault="005A676A" w:rsidP="00C82C0F">
            <w:pPr>
              <w:pStyle w:val="TestCaseInfo"/>
              <w:numPr>
                <w:ilvl w:val="0"/>
                <w:numId w:val="62"/>
              </w:numPr>
            </w:pPr>
            <w:r>
              <w:t>Validate the vNetwork resources and the correctness of instantiation</w:t>
            </w:r>
          </w:p>
          <w:p w:rsidR="005A676A" w:rsidRDefault="005A676A" w:rsidP="00C82C0F">
            <w:pPr>
              <w:pStyle w:val="TestCaseInfo"/>
              <w:numPr>
                <w:ilvl w:val="0"/>
                <w:numId w:val="62"/>
              </w:numPr>
            </w:pPr>
            <w:r>
              <w:t>Terminate VNF</w:t>
            </w:r>
          </w:p>
          <w:p w:rsidR="005A676A" w:rsidRPr="00093574" w:rsidRDefault="005A676A" w:rsidP="00C82C0F">
            <w:pPr>
              <w:pStyle w:val="TestCaseInfo"/>
              <w:numPr>
                <w:ilvl w:val="0"/>
                <w:numId w:val="62"/>
              </w:numPr>
            </w:pPr>
            <w:r>
              <w:t>Validate all vNetwork resources has been released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006A9" w:rsidRDefault="004006A9" w:rsidP="004006A9">
            <w:pPr>
              <w:pStyle w:val="TestCaseInfo"/>
            </w:pPr>
            <w:r>
              <w:t>The test case could be divided into further subcategories validating</w:t>
            </w:r>
          </w:p>
          <w:p w:rsidR="004006A9" w:rsidRPr="00EF3B0C" w:rsidRDefault="004006A9" w:rsidP="004006A9">
            <w:pPr>
              <w:pStyle w:val="TestCaseInfo"/>
            </w:pPr>
            <w:r>
              <w:t>a. Types of network</w:t>
            </w:r>
            <w:r w:rsidRPr="00EF3B0C">
              <w:t>:</w:t>
            </w:r>
          </w:p>
          <w:p w:rsidR="004006A9" w:rsidRPr="00EF3B0C" w:rsidRDefault="004006A9" w:rsidP="004006A9">
            <w:pPr>
              <w:pStyle w:val="TestCaseInfo"/>
              <w:ind w:left="720"/>
            </w:pPr>
            <w:r w:rsidRPr="00EF3B0C">
              <w:t>local</w:t>
            </w:r>
          </w:p>
          <w:p w:rsidR="004006A9" w:rsidRPr="00EF3B0C" w:rsidRDefault="004006A9" w:rsidP="004006A9">
            <w:pPr>
              <w:pStyle w:val="TestCaseInfo"/>
              <w:ind w:left="720"/>
            </w:pPr>
            <w:r w:rsidRPr="00EF3B0C">
              <w:t>vlan</w:t>
            </w:r>
          </w:p>
          <w:p w:rsidR="004006A9" w:rsidRPr="00EF3B0C" w:rsidRDefault="004006A9" w:rsidP="004006A9">
            <w:pPr>
              <w:pStyle w:val="TestCaseInfo"/>
              <w:ind w:left="720"/>
            </w:pPr>
            <w:r w:rsidRPr="00EF3B0C">
              <w:t>vxlan</w:t>
            </w:r>
          </w:p>
          <w:p w:rsidR="004006A9" w:rsidRPr="00EF3B0C" w:rsidRDefault="004006A9" w:rsidP="004006A9">
            <w:pPr>
              <w:pStyle w:val="TestCaseInfo"/>
              <w:ind w:left="720"/>
            </w:pPr>
            <w:r>
              <w:t>g</w:t>
            </w:r>
            <w:r w:rsidRPr="00EF3B0C">
              <w:t>re</w:t>
            </w:r>
          </w:p>
          <w:p w:rsidR="004006A9" w:rsidRPr="00EF3B0C" w:rsidRDefault="004006A9" w:rsidP="004006A9">
            <w:pPr>
              <w:pStyle w:val="TestCaseInfo"/>
              <w:ind w:left="720"/>
            </w:pPr>
            <w:r w:rsidRPr="00EF3B0C">
              <w:t>l3-vpn</w:t>
            </w:r>
          </w:p>
          <w:p w:rsidR="004006A9" w:rsidRDefault="004006A9" w:rsidP="004006A9">
            <w:pPr>
              <w:pStyle w:val="TestCaseInfo"/>
            </w:pPr>
            <w:r>
              <w:t xml:space="preserve">b. </w:t>
            </w:r>
            <w:r w:rsidR="00775B9D">
              <w:t>IP address assignment</w:t>
            </w:r>
          </w:p>
          <w:p w:rsidR="004006A9" w:rsidRDefault="004006A9" w:rsidP="004006A9">
            <w:pPr>
              <w:pStyle w:val="TestCaseInfo"/>
              <w:ind w:left="720"/>
            </w:pPr>
            <w:r w:rsidRPr="00EF3B0C">
              <w:lastRenderedPageBreak/>
              <w:t>static IP</w:t>
            </w:r>
            <w:r w:rsidR="00775B9D">
              <w:t xml:space="preserve"> (</w:t>
            </w:r>
            <w:r w:rsidRPr="00EF3B0C">
              <w:t>netmask and gateway</w:t>
            </w:r>
            <w:r w:rsidR="00775B9D">
              <w:t>) or DHCP</w:t>
            </w:r>
          </w:p>
          <w:p w:rsidR="00775B9D" w:rsidRDefault="00775B9D" w:rsidP="004006A9">
            <w:pPr>
              <w:pStyle w:val="TestCaseInfo"/>
              <w:ind w:left="720"/>
            </w:pPr>
            <w:r w:rsidRPr="00EF3B0C">
              <w:t>private and public IP address</w:t>
            </w:r>
          </w:p>
          <w:p w:rsidR="00775B9D" w:rsidRDefault="004006A9" w:rsidP="004006A9">
            <w:pPr>
              <w:pStyle w:val="TestCaseInfo"/>
            </w:pPr>
            <w:r>
              <w:t xml:space="preserve">c. </w:t>
            </w:r>
            <w:r w:rsidR="00775B9D">
              <w:t>IP protocol</w:t>
            </w:r>
          </w:p>
          <w:p w:rsidR="00775B9D" w:rsidRDefault="004006A9" w:rsidP="00775B9D">
            <w:pPr>
              <w:pStyle w:val="TestCaseInfo"/>
              <w:ind w:left="720"/>
            </w:pPr>
            <w:r w:rsidRPr="00EF3B0C">
              <w:t>IPv4</w:t>
            </w:r>
          </w:p>
          <w:p w:rsidR="004006A9" w:rsidRPr="00EF3B0C" w:rsidRDefault="004006A9" w:rsidP="00775B9D">
            <w:pPr>
              <w:pStyle w:val="TestCaseInfo"/>
              <w:ind w:left="720"/>
            </w:pPr>
            <w:r w:rsidRPr="00EF3B0C">
              <w:t>IPv6</w:t>
            </w:r>
          </w:p>
          <w:p w:rsidR="00775B9D" w:rsidRDefault="00775B9D" w:rsidP="004006A9">
            <w:pPr>
              <w:pStyle w:val="TestCaseInfo"/>
            </w:pPr>
            <w:r>
              <w:t xml:space="preserve">d. </w:t>
            </w:r>
            <w:r w:rsidR="004006A9" w:rsidRPr="00EF3B0C">
              <w:t xml:space="preserve">vNetwork sharing </w:t>
            </w:r>
          </w:p>
          <w:p w:rsidR="004006A9" w:rsidRPr="00EF3B0C" w:rsidRDefault="00775B9D" w:rsidP="00775B9D">
            <w:pPr>
              <w:pStyle w:val="TestCaseInfo"/>
              <w:ind w:left="720"/>
            </w:pPr>
            <w:r>
              <w:t>not-shared and shared</w:t>
            </w:r>
          </w:p>
          <w:p w:rsidR="00775B9D" w:rsidRDefault="00775B9D" w:rsidP="00775B9D">
            <w:pPr>
              <w:pStyle w:val="TestCaseInfo"/>
            </w:pPr>
            <w:r>
              <w:t>e. MAC address</w:t>
            </w:r>
          </w:p>
          <w:p w:rsidR="005A676A" w:rsidRDefault="004006A9" w:rsidP="00775B9D">
            <w:pPr>
              <w:pStyle w:val="TestCaseInfo"/>
              <w:ind w:left="720"/>
            </w:pPr>
            <w:r w:rsidRPr="00EF3B0C">
              <w:t>define</w:t>
            </w:r>
            <w:r w:rsidR="00775B9D">
              <w:t>d</w:t>
            </w:r>
            <w:r w:rsidRPr="00EF3B0C">
              <w:t xml:space="preserve"> MAC address or unspecified MAC address</w:t>
            </w:r>
          </w:p>
          <w:p w:rsidR="007013A2" w:rsidRDefault="007013A2" w:rsidP="007013A2">
            <w:pPr>
              <w:pStyle w:val="TestCaseInfo"/>
            </w:pPr>
            <w:r>
              <w:t>f. Number of network interfaces</w:t>
            </w:r>
          </w:p>
          <w:p w:rsidR="007013A2" w:rsidRDefault="007013A2" w:rsidP="007013A2">
            <w:pPr>
              <w:pStyle w:val="TestCaseInfo"/>
              <w:ind w:left="720"/>
            </w:pPr>
            <w:r>
              <w:t>VNF could be capable of handling a dynamic number of network interfaces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220" w:name="_Toc454184452"/>
            <w:bookmarkStart w:id="6221" w:name="_Toc477275302"/>
            <w:r>
              <w:t>TC.VNF.VNETWORK.002</w:t>
            </w:r>
            <w:r>
              <w:tab/>
            </w:r>
            <w:r w:rsidR="005A676A" w:rsidRPr="008820A9">
              <w:t>VNFM is able to modify the bandwidth of the vNetwork</w:t>
            </w:r>
            <w:bookmarkEnd w:id="6220"/>
            <w:bookmarkEnd w:id="6221"/>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02"/>
              </w:numPr>
            </w:pPr>
            <w:r w:rsidRPr="00EF3B0C">
              <w:t>local</w:t>
            </w:r>
          </w:p>
          <w:p w:rsidR="005A676A" w:rsidRPr="00EF3B0C" w:rsidRDefault="005A676A" w:rsidP="00D45270">
            <w:pPr>
              <w:pStyle w:val="TestCaseInfo"/>
              <w:numPr>
                <w:ilvl w:val="0"/>
                <w:numId w:val="102"/>
              </w:numPr>
            </w:pPr>
            <w:r w:rsidRPr="00EF3B0C">
              <w:t>vlan</w:t>
            </w:r>
          </w:p>
          <w:p w:rsidR="005A676A" w:rsidRDefault="005A676A" w:rsidP="00D45270">
            <w:pPr>
              <w:pStyle w:val="TestCaseInfo"/>
              <w:numPr>
                <w:ilvl w:val="0"/>
                <w:numId w:val="102"/>
              </w:numPr>
            </w:pPr>
            <w:r w:rsidRPr="00EF3B0C">
              <w:t>vxlan</w:t>
            </w:r>
          </w:p>
          <w:p w:rsidR="005A676A" w:rsidRDefault="00594F45" w:rsidP="00D45270">
            <w:pPr>
              <w:pStyle w:val="TestCaseInfo"/>
              <w:numPr>
                <w:ilvl w:val="0"/>
                <w:numId w:val="102"/>
              </w:numPr>
            </w:pPr>
            <w:r>
              <w:t>gre</w:t>
            </w:r>
          </w:p>
          <w:p w:rsidR="005A676A" w:rsidRPr="00EF3B0C" w:rsidRDefault="005A676A" w:rsidP="00D45270">
            <w:pPr>
              <w:pStyle w:val="TestCaseInfo"/>
              <w:numPr>
                <w:ilvl w:val="0"/>
                <w:numId w:val="102"/>
              </w:numPr>
            </w:pPr>
            <w:r w:rsidRPr="00EF3B0C">
              <w:t>l3-vpn</w:t>
            </w:r>
          </w:p>
          <w:p w:rsidR="005A676A" w:rsidRPr="00EF3B0C" w:rsidRDefault="005A676A" w:rsidP="00143687">
            <w:pPr>
              <w:pStyle w:val="TestCaseInfo"/>
            </w:pPr>
            <w:r w:rsidRPr="008820A9">
              <w:t xml:space="preserve">Via the VNFM interface the vNetwork bandwidth should be reduced or increased. By emitting traffic before and after and exceeding the new bandwidth traffic must be dropped. We could measure the time </w:t>
            </w:r>
            <w:r>
              <w:t>it takes to process the command</w:t>
            </w:r>
            <w:r w:rsidRPr="00EF3B0C">
              <w:t>.</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w:t>
            </w:r>
            <w:r w:rsidR="00775B9D">
              <w:rPr>
                <w:lang w:eastAsia="zh-CN"/>
              </w:rPr>
              <w:t>ate vNetwork bandwidth control.</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A57497">
            <w:pPr>
              <w:pStyle w:val="TestCaseInfo"/>
              <w:numPr>
                <w:ilvl w:val="0"/>
                <w:numId w:val="63"/>
              </w:numPr>
            </w:pPr>
            <w:r>
              <w:t>Instantiate VNF</w:t>
            </w:r>
          </w:p>
          <w:p w:rsidR="00A57497" w:rsidRDefault="00A57497" w:rsidP="00A57497">
            <w:pPr>
              <w:pStyle w:val="TestCaseInfo"/>
              <w:numPr>
                <w:ilvl w:val="0"/>
                <w:numId w:val="63"/>
              </w:numPr>
              <w:rPr>
                <w:ins w:id="6222" w:author="Seggelke, Klaus" w:date="2017-03-14T17:03:00Z"/>
              </w:rPr>
            </w:pPr>
            <w:ins w:id="6223" w:author="Seggelke, Klaus" w:date="2017-03-14T17:03:00Z">
              <w:r w:rsidRPr="00074BEF">
                <w:t>Validate VNF instantiation state is INSTANTIATED and VNF state is STARTED (--&gt; time stamp when correct state reached)</w:t>
              </w:r>
            </w:ins>
          </w:p>
          <w:p w:rsidR="005A676A" w:rsidDel="00A57497" w:rsidRDefault="005A676A" w:rsidP="00A57497">
            <w:pPr>
              <w:pStyle w:val="TestCaseInfo"/>
              <w:numPr>
                <w:ilvl w:val="0"/>
                <w:numId w:val="63"/>
              </w:numPr>
              <w:rPr>
                <w:del w:id="6224" w:author="Seggelke, Klaus" w:date="2017-03-14T17:03:00Z"/>
              </w:rPr>
            </w:pPr>
            <w:del w:id="6225" w:author="Seggelke, Klaus" w:date="2017-03-14T17:03:00Z">
              <w:r w:rsidDel="00A57497">
                <w:delText>Validate VNF state is Inactive</w:delText>
              </w:r>
            </w:del>
          </w:p>
          <w:p w:rsidR="005A676A" w:rsidDel="00A57497" w:rsidRDefault="005A676A" w:rsidP="00A57497">
            <w:pPr>
              <w:pStyle w:val="TestCaseInfo"/>
              <w:numPr>
                <w:ilvl w:val="0"/>
                <w:numId w:val="63"/>
              </w:numPr>
              <w:rPr>
                <w:del w:id="6226" w:author="Seggelke, Klaus" w:date="2017-03-14T17:03:00Z"/>
              </w:rPr>
            </w:pPr>
            <w:del w:id="6227" w:author="Seggelke, Klaus" w:date="2017-03-14T17:03:00Z">
              <w:r w:rsidDel="00A57497">
                <w:delText>Start VNF</w:delText>
              </w:r>
            </w:del>
          </w:p>
          <w:p w:rsidR="005A676A" w:rsidDel="00A57497" w:rsidRDefault="005A676A" w:rsidP="00A57497">
            <w:pPr>
              <w:pStyle w:val="TestCaseInfo"/>
              <w:numPr>
                <w:ilvl w:val="0"/>
                <w:numId w:val="63"/>
              </w:numPr>
              <w:rPr>
                <w:del w:id="6228" w:author="Seggelke, Klaus" w:date="2017-03-14T17:03:00Z"/>
              </w:rPr>
            </w:pPr>
            <w:del w:id="6229" w:author="Seggelke, Klaus" w:date="2017-03-14T17:03:00Z">
              <w:r w:rsidDel="00A57497">
                <w:delText>Validate VNF state is Active</w:delText>
              </w:r>
            </w:del>
          </w:p>
          <w:p w:rsidR="005A676A" w:rsidRDefault="005A676A" w:rsidP="00A57497">
            <w:pPr>
              <w:pStyle w:val="TestCaseInfo"/>
              <w:numPr>
                <w:ilvl w:val="0"/>
                <w:numId w:val="63"/>
              </w:numPr>
            </w:pPr>
            <w:r>
              <w:t>Generate normal traffic load</w:t>
            </w:r>
          </w:p>
          <w:p w:rsidR="005A676A" w:rsidRDefault="005A676A" w:rsidP="00A57497">
            <w:pPr>
              <w:pStyle w:val="TestCaseInfo"/>
              <w:numPr>
                <w:ilvl w:val="0"/>
                <w:numId w:val="63"/>
              </w:numPr>
            </w:pPr>
            <w:r>
              <w:t>Validate that traffic flows through without issues (--&gt; no dropped packets)</w:t>
            </w:r>
          </w:p>
          <w:p w:rsidR="005A676A" w:rsidRDefault="005A676A" w:rsidP="00A57497">
            <w:pPr>
              <w:pStyle w:val="TestCaseInfo"/>
              <w:numPr>
                <w:ilvl w:val="0"/>
                <w:numId w:val="63"/>
              </w:numPr>
            </w:pPr>
            <w:r>
              <w:t>Issue VNFM command to lower the bandwidth of the vNetwork</w:t>
            </w:r>
          </w:p>
          <w:p w:rsidR="005A676A" w:rsidRDefault="005A676A" w:rsidP="00A57497">
            <w:pPr>
              <w:pStyle w:val="TestCaseInfo"/>
              <w:numPr>
                <w:ilvl w:val="0"/>
                <w:numId w:val="63"/>
              </w:numPr>
            </w:pPr>
            <w:r>
              <w:t>Validate that traffic gets dropped as we reach over the limit (--&gt; dropped packets)</w:t>
            </w:r>
          </w:p>
          <w:p w:rsidR="005A676A" w:rsidRDefault="005A676A" w:rsidP="00A57497">
            <w:pPr>
              <w:pStyle w:val="TestCaseInfo"/>
              <w:numPr>
                <w:ilvl w:val="0"/>
                <w:numId w:val="63"/>
              </w:numPr>
            </w:pPr>
            <w:r>
              <w:t>Issue VNFM command to increase the bandwidth of the vNetwork</w:t>
            </w:r>
          </w:p>
          <w:p w:rsidR="005A676A" w:rsidRDefault="005A676A" w:rsidP="00A57497">
            <w:pPr>
              <w:pStyle w:val="TestCaseInfo"/>
              <w:numPr>
                <w:ilvl w:val="0"/>
                <w:numId w:val="63"/>
              </w:numPr>
            </w:pPr>
            <w:r>
              <w:t>Validate no traffic gets dropped as traffic load is under the limit (--&gt; no dropped packets)</w:t>
            </w:r>
          </w:p>
          <w:p w:rsidR="00775B9D" w:rsidRDefault="00775B9D" w:rsidP="00A57497">
            <w:pPr>
              <w:pStyle w:val="TestCaseInfo"/>
              <w:numPr>
                <w:ilvl w:val="0"/>
                <w:numId w:val="63"/>
              </w:numPr>
            </w:pPr>
            <w:r>
              <w:t>Stop traffic</w:t>
            </w:r>
          </w:p>
          <w:p w:rsidR="005A676A" w:rsidRPr="00093574" w:rsidRDefault="005A676A" w:rsidP="00A57497">
            <w:pPr>
              <w:pStyle w:val="TestCaseInfo"/>
              <w:numPr>
                <w:ilvl w:val="0"/>
                <w:numId w:val="63"/>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94F45"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94F45" w:rsidRDefault="00594F45" w:rsidP="00594F4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4F45" w:rsidRDefault="00594F45" w:rsidP="00594F45">
            <w:pPr>
              <w:pStyle w:val="TestCaseInfo"/>
            </w:pPr>
            <w:r>
              <w:t>The test case could be divided into further subcategories validating</w:t>
            </w:r>
          </w:p>
          <w:p w:rsidR="00594F45" w:rsidRPr="00EF3B0C" w:rsidRDefault="00594F45" w:rsidP="00594F45">
            <w:pPr>
              <w:pStyle w:val="TestCaseInfo"/>
            </w:pPr>
            <w:r>
              <w:lastRenderedPageBreak/>
              <w:t>a. Types of network</w:t>
            </w:r>
            <w:r w:rsidRPr="00EF3B0C">
              <w:t>:</w:t>
            </w:r>
          </w:p>
          <w:p w:rsidR="00594F45" w:rsidRPr="00EF3B0C" w:rsidRDefault="00594F45" w:rsidP="00594F45">
            <w:pPr>
              <w:pStyle w:val="TestCaseInfo"/>
              <w:ind w:left="720"/>
            </w:pPr>
            <w:r w:rsidRPr="00EF3B0C">
              <w:t>local</w:t>
            </w:r>
          </w:p>
          <w:p w:rsidR="00594F45" w:rsidRPr="00EF3B0C" w:rsidRDefault="00594F45" w:rsidP="00594F45">
            <w:pPr>
              <w:pStyle w:val="TestCaseInfo"/>
              <w:ind w:left="720"/>
            </w:pPr>
            <w:r w:rsidRPr="00EF3B0C">
              <w:t>vlan</w:t>
            </w:r>
          </w:p>
          <w:p w:rsidR="00594F45" w:rsidRPr="00EF3B0C" w:rsidRDefault="00594F45" w:rsidP="00594F45">
            <w:pPr>
              <w:pStyle w:val="TestCaseInfo"/>
              <w:ind w:left="720"/>
            </w:pPr>
            <w:r w:rsidRPr="00EF3B0C">
              <w:t>vxlan</w:t>
            </w:r>
          </w:p>
          <w:p w:rsidR="00594F45" w:rsidRPr="00EF3B0C" w:rsidRDefault="00594F45" w:rsidP="00594F45">
            <w:pPr>
              <w:pStyle w:val="TestCaseInfo"/>
              <w:ind w:left="720"/>
            </w:pPr>
            <w:r>
              <w:t>g</w:t>
            </w:r>
            <w:r w:rsidRPr="00EF3B0C">
              <w:t>re</w:t>
            </w:r>
          </w:p>
          <w:p w:rsidR="00594F45" w:rsidRPr="00EF3B0C" w:rsidRDefault="00594F45" w:rsidP="00594F45">
            <w:pPr>
              <w:pStyle w:val="TestCaseInfo"/>
              <w:ind w:left="720"/>
            </w:pPr>
            <w:r w:rsidRPr="00EF3B0C">
              <w:t>l3-vpn</w:t>
            </w:r>
          </w:p>
          <w:p w:rsidR="00594F45" w:rsidRDefault="00594F45" w:rsidP="00594F45">
            <w:pPr>
              <w:pStyle w:val="TestCaseInfo"/>
            </w:pPr>
            <w:r>
              <w:t>b. IP address assignment</w:t>
            </w:r>
          </w:p>
          <w:p w:rsidR="00594F45" w:rsidRDefault="00594F45" w:rsidP="00594F45">
            <w:pPr>
              <w:pStyle w:val="TestCaseInfo"/>
              <w:ind w:left="720"/>
            </w:pPr>
            <w:r w:rsidRPr="00EF3B0C">
              <w:t>static IP</w:t>
            </w:r>
            <w:r>
              <w:t xml:space="preserve"> (</w:t>
            </w:r>
            <w:r w:rsidRPr="00EF3B0C">
              <w:t>netmask and gateway</w:t>
            </w:r>
            <w:r>
              <w:t>) or DHCP</w:t>
            </w:r>
          </w:p>
          <w:p w:rsidR="00594F45" w:rsidRDefault="00594F45" w:rsidP="00594F45">
            <w:pPr>
              <w:pStyle w:val="TestCaseInfo"/>
              <w:ind w:left="720"/>
            </w:pPr>
            <w:r w:rsidRPr="00EF3B0C">
              <w:t>private and public IP address</w:t>
            </w:r>
          </w:p>
          <w:p w:rsidR="00594F45" w:rsidRDefault="00594F45" w:rsidP="00594F45">
            <w:pPr>
              <w:pStyle w:val="TestCaseInfo"/>
            </w:pPr>
            <w:r>
              <w:t>c. IP protocol</w:t>
            </w:r>
          </w:p>
          <w:p w:rsidR="00594F45" w:rsidRDefault="00594F45" w:rsidP="00594F45">
            <w:pPr>
              <w:pStyle w:val="TestCaseInfo"/>
              <w:ind w:left="720"/>
            </w:pPr>
            <w:r w:rsidRPr="00EF3B0C">
              <w:t>IPv4</w:t>
            </w:r>
          </w:p>
          <w:p w:rsidR="00594F45" w:rsidRPr="00EF3B0C" w:rsidRDefault="00594F45" w:rsidP="00594F45">
            <w:pPr>
              <w:pStyle w:val="TestCaseInfo"/>
              <w:ind w:left="720"/>
            </w:pPr>
            <w:r w:rsidRPr="00EF3B0C">
              <w:t>IPv6</w:t>
            </w:r>
          </w:p>
          <w:p w:rsidR="00594F45" w:rsidRDefault="00594F45" w:rsidP="00594F45">
            <w:pPr>
              <w:pStyle w:val="TestCaseInfo"/>
            </w:pPr>
            <w:r>
              <w:t xml:space="preserve">d. </w:t>
            </w:r>
            <w:r w:rsidRPr="00EF3B0C">
              <w:t xml:space="preserve">vNetwork sharing </w:t>
            </w:r>
          </w:p>
          <w:p w:rsidR="00594F45" w:rsidRPr="00EF3B0C" w:rsidRDefault="00594F45" w:rsidP="00594F45">
            <w:pPr>
              <w:pStyle w:val="TestCaseInfo"/>
              <w:ind w:left="720"/>
            </w:pPr>
            <w:r>
              <w:t>not-shared and shared</w:t>
            </w:r>
          </w:p>
          <w:p w:rsidR="00594F45" w:rsidRDefault="00594F45" w:rsidP="00594F45">
            <w:pPr>
              <w:pStyle w:val="TestCaseInfo"/>
            </w:pPr>
            <w:r>
              <w:t>e. MAC address</w:t>
            </w:r>
          </w:p>
          <w:p w:rsidR="00594F45" w:rsidRDefault="00594F45" w:rsidP="00594F45">
            <w:pPr>
              <w:pStyle w:val="TestCaseInfo"/>
              <w:ind w:left="720"/>
            </w:pPr>
            <w:r w:rsidRPr="00EF3B0C">
              <w:t>define</w:t>
            </w:r>
            <w:r>
              <w:t>d</w:t>
            </w:r>
            <w:r w:rsidRPr="00EF3B0C">
              <w:t xml:space="preserve"> MAC address or unspecified MAC address</w:t>
            </w:r>
          </w:p>
          <w:p w:rsidR="00594F45" w:rsidRDefault="00594F45" w:rsidP="00594F45">
            <w:pPr>
              <w:pStyle w:val="TestCaseInfo"/>
            </w:pPr>
            <w:r>
              <w:t>f. Number of network interfaces</w:t>
            </w:r>
          </w:p>
          <w:p w:rsidR="00594F45" w:rsidRDefault="00594F45" w:rsidP="00594F45">
            <w:pPr>
              <w:pStyle w:val="TestCaseInfo"/>
              <w:ind w:left="720"/>
            </w:pPr>
            <w:r>
              <w:t>VNF could be capable of handling a dynamic number of network interfaces</w:t>
            </w: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6230" w:name="_Toc454184367"/>
      <w:bookmarkStart w:id="6231" w:name="_Toc477275599"/>
      <w:r>
        <w:t>vResource Storage</w:t>
      </w:r>
      <w:bookmarkEnd w:id="6230"/>
      <w:bookmarkEnd w:id="6231"/>
    </w:p>
    <w:p w:rsidR="005A676A" w:rsidRDefault="00FD1849" w:rsidP="005A676A">
      <w:pPr>
        <w:rPr>
          <w:lang w:eastAsia="zh-CN"/>
        </w:rPr>
      </w:pPr>
      <w:r>
        <w:rPr>
          <w:lang w:eastAsia="zh-CN"/>
        </w:rPr>
        <w:t xml:space="preserve">The virtualized Storage resource </w:t>
      </w:r>
      <w:r w:rsidR="007A1CF2">
        <w:rPr>
          <w:lang w:eastAsia="zh-CN"/>
        </w:rPr>
        <w:t>can be increased and decreased in size. The following test cases validate the functionality of the VNF to scope with this changes.</w:t>
      </w:r>
    </w:p>
    <w:p w:rsidR="00C23D64" w:rsidRDefault="00C23D64" w:rsidP="005A676A">
      <w:pPr>
        <w:rPr>
          <w:lang w:eastAsia="zh-CN"/>
        </w:rPr>
      </w:pPr>
    </w:p>
    <w:p w:rsidR="00C23D64" w:rsidRDefault="00C23D64" w:rsidP="00C23D64">
      <w:pPr>
        <w:jc w:val="center"/>
        <w:rPr>
          <w:lang w:eastAsia="zh-CN"/>
        </w:rPr>
      </w:pPr>
      <w:r>
        <w:rPr>
          <w:noProof/>
        </w:rPr>
        <w:drawing>
          <wp:inline distT="0" distB="0" distL="0" distR="0" wp14:anchorId="45620F02" wp14:editId="5DE6A9F9">
            <wp:extent cx="2054888" cy="1336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67199" cy="1344407"/>
                    </a:xfrm>
                    <a:prstGeom prst="rect">
                      <a:avLst/>
                    </a:prstGeom>
                    <a:noFill/>
                  </pic:spPr>
                </pic:pic>
              </a:graphicData>
            </a:graphic>
          </wp:inline>
        </w:drawing>
      </w:r>
    </w:p>
    <w:p w:rsidR="00FD1849" w:rsidRDefault="00FD184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232" w:name="_Toc454184453"/>
            <w:bookmarkStart w:id="6233" w:name="_Toc477275303"/>
            <w:r>
              <w:t>TC.VNF.VSTORAGE.001</w:t>
            </w:r>
            <w:r>
              <w:tab/>
            </w:r>
            <w:r w:rsidR="005A676A" w:rsidRPr="000B56B3">
              <w:t>Increase of vStorage</w:t>
            </w:r>
            <w:bookmarkEnd w:id="6232"/>
            <w:bookmarkEnd w:id="6233"/>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6E70F4">
            <w:pPr>
              <w:pStyle w:val="TestCaseInfo"/>
              <w:numPr>
                <w:ilvl w:val="0"/>
                <w:numId w:val="98"/>
              </w:numPr>
            </w:pPr>
            <w:r>
              <w:t>volume</w:t>
            </w:r>
          </w:p>
          <w:p w:rsidR="005A676A" w:rsidRDefault="005A676A" w:rsidP="006E70F4">
            <w:pPr>
              <w:pStyle w:val="TestCaseInfo"/>
              <w:numPr>
                <w:ilvl w:val="0"/>
                <w:numId w:val="98"/>
              </w:numPr>
            </w:pPr>
            <w:r>
              <w:t>object</w:t>
            </w:r>
          </w:p>
          <w:p w:rsidR="005A676A" w:rsidRDefault="005A676A" w:rsidP="00143687">
            <w:pPr>
              <w:pStyle w:val="TestCaseInfo"/>
            </w:pPr>
            <w:r>
              <w:t>Following source could be used as a trigger to initiate the expansion of storage:</w:t>
            </w:r>
          </w:p>
          <w:p w:rsidR="006E70F4" w:rsidRDefault="006E70F4" w:rsidP="006E70F4">
            <w:pPr>
              <w:pStyle w:val="TestCaseInfo"/>
              <w:numPr>
                <w:ilvl w:val="0"/>
                <w:numId w:val="98"/>
              </w:numPr>
              <w:rPr>
                <w:ins w:id="6234" w:author="Dragomir, Mihai-Stefan" w:date="2017-02-21T09:58:00Z"/>
                <w:lang w:eastAsia="zh-CN"/>
              </w:rPr>
            </w:pPr>
            <w:ins w:id="6235" w:author="Dragomir, Mihai-Stefan" w:date="2017-02-21T09:58: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98"/>
              </w:numPr>
              <w:rPr>
                <w:ins w:id="6236" w:author="Dragomir, Mihai-Stefan" w:date="2017-02-21T09:58:00Z"/>
                <w:lang w:eastAsia="zh-CN"/>
              </w:rPr>
            </w:pPr>
            <w:ins w:id="6237" w:author="Dragomir, Mihai-Stefan" w:date="2017-02-21T09:58: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98"/>
              </w:numPr>
              <w:rPr>
                <w:ins w:id="6238" w:author="Dragomir, Mihai-Stefan" w:date="2017-02-21T09:58:00Z"/>
                <w:lang w:eastAsia="zh-CN"/>
              </w:rPr>
            </w:pPr>
            <w:ins w:id="6239" w:author="Dragomir, Mihai-Stefan" w:date="2017-02-21T09:58:00Z">
              <w:r w:rsidRPr="006E70F4">
                <w:rPr>
                  <w:lang w:eastAsia="zh-CN"/>
                </w:rPr>
                <w:t>VIM generated event – On-demand Scaling</w:t>
              </w:r>
            </w:ins>
          </w:p>
          <w:p w:rsidR="006E70F4" w:rsidRDefault="006E70F4" w:rsidP="006E70F4">
            <w:pPr>
              <w:pStyle w:val="TestCaseInfo"/>
              <w:numPr>
                <w:ilvl w:val="0"/>
                <w:numId w:val="98"/>
              </w:numPr>
              <w:rPr>
                <w:ins w:id="6240" w:author="Dragomir, Mihai-Stefan" w:date="2017-02-21T09:58:00Z"/>
                <w:lang w:eastAsia="zh-CN"/>
              </w:rPr>
            </w:pPr>
            <w:ins w:id="6241" w:author="Dragomir, Mihai-Stefan" w:date="2017-02-21T09:58:00Z">
              <w:r w:rsidRPr="006E70F4">
                <w:rPr>
                  <w:lang w:eastAsia="zh-CN"/>
                </w:rPr>
                <w:lastRenderedPageBreak/>
                <w:t>EM generated event – On-demand Scaling (e.g. EM receives information from the VNF and determines the need to auto scale)</w:t>
              </w:r>
            </w:ins>
          </w:p>
          <w:p w:rsidR="006E70F4" w:rsidRDefault="006E70F4" w:rsidP="006E70F4">
            <w:pPr>
              <w:pStyle w:val="TestCaseInfo"/>
              <w:numPr>
                <w:ilvl w:val="0"/>
                <w:numId w:val="98"/>
              </w:numPr>
              <w:rPr>
                <w:ins w:id="6242" w:author="Dragomir, Mihai-Stefan" w:date="2017-02-21T09:58:00Z"/>
                <w:lang w:eastAsia="zh-CN"/>
              </w:rPr>
            </w:pPr>
            <w:ins w:id="6243" w:author="Dragomir, Mihai-Stefan" w:date="2017-02-21T09:58:00Z">
              <w:r w:rsidRPr="006E70F4">
                <w:rPr>
                  <w:lang w:eastAsia="zh-CN"/>
                </w:rPr>
                <w:t>MANO generated event - Manual Scaling  (e.g. by operating the MANO interface/API)</w:t>
              </w:r>
            </w:ins>
          </w:p>
          <w:p w:rsidR="006E70F4" w:rsidRDefault="006E70F4" w:rsidP="006E70F4">
            <w:pPr>
              <w:pStyle w:val="TestCaseInfo"/>
              <w:numPr>
                <w:ilvl w:val="0"/>
                <w:numId w:val="98"/>
              </w:numPr>
              <w:rPr>
                <w:ins w:id="6244" w:author="Dragomir, Mihai-Stefan" w:date="2017-02-21T09:58:00Z"/>
                <w:lang w:eastAsia="zh-CN"/>
              </w:rPr>
            </w:pPr>
            <w:ins w:id="6245" w:author="Dragomir, Mihai-Stefan" w:date="2017-02-21T09:58:00Z">
              <w:r w:rsidRPr="006E70F4">
                <w:rPr>
                  <w:lang w:eastAsia="zh-CN"/>
                </w:rPr>
                <w:t>VNF generated event - Manual Scaling</w:t>
              </w:r>
            </w:ins>
          </w:p>
          <w:p w:rsidR="005A676A" w:rsidDel="006E70F4" w:rsidRDefault="006E70F4" w:rsidP="006E70F4">
            <w:pPr>
              <w:pStyle w:val="TestCaseInfo"/>
              <w:numPr>
                <w:ilvl w:val="0"/>
                <w:numId w:val="98"/>
              </w:numPr>
              <w:rPr>
                <w:del w:id="6246" w:author="Dragomir, Mihai-Stefan" w:date="2017-02-21T09:58:00Z"/>
              </w:rPr>
            </w:pPr>
            <w:ins w:id="6247" w:author="Dragomir, Mihai-Stefan" w:date="2017-02-21T09:58:00Z">
              <w:r w:rsidRPr="006E70F4">
                <w:rPr>
                  <w:lang w:eastAsia="zh-CN"/>
                </w:rPr>
                <w:t>EM generated event – Manual Scaling</w:t>
              </w:r>
            </w:ins>
            <w:del w:id="6248" w:author="Dragomir, Mihai-Stefan" w:date="2017-02-21T09:58:00Z">
              <w:r w:rsidR="005A676A" w:rsidDel="006E70F4">
                <w:delText>command to the VNFM</w:delText>
              </w:r>
            </w:del>
          </w:p>
          <w:p w:rsidR="005A676A" w:rsidDel="006E70F4" w:rsidRDefault="005A676A" w:rsidP="006E70F4">
            <w:pPr>
              <w:pStyle w:val="TestCaseInfo"/>
              <w:numPr>
                <w:ilvl w:val="0"/>
                <w:numId w:val="98"/>
              </w:numPr>
              <w:rPr>
                <w:del w:id="6249" w:author="Dragomir, Mihai-Stefan" w:date="2017-02-21T09:58:00Z"/>
              </w:rPr>
            </w:pPr>
            <w:del w:id="6250" w:author="Dragomir, Mihai-Stefan" w:date="2017-02-21T09:58:00Z">
              <w:r w:rsidDel="006E70F4">
                <w:delText>trigger from VIM by previous registration caused by higher load over a longer period of time</w:delText>
              </w:r>
            </w:del>
          </w:p>
          <w:p w:rsidR="005A676A" w:rsidDel="006E70F4" w:rsidRDefault="005A676A" w:rsidP="006E70F4">
            <w:pPr>
              <w:pStyle w:val="TestCaseInfo"/>
              <w:numPr>
                <w:ilvl w:val="0"/>
                <w:numId w:val="98"/>
              </w:numPr>
              <w:rPr>
                <w:del w:id="6251" w:author="Dragomir, Mihai-Stefan" w:date="2017-02-21T09:58:00Z"/>
              </w:rPr>
            </w:pPr>
            <w:del w:id="6252" w:author="Dragomir, Mihai-Stefan" w:date="2017-02-21T09:58:00Z">
              <w:r w:rsidDel="006E70F4">
                <w:delText>triggered by EM</w:delText>
              </w:r>
            </w:del>
          </w:p>
          <w:p w:rsidR="005A676A" w:rsidRDefault="005A676A" w:rsidP="006E70F4">
            <w:pPr>
              <w:pStyle w:val="TestCaseInfo"/>
              <w:numPr>
                <w:ilvl w:val="0"/>
                <w:numId w:val="98"/>
              </w:numPr>
            </w:pPr>
            <w:del w:id="6253" w:author="Dragomir, Mihai-Stefan" w:date="2017-02-21T09:58:00Z">
              <w:r w:rsidDel="006E70F4">
                <w:delText>triggered by VNF</w:delText>
              </w:r>
            </w:del>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increase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A57497">
            <w:pPr>
              <w:pStyle w:val="TestCaseInfo"/>
              <w:numPr>
                <w:ilvl w:val="0"/>
                <w:numId w:val="64"/>
              </w:numPr>
            </w:pPr>
            <w:r>
              <w:t>Instantiate VNF</w:t>
            </w:r>
          </w:p>
          <w:p w:rsidR="00A57497" w:rsidRDefault="00A57497" w:rsidP="00A57497">
            <w:pPr>
              <w:pStyle w:val="TestCaseInfo"/>
              <w:numPr>
                <w:ilvl w:val="0"/>
                <w:numId w:val="64"/>
              </w:numPr>
              <w:rPr>
                <w:ins w:id="6254" w:author="Seggelke, Klaus" w:date="2017-03-14T17:03:00Z"/>
              </w:rPr>
            </w:pPr>
            <w:ins w:id="6255" w:author="Seggelke, Klaus" w:date="2017-03-14T17:03:00Z">
              <w:r w:rsidRPr="00074BEF">
                <w:t>Validate VNF instantiation state is INSTANTIATED and VNF state is STARTED (--&gt; time stamp when correct state reached)</w:t>
              </w:r>
            </w:ins>
          </w:p>
          <w:p w:rsidR="005A676A" w:rsidDel="00A57497" w:rsidRDefault="005A676A" w:rsidP="00A57497">
            <w:pPr>
              <w:pStyle w:val="TestCaseInfo"/>
              <w:numPr>
                <w:ilvl w:val="0"/>
                <w:numId w:val="64"/>
              </w:numPr>
              <w:rPr>
                <w:del w:id="6256" w:author="Seggelke, Klaus" w:date="2017-03-14T17:03:00Z"/>
              </w:rPr>
            </w:pPr>
            <w:del w:id="6257" w:author="Seggelke, Klaus" w:date="2017-03-14T17:03:00Z">
              <w:r w:rsidDel="00A57497">
                <w:delText>Validate VNF state is Inactive</w:delText>
              </w:r>
            </w:del>
          </w:p>
          <w:p w:rsidR="005A676A" w:rsidDel="00A57497" w:rsidRDefault="005A676A" w:rsidP="00A57497">
            <w:pPr>
              <w:pStyle w:val="TestCaseInfo"/>
              <w:numPr>
                <w:ilvl w:val="0"/>
                <w:numId w:val="64"/>
              </w:numPr>
              <w:rPr>
                <w:del w:id="6258" w:author="Seggelke, Klaus" w:date="2017-03-14T17:03:00Z"/>
              </w:rPr>
            </w:pPr>
            <w:del w:id="6259" w:author="Seggelke, Klaus" w:date="2017-03-14T17:03:00Z">
              <w:r w:rsidDel="00A57497">
                <w:delText>Start VNF</w:delText>
              </w:r>
            </w:del>
          </w:p>
          <w:p w:rsidR="005A676A" w:rsidDel="00A57497" w:rsidRDefault="005A676A" w:rsidP="00A57497">
            <w:pPr>
              <w:pStyle w:val="TestCaseInfo"/>
              <w:numPr>
                <w:ilvl w:val="0"/>
                <w:numId w:val="64"/>
              </w:numPr>
              <w:rPr>
                <w:del w:id="6260" w:author="Seggelke, Klaus" w:date="2017-03-14T17:03:00Z"/>
              </w:rPr>
            </w:pPr>
            <w:del w:id="6261" w:author="Seggelke, Klaus" w:date="2017-03-14T17:03:00Z">
              <w:r w:rsidDel="00A57497">
                <w:delText>Validate VNF state is Active</w:delText>
              </w:r>
            </w:del>
          </w:p>
          <w:p w:rsidR="005A676A" w:rsidRDefault="005A676A" w:rsidP="00A57497">
            <w:pPr>
              <w:pStyle w:val="TestCaseInfo"/>
              <w:numPr>
                <w:ilvl w:val="0"/>
                <w:numId w:val="64"/>
              </w:numPr>
            </w:pPr>
            <w:r>
              <w:t>Generate normal traffic load</w:t>
            </w:r>
          </w:p>
          <w:p w:rsidR="005A676A" w:rsidRDefault="005A676A" w:rsidP="00A57497">
            <w:pPr>
              <w:pStyle w:val="TestCaseInfo"/>
              <w:numPr>
                <w:ilvl w:val="0"/>
                <w:numId w:val="64"/>
              </w:numPr>
            </w:pPr>
            <w:r>
              <w:t>Validate that traffic f</w:t>
            </w:r>
            <w:r w:rsidR="001B495E">
              <w:t>lows through without issues (</w:t>
            </w:r>
            <w:r w:rsidR="001B495E">
              <w:sym w:font="Wingdings" w:char="F0E0"/>
            </w:r>
            <w:r>
              <w:t xml:space="preserve"> no dropped packets)</w:t>
            </w:r>
          </w:p>
          <w:p w:rsidR="005A676A" w:rsidRDefault="005A676A" w:rsidP="00A57497">
            <w:pPr>
              <w:pStyle w:val="TestCaseInfo"/>
              <w:numPr>
                <w:ilvl w:val="0"/>
                <w:numId w:val="64"/>
              </w:numPr>
            </w:pPr>
            <w:r>
              <w:t>I</w:t>
            </w:r>
            <w:r w:rsidR="001B495E">
              <w:t xml:space="preserve">ssue command to VIM, EM or VNFM </w:t>
            </w:r>
            <w:r>
              <w:t xml:space="preserve">to cause </w:t>
            </w:r>
            <w:r w:rsidR="001B495E">
              <w:t>an</w:t>
            </w:r>
            <w:r>
              <w:t xml:space="preserve"> increase request for storage</w:t>
            </w:r>
          </w:p>
          <w:p w:rsidR="005A676A" w:rsidRDefault="005A676A" w:rsidP="00A57497">
            <w:pPr>
              <w:pStyle w:val="TestCaseInfo"/>
              <w:numPr>
                <w:ilvl w:val="0"/>
                <w:numId w:val="64"/>
              </w:numPr>
            </w:pPr>
            <w:r>
              <w:t>Validate VNFM added successfully more storage to the VNF</w:t>
            </w:r>
          </w:p>
          <w:p w:rsidR="005A676A" w:rsidRDefault="005A676A" w:rsidP="00A57497">
            <w:pPr>
              <w:pStyle w:val="TestCaseInfo"/>
              <w:numPr>
                <w:ilvl w:val="0"/>
                <w:numId w:val="64"/>
              </w:numPr>
            </w:pPr>
            <w:r>
              <w:t>Validate that traffic fl</w:t>
            </w:r>
            <w:r w:rsidR="001B495E">
              <w:t>ows without drop of packets (</w:t>
            </w:r>
            <w:r w:rsidR="001B495E">
              <w:sym w:font="Wingdings" w:char="F0E0"/>
            </w:r>
            <w:r>
              <w:t xml:space="preserve"> no dropped packets)</w:t>
            </w:r>
          </w:p>
          <w:p w:rsidR="005A676A" w:rsidRDefault="005A676A" w:rsidP="00A57497">
            <w:pPr>
              <w:pStyle w:val="TestCaseInfo"/>
              <w:numPr>
                <w:ilvl w:val="0"/>
                <w:numId w:val="64"/>
              </w:numPr>
            </w:pPr>
            <w:r>
              <w:t>Stop Traffic</w:t>
            </w:r>
          </w:p>
          <w:p w:rsidR="005A676A" w:rsidRPr="00093574" w:rsidRDefault="005A676A" w:rsidP="00A57497">
            <w:pPr>
              <w:pStyle w:val="TestCaseInfo"/>
              <w:numPr>
                <w:ilvl w:val="0"/>
                <w:numId w:val="64"/>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B495E" w:rsidP="00835F07">
            <w:pPr>
              <w:pStyle w:val="TestCaseInfo"/>
            </w:pPr>
            <w:r>
              <w:t xml:space="preserve">The test case has multiple sub cases </w:t>
            </w:r>
            <w:r w:rsidR="00835F07">
              <w:t xml:space="preserve">where the </w:t>
            </w:r>
            <w:r>
              <w:t>vStorage increase request</w:t>
            </w:r>
            <w:r w:rsidR="00835F07">
              <w:t xml:space="preserve"> could be generated by</w:t>
            </w:r>
          </w:p>
          <w:p w:rsidR="00835F07" w:rsidRDefault="00835F07" w:rsidP="00D45270">
            <w:pPr>
              <w:pStyle w:val="TestCaseInfo"/>
              <w:numPr>
                <w:ilvl w:val="0"/>
                <w:numId w:val="132"/>
              </w:numPr>
            </w:pPr>
            <w:r>
              <w:t>VIM</w:t>
            </w:r>
          </w:p>
          <w:p w:rsidR="00835F07" w:rsidRDefault="00835F07" w:rsidP="00D45270">
            <w:pPr>
              <w:pStyle w:val="TestCaseInfo"/>
              <w:numPr>
                <w:ilvl w:val="0"/>
                <w:numId w:val="132"/>
              </w:numPr>
            </w:pPr>
            <w:r>
              <w:t>EM</w:t>
            </w:r>
          </w:p>
          <w:p w:rsidR="00835F07" w:rsidRDefault="00835F07" w:rsidP="00D45270">
            <w:pPr>
              <w:pStyle w:val="TestCaseInfo"/>
              <w:numPr>
                <w:ilvl w:val="0"/>
                <w:numId w:val="132"/>
              </w:numPr>
            </w:pPr>
            <w:r>
              <w:t>VNFM</w:t>
            </w:r>
          </w:p>
          <w:p w:rsidR="00835F07" w:rsidRDefault="00835F07" w:rsidP="00D45270">
            <w:pPr>
              <w:pStyle w:val="TestCaseInfo"/>
              <w:numPr>
                <w:ilvl w:val="0"/>
                <w:numId w:val="132"/>
              </w:numPr>
            </w:pPr>
            <w:r>
              <w:t>VNF</w:t>
            </w:r>
          </w:p>
          <w:p w:rsidR="00C23D64" w:rsidRDefault="00C23D64" w:rsidP="00D45270">
            <w:pPr>
              <w:pStyle w:val="TestCaseInfo"/>
              <w:numPr>
                <w:ilvl w:val="0"/>
                <w:numId w:val="132"/>
              </w:numPr>
            </w:pPr>
            <w:r>
              <w:t>Increased traffic load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262" w:name="_Toc454184454"/>
            <w:bookmarkStart w:id="6263" w:name="_Toc477275304"/>
            <w:r>
              <w:t>TC.VNF.VSTORAGE.002</w:t>
            </w:r>
            <w:r>
              <w:tab/>
            </w:r>
            <w:r w:rsidR="005A676A" w:rsidRPr="00BB39BA">
              <w:t>Decrease of vStorage</w:t>
            </w:r>
            <w:bookmarkEnd w:id="6262"/>
            <w:bookmarkEnd w:id="6263"/>
          </w:p>
        </w:tc>
      </w:tr>
      <w:tr w:rsidR="005A676A" w:rsidRPr="00EF3B0C"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6E70F4">
            <w:pPr>
              <w:pStyle w:val="TestCaseInfo"/>
              <w:numPr>
                <w:ilvl w:val="0"/>
                <w:numId w:val="100"/>
              </w:numPr>
            </w:pPr>
            <w:r>
              <w:t>volume</w:t>
            </w:r>
          </w:p>
          <w:p w:rsidR="005A676A" w:rsidRDefault="005A676A" w:rsidP="006E70F4">
            <w:pPr>
              <w:pStyle w:val="TestCaseInfo"/>
              <w:numPr>
                <w:ilvl w:val="0"/>
                <w:numId w:val="100"/>
              </w:numPr>
            </w:pPr>
            <w:r>
              <w:t>object</w:t>
            </w:r>
          </w:p>
          <w:p w:rsidR="005A676A" w:rsidRDefault="005A676A" w:rsidP="00143687">
            <w:pPr>
              <w:pStyle w:val="TestCaseInfo"/>
            </w:pPr>
            <w:r>
              <w:t>Following source could be used as a trigger to initiate the expansion of storage:</w:t>
            </w:r>
          </w:p>
          <w:p w:rsidR="006E70F4" w:rsidRDefault="006E70F4" w:rsidP="006E70F4">
            <w:pPr>
              <w:pStyle w:val="TestCaseInfo"/>
              <w:numPr>
                <w:ilvl w:val="0"/>
                <w:numId w:val="100"/>
              </w:numPr>
              <w:rPr>
                <w:ins w:id="6264" w:author="Dragomir, Mihai-Stefan" w:date="2017-02-21T09:58:00Z"/>
                <w:lang w:eastAsia="zh-CN"/>
              </w:rPr>
            </w:pPr>
            <w:ins w:id="6265" w:author="Dragomir, Mihai-Stefan" w:date="2017-02-21T09:58:00Z">
              <w:r w:rsidRPr="006E70F4">
                <w:rPr>
                  <w:lang w:eastAsia="zh-CN"/>
                </w:rPr>
                <w:lastRenderedPageBreak/>
                <w:t>VNFM/MANO generated events - Auto Scaling  ( e.g. based on monitoring of resource utilization of the VNF's VMs, upon events received from VNF, EM, VIM)</w:t>
              </w:r>
            </w:ins>
          </w:p>
          <w:p w:rsidR="006E70F4" w:rsidRDefault="006E70F4" w:rsidP="006E70F4">
            <w:pPr>
              <w:pStyle w:val="TestCaseInfo"/>
              <w:numPr>
                <w:ilvl w:val="0"/>
                <w:numId w:val="100"/>
              </w:numPr>
              <w:rPr>
                <w:ins w:id="6266" w:author="Dragomir, Mihai-Stefan" w:date="2017-02-21T09:58:00Z"/>
                <w:lang w:eastAsia="zh-CN"/>
              </w:rPr>
            </w:pPr>
            <w:ins w:id="6267" w:author="Dragomir, Mihai-Stefan" w:date="2017-02-21T09:58: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0"/>
              </w:numPr>
              <w:rPr>
                <w:ins w:id="6268" w:author="Dragomir, Mihai-Stefan" w:date="2017-02-21T09:58:00Z"/>
                <w:lang w:eastAsia="zh-CN"/>
              </w:rPr>
            </w:pPr>
            <w:ins w:id="6269" w:author="Dragomir, Mihai-Stefan" w:date="2017-02-21T09:58:00Z">
              <w:r w:rsidRPr="006E70F4">
                <w:rPr>
                  <w:lang w:eastAsia="zh-CN"/>
                </w:rPr>
                <w:t>VIM generated event – On-demand Scaling</w:t>
              </w:r>
            </w:ins>
          </w:p>
          <w:p w:rsidR="006E70F4" w:rsidRDefault="006E70F4" w:rsidP="006E70F4">
            <w:pPr>
              <w:pStyle w:val="TestCaseInfo"/>
              <w:numPr>
                <w:ilvl w:val="0"/>
                <w:numId w:val="100"/>
              </w:numPr>
              <w:rPr>
                <w:ins w:id="6270" w:author="Dragomir, Mihai-Stefan" w:date="2017-02-21T09:58:00Z"/>
                <w:lang w:eastAsia="zh-CN"/>
              </w:rPr>
            </w:pPr>
            <w:ins w:id="6271"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0"/>
              </w:numPr>
              <w:rPr>
                <w:ins w:id="6272" w:author="Dragomir, Mihai-Stefan" w:date="2017-02-21T09:58:00Z"/>
                <w:lang w:eastAsia="zh-CN"/>
              </w:rPr>
            </w:pPr>
            <w:ins w:id="6273" w:author="Dragomir, Mihai-Stefan" w:date="2017-02-21T09:58:00Z">
              <w:r w:rsidRPr="006E70F4">
                <w:rPr>
                  <w:lang w:eastAsia="zh-CN"/>
                </w:rPr>
                <w:t>MANO generated event - Manual Scaling  (e.g. by operating the MANO interface/API)</w:t>
              </w:r>
            </w:ins>
          </w:p>
          <w:p w:rsidR="006E70F4" w:rsidRDefault="006E70F4" w:rsidP="006E70F4">
            <w:pPr>
              <w:pStyle w:val="TestCaseInfo"/>
              <w:numPr>
                <w:ilvl w:val="0"/>
                <w:numId w:val="100"/>
              </w:numPr>
              <w:rPr>
                <w:ins w:id="6274" w:author="Dragomir, Mihai-Stefan" w:date="2017-02-21T09:58:00Z"/>
                <w:lang w:eastAsia="zh-CN"/>
              </w:rPr>
            </w:pPr>
            <w:ins w:id="6275" w:author="Dragomir, Mihai-Stefan" w:date="2017-02-21T09:58:00Z">
              <w:r w:rsidRPr="006E70F4">
                <w:rPr>
                  <w:lang w:eastAsia="zh-CN"/>
                </w:rPr>
                <w:t>VNF generated event - Manual Scaling</w:t>
              </w:r>
            </w:ins>
          </w:p>
          <w:p w:rsidR="005A676A" w:rsidDel="006E70F4" w:rsidRDefault="006E70F4" w:rsidP="006E70F4">
            <w:pPr>
              <w:pStyle w:val="TestCaseInfo"/>
              <w:numPr>
                <w:ilvl w:val="0"/>
                <w:numId w:val="100"/>
              </w:numPr>
              <w:rPr>
                <w:del w:id="6276" w:author="Dragomir, Mihai-Stefan" w:date="2017-02-21T09:58:00Z"/>
              </w:rPr>
            </w:pPr>
            <w:ins w:id="6277" w:author="Dragomir, Mihai-Stefan" w:date="2017-02-21T09:58:00Z">
              <w:r w:rsidRPr="006E70F4">
                <w:rPr>
                  <w:lang w:eastAsia="zh-CN"/>
                </w:rPr>
                <w:t>EM generated event – Manual Scaling</w:t>
              </w:r>
            </w:ins>
            <w:del w:id="6278" w:author="Dragomir, Mihai-Stefan" w:date="2017-02-21T09:58:00Z">
              <w:r w:rsidR="005A676A" w:rsidDel="006E70F4">
                <w:delText>command to the VNFM</w:delText>
              </w:r>
            </w:del>
          </w:p>
          <w:p w:rsidR="005A676A" w:rsidDel="006E70F4" w:rsidRDefault="005A676A" w:rsidP="006E70F4">
            <w:pPr>
              <w:pStyle w:val="TestCaseInfo"/>
              <w:numPr>
                <w:ilvl w:val="0"/>
                <w:numId w:val="100"/>
              </w:numPr>
              <w:rPr>
                <w:del w:id="6279" w:author="Dragomir, Mihai-Stefan" w:date="2017-02-21T09:58:00Z"/>
              </w:rPr>
            </w:pPr>
            <w:del w:id="6280" w:author="Dragomir, Mihai-Stefan" w:date="2017-02-21T09:58:00Z">
              <w:r w:rsidDel="006E70F4">
                <w:delText>trigger from VIM by previous registration caused by higher load over a longer period of time</w:delText>
              </w:r>
            </w:del>
          </w:p>
          <w:p w:rsidR="005A676A" w:rsidDel="006E70F4" w:rsidRDefault="005A676A" w:rsidP="006E70F4">
            <w:pPr>
              <w:pStyle w:val="TestCaseInfo"/>
              <w:numPr>
                <w:ilvl w:val="0"/>
                <w:numId w:val="100"/>
              </w:numPr>
              <w:rPr>
                <w:del w:id="6281" w:author="Dragomir, Mihai-Stefan" w:date="2017-02-21T09:58:00Z"/>
              </w:rPr>
            </w:pPr>
            <w:del w:id="6282" w:author="Dragomir, Mihai-Stefan" w:date="2017-02-21T09:58:00Z">
              <w:r w:rsidDel="006E70F4">
                <w:delText>triggered by EM</w:delText>
              </w:r>
            </w:del>
          </w:p>
          <w:p w:rsidR="005A676A" w:rsidRDefault="005A676A" w:rsidP="006E70F4">
            <w:pPr>
              <w:pStyle w:val="TestCaseInfo"/>
              <w:numPr>
                <w:ilvl w:val="0"/>
                <w:numId w:val="100"/>
              </w:numPr>
            </w:pPr>
            <w:del w:id="6283" w:author="Dragomir, Mihai-Stefan" w:date="2017-02-21T09:58:00Z">
              <w:r w:rsidDel="006E70F4">
                <w:delText>triggered by VNF</w:delText>
              </w:r>
            </w:del>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decrease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RPr="00093574"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A57497">
            <w:pPr>
              <w:pStyle w:val="TestCaseInfo"/>
              <w:numPr>
                <w:ilvl w:val="0"/>
                <w:numId w:val="65"/>
              </w:numPr>
            </w:pPr>
            <w:r>
              <w:t>Instantiate VNF</w:t>
            </w:r>
          </w:p>
          <w:p w:rsidR="00A57497" w:rsidRDefault="00A57497" w:rsidP="00A57497">
            <w:pPr>
              <w:pStyle w:val="TestCaseInfo"/>
              <w:numPr>
                <w:ilvl w:val="0"/>
                <w:numId w:val="65"/>
              </w:numPr>
              <w:rPr>
                <w:ins w:id="6284" w:author="Seggelke, Klaus" w:date="2017-03-14T17:04:00Z"/>
              </w:rPr>
            </w:pPr>
            <w:ins w:id="6285" w:author="Seggelke, Klaus" w:date="2017-03-14T17:04:00Z">
              <w:r w:rsidRPr="00074BEF">
                <w:t>Validate VNF instantiation state is INSTANTIATED and VNF state is STARTED (--&gt; time stamp when correct state reached)</w:t>
              </w:r>
            </w:ins>
          </w:p>
          <w:p w:rsidR="005A676A" w:rsidDel="00A57497" w:rsidRDefault="005A676A" w:rsidP="00A57497">
            <w:pPr>
              <w:pStyle w:val="TestCaseInfo"/>
              <w:numPr>
                <w:ilvl w:val="0"/>
                <w:numId w:val="65"/>
              </w:numPr>
              <w:rPr>
                <w:del w:id="6286" w:author="Seggelke, Klaus" w:date="2017-03-14T17:04:00Z"/>
              </w:rPr>
            </w:pPr>
            <w:del w:id="6287" w:author="Seggelke, Klaus" w:date="2017-03-14T17:04:00Z">
              <w:r w:rsidDel="00A57497">
                <w:delText>Validate VNF state is Inactive</w:delText>
              </w:r>
            </w:del>
          </w:p>
          <w:p w:rsidR="005A676A" w:rsidDel="00A57497" w:rsidRDefault="005A676A" w:rsidP="00A57497">
            <w:pPr>
              <w:pStyle w:val="TestCaseInfo"/>
              <w:numPr>
                <w:ilvl w:val="0"/>
                <w:numId w:val="65"/>
              </w:numPr>
              <w:rPr>
                <w:del w:id="6288" w:author="Seggelke, Klaus" w:date="2017-03-14T17:04:00Z"/>
              </w:rPr>
            </w:pPr>
            <w:del w:id="6289" w:author="Seggelke, Klaus" w:date="2017-03-14T17:04:00Z">
              <w:r w:rsidDel="00A57497">
                <w:delText>Start VNF</w:delText>
              </w:r>
            </w:del>
          </w:p>
          <w:p w:rsidR="005A676A" w:rsidDel="00A57497" w:rsidRDefault="005A676A" w:rsidP="00A57497">
            <w:pPr>
              <w:pStyle w:val="TestCaseInfo"/>
              <w:numPr>
                <w:ilvl w:val="0"/>
                <w:numId w:val="65"/>
              </w:numPr>
              <w:rPr>
                <w:del w:id="6290" w:author="Seggelke, Klaus" w:date="2017-03-14T17:04:00Z"/>
              </w:rPr>
            </w:pPr>
            <w:del w:id="6291" w:author="Seggelke, Klaus" w:date="2017-03-14T17:04:00Z">
              <w:r w:rsidDel="00A57497">
                <w:delText>Validate VNF state is Active</w:delText>
              </w:r>
            </w:del>
          </w:p>
          <w:p w:rsidR="005A676A" w:rsidRDefault="005A676A" w:rsidP="00A57497">
            <w:pPr>
              <w:pStyle w:val="TestCaseInfo"/>
              <w:numPr>
                <w:ilvl w:val="0"/>
                <w:numId w:val="65"/>
              </w:numPr>
            </w:pPr>
            <w:r>
              <w:t>Generate normal traffic load</w:t>
            </w:r>
          </w:p>
          <w:p w:rsidR="005A676A" w:rsidRDefault="005A676A" w:rsidP="00A57497">
            <w:pPr>
              <w:pStyle w:val="TestCaseInfo"/>
              <w:numPr>
                <w:ilvl w:val="0"/>
                <w:numId w:val="65"/>
              </w:numPr>
            </w:pPr>
            <w:r>
              <w:t>Validate that traffic f</w:t>
            </w:r>
            <w:r w:rsidR="00FD1849">
              <w:t>lows through without issues (</w:t>
            </w:r>
            <w:r w:rsidR="00FD1849">
              <w:sym w:font="Wingdings" w:char="F0E0"/>
            </w:r>
            <w:r>
              <w:t xml:space="preserve"> no dropped packets)</w:t>
            </w:r>
          </w:p>
          <w:p w:rsidR="005A676A" w:rsidRDefault="005A676A" w:rsidP="00A57497">
            <w:pPr>
              <w:pStyle w:val="TestCaseInfo"/>
              <w:numPr>
                <w:ilvl w:val="0"/>
                <w:numId w:val="65"/>
              </w:numPr>
            </w:pPr>
            <w:r>
              <w:t xml:space="preserve">Issue command to VIM, EM, VNFM to cause </w:t>
            </w:r>
            <w:r w:rsidR="00FD1849">
              <w:t>a</w:t>
            </w:r>
            <w:r>
              <w:t xml:space="preserve"> decrease request for storage</w:t>
            </w:r>
          </w:p>
          <w:p w:rsidR="005A676A" w:rsidRDefault="005A676A" w:rsidP="00A57497">
            <w:pPr>
              <w:pStyle w:val="TestCaseInfo"/>
              <w:numPr>
                <w:ilvl w:val="0"/>
                <w:numId w:val="65"/>
              </w:numPr>
            </w:pPr>
            <w:r>
              <w:t>Validate VNFM removed successfully less storage to the VNF</w:t>
            </w:r>
          </w:p>
          <w:p w:rsidR="005A676A" w:rsidRDefault="005A676A" w:rsidP="00A57497">
            <w:pPr>
              <w:pStyle w:val="TestCaseInfo"/>
              <w:numPr>
                <w:ilvl w:val="0"/>
                <w:numId w:val="65"/>
              </w:numPr>
            </w:pPr>
            <w:r>
              <w:t>Validate that traffic flows without drop of packets (</w:t>
            </w:r>
            <w:r w:rsidR="00FD1849">
              <w:sym w:font="Wingdings" w:char="F0E0"/>
            </w:r>
            <w:r>
              <w:t xml:space="preserve"> no dropped packets)</w:t>
            </w:r>
          </w:p>
          <w:p w:rsidR="005A676A" w:rsidRDefault="005A676A" w:rsidP="00A57497">
            <w:pPr>
              <w:pStyle w:val="TestCaseInfo"/>
              <w:numPr>
                <w:ilvl w:val="0"/>
                <w:numId w:val="65"/>
              </w:numPr>
            </w:pPr>
            <w:r>
              <w:t>Stop Traffic</w:t>
            </w:r>
          </w:p>
          <w:p w:rsidR="005A676A" w:rsidRPr="00093574" w:rsidRDefault="005A676A" w:rsidP="00A57497">
            <w:pPr>
              <w:pStyle w:val="TestCaseInfo"/>
              <w:numPr>
                <w:ilvl w:val="0"/>
                <w:numId w:val="65"/>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C23D64">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248D9" w:rsidRDefault="00F248D9" w:rsidP="00F248D9">
            <w:pPr>
              <w:pStyle w:val="TestCaseInfo"/>
            </w:pPr>
            <w:r>
              <w:t>The test case has multiple sub cases where the vStorage decrease request could be generated by</w:t>
            </w:r>
          </w:p>
          <w:p w:rsidR="00F248D9" w:rsidRDefault="00F248D9" w:rsidP="00D45270">
            <w:pPr>
              <w:pStyle w:val="TestCaseInfo"/>
              <w:numPr>
                <w:ilvl w:val="0"/>
                <w:numId w:val="133"/>
              </w:numPr>
            </w:pPr>
            <w:r>
              <w:t>VIM</w:t>
            </w:r>
          </w:p>
          <w:p w:rsidR="00F248D9" w:rsidRDefault="00F248D9" w:rsidP="00D45270">
            <w:pPr>
              <w:pStyle w:val="TestCaseInfo"/>
              <w:numPr>
                <w:ilvl w:val="0"/>
                <w:numId w:val="133"/>
              </w:numPr>
            </w:pPr>
            <w:r>
              <w:t>EM</w:t>
            </w:r>
          </w:p>
          <w:p w:rsidR="005A676A" w:rsidRDefault="00F248D9" w:rsidP="00D45270">
            <w:pPr>
              <w:pStyle w:val="TestCaseInfo"/>
              <w:numPr>
                <w:ilvl w:val="0"/>
                <w:numId w:val="133"/>
              </w:numPr>
            </w:pPr>
            <w:r>
              <w:t>VNFM</w:t>
            </w:r>
          </w:p>
          <w:p w:rsidR="00FD1849" w:rsidRDefault="00FD1849" w:rsidP="00D45270">
            <w:pPr>
              <w:pStyle w:val="TestCaseInfo"/>
              <w:numPr>
                <w:ilvl w:val="0"/>
                <w:numId w:val="133"/>
              </w:numPr>
            </w:pPr>
            <w:r>
              <w:t>VNF</w:t>
            </w:r>
          </w:p>
          <w:p w:rsidR="00C23D64" w:rsidRDefault="00C23D64" w:rsidP="00D45270">
            <w:pPr>
              <w:pStyle w:val="TestCaseInfo"/>
              <w:numPr>
                <w:ilvl w:val="0"/>
                <w:numId w:val="133"/>
              </w:numPr>
            </w:pPr>
            <w:r>
              <w:t>Reduced traffic load</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6292" w:name="_Toc454184368"/>
      <w:bookmarkStart w:id="6293" w:name="_Toc477275600"/>
      <w:r w:rsidRPr="00EF763E">
        <w:t xml:space="preserve">VNF </w:t>
      </w:r>
      <w:r>
        <w:t>Fault and Recovery Management</w:t>
      </w:r>
      <w:bookmarkEnd w:id="6292"/>
      <w:bookmarkEnd w:id="6293"/>
    </w:p>
    <w:p w:rsidR="005A676A" w:rsidRDefault="00406D81" w:rsidP="005A676A">
      <w:pPr>
        <w:rPr>
          <w:lang w:eastAsia="zh-CN"/>
        </w:rPr>
      </w:pPr>
      <w:r>
        <w:rPr>
          <w:lang w:eastAsia="zh-CN"/>
        </w:rPr>
        <w:t xml:space="preserve">The NFV Infrastructure </w:t>
      </w:r>
      <w:r w:rsidR="00AC4273">
        <w:rPr>
          <w:lang w:eastAsia="zh-CN"/>
        </w:rPr>
        <w:t>may detect faults inside the hardware. A VNFM can register for notifications of this type at the VIM. Once the VIM detects hardware faults or clearing of faults, it will notify the registered party of the change. Here are examples of this type:</w:t>
      </w:r>
    </w:p>
    <w:p w:rsidR="00AC4273" w:rsidRDefault="00AC4273" w:rsidP="00D45270">
      <w:pPr>
        <w:numPr>
          <w:ilvl w:val="1"/>
          <w:numId w:val="104"/>
        </w:numPr>
        <w:rPr>
          <w:lang w:eastAsia="zh-CN"/>
        </w:rPr>
      </w:pPr>
      <w:r>
        <w:rPr>
          <w:lang w:eastAsia="zh-CN"/>
        </w:rPr>
        <w:lastRenderedPageBreak/>
        <w:t xml:space="preserve">Virtualized hardware errors of CPU or memory </w:t>
      </w:r>
    </w:p>
    <w:p w:rsidR="00E36CAD" w:rsidRPr="00AC4273" w:rsidRDefault="00217BE2" w:rsidP="00D45270">
      <w:pPr>
        <w:numPr>
          <w:ilvl w:val="1"/>
          <w:numId w:val="104"/>
        </w:numPr>
        <w:rPr>
          <w:lang w:eastAsia="zh-CN"/>
        </w:rPr>
      </w:pPr>
      <w:r w:rsidRPr="00AC4273">
        <w:rPr>
          <w:lang w:eastAsia="zh-CN"/>
        </w:rPr>
        <w:t>Virtualized container crashes</w:t>
      </w:r>
    </w:p>
    <w:p w:rsidR="00E36CAD" w:rsidRPr="00AC4273" w:rsidRDefault="00217BE2" w:rsidP="00D45270">
      <w:pPr>
        <w:numPr>
          <w:ilvl w:val="1"/>
          <w:numId w:val="104"/>
        </w:numPr>
        <w:rPr>
          <w:lang w:eastAsia="zh-CN"/>
        </w:rPr>
      </w:pPr>
      <w:r w:rsidRPr="00AC4273">
        <w:rPr>
          <w:lang w:eastAsia="zh-CN"/>
        </w:rPr>
        <w:t>Virtual network ports errors</w:t>
      </w:r>
    </w:p>
    <w:p w:rsidR="00E36CAD" w:rsidRPr="00AC4273" w:rsidRDefault="00217BE2" w:rsidP="00D45270">
      <w:pPr>
        <w:numPr>
          <w:ilvl w:val="1"/>
          <w:numId w:val="104"/>
        </w:numPr>
        <w:rPr>
          <w:lang w:eastAsia="zh-CN"/>
        </w:rPr>
      </w:pPr>
      <w:r w:rsidRPr="00AC4273">
        <w:rPr>
          <w:lang w:eastAsia="zh-CN"/>
        </w:rPr>
        <w:t>Virtual container’s to storage disconnections</w:t>
      </w:r>
    </w:p>
    <w:p w:rsidR="00AC4273" w:rsidRDefault="00AC4273" w:rsidP="005A676A">
      <w:pPr>
        <w:rPr>
          <w:lang w:eastAsia="zh-CN"/>
        </w:rPr>
      </w:pPr>
      <w:r>
        <w:rPr>
          <w:lang w:eastAsia="zh-CN"/>
        </w:rPr>
        <w:t>Once the fault is detected and propagated to the VNFM, the VNFM can react on it and recover the VNF from the fault.</w:t>
      </w:r>
    </w:p>
    <w:p w:rsidR="005A676A" w:rsidRDefault="005A676A" w:rsidP="00C35DDF">
      <w:pPr>
        <w:pStyle w:val="Heading2"/>
      </w:pPr>
      <w:bookmarkStart w:id="6294" w:name="_Toc454184369"/>
      <w:bookmarkStart w:id="6295" w:name="_Toc477275601"/>
      <w:r>
        <w:t>VNF Fault Management</w:t>
      </w:r>
      <w:bookmarkEnd w:id="6294"/>
      <w:bookmarkEnd w:id="6295"/>
    </w:p>
    <w:p w:rsidR="005A676A" w:rsidRDefault="00AC4273" w:rsidP="005A676A">
      <w:pPr>
        <w:rPr>
          <w:lang w:eastAsia="zh-CN"/>
        </w:rPr>
      </w:pPr>
      <w:r>
        <w:rPr>
          <w:lang w:eastAsia="zh-CN"/>
        </w:rPr>
        <w:t xml:space="preserve">The VNF Fault Management testing encompasses the validation that the VNFM can register, deregister and process </w:t>
      </w:r>
      <w:r w:rsidR="00254091">
        <w:rPr>
          <w:lang w:eastAsia="zh-CN"/>
        </w:rPr>
        <w:t>fault notifications for the types of</w:t>
      </w:r>
    </w:p>
    <w:p w:rsidR="00254091" w:rsidRDefault="00254091" w:rsidP="00D45270">
      <w:pPr>
        <w:pStyle w:val="ListParagraph"/>
        <w:numPr>
          <w:ilvl w:val="0"/>
          <w:numId w:val="105"/>
        </w:numPr>
        <w:rPr>
          <w:lang w:eastAsia="zh-CN"/>
        </w:rPr>
      </w:pPr>
      <w:r>
        <w:rPr>
          <w:lang w:eastAsia="zh-CN"/>
        </w:rPr>
        <w:t>vCPU</w:t>
      </w:r>
    </w:p>
    <w:p w:rsidR="00254091" w:rsidRDefault="00254091" w:rsidP="00D45270">
      <w:pPr>
        <w:pStyle w:val="ListParagraph"/>
        <w:numPr>
          <w:ilvl w:val="0"/>
          <w:numId w:val="105"/>
        </w:numPr>
        <w:rPr>
          <w:lang w:eastAsia="zh-CN"/>
        </w:rPr>
      </w:pPr>
      <w:r>
        <w:rPr>
          <w:lang w:eastAsia="zh-CN"/>
        </w:rPr>
        <w:t>vMemory</w:t>
      </w:r>
    </w:p>
    <w:p w:rsidR="00254091" w:rsidRDefault="00254091" w:rsidP="00D45270">
      <w:pPr>
        <w:pStyle w:val="ListParagraph"/>
        <w:numPr>
          <w:ilvl w:val="0"/>
          <w:numId w:val="105"/>
        </w:numPr>
        <w:rPr>
          <w:lang w:eastAsia="zh-CN"/>
        </w:rPr>
      </w:pPr>
      <w:r>
        <w:rPr>
          <w:lang w:eastAsia="zh-CN"/>
        </w:rPr>
        <w:t>vStorage</w:t>
      </w:r>
    </w:p>
    <w:p w:rsidR="00254091" w:rsidRDefault="00254091" w:rsidP="00D45270">
      <w:pPr>
        <w:pStyle w:val="ListParagraph"/>
        <w:numPr>
          <w:ilvl w:val="0"/>
          <w:numId w:val="105"/>
        </w:numPr>
        <w:rPr>
          <w:lang w:eastAsia="zh-CN"/>
        </w:rPr>
      </w:pPr>
      <w:r>
        <w:rPr>
          <w:lang w:eastAsia="zh-CN"/>
        </w:rPr>
        <w:t>vNetwork</w:t>
      </w:r>
    </w:p>
    <w:p w:rsidR="00AC4273" w:rsidRDefault="00AC4273" w:rsidP="005A676A">
      <w:pPr>
        <w:rPr>
          <w:lang w:eastAsia="zh-CN"/>
        </w:rPr>
      </w:pPr>
    </w:p>
    <w:p w:rsidR="00AC4273" w:rsidRDefault="00AC427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296" w:name="_Toc454184455"/>
            <w:bookmarkStart w:id="6297" w:name="_Toc477275305"/>
            <w:r>
              <w:t>TC.VNF.FAULT.001</w:t>
            </w:r>
            <w:r>
              <w:tab/>
            </w:r>
            <w:r w:rsidR="005A676A" w:rsidRPr="00A86834">
              <w:t>vCPU resource fault notification subscription and notification</w:t>
            </w:r>
            <w:bookmarkEnd w:id="6296"/>
            <w:bookmarkEnd w:id="6297"/>
          </w:p>
        </w:tc>
      </w:tr>
      <w:tr w:rsidR="005A676A" w:rsidTr="00FC28EB">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vCPU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FC28EB" w:rsidRPr="00A86834" w:rsidRDefault="00FC28EB" w:rsidP="00FC28EB">
            <w:pPr>
              <w:pStyle w:val="TestCaseInfo"/>
            </w:pPr>
            <w:r w:rsidRPr="00A86834">
              <w:t xml:space="preserve">VNFM should register successfully register and deregister for virtualized </w:t>
            </w:r>
            <w:r>
              <w:t xml:space="preserve">resource fault notification of </w:t>
            </w:r>
            <w:r w:rsidRPr="00A86834">
              <w:t>vCPU and can process a notification of this type correctly. The VIM should indicate that the VNFM is registered for the notification.</w:t>
            </w:r>
          </w:p>
          <w:p w:rsidR="00FC28EB" w:rsidRPr="00A86834" w:rsidRDefault="00FC28EB" w:rsidP="00FC28EB">
            <w:pPr>
              <w:pStyle w:val="TestCaseInfo"/>
            </w:pPr>
            <w:r w:rsidRPr="00A86834">
              <w:t>Initiate the virtualized resource fault notification through the VIM. The VNFM should successfully indicate the impact and may take actions when configured to do so. The state of the alarm could be:</w:t>
            </w:r>
          </w:p>
          <w:p w:rsidR="00FC28EB" w:rsidRPr="00A86834" w:rsidRDefault="00FC28EB" w:rsidP="00D45270">
            <w:pPr>
              <w:pStyle w:val="TestCaseInfo"/>
              <w:numPr>
                <w:ilvl w:val="0"/>
                <w:numId w:val="103"/>
              </w:numPr>
            </w:pPr>
            <w:r w:rsidRPr="00A86834">
              <w:t>Fired</w:t>
            </w:r>
          </w:p>
          <w:p w:rsidR="00FC28EB" w:rsidRPr="00A86834" w:rsidRDefault="00FC28EB" w:rsidP="00D45270">
            <w:pPr>
              <w:pStyle w:val="TestCaseInfo"/>
              <w:numPr>
                <w:ilvl w:val="0"/>
                <w:numId w:val="103"/>
              </w:numPr>
            </w:pPr>
            <w:r w:rsidRPr="00A86834">
              <w:t>updated</w:t>
            </w:r>
          </w:p>
          <w:p w:rsidR="00FC28EB" w:rsidRPr="00A86834" w:rsidRDefault="00FC28EB" w:rsidP="00D45270">
            <w:pPr>
              <w:pStyle w:val="TestCaseInfo"/>
              <w:numPr>
                <w:ilvl w:val="0"/>
                <w:numId w:val="103"/>
              </w:numPr>
            </w:pPr>
            <w:r w:rsidRPr="00A86834">
              <w:t>cleared</w:t>
            </w:r>
          </w:p>
          <w:p w:rsidR="00FC28EB" w:rsidRPr="00A86834" w:rsidRDefault="00FC28EB" w:rsidP="00FC28EB">
            <w:pPr>
              <w:pStyle w:val="TestCaseInfo"/>
            </w:pPr>
            <w:r w:rsidRPr="00A86834">
              <w:t>Following severity is available:</w:t>
            </w:r>
          </w:p>
          <w:p w:rsidR="00FC28EB" w:rsidRPr="00A86834" w:rsidRDefault="00FC28EB" w:rsidP="00D45270">
            <w:pPr>
              <w:pStyle w:val="TestCaseInfo"/>
              <w:numPr>
                <w:ilvl w:val="0"/>
                <w:numId w:val="103"/>
              </w:numPr>
            </w:pPr>
            <w:r w:rsidRPr="00A86834">
              <w:t>Critical</w:t>
            </w:r>
          </w:p>
          <w:p w:rsidR="00FC28EB" w:rsidRPr="00A86834" w:rsidRDefault="00FC28EB" w:rsidP="00D45270">
            <w:pPr>
              <w:pStyle w:val="TestCaseInfo"/>
              <w:numPr>
                <w:ilvl w:val="0"/>
                <w:numId w:val="103"/>
              </w:numPr>
            </w:pPr>
            <w:r w:rsidRPr="00A86834">
              <w:t>Major</w:t>
            </w:r>
          </w:p>
          <w:p w:rsidR="00FC28EB" w:rsidRPr="00A86834" w:rsidRDefault="00FC28EB" w:rsidP="00D45270">
            <w:pPr>
              <w:pStyle w:val="TestCaseInfo"/>
              <w:numPr>
                <w:ilvl w:val="0"/>
                <w:numId w:val="103"/>
              </w:numPr>
            </w:pPr>
            <w:r w:rsidRPr="00A86834">
              <w:t>Minor</w:t>
            </w:r>
          </w:p>
          <w:p w:rsidR="00FC28EB" w:rsidRPr="00A86834" w:rsidRDefault="00FC28EB" w:rsidP="00D45270">
            <w:pPr>
              <w:pStyle w:val="TestCaseInfo"/>
              <w:numPr>
                <w:ilvl w:val="0"/>
                <w:numId w:val="103"/>
              </w:numPr>
            </w:pPr>
            <w:r w:rsidRPr="00A86834">
              <w:t>Warning</w:t>
            </w:r>
          </w:p>
          <w:p w:rsidR="00FC28EB" w:rsidRPr="00A86834" w:rsidRDefault="00FC28EB" w:rsidP="00D45270">
            <w:pPr>
              <w:pStyle w:val="TestCaseInfo"/>
              <w:numPr>
                <w:ilvl w:val="0"/>
                <w:numId w:val="103"/>
              </w:numPr>
            </w:pPr>
            <w:r w:rsidRPr="00A86834">
              <w:t>Indeterminate</w:t>
            </w:r>
          </w:p>
          <w:p w:rsidR="00FC28EB" w:rsidRPr="00A86834" w:rsidRDefault="00FC28EB" w:rsidP="00D45270">
            <w:pPr>
              <w:pStyle w:val="TestCaseInfo"/>
              <w:numPr>
                <w:ilvl w:val="0"/>
                <w:numId w:val="103"/>
              </w:numPr>
            </w:pPr>
            <w:r w:rsidRPr="00A86834">
              <w:t>Cleared</w:t>
            </w:r>
          </w:p>
          <w:p w:rsidR="005A676A" w:rsidRDefault="00FC28EB" w:rsidP="00FC28EB">
            <w:pPr>
              <w:pStyle w:val="TestCaseInfo"/>
              <w:rPr>
                <w:lang w:eastAsia="zh-CN"/>
              </w:rPr>
            </w:pPr>
            <w:r w:rsidRPr="00A86834">
              <w:t>vCompute could have a fault of CPU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3E314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A57497">
            <w:pPr>
              <w:pStyle w:val="TestCaseInfo"/>
              <w:numPr>
                <w:ilvl w:val="0"/>
                <w:numId w:val="66"/>
              </w:numPr>
            </w:pPr>
            <w:r>
              <w:t>Instantiate VNF</w:t>
            </w:r>
          </w:p>
          <w:p w:rsidR="00A57497" w:rsidRDefault="00A57497" w:rsidP="00A57497">
            <w:pPr>
              <w:pStyle w:val="TestCaseInfo"/>
              <w:numPr>
                <w:ilvl w:val="0"/>
                <w:numId w:val="66"/>
              </w:numPr>
              <w:rPr>
                <w:ins w:id="6298" w:author="Seggelke, Klaus" w:date="2017-03-14T17:04:00Z"/>
              </w:rPr>
            </w:pPr>
            <w:ins w:id="6299" w:author="Seggelke, Klaus" w:date="2017-03-14T17:04:00Z">
              <w:r w:rsidRPr="00074BEF">
                <w:t>Validate VNF instantiation state is INSTANTIATED and VNF state is STARTED (--&gt; time stamp when correct state reached)</w:t>
              </w:r>
            </w:ins>
          </w:p>
          <w:p w:rsidR="005A676A" w:rsidDel="00A57497" w:rsidRDefault="005A676A" w:rsidP="00A57497">
            <w:pPr>
              <w:pStyle w:val="TestCaseInfo"/>
              <w:numPr>
                <w:ilvl w:val="0"/>
                <w:numId w:val="66"/>
              </w:numPr>
              <w:rPr>
                <w:del w:id="6300" w:author="Seggelke, Klaus" w:date="2017-03-14T17:04:00Z"/>
              </w:rPr>
            </w:pPr>
            <w:del w:id="6301" w:author="Seggelke, Klaus" w:date="2017-03-14T17:04:00Z">
              <w:r w:rsidDel="00A57497">
                <w:delText>Validate VNF state is Inactive</w:delText>
              </w:r>
            </w:del>
          </w:p>
          <w:p w:rsidR="005A676A" w:rsidDel="00A57497" w:rsidRDefault="005A676A" w:rsidP="00A57497">
            <w:pPr>
              <w:pStyle w:val="TestCaseInfo"/>
              <w:numPr>
                <w:ilvl w:val="0"/>
                <w:numId w:val="66"/>
              </w:numPr>
              <w:rPr>
                <w:del w:id="6302" w:author="Seggelke, Klaus" w:date="2017-03-14T17:04:00Z"/>
              </w:rPr>
            </w:pPr>
            <w:del w:id="6303" w:author="Seggelke, Klaus" w:date="2017-03-14T17:04:00Z">
              <w:r w:rsidDel="00A57497">
                <w:delText>Start VNF</w:delText>
              </w:r>
            </w:del>
          </w:p>
          <w:p w:rsidR="005A676A" w:rsidDel="00A57497" w:rsidRDefault="005A676A" w:rsidP="00A57497">
            <w:pPr>
              <w:pStyle w:val="TestCaseInfo"/>
              <w:numPr>
                <w:ilvl w:val="0"/>
                <w:numId w:val="66"/>
              </w:numPr>
              <w:rPr>
                <w:del w:id="6304" w:author="Seggelke, Klaus" w:date="2017-03-14T17:04:00Z"/>
              </w:rPr>
            </w:pPr>
            <w:del w:id="6305" w:author="Seggelke, Klaus" w:date="2017-03-14T17:04:00Z">
              <w:r w:rsidDel="00A57497">
                <w:delText>Validate VNF state is Active</w:delText>
              </w:r>
            </w:del>
          </w:p>
          <w:p w:rsidR="005A676A" w:rsidRDefault="005A676A" w:rsidP="00A57497">
            <w:pPr>
              <w:pStyle w:val="TestCaseInfo"/>
              <w:numPr>
                <w:ilvl w:val="0"/>
                <w:numId w:val="66"/>
              </w:numPr>
            </w:pPr>
            <w:r>
              <w:t>Issue command to the VNFM to register for vCPU fault notification</w:t>
            </w:r>
          </w:p>
          <w:p w:rsidR="005A676A" w:rsidRDefault="005A676A" w:rsidP="00A57497">
            <w:pPr>
              <w:pStyle w:val="TestCaseInfo"/>
              <w:numPr>
                <w:ilvl w:val="0"/>
                <w:numId w:val="66"/>
              </w:numPr>
            </w:pPr>
            <w:r>
              <w:lastRenderedPageBreak/>
              <w:t>Validate via VNFM and VIM interface that registration was successful</w:t>
            </w:r>
          </w:p>
          <w:p w:rsidR="005A676A" w:rsidRDefault="005A676A" w:rsidP="00A57497">
            <w:pPr>
              <w:pStyle w:val="TestCaseInfo"/>
              <w:numPr>
                <w:ilvl w:val="0"/>
                <w:numId w:val="66"/>
              </w:numPr>
            </w:pPr>
            <w:r>
              <w:t>Issue a command to VIM that causes a vCPU fault for the VNFM</w:t>
            </w:r>
          </w:p>
          <w:p w:rsidR="005A676A" w:rsidRDefault="005A676A" w:rsidP="00A57497">
            <w:pPr>
              <w:pStyle w:val="TestCaseInfo"/>
              <w:numPr>
                <w:ilvl w:val="0"/>
                <w:numId w:val="66"/>
              </w:numPr>
            </w:pPr>
            <w:r>
              <w:t>Validate that VNFM processes the vCPU fault notification</w:t>
            </w:r>
          </w:p>
          <w:p w:rsidR="00406D81" w:rsidRDefault="00406D81" w:rsidP="00A57497">
            <w:pPr>
              <w:pStyle w:val="TestCaseInfo"/>
              <w:numPr>
                <w:ilvl w:val="0"/>
                <w:numId w:val="66"/>
              </w:numPr>
            </w:pPr>
            <w:r>
              <w:t>Issue a command to VIM that clears the vCPU fault for the VNFM</w:t>
            </w:r>
          </w:p>
          <w:p w:rsidR="00406D81" w:rsidRDefault="00406D81" w:rsidP="00A57497">
            <w:pPr>
              <w:pStyle w:val="TestCaseInfo"/>
              <w:numPr>
                <w:ilvl w:val="0"/>
                <w:numId w:val="66"/>
              </w:numPr>
            </w:pPr>
            <w:r>
              <w:t>Validate that VNFM processes the vCPU fault removal notification</w:t>
            </w:r>
          </w:p>
          <w:p w:rsidR="005A676A" w:rsidRDefault="005A676A" w:rsidP="00A57497">
            <w:pPr>
              <w:pStyle w:val="TestCaseInfo"/>
              <w:numPr>
                <w:ilvl w:val="0"/>
                <w:numId w:val="66"/>
              </w:numPr>
            </w:pPr>
            <w:r>
              <w:t>Issue command to the VNFM to deregister for vCPU fault notification</w:t>
            </w:r>
          </w:p>
          <w:p w:rsidR="005A676A" w:rsidRDefault="005A676A" w:rsidP="00A57497">
            <w:pPr>
              <w:pStyle w:val="TestCaseInfo"/>
              <w:numPr>
                <w:ilvl w:val="0"/>
                <w:numId w:val="66"/>
              </w:numPr>
            </w:pPr>
            <w:r>
              <w:t>Validate via VNFM and VIM interface that deregistration was successful</w:t>
            </w:r>
          </w:p>
          <w:p w:rsidR="005A676A" w:rsidRDefault="005A676A" w:rsidP="00A57497">
            <w:pPr>
              <w:pStyle w:val="TestCaseInfo"/>
              <w:numPr>
                <w:ilvl w:val="0"/>
                <w:numId w:val="66"/>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254091" w:rsidP="00143687">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254091" w:rsidRDefault="00254091" w:rsidP="00D45270">
            <w:pPr>
              <w:pStyle w:val="TestCaseInfo"/>
              <w:numPr>
                <w:ilvl w:val="0"/>
                <w:numId w:val="106"/>
              </w:numPr>
            </w:pPr>
            <w:r>
              <w:t>Cleared</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805D0" w:rsidTr="00124E50">
        <w:tc>
          <w:tcPr>
            <w:tcW w:w="9330" w:type="dxa"/>
            <w:gridSpan w:val="2"/>
            <w:tcBorders>
              <w:top w:val="single" w:sz="2" w:space="0" w:color="auto"/>
              <w:left w:val="single" w:sz="2" w:space="0" w:color="auto"/>
              <w:bottom w:val="single" w:sz="2" w:space="0" w:color="auto"/>
              <w:right w:val="single" w:sz="2" w:space="0" w:color="auto"/>
            </w:tcBorders>
            <w:hideMark/>
          </w:tcPr>
          <w:p w:rsidR="00D805D0" w:rsidRDefault="00F44670" w:rsidP="00124E50">
            <w:pPr>
              <w:pStyle w:val="TestCase"/>
            </w:pPr>
            <w:bookmarkStart w:id="6306" w:name="_Toc477275306"/>
            <w:r>
              <w:t>TC.VNF.FAULT.002</w:t>
            </w:r>
            <w:r>
              <w:tab/>
            </w:r>
            <w:r w:rsidR="00D805D0">
              <w:t xml:space="preserve">Double </w:t>
            </w:r>
            <w:r w:rsidR="00D805D0" w:rsidRPr="00A86834">
              <w:t>vCPU resource fault notification subscription and notification</w:t>
            </w:r>
            <w:bookmarkEnd w:id="6306"/>
          </w:p>
        </w:tc>
      </w:tr>
      <w:tr w:rsidR="00D805D0" w:rsidTr="00124E50">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D805D0" w:rsidRPr="00D67489" w:rsidRDefault="00D805D0" w:rsidP="00D805D0">
            <w:pPr>
              <w:pStyle w:val="TestCaseInfo"/>
              <w:rPr>
                <w:lang w:eastAsia="zh-CN"/>
              </w:rPr>
            </w:pPr>
            <w:r>
              <w:rPr>
                <w:lang w:eastAsia="zh-CN"/>
              </w:rPr>
              <w:t>Verify the VNFM can register and deregister for vCPU faults and process two notifications correctly</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D805D0" w:rsidRPr="00A86834" w:rsidRDefault="00D805D0" w:rsidP="00124E50">
            <w:pPr>
              <w:pStyle w:val="TestCaseInfo"/>
            </w:pPr>
            <w:r w:rsidRPr="00A86834">
              <w:t xml:space="preserve">VNFM should register successfully register and deregister for virtualized </w:t>
            </w:r>
            <w:r>
              <w:t xml:space="preserve">resource fault notification of </w:t>
            </w:r>
            <w:r w:rsidRPr="00A86834">
              <w:t xml:space="preserve">vCPU and can process </w:t>
            </w:r>
            <w:r>
              <w:t>two</w:t>
            </w:r>
            <w:r w:rsidRPr="00A86834">
              <w:t xml:space="preserve"> notification of this type correctly. The VIM should indicate that the VNFM is registered for the notification.</w:t>
            </w:r>
            <w:r>
              <w:t xml:space="preserve"> The VNF could be implemented with multiple VNFCs and therefore generate multiple notifications.</w:t>
            </w:r>
          </w:p>
          <w:p w:rsidR="00D805D0" w:rsidRPr="00A86834" w:rsidRDefault="00D805D0" w:rsidP="00124E50">
            <w:pPr>
              <w:pStyle w:val="TestCaseInfo"/>
            </w:pPr>
            <w:r w:rsidRPr="00A86834">
              <w:t>Initiate the virtualized resource fault notification through the VIM. The VNFM should successfully indicate the impact and may take actions when configured to do so. The state of the alarm could be:</w:t>
            </w:r>
          </w:p>
          <w:p w:rsidR="00D805D0" w:rsidRPr="00A86834" w:rsidRDefault="00D805D0" w:rsidP="00124E50">
            <w:pPr>
              <w:pStyle w:val="TestCaseInfo"/>
              <w:numPr>
                <w:ilvl w:val="0"/>
                <w:numId w:val="103"/>
              </w:numPr>
            </w:pPr>
            <w:r w:rsidRPr="00A86834">
              <w:t>Fired</w:t>
            </w:r>
          </w:p>
          <w:p w:rsidR="00D805D0" w:rsidRPr="00A86834" w:rsidRDefault="00D805D0" w:rsidP="00124E50">
            <w:pPr>
              <w:pStyle w:val="TestCaseInfo"/>
              <w:numPr>
                <w:ilvl w:val="0"/>
                <w:numId w:val="103"/>
              </w:numPr>
            </w:pPr>
            <w:r w:rsidRPr="00A86834">
              <w:t>updated</w:t>
            </w:r>
          </w:p>
          <w:p w:rsidR="00D805D0" w:rsidRPr="00A86834" w:rsidRDefault="00D805D0" w:rsidP="00124E50">
            <w:pPr>
              <w:pStyle w:val="TestCaseInfo"/>
              <w:numPr>
                <w:ilvl w:val="0"/>
                <w:numId w:val="103"/>
              </w:numPr>
            </w:pPr>
            <w:r w:rsidRPr="00A86834">
              <w:t>cleared</w:t>
            </w:r>
          </w:p>
          <w:p w:rsidR="00D805D0" w:rsidRPr="00A86834" w:rsidRDefault="00D805D0" w:rsidP="00124E50">
            <w:pPr>
              <w:pStyle w:val="TestCaseInfo"/>
            </w:pPr>
            <w:r w:rsidRPr="00A86834">
              <w:t>Following severity is available:</w:t>
            </w:r>
          </w:p>
          <w:p w:rsidR="00D805D0" w:rsidRPr="00A86834" w:rsidRDefault="00D805D0" w:rsidP="00124E50">
            <w:pPr>
              <w:pStyle w:val="TestCaseInfo"/>
              <w:numPr>
                <w:ilvl w:val="0"/>
                <w:numId w:val="103"/>
              </w:numPr>
            </w:pPr>
            <w:r w:rsidRPr="00A86834">
              <w:t>Critical</w:t>
            </w:r>
          </w:p>
          <w:p w:rsidR="00D805D0" w:rsidRPr="00A86834" w:rsidRDefault="00D805D0" w:rsidP="00124E50">
            <w:pPr>
              <w:pStyle w:val="TestCaseInfo"/>
              <w:numPr>
                <w:ilvl w:val="0"/>
                <w:numId w:val="103"/>
              </w:numPr>
            </w:pPr>
            <w:r w:rsidRPr="00A86834">
              <w:t>Major</w:t>
            </w:r>
          </w:p>
          <w:p w:rsidR="00D805D0" w:rsidRPr="00A86834" w:rsidRDefault="00D805D0" w:rsidP="00124E50">
            <w:pPr>
              <w:pStyle w:val="TestCaseInfo"/>
              <w:numPr>
                <w:ilvl w:val="0"/>
                <w:numId w:val="103"/>
              </w:numPr>
            </w:pPr>
            <w:r w:rsidRPr="00A86834">
              <w:t>Minor</w:t>
            </w:r>
          </w:p>
          <w:p w:rsidR="00D805D0" w:rsidRPr="00A86834" w:rsidRDefault="00D805D0" w:rsidP="00124E50">
            <w:pPr>
              <w:pStyle w:val="TestCaseInfo"/>
              <w:numPr>
                <w:ilvl w:val="0"/>
                <w:numId w:val="103"/>
              </w:numPr>
            </w:pPr>
            <w:r w:rsidRPr="00A86834">
              <w:t>Warning</w:t>
            </w:r>
          </w:p>
          <w:p w:rsidR="00D805D0" w:rsidRPr="00A86834" w:rsidRDefault="00D805D0" w:rsidP="00124E50">
            <w:pPr>
              <w:pStyle w:val="TestCaseInfo"/>
              <w:numPr>
                <w:ilvl w:val="0"/>
                <w:numId w:val="103"/>
              </w:numPr>
            </w:pPr>
            <w:r w:rsidRPr="00A86834">
              <w:t>Indeterminate</w:t>
            </w:r>
          </w:p>
          <w:p w:rsidR="00D805D0" w:rsidRPr="00A86834" w:rsidRDefault="00D805D0" w:rsidP="00124E50">
            <w:pPr>
              <w:pStyle w:val="TestCaseInfo"/>
              <w:numPr>
                <w:ilvl w:val="0"/>
                <w:numId w:val="103"/>
              </w:numPr>
            </w:pPr>
            <w:r w:rsidRPr="00A86834">
              <w:t>Cleared</w:t>
            </w:r>
          </w:p>
          <w:p w:rsidR="00D805D0" w:rsidRDefault="00D805D0" w:rsidP="00124E50">
            <w:pPr>
              <w:pStyle w:val="TestCaseInfo"/>
              <w:rPr>
                <w:lang w:eastAsia="zh-CN"/>
              </w:rPr>
            </w:pPr>
            <w:r w:rsidRPr="00A86834">
              <w:t>vCompute could have a fault of CPU failure.</w:t>
            </w:r>
          </w:p>
        </w:tc>
      </w:tr>
      <w:tr w:rsidR="00D805D0" w:rsidTr="00124E5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D805D0" w:rsidRPr="00BB39BA" w:rsidRDefault="00D805D0" w:rsidP="00124E50">
            <w:pPr>
              <w:pStyle w:val="TestCaseInfo"/>
            </w:pPr>
            <w:r w:rsidRPr="00BB39BA">
              <w:t>Sequ</w:t>
            </w:r>
            <w:r>
              <w:t>e</w:t>
            </w:r>
            <w:r w:rsidRPr="00BB39BA">
              <w:t>nce:</w:t>
            </w:r>
          </w:p>
          <w:p w:rsidR="00D805D0" w:rsidRDefault="00D805D0" w:rsidP="00A57497">
            <w:pPr>
              <w:pStyle w:val="TestCaseInfo"/>
              <w:numPr>
                <w:ilvl w:val="0"/>
                <w:numId w:val="184"/>
              </w:numPr>
            </w:pPr>
            <w:r>
              <w:t>Instantiate VNF</w:t>
            </w:r>
          </w:p>
          <w:p w:rsidR="00A57497" w:rsidRDefault="00A57497" w:rsidP="00A57497">
            <w:pPr>
              <w:pStyle w:val="TestCaseInfo"/>
              <w:numPr>
                <w:ilvl w:val="0"/>
                <w:numId w:val="184"/>
              </w:numPr>
              <w:rPr>
                <w:ins w:id="6307" w:author="Seggelke, Klaus" w:date="2017-03-14T17:04:00Z"/>
              </w:rPr>
            </w:pPr>
            <w:ins w:id="6308" w:author="Seggelke, Klaus" w:date="2017-03-14T17:04:00Z">
              <w:r w:rsidRPr="00074BEF">
                <w:t>Validate VNF instantiation state is INSTANTIATED and VNF state is STARTED (--&gt; time stamp when correct state reached)</w:t>
              </w:r>
            </w:ins>
          </w:p>
          <w:p w:rsidR="00D805D0" w:rsidDel="00A57497" w:rsidRDefault="00D805D0" w:rsidP="00A57497">
            <w:pPr>
              <w:pStyle w:val="TestCaseInfo"/>
              <w:numPr>
                <w:ilvl w:val="0"/>
                <w:numId w:val="184"/>
              </w:numPr>
              <w:rPr>
                <w:del w:id="6309" w:author="Seggelke, Klaus" w:date="2017-03-14T17:04:00Z"/>
              </w:rPr>
            </w:pPr>
            <w:del w:id="6310" w:author="Seggelke, Klaus" w:date="2017-03-14T17:04:00Z">
              <w:r w:rsidDel="00A57497">
                <w:delText>Validate VNF state is Inactive</w:delText>
              </w:r>
            </w:del>
          </w:p>
          <w:p w:rsidR="00D805D0" w:rsidDel="00A57497" w:rsidRDefault="00D805D0" w:rsidP="00A57497">
            <w:pPr>
              <w:pStyle w:val="TestCaseInfo"/>
              <w:numPr>
                <w:ilvl w:val="0"/>
                <w:numId w:val="184"/>
              </w:numPr>
              <w:rPr>
                <w:del w:id="6311" w:author="Seggelke, Klaus" w:date="2017-03-14T17:05:00Z"/>
              </w:rPr>
            </w:pPr>
            <w:del w:id="6312" w:author="Seggelke, Klaus" w:date="2017-03-14T17:05:00Z">
              <w:r w:rsidDel="00A57497">
                <w:delText>Start VNF</w:delText>
              </w:r>
            </w:del>
          </w:p>
          <w:p w:rsidR="00D805D0" w:rsidDel="00A57497" w:rsidRDefault="00D805D0" w:rsidP="00A57497">
            <w:pPr>
              <w:pStyle w:val="TestCaseInfo"/>
              <w:numPr>
                <w:ilvl w:val="0"/>
                <w:numId w:val="184"/>
              </w:numPr>
              <w:rPr>
                <w:del w:id="6313" w:author="Seggelke, Klaus" w:date="2017-03-14T17:05:00Z"/>
              </w:rPr>
            </w:pPr>
            <w:del w:id="6314" w:author="Seggelke, Klaus" w:date="2017-03-14T17:05:00Z">
              <w:r w:rsidDel="00A57497">
                <w:delText>Validate VNF state is Active</w:delText>
              </w:r>
            </w:del>
          </w:p>
          <w:p w:rsidR="00D805D0" w:rsidRDefault="00D805D0" w:rsidP="00A57497">
            <w:pPr>
              <w:pStyle w:val="TestCaseInfo"/>
              <w:numPr>
                <w:ilvl w:val="0"/>
                <w:numId w:val="184"/>
              </w:numPr>
            </w:pPr>
            <w:r>
              <w:t>Issue command to the VNFM to register for vCPU fault notification</w:t>
            </w:r>
          </w:p>
          <w:p w:rsidR="00D805D0" w:rsidRDefault="00D805D0" w:rsidP="00A57497">
            <w:pPr>
              <w:pStyle w:val="TestCaseInfo"/>
              <w:numPr>
                <w:ilvl w:val="0"/>
                <w:numId w:val="184"/>
              </w:numPr>
            </w:pPr>
            <w:r>
              <w:t>Validate via VNFM and VIM interface that registration was successful</w:t>
            </w:r>
          </w:p>
          <w:p w:rsidR="00D805D0" w:rsidRDefault="00D805D0" w:rsidP="00A57497">
            <w:pPr>
              <w:pStyle w:val="TestCaseInfo"/>
              <w:numPr>
                <w:ilvl w:val="0"/>
                <w:numId w:val="184"/>
              </w:numPr>
            </w:pPr>
            <w:r>
              <w:t>Issue a command to VIM that causes a vCPU fault for the VNFM</w:t>
            </w:r>
          </w:p>
          <w:p w:rsidR="00D805D0" w:rsidRDefault="00D805D0" w:rsidP="00A57497">
            <w:pPr>
              <w:pStyle w:val="TestCaseInfo"/>
              <w:numPr>
                <w:ilvl w:val="0"/>
                <w:numId w:val="184"/>
              </w:numPr>
            </w:pPr>
            <w:r>
              <w:t>Validate that VNFM processes the vCPU fault notification</w:t>
            </w:r>
          </w:p>
          <w:p w:rsidR="00D805D0" w:rsidRDefault="00D805D0" w:rsidP="00A57497">
            <w:pPr>
              <w:pStyle w:val="TestCaseInfo"/>
              <w:numPr>
                <w:ilvl w:val="0"/>
                <w:numId w:val="184"/>
              </w:numPr>
            </w:pPr>
            <w:r>
              <w:t>Issue a command to VIM that causes another vCPU fault for the VNFM</w:t>
            </w:r>
          </w:p>
          <w:p w:rsidR="00D805D0" w:rsidRDefault="00D805D0" w:rsidP="00A57497">
            <w:pPr>
              <w:pStyle w:val="TestCaseInfo"/>
              <w:numPr>
                <w:ilvl w:val="0"/>
                <w:numId w:val="184"/>
              </w:numPr>
            </w:pPr>
            <w:r>
              <w:t>Validate that VNFM processes the vCPU fault update notification</w:t>
            </w:r>
          </w:p>
          <w:p w:rsidR="00D805D0" w:rsidRDefault="00D805D0" w:rsidP="00A57497">
            <w:pPr>
              <w:pStyle w:val="TestCaseInfo"/>
              <w:numPr>
                <w:ilvl w:val="0"/>
                <w:numId w:val="184"/>
              </w:numPr>
            </w:pPr>
            <w:r>
              <w:t>Issue a command to VIM that clears the vCPU fault for the VNFM</w:t>
            </w:r>
          </w:p>
          <w:p w:rsidR="00D805D0" w:rsidRDefault="00D805D0" w:rsidP="00A57497">
            <w:pPr>
              <w:pStyle w:val="TestCaseInfo"/>
              <w:numPr>
                <w:ilvl w:val="0"/>
                <w:numId w:val="184"/>
              </w:numPr>
            </w:pPr>
            <w:r>
              <w:t>Validate that VNFM processes the vCPU fault removal notification</w:t>
            </w:r>
          </w:p>
          <w:p w:rsidR="00D805D0" w:rsidRDefault="00D805D0" w:rsidP="00A57497">
            <w:pPr>
              <w:pStyle w:val="TestCaseInfo"/>
              <w:numPr>
                <w:ilvl w:val="0"/>
                <w:numId w:val="184"/>
              </w:numPr>
            </w:pPr>
            <w:r>
              <w:t>Issue command to the VNFM to deregister for vCPU fault notification</w:t>
            </w:r>
          </w:p>
          <w:p w:rsidR="00D805D0" w:rsidRDefault="00D805D0" w:rsidP="00A57497">
            <w:pPr>
              <w:pStyle w:val="TestCaseInfo"/>
              <w:numPr>
                <w:ilvl w:val="0"/>
                <w:numId w:val="184"/>
              </w:numPr>
            </w:pPr>
            <w:r>
              <w:t>Validate via VNFM and VIM interface that deregistration was successful</w:t>
            </w:r>
          </w:p>
          <w:p w:rsidR="00D805D0" w:rsidRDefault="00D805D0" w:rsidP="00A57497">
            <w:pPr>
              <w:pStyle w:val="TestCaseInfo"/>
              <w:numPr>
                <w:ilvl w:val="0"/>
                <w:numId w:val="184"/>
              </w:numPr>
              <w:rPr>
                <w:lang w:eastAsia="zh-CN"/>
              </w:rPr>
            </w:pPr>
            <w:r>
              <w:t>Terminate VNF</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r>
              <w:t>The test case could have multiple subcases addressing the different severities:</w:t>
            </w:r>
          </w:p>
          <w:p w:rsidR="00D805D0" w:rsidRDefault="00D805D0" w:rsidP="00124E50">
            <w:pPr>
              <w:pStyle w:val="TestCaseInfo"/>
              <w:numPr>
                <w:ilvl w:val="0"/>
                <w:numId w:val="107"/>
              </w:numPr>
            </w:pPr>
            <w:r>
              <w:t>Critical</w:t>
            </w:r>
          </w:p>
          <w:p w:rsidR="00D805D0" w:rsidRDefault="00D805D0" w:rsidP="00124E50">
            <w:pPr>
              <w:pStyle w:val="TestCaseInfo"/>
              <w:numPr>
                <w:ilvl w:val="0"/>
                <w:numId w:val="107"/>
              </w:numPr>
            </w:pPr>
            <w:r>
              <w:t>Major</w:t>
            </w:r>
          </w:p>
          <w:p w:rsidR="00D805D0" w:rsidRDefault="00D805D0" w:rsidP="00124E50">
            <w:pPr>
              <w:pStyle w:val="TestCaseInfo"/>
              <w:numPr>
                <w:ilvl w:val="0"/>
                <w:numId w:val="107"/>
              </w:numPr>
            </w:pPr>
            <w:r>
              <w:t>Minor</w:t>
            </w:r>
          </w:p>
          <w:p w:rsidR="00D805D0" w:rsidRDefault="00D805D0" w:rsidP="00124E50">
            <w:pPr>
              <w:pStyle w:val="TestCaseInfo"/>
              <w:numPr>
                <w:ilvl w:val="0"/>
                <w:numId w:val="107"/>
              </w:numPr>
            </w:pPr>
            <w:r>
              <w:t>Warning</w:t>
            </w:r>
          </w:p>
          <w:p w:rsidR="00D805D0" w:rsidRDefault="00D805D0" w:rsidP="00124E50">
            <w:pPr>
              <w:pStyle w:val="TestCaseInfo"/>
              <w:numPr>
                <w:ilvl w:val="0"/>
                <w:numId w:val="107"/>
              </w:numPr>
            </w:pPr>
            <w:r>
              <w:t>Indeterminate</w:t>
            </w:r>
          </w:p>
          <w:p w:rsidR="00D805D0" w:rsidRDefault="00D805D0" w:rsidP="00124E50">
            <w:pPr>
              <w:pStyle w:val="TestCaseInfo"/>
            </w:pPr>
            <w:r>
              <w:t>The state of the alarm could be another set of sub test cases:</w:t>
            </w:r>
          </w:p>
          <w:p w:rsidR="00D805D0" w:rsidRDefault="00D805D0" w:rsidP="00124E50">
            <w:pPr>
              <w:pStyle w:val="TestCaseInfo"/>
              <w:numPr>
                <w:ilvl w:val="0"/>
                <w:numId w:val="106"/>
              </w:numPr>
            </w:pPr>
            <w:r>
              <w:t>Fired</w:t>
            </w:r>
          </w:p>
          <w:p w:rsidR="00D805D0" w:rsidRDefault="00D805D0" w:rsidP="00124E50">
            <w:pPr>
              <w:pStyle w:val="TestCaseInfo"/>
              <w:numPr>
                <w:ilvl w:val="0"/>
                <w:numId w:val="106"/>
              </w:numPr>
            </w:pPr>
            <w:r>
              <w:t>Updated</w:t>
            </w:r>
          </w:p>
          <w:p w:rsidR="00D805D0" w:rsidRDefault="00D805D0" w:rsidP="00124E50">
            <w:pPr>
              <w:pStyle w:val="TestCaseInfo"/>
              <w:numPr>
                <w:ilvl w:val="0"/>
                <w:numId w:val="106"/>
              </w:numPr>
            </w:pPr>
            <w:r>
              <w:t>Cleared</w:t>
            </w:r>
          </w:p>
        </w:tc>
      </w:tr>
    </w:tbl>
    <w:p w:rsidR="00D805D0" w:rsidRDefault="00D805D0" w:rsidP="00D805D0">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15" w:name="_Toc454184456"/>
            <w:bookmarkStart w:id="6316" w:name="_Toc477275307"/>
            <w:r>
              <w:t>TC.VNF.FAULT.003</w:t>
            </w:r>
            <w:r>
              <w:tab/>
            </w:r>
            <w:r w:rsidR="005A676A" w:rsidRPr="00D5185A">
              <w:t>vMemory resource fault notification subscription and notification</w:t>
            </w:r>
            <w:bookmarkEnd w:id="6315"/>
            <w:bookmarkEnd w:id="6316"/>
          </w:p>
        </w:tc>
      </w:tr>
      <w:tr w:rsidR="005A676A" w:rsidTr="00700955">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vMemory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700955" w:rsidRDefault="00700955" w:rsidP="00D45270">
            <w:pPr>
              <w:pStyle w:val="TestCaseInfo"/>
              <w:numPr>
                <w:ilvl w:val="0"/>
                <w:numId w:val="106"/>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lastRenderedPageBreak/>
              <w:t>vMemory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254091">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A57497">
            <w:pPr>
              <w:pStyle w:val="TestCaseInfo"/>
              <w:numPr>
                <w:ilvl w:val="0"/>
                <w:numId w:val="67"/>
              </w:numPr>
            </w:pPr>
            <w:r>
              <w:t>Instantiate VNF</w:t>
            </w:r>
          </w:p>
          <w:p w:rsidR="00A57497" w:rsidRDefault="00A57497" w:rsidP="00A57497">
            <w:pPr>
              <w:pStyle w:val="TestCaseInfo"/>
              <w:numPr>
                <w:ilvl w:val="0"/>
                <w:numId w:val="67"/>
              </w:numPr>
              <w:rPr>
                <w:ins w:id="6317" w:author="Seggelke, Klaus" w:date="2017-03-14T17:05:00Z"/>
              </w:rPr>
            </w:pPr>
            <w:ins w:id="6318" w:author="Seggelke, Klaus" w:date="2017-03-14T17:05:00Z">
              <w:r w:rsidRPr="00074BEF">
                <w:t>Validate VNF instantiation state is INSTANTIATED and VNF state is STARTED (--&gt; time stamp when correct state reached)</w:t>
              </w:r>
            </w:ins>
          </w:p>
          <w:p w:rsidR="005A676A" w:rsidDel="00A57497" w:rsidRDefault="005A676A" w:rsidP="00A57497">
            <w:pPr>
              <w:pStyle w:val="TestCaseInfo"/>
              <w:numPr>
                <w:ilvl w:val="0"/>
                <w:numId w:val="67"/>
              </w:numPr>
              <w:rPr>
                <w:del w:id="6319" w:author="Seggelke, Klaus" w:date="2017-03-14T17:05:00Z"/>
              </w:rPr>
            </w:pPr>
            <w:del w:id="6320" w:author="Seggelke, Klaus" w:date="2017-03-14T17:05:00Z">
              <w:r w:rsidDel="00A57497">
                <w:delText>Validate VNF state is Inactive</w:delText>
              </w:r>
            </w:del>
          </w:p>
          <w:p w:rsidR="005A676A" w:rsidDel="00A57497" w:rsidRDefault="005A676A" w:rsidP="00A57497">
            <w:pPr>
              <w:pStyle w:val="TestCaseInfo"/>
              <w:numPr>
                <w:ilvl w:val="0"/>
                <w:numId w:val="67"/>
              </w:numPr>
              <w:rPr>
                <w:del w:id="6321" w:author="Seggelke, Klaus" w:date="2017-03-14T17:05:00Z"/>
              </w:rPr>
            </w:pPr>
            <w:del w:id="6322" w:author="Seggelke, Klaus" w:date="2017-03-14T17:05:00Z">
              <w:r w:rsidDel="00A57497">
                <w:delText>Start VNF</w:delText>
              </w:r>
            </w:del>
          </w:p>
          <w:p w:rsidR="005A676A" w:rsidDel="00A57497" w:rsidRDefault="005A676A" w:rsidP="00A57497">
            <w:pPr>
              <w:pStyle w:val="TestCaseInfo"/>
              <w:numPr>
                <w:ilvl w:val="0"/>
                <w:numId w:val="67"/>
              </w:numPr>
              <w:rPr>
                <w:del w:id="6323" w:author="Seggelke, Klaus" w:date="2017-03-14T17:05:00Z"/>
              </w:rPr>
            </w:pPr>
            <w:del w:id="6324" w:author="Seggelke, Klaus" w:date="2017-03-14T17:05:00Z">
              <w:r w:rsidDel="00A57497">
                <w:delText>Validate VNF state is Active</w:delText>
              </w:r>
            </w:del>
          </w:p>
          <w:p w:rsidR="005A676A" w:rsidRDefault="005A676A" w:rsidP="00A57497">
            <w:pPr>
              <w:pStyle w:val="TestCaseInfo"/>
              <w:numPr>
                <w:ilvl w:val="0"/>
                <w:numId w:val="67"/>
              </w:numPr>
            </w:pPr>
            <w:r>
              <w:t>Issue command to the VNFM to register for vMemory fault notification</w:t>
            </w:r>
          </w:p>
          <w:p w:rsidR="005A676A" w:rsidRDefault="005A676A" w:rsidP="00A57497">
            <w:pPr>
              <w:pStyle w:val="TestCaseInfo"/>
              <w:numPr>
                <w:ilvl w:val="0"/>
                <w:numId w:val="67"/>
              </w:numPr>
            </w:pPr>
            <w:r>
              <w:t>Validate via VNFM and VIM interface that registration was successful</w:t>
            </w:r>
          </w:p>
          <w:p w:rsidR="005A676A" w:rsidRDefault="005A676A" w:rsidP="00A57497">
            <w:pPr>
              <w:pStyle w:val="TestCaseInfo"/>
              <w:numPr>
                <w:ilvl w:val="0"/>
                <w:numId w:val="67"/>
              </w:numPr>
            </w:pPr>
            <w:r>
              <w:t>Issue a command to VIM that causes a vMemory fault for the VNFM</w:t>
            </w:r>
          </w:p>
          <w:p w:rsidR="005A676A" w:rsidRDefault="005A676A" w:rsidP="00A57497">
            <w:pPr>
              <w:pStyle w:val="TestCaseInfo"/>
              <w:numPr>
                <w:ilvl w:val="0"/>
                <w:numId w:val="67"/>
              </w:numPr>
            </w:pPr>
            <w:r>
              <w:t>Validate that VNFM processes the vMemory fault notification</w:t>
            </w:r>
          </w:p>
          <w:p w:rsidR="00254091" w:rsidRDefault="00254091" w:rsidP="00A57497">
            <w:pPr>
              <w:pStyle w:val="TestCaseInfo"/>
              <w:numPr>
                <w:ilvl w:val="0"/>
                <w:numId w:val="67"/>
              </w:numPr>
            </w:pPr>
            <w:r>
              <w:t>Issue a command to VIM that clears the vMemory fault</w:t>
            </w:r>
          </w:p>
          <w:p w:rsidR="00254091" w:rsidRDefault="00254091" w:rsidP="00A57497">
            <w:pPr>
              <w:pStyle w:val="TestCaseInfo"/>
              <w:numPr>
                <w:ilvl w:val="0"/>
                <w:numId w:val="67"/>
              </w:numPr>
            </w:pPr>
            <w:r>
              <w:t>Validate that VNFM processes the vMemory fault clear notification</w:t>
            </w:r>
          </w:p>
          <w:p w:rsidR="005A676A" w:rsidRDefault="005A676A" w:rsidP="00A57497">
            <w:pPr>
              <w:pStyle w:val="TestCaseInfo"/>
              <w:numPr>
                <w:ilvl w:val="0"/>
                <w:numId w:val="67"/>
              </w:numPr>
            </w:pPr>
            <w:r>
              <w:t>Issue command to the VNFM to deregister for vMemory fault notification</w:t>
            </w:r>
          </w:p>
          <w:p w:rsidR="005A676A" w:rsidRDefault="005A676A" w:rsidP="00A57497">
            <w:pPr>
              <w:pStyle w:val="TestCaseInfo"/>
              <w:numPr>
                <w:ilvl w:val="0"/>
                <w:numId w:val="67"/>
              </w:numPr>
            </w:pPr>
            <w:r>
              <w:t>Validate via VNFM and VIM interface that deregistration was successful</w:t>
            </w:r>
          </w:p>
          <w:p w:rsidR="005A676A" w:rsidRDefault="005A676A" w:rsidP="00A57497">
            <w:pPr>
              <w:pStyle w:val="TestCaseInfo"/>
              <w:numPr>
                <w:ilvl w:val="0"/>
                <w:numId w:val="67"/>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254091" w:rsidRDefault="00254091" w:rsidP="00254091">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5A676A" w:rsidRDefault="00254091" w:rsidP="00D45270">
            <w:pPr>
              <w:pStyle w:val="TestCaseInfo"/>
              <w:numPr>
                <w:ilvl w:val="0"/>
                <w:numId w:val="106"/>
              </w:numPr>
            </w:pPr>
            <w:r>
              <w:t>Cleared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25" w:name="_Toc454184457"/>
            <w:bookmarkStart w:id="6326" w:name="_Toc477275308"/>
            <w:r>
              <w:t>TC.VNF.FAULT.004</w:t>
            </w:r>
            <w:r>
              <w:tab/>
            </w:r>
            <w:r w:rsidR="005A676A" w:rsidRPr="00D5185A">
              <w:t>v</w:t>
            </w:r>
            <w:r w:rsidR="005A676A">
              <w:t>Network</w:t>
            </w:r>
            <w:r w:rsidR="005A676A" w:rsidRPr="00D5185A">
              <w:t xml:space="preserve"> resource fault notification subscription and notification</w:t>
            </w:r>
            <w:bookmarkEnd w:id="6325"/>
            <w:bookmarkEnd w:id="6326"/>
          </w:p>
        </w:tc>
      </w:tr>
      <w:tr w:rsidR="005A676A" w:rsidRPr="00D67489" w:rsidTr="00700955">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pPr>
            <w:r>
              <w:rPr>
                <w:lang w:eastAsia="zh-CN"/>
              </w:rPr>
              <w:t>Verify the VNFM can register and deregister for vNetwork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lastRenderedPageBreak/>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vNetwork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A57497">
            <w:pPr>
              <w:pStyle w:val="TestCaseInfo"/>
              <w:numPr>
                <w:ilvl w:val="0"/>
                <w:numId w:val="68"/>
              </w:numPr>
            </w:pPr>
            <w:r>
              <w:t>Instantiate VNF</w:t>
            </w:r>
          </w:p>
          <w:p w:rsidR="00A57497" w:rsidRDefault="00A57497" w:rsidP="00A57497">
            <w:pPr>
              <w:pStyle w:val="TestCaseInfo"/>
              <w:numPr>
                <w:ilvl w:val="0"/>
                <w:numId w:val="68"/>
              </w:numPr>
              <w:rPr>
                <w:ins w:id="6327" w:author="Seggelke, Klaus" w:date="2017-03-14T17:05:00Z"/>
              </w:rPr>
            </w:pPr>
            <w:ins w:id="6328" w:author="Seggelke, Klaus" w:date="2017-03-14T17:05:00Z">
              <w:r w:rsidRPr="00074BEF">
                <w:t>Validate VNF instantiation state is INSTANTIATED and VNF state is STARTED (--&gt; time stamp when correct state reached)</w:t>
              </w:r>
            </w:ins>
          </w:p>
          <w:p w:rsidR="005A676A" w:rsidDel="00A57497" w:rsidRDefault="005A676A" w:rsidP="00A57497">
            <w:pPr>
              <w:pStyle w:val="TestCaseInfo"/>
              <w:numPr>
                <w:ilvl w:val="0"/>
                <w:numId w:val="68"/>
              </w:numPr>
              <w:rPr>
                <w:del w:id="6329" w:author="Seggelke, Klaus" w:date="2017-03-14T17:05:00Z"/>
              </w:rPr>
            </w:pPr>
            <w:del w:id="6330" w:author="Seggelke, Klaus" w:date="2017-03-14T17:05:00Z">
              <w:r w:rsidDel="00A57497">
                <w:delText>Validate VNF state is Inactive</w:delText>
              </w:r>
            </w:del>
          </w:p>
          <w:p w:rsidR="005A676A" w:rsidDel="00A57497" w:rsidRDefault="005A676A" w:rsidP="00A57497">
            <w:pPr>
              <w:pStyle w:val="TestCaseInfo"/>
              <w:numPr>
                <w:ilvl w:val="0"/>
                <w:numId w:val="68"/>
              </w:numPr>
              <w:rPr>
                <w:del w:id="6331" w:author="Seggelke, Klaus" w:date="2017-03-14T17:05:00Z"/>
              </w:rPr>
            </w:pPr>
            <w:del w:id="6332" w:author="Seggelke, Klaus" w:date="2017-03-14T17:05:00Z">
              <w:r w:rsidDel="00A57497">
                <w:delText>Start VNF</w:delText>
              </w:r>
            </w:del>
          </w:p>
          <w:p w:rsidR="005A676A" w:rsidDel="00A57497" w:rsidRDefault="005A676A" w:rsidP="00A57497">
            <w:pPr>
              <w:pStyle w:val="TestCaseInfo"/>
              <w:numPr>
                <w:ilvl w:val="0"/>
                <w:numId w:val="68"/>
              </w:numPr>
              <w:rPr>
                <w:del w:id="6333" w:author="Seggelke, Klaus" w:date="2017-03-14T17:05:00Z"/>
              </w:rPr>
            </w:pPr>
            <w:del w:id="6334" w:author="Seggelke, Klaus" w:date="2017-03-14T17:05:00Z">
              <w:r w:rsidDel="00A57497">
                <w:delText>Validate VNF state is Active</w:delText>
              </w:r>
            </w:del>
          </w:p>
          <w:p w:rsidR="005A676A" w:rsidRDefault="005A676A" w:rsidP="00A57497">
            <w:pPr>
              <w:pStyle w:val="TestCaseInfo"/>
              <w:numPr>
                <w:ilvl w:val="0"/>
                <w:numId w:val="68"/>
              </w:numPr>
            </w:pPr>
            <w:r>
              <w:t>Issue command to the VNFM to register for vNetwork fault notification</w:t>
            </w:r>
          </w:p>
          <w:p w:rsidR="005A676A" w:rsidRDefault="005A676A" w:rsidP="00A57497">
            <w:pPr>
              <w:pStyle w:val="TestCaseInfo"/>
              <w:numPr>
                <w:ilvl w:val="0"/>
                <w:numId w:val="68"/>
              </w:numPr>
            </w:pPr>
            <w:r>
              <w:t>Validate via VNFM and VIM interface that registration was successful</w:t>
            </w:r>
          </w:p>
          <w:p w:rsidR="005A676A" w:rsidRDefault="005A676A" w:rsidP="00A57497">
            <w:pPr>
              <w:pStyle w:val="TestCaseInfo"/>
              <w:numPr>
                <w:ilvl w:val="0"/>
                <w:numId w:val="68"/>
              </w:numPr>
            </w:pPr>
            <w:r>
              <w:t>Issue a command to VIM that causes a vNetwork fault for the VNFM</w:t>
            </w:r>
          </w:p>
          <w:p w:rsidR="005A676A" w:rsidRDefault="005A676A" w:rsidP="00A57497">
            <w:pPr>
              <w:pStyle w:val="TestCaseInfo"/>
              <w:numPr>
                <w:ilvl w:val="0"/>
                <w:numId w:val="68"/>
              </w:numPr>
            </w:pPr>
            <w:r>
              <w:t>Validate that VNFM processes the vNetwork fault notification</w:t>
            </w:r>
          </w:p>
          <w:p w:rsidR="005A676A" w:rsidRDefault="005A676A" w:rsidP="00A57497">
            <w:pPr>
              <w:pStyle w:val="TestCaseInfo"/>
              <w:numPr>
                <w:ilvl w:val="0"/>
                <w:numId w:val="68"/>
              </w:numPr>
            </w:pPr>
            <w:r>
              <w:t>Issue command to the VNFM to deregister for vNetwork fault notification</w:t>
            </w:r>
          </w:p>
          <w:p w:rsidR="005A676A" w:rsidRDefault="005A676A" w:rsidP="00A57497">
            <w:pPr>
              <w:pStyle w:val="TestCaseInfo"/>
              <w:numPr>
                <w:ilvl w:val="0"/>
                <w:numId w:val="68"/>
              </w:numPr>
            </w:pPr>
            <w:r>
              <w:t>Validate via VNFM and VIM interface that deregistration was successful</w:t>
            </w:r>
          </w:p>
          <w:p w:rsidR="005A676A" w:rsidRDefault="005A676A" w:rsidP="00A57497">
            <w:pPr>
              <w:pStyle w:val="TestCaseInfo"/>
              <w:numPr>
                <w:ilvl w:val="0"/>
                <w:numId w:val="68"/>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C28EB" w:rsidRDefault="00FC28EB" w:rsidP="00FC28EB">
            <w:pPr>
              <w:pStyle w:val="TestCaseInfo"/>
            </w:pPr>
            <w:r>
              <w:t>The test case could have multiple subcases addressing the different severities:</w:t>
            </w:r>
          </w:p>
          <w:p w:rsidR="00FC28EB" w:rsidRDefault="00FC28EB" w:rsidP="00D45270">
            <w:pPr>
              <w:pStyle w:val="TestCaseInfo"/>
              <w:numPr>
                <w:ilvl w:val="0"/>
                <w:numId w:val="107"/>
              </w:numPr>
            </w:pPr>
            <w:r>
              <w:t>Critical</w:t>
            </w:r>
          </w:p>
          <w:p w:rsidR="00FC28EB" w:rsidRDefault="00FC28EB" w:rsidP="00D45270">
            <w:pPr>
              <w:pStyle w:val="TestCaseInfo"/>
              <w:numPr>
                <w:ilvl w:val="0"/>
                <w:numId w:val="107"/>
              </w:numPr>
            </w:pPr>
            <w:r>
              <w:t>Major</w:t>
            </w:r>
          </w:p>
          <w:p w:rsidR="00FC28EB" w:rsidRDefault="00FC28EB" w:rsidP="00D45270">
            <w:pPr>
              <w:pStyle w:val="TestCaseInfo"/>
              <w:numPr>
                <w:ilvl w:val="0"/>
                <w:numId w:val="107"/>
              </w:numPr>
            </w:pPr>
            <w:r>
              <w:t>Minor</w:t>
            </w:r>
          </w:p>
          <w:p w:rsidR="00FC28EB" w:rsidRDefault="00FC28EB" w:rsidP="00D45270">
            <w:pPr>
              <w:pStyle w:val="TestCaseInfo"/>
              <w:numPr>
                <w:ilvl w:val="0"/>
                <w:numId w:val="107"/>
              </w:numPr>
            </w:pPr>
            <w:r>
              <w:t>Warning</w:t>
            </w:r>
          </w:p>
          <w:p w:rsidR="00FC28EB" w:rsidRDefault="00FC28EB" w:rsidP="00D45270">
            <w:pPr>
              <w:pStyle w:val="TestCaseInfo"/>
              <w:numPr>
                <w:ilvl w:val="0"/>
                <w:numId w:val="107"/>
              </w:numPr>
            </w:pPr>
            <w:r>
              <w:t>Indeterminate</w:t>
            </w:r>
          </w:p>
          <w:p w:rsidR="00FC28EB" w:rsidRDefault="00FC28EB" w:rsidP="00FC28EB">
            <w:pPr>
              <w:pStyle w:val="TestCaseInfo"/>
            </w:pPr>
            <w:r>
              <w:t>The state of the alarm could be another set of sub test cases:</w:t>
            </w:r>
          </w:p>
          <w:p w:rsidR="00FC28EB" w:rsidRDefault="00FC28EB" w:rsidP="00D45270">
            <w:pPr>
              <w:pStyle w:val="TestCaseInfo"/>
              <w:numPr>
                <w:ilvl w:val="0"/>
                <w:numId w:val="106"/>
              </w:numPr>
            </w:pPr>
            <w:r>
              <w:t>Fired</w:t>
            </w:r>
          </w:p>
          <w:p w:rsidR="00FC28EB" w:rsidRDefault="00FC28EB" w:rsidP="00D45270">
            <w:pPr>
              <w:pStyle w:val="TestCaseInfo"/>
              <w:numPr>
                <w:ilvl w:val="0"/>
                <w:numId w:val="106"/>
              </w:numPr>
            </w:pPr>
            <w:r>
              <w:t>Updated</w:t>
            </w:r>
          </w:p>
          <w:p w:rsidR="005A676A" w:rsidRDefault="00FC28EB" w:rsidP="00D45270">
            <w:pPr>
              <w:pStyle w:val="TestCaseInfo"/>
              <w:numPr>
                <w:ilvl w:val="0"/>
                <w:numId w:val="106"/>
              </w:numPr>
            </w:pPr>
            <w:r>
              <w:t>Cleared</w:t>
            </w:r>
          </w:p>
        </w:tc>
      </w:tr>
    </w:tbl>
    <w:p w:rsidR="00700955" w:rsidRDefault="0070095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35" w:name="_Toc454184458"/>
            <w:bookmarkStart w:id="6336" w:name="_Toc477275309"/>
            <w:r>
              <w:t>TC.VNF.FAULT.005</w:t>
            </w:r>
            <w:r>
              <w:tab/>
            </w:r>
            <w:r w:rsidR="005A676A">
              <w:t>vStorage</w:t>
            </w:r>
            <w:r w:rsidR="005A676A" w:rsidRPr="00D5185A">
              <w:t xml:space="preserve"> resource fault notification subscription and notification</w:t>
            </w:r>
            <w:bookmarkEnd w:id="6335"/>
            <w:bookmarkEnd w:id="6336"/>
          </w:p>
        </w:tc>
      </w:tr>
      <w:tr w:rsidR="005A676A" w:rsidRPr="00D67489" w:rsidTr="00700955">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700955">
            <w:pPr>
              <w:pStyle w:val="TestCaseInfo"/>
            </w:pPr>
            <w:r>
              <w:rPr>
                <w:lang w:eastAsia="zh-CN"/>
              </w:rPr>
              <w:t>Verify the VNFM can register and deregister for vStorage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for virtualized resource fault notification of vStorage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lastRenderedPageBreak/>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vStorage could have a fault of hardware access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700955">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A57497">
            <w:pPr>
              <w:pStyle w:val="TestCaseInfo"/>
              <w:numPr>
                <w:ilvl w:val="0"/>
                <w:numId w:val="69"/>
              </w:numPr>
            </w:pPr>
            <w:r>
              <w:t>Instantiate VNF</w:t>
            </w:r>
          </w:p>
          <w:p w:rsidR="00A57497" w:rsidRDefault="00A57497" w:rsidP="00A57497">
            <w:pPr>
              <w:pStyle w:val="TestCaseInfo"/>
              <w:numPr>
                <w:ilvl w:val="0"/>
                <w:numId w:val="69"/>
              </w:numPr>
              <w:rPr>
                <w:ins w:id="6337" w:author="Seggelke, Klaus" w:date="2017-03-14T17:05:00Z"/>
              </w:rPr>
            </w:pPr>
            <w:ins w:id="6338" w:author="Seggelke, Klaus" w:date="2017-03-14T17:05:00Z">
              <w:r w:rsidRPr="00074BEF">
                <w:t>Validate VNF instantiation state is INSTANTIATED and VNF state is STARTED (--&gt; time stamp when correct state reached)</w:t>
              </w:r>
            </w:ins>
          </w:p>
          <w:p w:rsidR="005A676A" w:rsidDel="00A57497" w:rsidRDefault="005A676A" w:rsidP="00A57497">
            <w:pPr>
              <w:pStyle w:val="TestCaseInfo"/>
              <w:numPr>
                <w:ilvl w:val="0"/>
                <w:numId w:val="69"/>
              </w:numPr>
              <w:rPr>
                <w:del w:id="6339" w:author="Seggelke, Klaus" w:date="2017-03-14T17:05:00Z"/>
              </w:rPr>
            </w:pPr>
            <w:del w:id="6340" w:author="Seggelke, Klaus" w:date="2017-03-14T17:05:00Z">
              <w:r w:rsidDel="00A57497">
                <w:delText>Validate VNF state is Inactive</w:delText>
              </w:r>
            </w:del>
          </w:p>
          <w:p w:rsidR="005A676A" w:rsidDel="00A57497" w:rsidRDefault="005A676A" w:rsidP="00A57497">
            <w:pPr>
              <w:pStyle w:val="TestCaseInfo"/>
              <w:numPr>
                <w:ilvl w:val="0"/>
                <w:numId w:val="69"/>
              </w:numPr>
              <w:rPr>
                <w:del w:id="6341" w:author="Seggelke, Klaus" w:date="2017-03-14T17:05:00Z"/>
              </w:rPr>
            </w:pPr>
            <w:del w:id="6342" w:author="Seggelke, Klaus" w:date="2017-03-14T17:05:00Z">
              <w:r w:rsidDel="00A57497">
                <w:delText>Start VNF</w:delText>
              </w:r>
            </w:del>
          </w:p>
          <w:p w:rsidR="005A676A" w:rsidDel="00A57497" w:rsidRDefault="005A676A" w:rsidP="00A57497">
            <w:pPr>
              <w:pStyle w:val="TestCaseInfo"/>
              <w:numPr>
                <w:ilvl w:val="0"/>
                <w:numId w:val="69"/>
              </w:numPr>
              <w:rPr>
                <w:del w:id="6343" w:author="Seggelke, Klaus" w:date="2017-03-14T17:05:00Z"/>
              </w:rPr>
            </w:pPr>
            <w:del w:id="6344" w:author="Seggelke, Klaus" w:date="2017-03-14T17:05:00Z">
              <w:r w:rsidDel="00A57497">
                <w:delText>Validate VNF state is Active</w:delText>
              </w:r>
            </w:del>
          </w:p>
          <w:p w:rsidR="005A676A" w:rsidRDefault="005A676A" w:rsidP="00A57497">
            <w:pPr>
              <w:pStyle w:val="TestCaseInfo"/>
              <w:numPr>
                <w:ilvl w:val="0"/>
                <w:numId w:val="69"/>
              </w:numPr>
            </w:pPr>
            <w:r>
              <w:t>Issue command to the VNFM to register for vStorage fault notification</w:t>
            </w:r>
          </w:p>
          <w:p w:rsidR="005A676A" w:rsidRDefault="005A676A" w:rsidP="00A57497">
            <w:pPr>
              <w:pStyle w:val="TestCaseInfo"/>
              <w:numPr>
                <w:ilvl w:val="0"/>
                <w:numId w:val="69"/>
              </w:numPr>
            </w:pPr>
            <w:r>
              <w:t>Validate via VNFM and VIM interface that registration was successful</w:t>
            </w:r>
          </w:p>
          <w:p w:rsidR="005A676A" w:rsidRDefault="005A676A" w:rsidP="00A57497">
            <w:pPr>
              <w:pStyle w:val="TestCaseInfo"/>
              <w:numPr>
                <w:ilvl w:val="0"/>
                <w:numId w:val="69"/>
              </w:numPr>
            </w:pPr>
            <w:r>
              <w:t>Issue a command to VIM that causes a vStorage fault for the VNFM</w:t>
            </w:r>
          </w:p>
          <w:p w:rsidR="005A676A" w:rsidRDefault="005A676A" w:rsidP="00A57497">
            <w:pPr>
              <w:pStyle w:val="TestCaseInfo"/>
              <w:numPr>
                <w:ilvl w:val="0"/>
                <w:numId w:val="69"/>
              </w:numPr>
            </w:pPr>
            <w:r>
              <w:t>Validate that VNFM processes the vStorage fault notification</w:t>
            </w:r>
          </w:p>
          <w:p w:rsidR="00700955" w:rsidRDefault="00700955" w:rsidP="00A57497">
            <w:pPr>
              <w:pStyle w:val="TestCaseInfo"/>
              <w:numPr>
                <w:ilvl w:val="0"/>
                <w:numId w:val="69"/>
              </w:numPr>
            </w:pPr>
            <w:r>
              <w:t>Issue a command to VIM that clears vStorage fault for the VNFM</w:t>
            </w:r>
          </w:p>
          <w:p w:rsidR="00700955" w:rsidRDefault="00700955" w:rsidP="00A57497">
            <w:pPr>
              <w:pStyle w:val="TestCaseInfo"/>
              <w:numPr>
                <w:ilvl w:val="0"/>
                <w:numId w:val="69"/>
              </w:numPr>
            </w:pPr>
            <w:r>
              <w:t>Validate that VNFM processes the vStorage fault clear notification</w:t>
            </w:r>
          </w:p>
          <w:p w:rsidR="005A676A" w:rsidRDefault="005A676A" w:rsidP="00A57497">
            <w:pPr>
              <w:pStyle w:val="TestCaseInfo"/>
              <w:numPr>
                <w:ilvl w:val="0"/>
                <w:numId w:val="69"/>
              </w:numPr>
            </w:pPr>
            <w:r>
              <w:t>Issue command to the VNFM to deregister for vStorage fault notification</w:t>
            </w:r>
          </w:p>
          <w:p w:rsidR="005A676A" w:rsidRDefault="005A676A" w:rsidP="00A57497">
            <w:pPr>
              <w:pStyle w:val="TestCaseInfo"/>
              <w:numPr>
                <w:ilvl w:val="0"/>
                <w:numId w:val="69"/>
              </w:numPr>
            </w:pPr>
            <w:r>
              <w:t>Validate via VNFM and VIM interface that deregistration was successful</w:t>
            </w:r>
          </w:p>
          <w:p w:rsidR="005A676A" w:rsidRDefault="005A676A" w:rsidP="00A57497">
            <w:pPr>
              <w:pStyle w:val="TestCaseInfo"/>
              <w:numPr>
                <w:ilvl w:val="0"/>
                <w:numId w:val="69"/>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00955" w:rsidRDefault="00700955" w:rsidP="00700955">
            <w:pPr>
              <w:pStyle w:val="TestCaseInfo"/>
            </w:pPr>
            <w:r>
              <w:t>The test case could have multiple subcases addressing the different severities:</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700955">
            <w:pPr>
              <w:pStyle w:val="TestCaseInfo"/>
            </w:pPr>
            <w:r>
              <w:t>The state of the alarm could be another set of sub test cases:</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5A676A" w:rsidRDefault="00700955" w:rsidP="00D45270">
            <w:pPr>
              <w:pStyle w:val="TestCaseInfo"/>
              <w:numPr>
                <w:ilvl w:val="0"/>
                <w:numId w:val="106"/>
              </w:numPr>
            </w:pPr>
            <w:r>
              <w:t>Cleared</w:t>
            </w:r>
          </w:p>
        </w:tc>
      </w:tr>
    </w:tbl>
    <w:p w:rsidR="005A676A" w:rsidRDefault="005A676A" w:rsidP="005A676A">
      <w:pPr>
        <w:rPr>
          <w:lang w:eastAsia="zh-CN"/>
        </w:rPr>
      </w:pPr>
    </w:p>
    <w:p w:rsidR="005A676A" w:rsidRPr="00C35DDF" w:rsidRDefault="005A676A" w:rsidP="00C35DDF">
      <w:pPr>
        <w:pStyle w:val="Heading2"/>
      </w:pPr>
      <w:bookmarkStart w:id="6345" w:name="_Toc454184370"/>
      <w:bookmarkStart w:id="6346" w:name="_Toc477275602"/>
      <w:r w:rsidRPr="00C35DDF">
        <w:t>VNF Recovery</w:t>
      </w:r>
      <w:bookmarkEnd w:id="6345"/>
      <w:bookmarkEnd w:id="6346"/>
    </w:p>
    <w:p w:rsidR="005A676A" w:rsidRDefault="007F25E7" w:rsidP="005A676A">
      <w:pPr>
        <w:rPr>
          <w:lang w:eastAsia="zh-CN"/>
        </w:rPr>
      </w:pPr>
      <w:r>
        <w:rPr>
          <w:lang w:eastAsia="zh-CN"/>
        </w:rPr>
        <w:t>Once a VNF is a fault state, the VNFM should recover the VNF from this state and bring it back to normal operation.</w:t>
      </w:r>
    </w:p>
    <w:p w:rsidR="007F25E7" w:rsidRDefault="007F25E7"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47" w:name="_Toc454184459"/>
            <w:bookmarkStart w:id="6348" w:name="_Toc477275310"/>
            <w:r>
              <w:t>TC.VNF.RECOVERY.001</w:t>
            </w:r>
            <w:r>
              <w:tab/>
            </w:r>
            <w:r w:rsidR="005A676A" w:rsidRPr="00BB39BA">
              <w:t>Manual VNF recover of a faulty VNF</w:t>
            </w:r>
            <w:bookmarkEnd w:id="6347"/>
            <w:bookmarkEnd w:id="6348"/>
          </w:p>
        </w:tc>
      </w:tr>
      <w:tr w:rsidR="005A676A" w:rsidTr="004661AD">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4661AD" w:rsidP="004661AD">
            <w:pPr>
              <w:pStyle w:val="TestCaseInfo"/>
              <w:rPr>
                <w:lang w:eastAsia="zh-CN"/>
              </w:rPr>
            </w:pPr>
            <w:r>
              <w:rPr>
                <w:lang w:eastAsia="zh-CN"/>
              </w:rPr>
              <w:t>Validate</w:t>
            </w:r>
            <w:r w:rsidR="005A676A" w:rsidRPr="00BB39BA">
              <w:rPr>
                <w:lang w:eastAsia="zh-CN"/>
              </w:rPr>
              <w:t xml:space="preserve"> VNFM recover</w:t>
            </w:r>
            <w:r>
              <w:rPr>
                <w:lang w:eastAsia="zh-CN"/>
              </w:rPr>
              <w:t>s</w:t>
            </w:r>
            <w:r w:rsidR="005A676A" w:rsidRPr="00BB39BA">
              <w:rPr>
                <w:lang w:eastAsia="zh-CN"/>
              </w:rPr>
              <w:t xml:space="preserve"> a faulty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4661AD" w:rsidP="00143687">
            <w:pPr>
              <w:pStyle w:val="TestCaseInfo"/>
              <w:rPr>
                <w:lang w:eastAsia="zh-CN"/>
              </w:rPr>
            </w:pPr>
            <w:r w:rsidRPr="00BB39BA">
              <w:rPr>
                <w:lang w:eastAsia="zh-CN"/>
              </w:rPr>
              <w:t>The VNFM must be able to recover a faulty VNF. The recovery instruction could come from a command issued to the VNFM, from the NFVO or EM. Traffic should be send before the instruction gets issued. We should measure how long it takes for the VNFM to recover the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98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Sequence:</w:t>
            </w:r>
          </w:p>
          <w:p w:rsidR="005A676A" w:rsidRPr="00BB39BA" w:rsidRDefault="005A676A" w:rsidP="00A57497">
            <w:pPr>
              <w:pStyle w:val="TestCaseInfo"/>
              <w:numPr>
                <w:ilvl w:val="0"/>
                <w:numId w:val="70"/>
              </w:numPr>
            </w:pPr>
            <w:r w:rsidRPr="00BB39BA">
              <w:t>Instantiate VNF</w:t>
            </w:r>
          </w:p>
          <w:p w:rsidR="00A57497" w:rsidRDefault="00A57497" w:rsidP="00A57497">
            <w:pPr>
              <w:pStyle w:val="TestCaseInfo"/>
              <w:numPr>
                <w:ilvl w:val="0"/>
                <w:numId w:val="70"/>
              </w:numPr>
              <w:rPr>
                <w:ins w:id="6349" w:author="Seggelke, Klaus" w:date="2017-03-14T17:05:00Z"/>
              </w:rPr>
            </w:pPr>
            <w:ins w:id="6350" w:author="Seggelke, Klaus" w:date="2017-03-14T17:05:00Z">
              <w:r w:rsidRPr="00074BEF">
                <w:t>Validate VNF instantiation state is INSTANTIATED and VNF state is STARTED (--&gt; time stamp when correct state reached)</w:t>
              </w:r>
            </w:ins>
          </w:p>
          <w:p w:rsidR="005A676A" w:rsidRPr="00BB39BA" w:rsidDel="00A57497" w:rsidRDefault="005A676A" w:rsidP="00A57497">
            <w:pPr>
              <w:pStyle w:val="TestCaseInfo"/>
              <w:numPr>
                <w:ilvl w:val="0"/>
                <w:numId w:val="70"/>
              </w:numPr>
              <w:rPr>
                <w:del w:id="6351" w:author="Seggelke, Klaus" w:date="2017-03-14T17:05:00Z"/>
              </w:rPr>
            </w:pPr>
            <w:del w:id="6352" w:author="Seggelke, Klaus" w:date="2017-03-14T17:05:00Z">
              <w:r w:rsidRPr="00BB39BA" w:rsidDel="00A57497">
                <w:delText>Validate VNF state is Inactive</w:delText>
              </w:r>
            </w:del>
          </w:p>
          <w:p w:rsidR="005A676A" w:rsidRPr="00BB39BA" w:rsidDel="00A57497" w:rsidRDefault="005A676A" w:rsidP="00A57497">
            <w:pPr>
              <w:pStyle w:val="TestCaseInfo"/>
              <w:numPr>
                <w:ilvl w:val="0"/>
                <w:numId w:val="70"/>
              </w:numPr>
              <w:rPr>
                <w:del w:id="6353" w:author="Seggelke, Klaus" w:date="2017-03-14T17:05:00Z"/>
              </w:rPr>
            </w:pPr>
            <w:del w:id="6354" w:author="Seggelke, Klaus" w:date="2017-03-14T17:05:00Z">
              <w:r w:rsidRPr="00BB39BA" w:rsidDel="00A57497">
                <w:delText>Start VNF</w:delText>
              </w:r>
            </w:del>
          </w:p>
          <w:p w:rsidR="005A676A" w:rsidRPr="00BB39BA" w:rsidDel="00A57497" w:rsidRDefault="005A676A" w:rsidP="00A57497">
            <w:pPr>
              <w:pStyle w:val="TestCaseInfo"/>
              <w:numPr>
                <w:ilvl w:val="0"/>
                <w:numId w:val="70"/>
              </w:numPr>
              <w:rPr>
                <w:del w:id="6355" w:author="Seggelke, Klaus" w:date="2017-03-14T17:05:00Z"/>
              </w:rPr>
            </w:pPr>
            <w:del w:id="6356" w:author="Seggelke, Klaus" w:date="2017-03-14T17:05:00Z">
              <w:r w:rsidRPr="00BB39BA" w:rsidDel="00A57497">
                <w:delText>Validate VNF state is Active</w:delText>
              </w:r>
            </w:del>
          </w:p>
          <w:p w:rsidR="005A676A" w:rsidRPr="00BB39BA" w:rsidRDefault="005A676A" w:rsidP="00A57497">
            <w:pPr>
              <w:pStyle w:val="TestCaseInfo"/>
              <w:numPr>
                <w:ilvl w:val="0"/>
                <w:numId w:val="70"/>
              </w:numPr>
            </w:pPr>
            <w:r w:rsidRPr="00BB39BA">
              <w:t>Generate normal traffic load</w:t>
            </w:r>
          </w:p>
          <w:p w:rsidR="005A676A" w:rsidRPr="00BB39BA" w:rsidRDefault="005A676A" w:rsidP="00A57497">
            <w:pPr>
              <w:pStyle w:val="TestCaseInfo"/>
              <w:numPr>
                <w:ilvl w:val="0"/>
                <w:numId w:val="70"/>
              </w:numPr>
            </w:pPr>
            <w:r w:rsidRPr="00BB39BA">
              <w:t>Validate that traffic f</w:t>
            </w:r>
            <w:r w:rsidR="004661AD">
              <w:t>lows through without issues (</w:t>
            </w:r>
            <w:r w:rsidR="004661AD">
              <w:sym w:font="Wingdings" w:char="F0E0"/>
            </w:r>
            <w:r w:rsidRPr="00BB39BA">
              <w:t xml:space="preserve"> no dropped packets)</w:t>
            </w:r>
          </w:p>
          <w:p w:rsidR="005A676A" w:rsidRPr="00BB39BA" w:rsidRDefault="005A676A" w:rsidP="00A57497">
            <w:pPr>
              <w:pStyle w:val="TestCaseInfo"/>
              <w:numPr>
                <w:ilvl w:val="0"/>
                <w:numId w:val="70"/>
              </w:numPr>
            </w:pPr>
            <w:r w:rsidRPr="00BB39BA">
              <w:t xml:space="preserve">Issue command </w:t>
            </w:r>
            <w:r w:rsidR="007F25E7">
              <w:t>to inject</w:t>
            </w:r>
            <w:r w:rsidR="004661AD">
              <w:t xml:space="preserve"> </w:t>
            </w:r>
            <w:r w:rsidRPr="00BB39BA">
              <w:t>a fault</w:t>
            </w:r>
          </w:p>
          <w:p w:rsidR="005A676A" w:rsidRPr="00BB39BA" w:rsidRDefault="005A676A" w:rsidP="00A57497">
            <w:pPr>
              <w:pStyle w:val="TestCaseInfo"/>
              <w:numPr>
                <w:ilvl w:val="0"/>
                <w:numId w:val="70"/>
              </w:numPr>
            </w:pPr>
            <w:r w:rsidRPr="00BB39BA">
              <w:t xml:space="preserve">Validate that traffic gets dropped as VNF is now </w:t>
            </w:r>
            <w:r w:rsidR="007F25E7">
              <w:t>in fault condition</w:t>
            </w:r>
            <w:r w:rsidRPr="00BB39BA">
              <w:t xml:space="preserve"> (</w:t>
            </w:r>
            <w:r w:rsidR="004661AD">
              <w:sym w:font="Wingdings" w:char="F0E0"/>
            </w:r>
            <w:r w:rsidRPr="00BB39BA">
              <w:t xml:space="preserve"> dropped packets)</w:t>
            </w:r>
          </w:p>
          <w:p w:rsidR="005A676A" w:rsidRPr="00BB39BA" w:rsidRDefault="005A676A" w:rsidP="00A57497">
            <w:pPr>
              <w:pStyle w:val="TestCaseInfo"/>
              <w:numPr>
                <w:ilvl w:val="0"/>
                <w:numId w:val="70"/>
              </w:numPr>
            </w:pPr>
            <w:r w:rsidRPr="00BB39BA">
              <w:t>Manually issue V</w:t>
            </w:r>
            <w:r w:rsidR="004661AD">
              <w:t>NFM command healing trigger (</w:t>
            </w:r>
            <w:r w:rsidR="004661AD">
              <w:sym w:font="Wingdings" w:char="F0E0"/>
            </w:r>
            <w:r w:rsidRPr="00BB39BA">
              <w:t xml:space="preserve"> time stamp)</w:t>
            </w:r>
          </w:p>
          <w:p w:rsidR="005A676A" w:rsidRPr="00BB39BA" w:rsidRDefault="007F25E7" w:rsidP="00A57497">
            <w:pPr>
              <w:pStyle w:val="TestCaseInfo"/>
              <w:numPr>
                <w:ilvl w:val="0"/>
                <w:numId w:val="70"/>
              </w:numPr>
            </w:pPr>
            <w:r>
              <w:t>Validate fault has been removed</w:t>
            </w:r>
            <w:r w:rsidR="004661AD">
              <w:t xml:space="preserve"> (</w:t>
            </w:r>
            <w:r w:rsidR="004661AD">
              <w:sym w:font="Wingdings" w:char="F0E0"/>
            </w:r>
            <w:r w:rsidR="005A676A" w:rsidRPr="00BB39BA">
              <w:t xml:space="preserve"> time stamp)</w:t>
            </w:r>
          </w:p>
          <w:p w:rsidR="005A676A" w:rsidRPr="00BB39BA" w:rsidRDefault="005A676A" w:rsidP="00A57497">
            <w:pPr>
              <w:pStyle w:val="TestCaseInfo"/>
              <w:numPr>
                <w:ilvl w:val="0"/>
                <w:numId w:val="70"/>
              </w:numPr>
            </w:pPr>
            <w:r w:rsidRPr="00BB39BA">
              <w:t>Validate traffic flows through without issues (</w:t>
            </w:r>
            <w:r w:rsidR="004661AD">
              <w:sym w:font="Wingdings" w:char="F0E0"/>
            </w:r>
            <w:r w:rsidRPr="00BB39BA">
              <w:t xml:space="preserve"> no dropped packets, </w:t>
            </w:r>
            <w:r w:rsidR="004661AD">
              <w:sym w:font="Wingdings" w:char="F0E0"/>
            </w:r>
            <w:r w:rsidRPr="00BB39BA">
              <w:t xml:space="preserve"> time stamp)</w:t>
            </w:r>
          </w:p>
          <w:p w:rsidR="005A676A" w:rsidRPr="00BB39BA" w:rsidRDefault="005A676A" w:rsidP="00A57497">
            <w:pPr>
              <w:pStyle w:val="TestCaseInfo"/>
              <w:numPr>
                <w:ilvl w:val="0"/>
                <w:numId w:val="70"/>
              </w:numPr>
            </w:pPr>
            <w:r w:rsidRPr="00BB39BA">
              <w:t>Stop Traffic</w:t>
            </w:r>
          </w:p>
          <w:p w:rsidR="005A676A" w:rsidRDefault="005A676A" w:rsidP="00A57497">
            <w:pPr>
              <w:pStyle w:val="TestCaseInfo"/>
              <w:numPr>
                <w:ilvl w:val="0"/>
                <w:numId w:val="70"/>
              </w:numPr>
              <w:rPr>
                <w:lang w:eastAsia="zh-CN"/>
              </w:rPr>
            </w:pPr>
            <w:r w:rsidRPr="00BB39BA">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661AD" w:rsidRDefault="004661AD" w:rsidP="004661AD">
            <w:pPr>
              <w:pStyle w:val="TestCaseInfo"/>
              <w:rPr>
                <w:lang w:eastAsia="zh-CN"/>
              </w:rPr>
            </w:pPr>
            <w:r>
              <w:rPr>
                <w:lang w:eastAsia="zh-CN"/>
              </w:rPr>
              <w:t xml:space="preserve">Sub test cases could be created based on the source of the </w:t>
            </w:r>
            <w:r w:rsidRPr="00BB39BA">
              <w:rPr>
                <w:lang w:eastAsia="zh-CN"/>
              </w:rPr>
              <w:t xml:space="preserve">recovery instruction </w:t>
            </w:r>
          </w:p>
          <w:p w:rsidR="004661AD" w:rsidRDefault="007F25E7" w:rsidP="00D45270">
            <w:pPr>
              <w:pStyle w:val="TestCaseInfo"/>
              <w:numPr>
                <w:ilvl w:val="0"/>
                <w:numId w:val="108"/>
              </w:numPr>
            </w:pPr>
            <w:r>
              <w:rPr>
                <w:lang w:eastAsia="zh-CN"/>
              </w:rPr>
              <w:t xml:space="preserve">Command to </w:t>
            </w:r>
            <w:r w:rsidR="004661AD" w:rsidRPr="00BB39BA">
              <w:rPr>
                <w:lang w:eastAsia="zh-CN"/>
              </w:rPr>
              <w:t>VNFM</w:t>
            </w:r>
            <w:r>
              <w:rPr>
                <w:lang w:eastAsia="zh-CN"/>
              </w:rPr>
              <w:t xml:space="preserve"> directly</w:t>
            </w:r>
          </w:p>
          <w:p w:rsidR="004661AD" w:rsidRDefault="007F25E7" w:rsidP="00D45270">
            <w:pPr>
              <w:pStyle w:val="TestCaseInfo"/>
              <w:numPr>
                <w:ilvl w:val="0"/>
                <w:numId w:val="108"/>
              </w:numPr>
            </w:pPr>
            <w:r>
              <w:rPr>
                <w:lang w:eastAsia="zh-CN"/>
              </w:rPr>
              <w:t xml:space="preserve">Command from </w:t>
            </w:r>
            <w:r w:rsidR="004661AD" w:rsidRPr="00BB39BA">
              <w:rPr>
                <w:lang w:eastAsia="zh-CN"/>
              </w:rPr>
              <w:t>NFVO</w:t>
            </w:r>
          </w:p>
          <w:p w:rsidR="005A676A" w:rsidRDefault="007F25E7" w:rsidP="00D45270">
            <w:pPr>
              <w:pStyle w:val="TestCaseInfo"/>
              <w:numPr>
                <w:ilvl w:val="0"/>
                <w:numId w:val="108"/>
              </w:numPr>
            </w:pPr>
            <w:r>
              <w:rPr>
                <w:lang w:eastAsia="zh-CN"/>
              </w:rPr>
              <w:t xml:space="preserve">Command from </w:t>
            </w:r>
            <w:r w:rsidR="004661AD" w:rsidRPr="00BB39BA">
              <w:rPr>
                <w:lang w:eastAsia="zh-CN"/>
              </w:rPr>
              <w:t>EM</w:t>
            </w:r>
          </w:p>
          <w:p w:rsidR="007F25E7" w:rsidRDefault="007F25E7" w:rsidP="007F25E7">
            <w:pPr>
              <w:pStyle w:val="TestCaseInfo"/>
            </w:pPr>
            <w:r>
              <w:t>Another set of sub test cases is the type of fault injection. Here are samples:</w:t>
            </w:r>
          </w:p>
          <w:p w:rsidR="007F25E7" w:rsidRDefault="007F25E7" w:rsidP="00D45270">
            <w:pPr>
              <w:pStyle w:val="TestCaseInfo"/>
              <w:numPr>
                <w:ilvl w:val="0"/>
                <w:numId w:val="109"/>
              </w:numPr>
              <w:rPr>
                <w:lang w:eastAsia="zh-CN"/>
              </w:rPr>
            </w:pPr>
            <w:r w:rsidRPr="00BB39BA">
              <w:t>VIM command to stop the VNF</w:t>
            </w:r>
          </w:p>
          <w:p w:rsidR="007F25E7" w:rsidRDefault="007F25E7" w:rsidP="00D45270">
            <w:pPr>
              <w:pStyle w:val="TestCaseInfo"/>
              <w:numPr>
                <w:ilvl w:val="0"/>
                <w:numId w:val="109"/>
              </w:numPr>
              <w:rPr>
                <w:lang w:eastAsia="zh-CN"/>
              </w:rPr>
            </w:pPr>
            <w:r>
              <w:t>VIM command to stop one of the compute notes of the VNF</w:t>
            </w:r>
          </w:p>
          <w:p w:rsidR="007F25E7" w:rsidRDefault="007F25E7" w:rsidP="00D45270">
            <w:pPr>
              <w:pStyle w:val="TestCaseInfo"/>
              <w:numPr>
                <w:ilvl w:val="0"/>
                <w:numId w:val="109"/>
              </w:numPr>
              <w:rPr>
                <w:lang w:eastAsia="zh-CN"/>
              </w:rPr>
            </w:pPr>
            <w:r>
              <w:rPr>
                <w:lang w:eastAsia="zh-CN"/>
              </w:rPr>
              <w:t>VIM command to cause vStorage fault</w:t>
            </w:r>
          </w:p>
          <w:p w:rsidR="007F25E7" w:rsidRDefault="007F25E7" w:rsidP="00D45270">
            <w:pPr>
              <w:pStyle w:val="TestCaseInfo"/>
              <w:numPr>
                <w:ilvl w:val="0"/>
                <w:numId w:val="109"/>
              </w:numPr>
              <w:rPr>
                <w:lang w:eastAsia="zh-CN"/>
              </w:rPr>
            </w:pPr>
            <w:r>
              <w:rPr>
                <w:lang w:eastAsia="zh-CN"/>
              </w:rPr>
              <w:t>VIM command to cause vMemory fault</w:t>
            </w:r>
          </w:p>
          <w:p w:rsidR="007F25E7" w:rsidRDefault="007F25E7" w:rsidP="00D45270">
            <w:pPr>
              <w:pStyle w:val="TestCaseInfo"/>
              <w:numPr>
                <w:ilvl w:val="0"/>
                <w:numId w:val="109"/>
              </w:numPr>
              <w:rPr>
                <w:lang w:eastAsia="zh-CN"/>
              </w:rPr>
            </w:pPr>
            <w:r>
              <w:rPr>
                <w:lang w:eastAsia="zh-CN"/>
              </w:rPr>
              <w:t>VIM command to cause vNetwork fault</w:t>
            </w:r>
          </w:p>
          <w:p w:rsidR="007F25E7" w:rsidRDefault="007F25E7" w:rsidP="00D45270">
            <w:pPr>
              <w:pStyle w:val="TestCaseInfo"/>
              <w:numPr>
                <w:ilvl w:val="0"/>
                <w:numId w:val="109"/>
              </w:numPr>
              <w:rPr>
                <w:lang w:eastAsia="zh-CN"/>
              </w:rPr>
            </w:pPr>
            <w:r>
              <w:rPr>
                <w:lang w:eastAsia="zh-CN"/>
              </w:rPr>
              <w:t>VIM command to cause EM communication fault</w:t>
            </w:r>
          </w:p>
          <w:p w:rsidR="007F25E7" w:rsidRDefault="007F25E7" w:rsidP="00D45270">
            <w:pPr>
              <w:pStyle w:val="TestCaseInfo"/>
              <w:numPr>
                <w:ilvl w:val="0"/>
                <w:numId w:val="109"/>
              </w:numPr>
              <w:rPr>
                <w:lang w:eastAsia="zh-CN"/>
              </w:rPr>
            </w:pPr>
            <w:r>
              <w:rPr>
                <w:lang w:eastAsia="zh-CN"/>
              </w:rPr>
              <w:t>VIM command to cause VNF and VNFM communication fault</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6357" w:name="_Toc454184371"/>
      <w:bookmarkStart w:id="6358" w:name="_Toc477275603"/>
      <w:r>
        <w:t>Performance Management</w:t>
      </w:r>
      <w:bookmarkEnd w:id="6357"/>
      <w:bookmarkEnd w:id="6358"/>
    </w:p>
    <w:p w:rsidR="005A676A" w:rsidRDefault="005A676A" w:rsidP="005A676A">
      <w:pPr>
        <w:rPr>
          <w:lang w:eastAsia="zh-CN"/>
        </w:rPr>
      </w:pPr>
    </w:p>
    <w:p w:rsidR="00C16CCA" w:rsidRPr="00C16CCA" w:rsidRDefault="00C16CCA" w:rsidP="00C16CCA">
      <w:pPr>
        <w:rPr>
          <w:lang w:eastAsia="zh-CN"/>
        </w:rPr>
      </w:pPr>
      <w:r>
        <w:rPr>
          <w:lang w:eastAsia="zh-CN"/>
        </w:rPr>
        <w:t xml:space="preserve">Performance management is concentrated on </w:t>
      </w:r>
      <w:r w:rsidRPr="00C16CCA">
        <w:rPr>
          <w:lang w:eastAsia="zh-CN"/>
        </w:rPr>
        <w:t xml:space="preserve">measurements collection and </w:t>
      </w:r>
      <w:r>
        <w:rPr>
          <w:lang w:eastAsia="zh-CN"/>
        </w:rPr>
        <w:t xml:space="preserve">their </w:t>
      </w:r>
      <w:r w:rsidRPr="00C16CCA">
        <w:rPr>
          <w:lang w:eastAsia="zh-CN"/>
        </w:rPr>
        <w:t>notification</w:t>
      </w:r>
      <w:r>
        <w:rPr>
          <w:lang w:eastAsia="zh-CN"/>
        </w:rPr>
        <w:t>. It exposes the access to collect statistical information of r</w:t>
      </w:r>
      <w:r w:rsidRPr="00C16CCA">
        <w:rPr>
          <w:lang w:eastAsia="zh-CN"/>
        </w:rPr>
        <w:t>esource consumption level</w:t>
      </w:r>
      <w:r>
        <w:rPr>
          <w:lang w:eastAsia="zh-CN"/>
        </w:rPr>
        <w:t>s like</w:t>
      </w:r>
    </w:p>
    <w:p w:rsidR="00C16CCA" w:rsidRPr="00C16CCA" w:rsidRDefault="00C16CCA" w:rsidP="00D45270">
      <w:pPr>
        <w:pStyle w:val="ListParagraph"/>
        <w:numPr>
          <w:ilvl w:val="0"/>
          <w:numId w:val="110"/>
        </w:numPr>
        <w:rPr>
          <w:lang w:eastAsia="zh-CN"/>
        </w:rPr>
      </w:pPr>
      <w:r w:rsidRPr="00C16CCA">
        <w:rPr>
          <w:lang w:eastAsia="zh-CN"/>
        </w:rPr>
        <w:t>vCPU power consumption</w:t>
      </w:r>
    </w:p>
    <w:p w:rsidR="00C16CCA" w:rsidRPr="00C16CCA" w:rsidRDefault="00C16CCA" w:rsidP="00D45270">
      <w:pPr>
        <w:pStyle w:val="ListParagraph"/>
        <w:numPr>
          <w:ilvl w:val="0"/>
          <w:numId w:val="110"/>
        </w:numPr>
        <w:rPr>
          <w:lang w:eastAsia="zh-CN"/>
        </w:rPr>
      </w:pPr>
      <w:r w:rsidRPr="00C16CCA">
        <w:rPr>
          <w:lang w:eastAsia="zh-CN"/>
        </w:rPr>
        <w:t>vCPU load</w:t>
      </w:r>
    </w:p>
    <w:p w:rsidR="00C16CCA" w:rsidRPr="00C16CCA" w:rsidRDefault="00C16CCA" w:rsidP="00D45270">
      <w:pPr>
        <w:pStyle w:val="ListParagraph"/>
        <w:numPr>
          <w:ilvl w:val="0"/>
          <w:numId w:val="110"/>
        </w:numPr>
        <w:rPr>
          <w:lang w:eastAsia="zh-CN"/>
        </w:rPr>
      </w:pPr>
      <w:r w:rsidRPr="00C16CCA">
        <w:rPr>
          <w:lang w:eastAsia="zh-CN"/>
        </w:rPr>
        <w:t>VM memory usage oversubscription</w:t>
      </w:r>
    </w:p>
    <w:p w:rsidR="00C16CCA" w:rsidRPr="00C16CCA" w:rsidRDefault="00C16CCA" w:rsidP="00D45270">
      <w:pPr>
        <w:pStyle w:val="ListParagraph"/>
        <w:numPr>
          <w:ilvl w:val="0"/>
          <w:numId w:val="110"/>
        </w:numPr>
        <w:rPr>
          <w:lang w:eastAsia="zh-CN"/>
        </w:rPr>
      </w:pPr>
      <w:r w:rsidRPr="00C16CCA">
        <w:rPr>
          <w:lang w:eastAsia="zh-CN"/>
        </w:rPr>
        <w:t>VM disk latency</w:t>
      </w:r>
    </w:p>
    <w:p w:rsidR="00C16CCA" w:rsidRDefault="00C16CCA" w:rsidP="00C16CCA">
      <w:pPr>
        <w:rPr>
          <w:lang w:eastAsia="zh-CN"/>
        </w:rPr>
      </w:pPr>
      <w:r>
        <w:rPr>
          <w:lang w:eastAsia="zh-CN"/>
        </w:rPr>
        <w:t>Following operations are available:</w:t>
      </w:r>
    </w:p>
    <w:p w:rsidR="00C16CCA" w:rsidRPr="00C16CCA" w:rsidRDefault="00C16CCA" w:rsidP="00D45270">
      <w:pPr>
        <w:pStyle w:val="ListParagraph"/>
        <w:numPr>
          <w:ilvl w:val="0"/>
          <w:numId w:val="111"/>
        </w:numPr>
        <w:rPr>
          <w:lang w:eastAsia="zh-CN"/>
        </w:rPr>
      </w:pPr>
      <w:r>
        <w:rPr>
          <w:lang w:eastAsia="zh-CN"/>
        </w:rPr>
        <w:t>Create and Delete Performance Management</w:t>
      </w:r>
      <w:r w:rsidRPr="00C16CCA">
        <w:rPr>
          <w:lang w:eastAsia="zh-CN"/>
        </w:rPr>
        <w:t xml:space="preserve"> Job operation</w:t>
      </w:r>
    </w:p>
    <w:p w:rsidR="00C16CCA" w:rsidRPr="00C16CCA" w:rsidRDefault="00C16CCA" w:rsidP="00D45270">
      <w:pPr>
        <w:pStyle w:val="ListParagraph"/>
        <w:numPr>
          <w:ilvl w:val="0"/>
          <w:numId w:val="111"/>
        </w:numPr>
        <w:rPr>
          <w:lang w:eastAsia="zh-CN"/>
        </w:rPr>
      </w:pPr>
      <w:r w:rsidRPr="00C16CCA">
        <w:rPr>
          <w:lang w:eastAsia="zh-CN"/>
        </w:rPr>
        <w:t>Query P</w:t>
      </w:r>
      <w:r>
        <w:rPr>
          <w:lang w:eastAsia="zh-CN"/>
        </w:rPr>
        <w:t xml:space="preserve">erformance </w:t>
      </w:r>
      <w:r w:rsidRPr="00C16CCA">
        <w:rPr>
          <w:lang w:eastAsia="zh-CN"/>
        </w:rPr>
        <w:t>M</w:t>
      </w:r>
      <w:r>
        <w:rPr>
          <w:lang w:eastAsia="zh-CN"/>
        </w:rPr>
        <w:t xml:space="preserve">anagement </w:t>
      </w:r>
      <w:r w:rsidRPr="00C16CCA">
        <w:rPr>
          <w:lang w:eastAsia="zh-CN"/>
        </w:rPr>
        <w:t>Job operation</w:t>
      </w:r>
    </w:p>
    <w:p w:rsidR="00C16CCA" w:rsidRPr="00C16CCA" w:rsidRDefault="00C16CCA" w:rsidP="00D45270">
      <w:pPr>
        <w:pStyle w:val="ListParagraph"/>
        <w:numPr>
          <w:ilvl w:val="0"/>
          <w:numId w:val="111"/>
        </w:numPr>
        <w:rPr>
          <w:lang w:eastAsia="zh-CN"/>
        </w:rPr>
      </w:pPr>
      <w:r w:rsidRPr="00C16CCA">
        <w:rPr>
          <w:lang w:eastAsia="zh-CN"/>
        </w:rPr>
        <w:t>Subscribe notification for performance information availability and threshold crossed notification</w:t>
      </w:r>
    </w:p>
    <w:p w:rsidR="00C16CCA" w:rsidRPr="00C16CCA" w:rsidRDefault="00C16CCA" w:rsidP="00D45270">
      <w:pPr>
        <w:pStyle w:val="ListParagraph"/>
        <w:numPr>
          <w:ilvl w:val="0"/>
          <w:numId w:val="111"/>
        </w:numPr>
        <w:rPr>
          <w:lang w:eastAsia="zh-CN"/>
        </w:rPr>
      </w:pPr>
      <w:r w:rsidRPr="00C16CCA">
        <w:rPr>
          <w:lang w:eastAsia="zh-CN"/>
        </w:rPr>
        <w:lastRenderedPageBreak/>
        <w:t>Create and Delete Threshold operation</w:t>
      </w:r>
    </w:p>
    <w:p w:rsidR="00C16CCA" w:rsidRDefault="00C16CCA" w:rsidP="00D45270">
      <w:pPr>
        <w:pStyle w:val="ListParagraph"/>
        <w:numPr>
          <w:ilvl w:val="0"/>
          <w:numId w:val="111"/>
        </w:numPr>
        <w:rPr>
          <w:lang w:eastAsia="zh-CN"/>
        </w:rPr>
      </w:pPr>
      <w:r w:rsidRPr="00C16CCA">
        <w:rPr>
          <w:lang w:eastAsia="zh-CN"/>
        </w:rPr>
        <w:t>Query existing Threshold operations</w:t>
      </w:r>
    </w:p>
    <w:p w:rsidR="007F25E7" w:rsidRDefault="007F25E7" w:rsidP="005A676A">
      <w:pPr>
        <w:rPr>
          <w:lang w:eastAsia="zh-CN"/>
        </w:rPr>
      </w:pPr>
    </w:p>
    <w:p w:rsidR="00C16CCA" w:rsidRDefault="00C16CC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Change w:id="6359">
          <w:tblGrid>
            <w:gridCol w:w="1351"/>
            <w:gridCol w:w="7979"/>
          </w:tblGrid>
        </w:tblGridChange>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60" w:name="_Toc454184460"/>
            <w:bookmarkStart w:id="6361" w:name="_Toc477275311"/>
            <w:r>
              <w:t>TC.VNF.PERF.001</w:t>
            </w:r>
            <w:r>
              <w:tab/>
            </w:r>
            <w:r w:rsidR="005A676A" w:rsidRPr="001D093D">
              <w:t>vCPU resource performance data notification subscription an</w:t>
            </w:r>
            <w:r w:rsidR="005A676A">
              <w:t>d notification</w:t>
            </w:r>
            <w:bookmarkEnd w:id="6360"/>
            <w:bookmarkEnd w:id="6361"/>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C16CCA" w:rsidP="00C16CCA">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vCPU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16CCA" w:rsidRPr="009566CB" w:rsidRDefault="00C16CCA" w:rsidP="00C16CCA">
            <w:pPr>
              <w:pStyle w:val="TestCaseInfo"/>
            </w:pPr>
            <w:r w:rsidRPr="009566CB">
              <w:t>VNFM creates a PM job for a virtualized resource of type vCPU. Via periodic update notification the VNFM gets the data. At the end the PM job gets canceled and the VIM should be clean of jobs.</w:t>
            </w:r>
          </w:p>
          <w:p w:rsidR="00C16CCA" w:rsidRPr="009566CB" w:rsidRDefault="00C16CCA" w:rsidP="00C16CCA">
            <w:pPr>
              <w:pStyle w:val="TestCaseInfo"/>
            </w:pPr>
            <w:r w:rsidRPr="009566CB">
              <w:t>The PM job should have following inputs:</w:t>
            </w:r>
          </w:p>
          <w:p w:rsidR="00C16CCA" w:rsidRPr="009566CB" w:rsidRDefault="00C16CCA" w:rsidP="00D45270">
            <w:pPr>
              <w:pStyle w:val="TestCaseInfo"/>
              <w:numPr>
                <w:ilvl w:val="0"/>
                <w:numId w:val="107"/>
              </w:numPr>
            </w:pPr>
            <w:r w:rsidRPr="009566CB">
              <w:t>Resource selector is CPU</w:t>
            </w:r>
          </w:p>
          <w:p w:rsidR="00C16CCA" w:rsidRPr="009566CB" w:rsidRDefault="00C16CCA" w:rsidP="00D45270">
            <w:pPr>
              <w:pStyle w:val="TestCaseInfo"/>
              <w:numPr>
                <w:ilvl w:val="0"/>
                <w:numId w:val="107"/>
              </w:numPr>
            </w:pPr>
            <w:r w:rsidRPr="009566CB">
              <w:t>performance metric type</w:t>
            </w:r>
          </w:p>
          <w:p w:rsidR="00C16CCA" w:rsidRPr="009566CB" w:rsidRDefault="00C16CCA" w:rsidP="00D45270">
            <w:pPr>
              <w:pStyle w:val="TestCaseInfo"/>
              <w:numPr>
                <w:ilvl w:val="0"/>
                <w:numId w:val="107"/>
              </w:numPr>
            </w:pPr>
            <w:r w:rsidRPr="009566CB">
              <w:t xml:space="preserve">collection period </w:t>
            </w:r>
          </w:p>
          <w:p w:rsidR="00C16CCA" w:rsidRPr="009566CB" w:rsidRDefault="00C16CCA" w:rsidP="00D45270">
            <w:pPr>
              <w:pStyle w:val="TestCaseInfo"/>
              <w:numPr>
                <w:ilvl w:val="0"/>
                <w:numId w:val="107"/>
              </w:numPr>
            </w:pPr>
            <w:r w:rsidRPr="009566CB">
              <w:t>reporting period</w:t>
            </w:r>
          </w:p>
          <w:p w:rsidR="00C16CCA" w:rsidRPr="009566CB" w:rsidRDefault="00C16CCA" w:rsidP="00D45270">
            <w:pPr>
              <w:pStyle w:val="TestCaseInfo"/>
              <w:numPr>
                <w:ilvl w:val="0"/>
                <w:numId w:val="107"/>
              </w:numPr>
            </w:pPr>
            <w:r w:rsidRPr="009566CB">
              <w:t>reporting boundary to define the duration</w:t>
            </w:r>
          </w:p>
          <w:p w:rsidR="00C16CCA" w:rsidRPr="009566CB" w:rsidRDefault="00C16CCA" w:rsidP="00C16CCA">
            <w:pPr>
              <w:pStyle w:val="TestCaseInfo"/>
            </w:pPr>
            <w:r w:rsidRPr="009566CB">
              <w:t>The VIM should report the PM job with the same parameters.</w:t>
            </w:r>
          </w:p>
          <w:p w:rsidR="005A676A" w:rsidRDefault="00C16CCA" w:rsidP="00C16CCA">
            <w:pPr>
              <w:pStyle w:val="TestCaseInfo"/>
              <w:rPr>
                <w:lang w:eastAsia="zh-CN"/>
              </w:rPr>
            </w:pPr>
            <w:r w:rsidRPr="009566CB">
              <w:t>The notification can report the availability of performance information and/or threshold crossed notifications. This test is for performance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A57497">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Change w:id="6362" w:author="Seggelke, Klaus" w:date="2017-03-14T17:06:00Z">
            <w:tblPrEx>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PrEx>
          </w:tblPrExChange>
        </w:tblPrEx>
        <w:trPr>
          <w:trHeight w:val="805"/>
          <w:trPrChange w:id="6363" w:author="Seggelke, Klaus" w:date="2017-03-14T17:06:00Z">
            <w:trPr>
              <w:trHeight w:val="1795"/>
            </w:trPr>
          </w:trPrChange>
        </w:trPr>
        <w:tc>
          <w:tcPr>
            <w:tcW w:w="1351" w:type="dxa"/>
            <w:tcBorders>
              <w:top w:val="single" w:sz="2" w:space="0" w:color="auto"/>
              <w:left w:val="single" w:sz="2" w:space="0" w:color="auto"/>
              <w:bottom w:val="single" w:sz="2" w:space="0" w:color="auto"/>
              <w:right w:val="single" w:sz="2" w:space="0" w:color="auto"/>
            </w:tcBorders>
            <w:vAlign w:val="center"/>
            <w:hideMark/>
            <w:tcPrChange w:id="6364" w:author="Seggelke, Klaus" w:date="2017-03-14T17:06:00Z">
              <w:tcPr>
                <w:tcW w:w="1351" w:type="dxa"/>
                <w:tcBorders>
                  <w:top w:val="single" w:sz="2" w:space="0" w:color="auto"/>
                  <w:left w:val="single" w:sz="2" w:space="0" w:color="auto"/>
                  <w:bottom w:val="single" w:sz="2" w:space="0" w:color="auto"/>
                  <w:right w:val="single" w:sz="2" w:space="0" w:color="auto"/>
                </w:tcBorders>
                <w:vAlign w:val="center"/>
                <w:hideMark/>
              </w:tcPr>
            </w:tcPrChange>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Change w:id="6365" w:author="Seggelke, Klaus" w:date="2017-03-14T17:06:00Z">
              <w:tcPr>
                <w:tcW w:w="7979" w:type="dxa"/>
                <w:tcBorders>
                  <w:top w:val="single" w:sz="2" w:space="0" w:color="auto"/>
                  <w:left w:val="single" w:sz="2" w:space="0" w:color="auto"/>
                  <w:bottom w:val="single" w:sz="2" w:space="0" w:color="auto"/>
                  <w:right w:val="single" w:sz="2" w:space="0" w:color="auto"/>
                </w:tcBorders>
              </w:tcPr>
            </w:tcPrChange>
          </w:tcPr>
          <w:p w:rsidR="005A676A" w:rsidRPr="009566CB" w:rsidRDefault="005A676A" w:rsidP="00143687">
            <w:pPr>
              <w:pStyle w:val="TestCaseInfo"/>
            </w:pPr>
            <w:r w:rsidRPr="009566CB">
              <w:t>Sequence:</w:t>
            </w:r>
          </w:p>
          <w:p w:rsidR="005A676A" w:rsidRPr="009566CB" w:rsidRDefault="005A676A" w:rsidP="00A57497">
            <w:pPr>
              <w:pStyle w:val="TestCaseInfo"/>
              <w:numPr>
                <w:ilvl w:val="0"/>
                <w:numId w:val="71"/>
              </w:numPr>
            </w:pPr>
            <w:r w:rsidRPr="009566CB">
              <w:t>Instantiate VNF</w:t>
            </w:r>
          </w:p>
          <w:p w:rsidR="00A57497" w:rsidRDefault="00A57497" w:rsidP="00A57497">
            <w:pPr>
              <w:pStyle w:val="TestCaseInfo"/>
              <w:numPr>
                <w:ilvl w:val="0"/>
                <w:numId w:val="71"/>
              </w:numPr>
              <w:rPr>
                <w:ins w:id="6366" w:author="Seggelke, Klaus" w:date="2017-03-14T17:05:00Z"/>
              </w:rPr>
            </w:pPr>
            <w:ins w:id="6367" w:author="Seggelke, Klaus" w:date="2017-03-14T17:05:00Z">
              <w:r w:rsidRPr="00074BEF">
                <w:t>Validate VNF instantiation state is INSTANTIATED and VNF state is STARTED (--&gt; time stamp when correct state reached)</w:t>
              </w:r>
            </w:ins>
          </w:p>
          <w:p w:rsidR="005A676A" w:rsidRPr="009566CB" w:rsidDel="00A57497" w:rsidRDefault="005A676A" w:rsidP="00A57497">
            <w:pPr>
              <w:pStyle w:val="TestCaseInfo"/>
              <w:numPr>
                <w:ilvl w:val="0"/>
                <w:numId w:val="71"/>
              </w:numPr>
              <w:rPr>
                <w:del w:id="6368" w:author="Seggelke, Klaus" w:date="2017-03-14T17:05:00Z"/>
              </w:rPr>
            </w:pPr>
            <w:del w:id="6369" w:author="Seggelke, Klaus" w:date="2017-03-14T17:05:00Z">
              <w:r w:rsidRPr="009566CB" w:rsidDel="00A57497">
                <w:delText>Validate VNF state is Inactive</w:delText>
              </w:r>
            </w:del>
          </w:p>
          <w:p w:rsidR="005A676A" w:rsidRPr="009566CB" w:rsidDel="00A57497" w:rsidRDefault="005A676A" w:rsidP="00A57497">
            <w:pPr>
              <w:pStyle w:val="TestCaseInfo"/>
              <w:numPr>
                <w:ilvl w:val="0"/>
                <w:numId w:val="71"/>
              </w:numPr>
              <w:rPr>
                <w:del w:id="6370" w:author="Seggelke, Klaus" w:date="2017-03-14T17:05:00Z"/>
              </w:rPr>
            </w:pPr>
            <w:del w:id="6371" w:author="Seggelke, Klaus" w:date="2017-03-14T17:05:00Z">
              <w:r w:rsidRPr="009566CB" w:rsidDel="00A57497">
                <w:delText>Start VNF</w:delText>
              </w:r>
            </w:del>
          </w:p>
          <w:p w:rsidR="005A676A" w:rsidRPr="009566CB" w:rsidDel="00A57497" w:rsidRDefault="005A676A" w:rsidP="00A57497">
            <w:pPr>
              <w:pStyle w:val="TestCaseInfo"/>
              <w:numPr>
                <w:ilvl w:val="0"/>
                <w:numId w:val="71"/>
              </w:numPr>
              <w:rPr>
                <w:del w:id="6372" w:author="Seggelke, Klaus" w:date="2017-03-14T17:05:00Z"/>
              </w:rPr>
            </w:pPr>
            <w:del w:id="6373" w:author="Seggelke, Klaus" w:date="2017-03-14T17:05:00Z">
              <w:r w:rsidRPr="009566CB" w:rsidDel="00A57497">
                <w:delText>Validate VNF state is Active</w:delText>
              </w:r>
            </w:del>
          </w:p>
          <w:p w:rsidR="005A676A" w:rsidRPr="009566CB" w:rsidRDefault="005A676A" w:rsidP="00A57497">
            <w:pPr>
              <w:pStyle w:val="TestCaseInfo"/>
              <w:numPr>
                <w:ilvl w:val="0"/>
                <w:numId w:val="71"/>
              </w:numPr>
            </w:pPr>
            <w:r w:rsidRPr="009566CB">
              <w:t>Generate traffic</w:t>
            </w:r>
          </w:p>
          <w:p w:rsidR="005A676A" w:rsidRPr="009566CB" w:rsidRDefault="005A676A" w:rsidP="00A57497">
            <w:pPr>
              <w:pStyle w:val="TestCaseInfo"/>
              <w:numPr>
                <w:ilvl w:val="0"/>
                <w:numId w:val="71"/>
              </w:numPr>
            </w:pPr>
            <w:r w:rsidRPr="009566CB">
              <w:t>Validate traffic flows through</w:t>
            </w:r>
          </w:p>
          <w:p w:rsidR="005A676A" w:rsidRPr="009566CB" w:rsidRDefault="005A676A" w:rsidP="00A57497">
            <w:pPr>
              <w:pStyle w:val="TestCaseInfo"/>
              <w:numPr>
                <w:ilvl w:val="0"/>
                <w:numId w:val="71"/>
              </w:numPr>
            </w:pPr>
            <w:r w:rsidRPr="009566CB">
              <w:t>Issue command to the VNFM to collect vCPU performance data</w:t>
            </w:r>
          </w:p>
          <w:p w:rsidR="005A676A" w:rsidRPr="009566CB" w:rsidRDefault="005A676A" w:rsidP="00A57497">
            <w:pPr>
              <w:pStyle w:val="TestCaseInfo"/>
              <w:numPr>
                <w:ilvl w:val="0"/>
                <w:numId w:val="71"/>
              </w:numPr>
            </w:pPr>
            <w:r w:rsidRPr="009566CB">
              <w:t>Validate via VNFM and VIM interface that collection command was successful</w:t>
            </w:r>
          </w:p>
          <w:p w:rsidR="005A676A" w:rsidRPr="009566CB" w:rsidRDefault="005A676A" w:rsidP="00A57497">
            <w:pPr>
              <w:pStyle w:val="TestCaseInfo"/>
              <w:numPr>
                <w:ilvl w:val="0"/>
                <w:numId w:val="71"/>
              </w:numPr>
            </w:pPr>
            <w:r w:rsidRPr="009566CB">
              <w:t>Issue command to the VNFM to register for vCPU performance data notification</w:t>
            </w:r>
          </w:p>
          <w:p w:rsidR="005A676A" w:rsidRPr="009566CB" w:rsidRDefault="005A676A" w:rsidP="00A57497">
            <w:pPr>
              <w:pStyle w:val="TestCaseInfo"/>
              <w:numPr>
                <w:ilvl w:val="0"/>
                <w:numId w:val="71"/>
              </w:numPr>
            </w:pPr>
            <w:r w:rsidRPr="009566CB">
              <w:t>Validate via VNFM and VIM interface that registration was successful</w:t>
            </w:r>
          </w:p>
          <w:p w:rsidR="005A676A" w:rsidRDefault="005A676A" w:rsidP="00A57497">
            <w:pPr>
              <w:pStyle w:val="TestCaseInfo"/>
              <w:numPr>
                <w:ilvl w:val="0"/>
                <w:numId w:val="71"/>
              </w:numPr>
            </w:pPr>
            <w:r w:rsidRPr="009566CB">
              <w:t>Validate that VNFM gets the n</w:t>
            </w:r>
            <w:r w:rsidR="00C16CCA">
              <w:t xml:space="preserve">otification and updates the </w:t>
            </w:r>
            <w:r w:rsidRPr="009566CB">
              <w:t>data</w:t>
            </w:r>
          </w:p>
          <w:p w:rsidR="00C16CCA" w:rsidRPr="009566CB" w:rsidRDefault="00C16CCA" w:rsidP="00A57497">
            <w:pPr>
              <w:pStyle w:val="TestCaseInfo"/>
              <w:numPr>
                <w:ilvl w:val="0"/>
                <w:numId w:val="71"/>
              </w:numPr>
            </w:pPr>
            <w:r w:rsidRPr="009566CB">
              <w:t xml:space="preserve">Generate </w:t>
            </w:r>
            <w:r>
              <w:t xml:space="preserve">either higher </w:t>
            </w:r>
            <w:r w:rsidRPr="009566CB">
              <w:t>traffic</w:t>
            </w:r>
          </w:p>
          <w:p w:rsidR="00C16CCA" w:rsidRPr="009566CB" w:rsidRDefault="00C16CCA" w:rsidP="00A57497">
            <w:pPr>
              <w:pStyle w:val="TestCaseInfo"/>
              <w:numPr>
                <w:ilvl w:val="0"/>
                <w:numId w:val="71"/>
              </w:numPr>
            </w:pPr>
            <w:r w:rsidRPr="009566CB">
              <w:t>Validate traffic flows through</w:t>
            </w:r>
          </w:p>
          <w:p w:rsidR="00C16CCA" w:rsidRDefault="00C16CCA" w:rsidP="00A57497">
            <w:pPr>
              <w:pStyle w:val="TestCaseInfo"/>
              <w:numPr>
                <w:ilvl w:val="0"/>
                <w:numId w:val="71"/>
              </w:numPr>
            </w:pPr>
            <w:r w:rsidRPr="009566CB">
              <w:t>Validate that VNFM gets the n</w:t>
            </w:r>
            <w:r>
              <w:t xml:space="preserve">otification and updates the </w:t>
            </w:r>
            <w:r w:rsidRPr="009566CB">
              <w:t>data</w:t>
            </w:r>
            <w:r>
              <w:t xml:space="preserve"> with higher values</w:t>
            </w:r>
          </w:p>
          <w:p w:rsidR="00C16CCA" w:rsidRPr="009566CB" w:rsidRDefault="00C16CCA" w:rsidP="00A57497">
            <w:pPr>
              <w:pStyle w:val="TestCaseInfo"/>
              <w:numPr>
                <w:ilvl w:val="0"/>
                <w:numId w:val="71"/>
              </w:numPr>
            </w:pPr>
            <w:r w:rsidRPr="009566CB">
              <w:t xml:space="preserve">Generate </w:t>
            </w:r>
            <w:r>
              <w:t xml:space="preserve">either lower </w:t>
            </w:r>
            <w:r w:rsidRPr="009566CB">
              <w:t>traffic</w:t>
            </w:r>
          </w:p>
          <w:p w:rsidR="00C16CCA" w:rsidRPr="009566CB" w:rsidRDefault="00C16CCA" w:rsidP="00A57497">
            <w:pPr>
              <w:pStyle w:val="TestCaseInfo"/>
              <w:numPr>
                <w:ilvl w:val="0"/>
                <w:numId w:val="71"/>
              </w:numPr>
            </w:pPr>
            <w:r w:rsidRPr="009566CB">
              <w:t>Validate traffic flows through</w:t>
            </w:r>
          </w:p>
          <w:p w:rsidR="00C16CCA" w:rsidRDefault="00C16CCA" w:rsidP="00A57497">
            <w:pPr>
              <w:pStyle w:val="TestCaseInfo"/>
              <w:numPr>
                <w:ilvl w:val="0"/>
                <w:numId w:val="71"/>
              </w:numPr>
            </w:pPr>
            <w:r w:rsidRPr="009566CB">
              <w:t>Validate that VNFM gets the n</w:t>
            </w:r>
            <w:r>
              <w:t xml:space="preserve">otification and updates the </w:t>
            </w:r>
            <w:r w:rsidRPr="009566CB">
              <w:t>data</w:t>
            </w:r>
            <w:r>
              <w:t xml:space="preserve"> with lower values</w:t>
            </w:r>
          </w:p>
          <w:p w:rsidR="005A676A" w:rsidRPr="009566CB" w:rsidRDefault="005A676A" w:rsidP="00A57497">
            <w:pPr>
              <w:pStyle w:val="TestCaseInfo"/>
              <w:numPr>
                <w:ilvl w:val="0"/>
                <w:numId w:val="71"/>
              </w:numPr>
            </w:pPr>
            <w:r w:rsidRPr="009566CB">
              <w:t>Issue command to the VNFM to deregister for vCPU performance notification</w:t>
            </w:r>
          </w:p>
          <w:p w:rsidR="005A676A" w:rsidRPr="009566CB" w:rsidRDefault="005A676A" w:rsidP="00A57497">
            <w:pPr>
              <w:pStyle w:val="TestCaseInfo"/>
              <w:numPr>
                <w:ilvl w:val="0"/>
                <w:numId w:val="71"/>
              </w:numPr>
            </w:pPr>
            <w:r w:rsidRPr="009566CB">
              <w:t>Validate via VNFM and VIM interface that deregistration was successful</w:t>
            </w:r>
          </w:p>
          <w:p w:rsidR="005A676A" w:rsidRPr="009566CB" w:rsidRDefault="005A676A" w:rsidP="00A57497">
            <w:pPr>
              <w:pStyle w:val="TestCaseInfo"/>
              <w:numPr>
                <w:ilvl w:val="0"/>
                <w:numId w:val="71"/>
              </w:numPr>
            </w:pPr>
            <w:r w:rsidRPr="009566CB">
              <w:lastRenderedPageBreak/>
              <w:t>Issue command to the VNFM to remove vCPU performance collection</w:t>
            </w:r>
          </w:p>
          <w:p w:rsidR="005A676A" w:rsidRPr="009566CB" w:rsidRDefault="005A676A" w:rsidP="00A57497">
            <w:pPr>
              <w:pStyle w:val="TestCaseInfo"/>
              <w:numPr>
                <w:ilvl w:val="0"/>
                <w:numId w:val="71"/>
              </w:numPr>
            </w:pPr>
            <w:r w:rsidRPr="009566CB">
              <w:t>Validate via VNFM and VIM interface that removal was successful</w:t>
            </w:r>
          </w:p>
          <w:p w:rsidR="005A676A" w:rsidRDefault="005A676A" w:rsidP="00A57497">
            <w:pPr>
              <w:pStyle w:val="TestCaseInfo"/>
              <w:numPr>
                <w:ilvl w:val="0"/>
                <w:numId w:val="71"/>
              </w:numPr>
              <w:rPr>
                <w:lang w:eastAsia="zh-CN"/>
              </w:rPr>
            </w:pPr>
            <w:r w:rsidRPr="009566CB">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74" w:name="_Toc454184461"/>
            <w:bookmarkStart w:id="6375" w:name="_Toc477275312"/>
            <w:r>
              <w:t>TC.VNF.PERF.002</w:t>
            </w:r>
            <w:r>
              <w:tab/>
            </w:r>
            <w:r w:rsidR="005A676A" w:rsidRPr="009566CB">
              <w:t>vMemory resource performance data notification subscription and notification</w:t>
            </w:r>
            <w:bookmarkEnd w:id="6374"/>
            <w:bookmarkEnd w:id="6375"/>
          </w:p>
        </w:tc>
      </w:tr>
      <w:tr w:rsidR="00891F43" w:rsidTr="00891F43">
        <w:trPr>
          <w:trHeight w:val="337"/>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891F43" w:rsidRPr="00D67489" w:rsidRDefault="00891F43" w:rsidP="00891F43">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vMemory resource performance data</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vMemory.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2"/>
              </w:numPr>
            </w:pPr>
            <w:r>
              <w:t>Resource selector is vMemory</w:t>
            </w:r>
          </w:p>
          <w:p w:rsidR="00891F43" w:rsidRDefault="00891F43" w:rsidP="00D45270">
            <w:pPr>
              <w:pStyle w:val="TestCaseInfo"/>
              <w:numPr>
                <w:ilvl w:val="0"/>
                <w:numId w:val="112"/>
              </w:numPr>
            </w:pPr>
            <w:r>
              <w:t>performance metric type</w:t>
            </w:r>
          </w:p>
          <w:p w:rsidR="00891F43" w:rsidRDefault="00891F43" w:rsidP="00D45270">
            <w:pPr>
              <w:pStyle w:val="TestCaseInfo"/>
              <w:numPr>
                <w:ilvl w:val="0"/>
                <w:numId w:val="112"/>
              </w:numPr>
            </w:pPr>
            <w:r>
              <w:t xml:space="preserve">collection period </w:t>
            </w:r>
          </w:p>
          <w:p w:rsidR="00891F43" w:rsidRDefault="00891F43" w:rsidP="00D45270">
            <w:pPr>
              <w:pStyle w:val="TestCaseInfo"/>
              <w:numPr>
                <w:ilvl w:val="0"/>
                <w:numId w:val="112"/>
              </w:numPr>
            </w:pPr>
            <w:r>
              <w:t>reporting period</w:t>
            </w:r>
          </w:p>
          <w:p w:rsidR="00891F43" w:rsidRDefault="00891F43" w:rsidP="00D45270">
            <w:pPr>
              <w:pStyle w:val="TestCaseInfo"/>
              <w:numPr>
                <w:ilvl w:val="0"/>
                <w:numId w:val="112"/>
              </w:numPr>
            </w:pPr>
            <w:r>
              <w:t>reporting boundary to define the duration</w:t>
            </w:r>
          </w:p>
          <w:p w:rsidR="00891F43" w:rsidRDefault="00891F43" w:rsidP="00891F43">
            <w:pPr>
              <w:pStyle w:val="TestCaseInfo"/>
            </w:pPr>
            <w:r>
              <w:t>The VIM should report the PM job with the same parameters.</w:t>
            </w:r>
          </w:p>
          <w:p w:rsidR="00891F43" w:rsidRPr="00D67489"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891F43">
        <w:trPr>
          <w:trHeight w:val="134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A57497">
            <w:pPr>
              <w:pStyle w:val="TestCaseInfo"/>
              <w:numPr>
                <w:ilvl w:val="0"/>
                <w:numId w:val="72"/>
              </w:numPr>
            </w:pPr>
            <w:r>
              <w:t>Instantiate VNF</w:t>
            </w:r>
          </w:p>
          <w:p w:rsidR="00A57497" w:rsidRDefault="00A57497" w:rsidP="00A57497">
            <w:pPr>
              <w:pStyle w:val="TestCaseInfo"/>
              <w:numPr>
                <w:ilvl w:val="0"/>
                <w:numId w:val="72"/>
              </w:numPr>
              <w:rPr>
                <w:ins w:id="6376" w:author="Seggelke, Klaus" w:date="2017-03-14T17:06:00Z"/>
              </w:rPr>
            </w:pPr>
            <w:ins w:id="6377" w:author="Seggelke, Klaus" w:date="2017-03-14T17:06:00Z">
              <w:r w:rsidRPr="00074BEF">
                <w:t>Validate VNF instantiation state is INSTANTIATED and VNF state is STARTED (--&gt; time stamp when correct state reached)</w:t>
              </w:r>
            </w:ins>
          </w:p>
          <w:p w:rsidR="00891F43" w:rsidDel="00A57497" w:rsidRDefault="00891F43" w:rsidP="00A57497">
            <w:pPr>
              <w:pStyle w:val="TestCaseInfo"/>
              <w:numPr>
                <w:ilvl w:val="0"/>
                <w:numId w:val="72"/>
              </w:numPr>
              <w:rPr>
                <w:del w:id="6378" w:author="Seggelke, Klaus" w:date="2017-03-14T17:06:00Z"/>
              </w:rPr>
            </w:pPr>
            <w:del w:id="6379" w:author="Seggelke, Klaus" w:date="2017-03-14T17:06:00Z">
              <w:r w:rsidDel="00A57497">
                <w:delText>Validate VNF state is Inactive</w:delText>
              </w:r>
            </w:del>
          </w:p>
          <w:p w:rsidR="00891F43" w:rsidDel="00A57497" w:rsidRDefault="00891F43" w:rsidP="00A57497">
            <w:pPr>
              <w:pStyle w:val="TestCaseInfo"/>
              <w:numPr>
                <w:ilvl w:val="0"/>
                <w:numId w:val="72"/>
              </w:numPr>
              <w:rPr>
                <w:del w:id="6380" w:author="Seggelke, Klaus" w:date="2017-03-14T17:06:00Z"/>
              </w:rPr>
            </w:pPr>
            <w:del w:id="6381" w:author="Seggelke, Klaus" w:date="2017-03-14T17:06:00Z">
              <w:r w:rsidDel="00A57497">
                <w:delText>Start VNF</w:delText>
              </w:r>
            </w:del>
          </w:p>
          <w:p w:rsidR="00891F43" w:rsidDel="00A57497" w:rsidRDefault="00891F43" w:rsidP="00A57497">
            <w:pPr>
              <w:pStyle w:val="TestCaseInfo"/>
              <w:numPr>
                <w:ilvl w:val="0"/>
                <w:numId w:val="72"/>
              </w:numPr>
              <w:rPr>
                <w:del w:id="6382" w:author="Seggelke, Klaus" w:date="2017-03-14T17:06:00Z"/>
              </w:rPr>
            </w:pPr>
            <w:del w:id="6383" w:author="Seggelke, Klaus" w:date="2017-03-14T17:06:00Z">
              <w:r w:rsidDel="00A57497">
                <w:delText>Validate VNF state is Active</w:delText>
              </w:r>
            </w:del>
          </w:p>
          <w:p w:rsidR="00891F43" w:rsidRDefault="00891F43" w:rsidP="00A57497">
            <w:pPr>
              <w:pStyle w:val="TestCaseInfo"/>
              <w:numPr>
                <w:ilvl w:val="0"/>
                <w:numId w:val="72"/>
              </w:numPr>
            </w:pPr>
            <w:r>
              <w:t>Generate traffic</w:t>
            </w:r>
          </w:p>
          <w:p w:rsidR="00891F43" w:rsidRDefault="00891F43" w:rsidP="00A57497">
            <w:pPr>
              <w:pStyle w:val="TestCaseInfo"/>
              <w:numPr>
                <w:ilvl w:val="0"/>
                <w:numId w:val="72"/>
              </w:numPr>
            </w:pPr>
            <w:r>
              <w:t>Validate traffic flows through</w:t>
            </w:r>
          </w:p>
          <w:p w:rsidR="00891F43" w:rsidRDefault="00891F43" w:rsidP="00A57497">
            <w:pPr>
              <w:pStyle w:val="TestCaseInfo"/>
              <w:numPr>
                <w:ilvl w:val="0"/>
                <w:numId w:val="72"/>
              </w:numPr>
            </w:pPr>
            <w:r>
              <w:t>Issue command to the VNFM to collect vMemory performance data</w:t>
            </w:r>
          </w:p>
          <w:p w:rsidR="00891F43" w:rsidRDefault="00891F43" w:rsidP="00A57497">
            <w:pPr>
              <w:pStyle w:val="TestCaseInfo"/>
              <w:numPr>
                <w:ilvl w:val="0"/>
                <w:numId w:val="72"/>
              </w:numPr>
            </w:pPr>
            <w:r>
              <w:t>Validate via VNFM and VIM interface that collection command was successful</w:t>
            </w:r>
          </w:p>
          <w:p w:rsidR="00891F43" w:rsidRDefault="00891F43" w:rsidP="00A57497">
            <w:pPr>
              <w:pStyle w:val="TestCaseInfo"/>
              <w:numPr>
                <w:ilvl w:val="0"/>
                <w:numId w:val="72"/>
              </w:numPr>
            </w:pPr>
            <w:r>
              <w:t>Issue command to the VNFM to register for vMemory performance data notification</w:t>
            </w:r>
          </w:p>
          <w:p w:rsidR="00891F43" w:rsidRDefault="00891F43" w:rsidP="00A57497">
            <w:pPr>
              <w:pStyle w:val="TestCaseInfo"/>
              <w:numPr>
                <w:ilvl w:val="0"/>
                <w:numId w:val="72"/>
              </w:numPr>
            </w:pPr>
            <w:r>
              <w:t>Validate via VNFM and VIM interface that registration was successful</w:t>
            </w:r>
          </w:p>
          <w:p w:rsidR="00891F43" w:rsidRDefault="00891F43" w:rsidP="00A57497">
            <w:pPr>
              <w:pStyle w:val="TestCaseInfo"/>
              <w:numPr>
                <w:ilvl w:val="0"/>
                <w:numId w:val="72"/>
              </w:numPr>
            </w:pPr>
            <w:r>
              <w:t>Validate that VNFM gets the notification and updates the data</w:t>
            </w:r>
          </w:p>
          <w:p w:rsidR="00891F43" w:rsidRPr="009566CB" w:rsidRDefault="00891F43" w:rsidP="00A57497">
            <w:pPr>
              <w:pStyle w:val="TestCaseInfo"/>
              <w:numPr>
                <w:ilvl w:val="0"/>
                <w:numId w:val="72"/>
              </w:numPr>
            </w:pPr>
            <w:r w:rsidRPr="009566CB">
              <w:t xml:space="preserve">Generate </w:t>
            </w:r>
            <w:r>
              <w:t xml:space="preserve">either higher </w:t>
            </w:r>
            <w:r w:rsidRPr="009566CB">
              <w:t>traffic</w:t>
            </w:r>
          </w:p>
          <w:p w:rsidR="00891F43" w:rsidRPr="009566CB" w:rsidRDefault="00891F43" w:rsidP="00A57497">
            <w:pPr>
              <w:pStyle w:val="TestCaseInfo"/>
              <w:numPr>
                <w:ilvl w:val="0"/>
                <w:numId w:val="72"/>
              </w:numPr>
            </w:pPr>
            <w:r w:rsidRPr="009566CB">
              <w:t>Validate traffic flows through</w:t>
            </w:r>
          </w:p>
          <w:p w:rsidR="00891F43" w:rsidRDefault="00891F43" w:rsidP="00A57497">
            <w:pPr>
              <w:pStyle w:val="TestCaseInfo"/>
              <w:numPr>
                <w:ilvl w:val="0"/>
                <w:numId w:val="72"/>
              </w:numPr>
            </w:pPr>
            <w:r w:rsidRPr="009566CB">
              <w:t>Validate that VNFM gets the n</w:t>
            </w:r>
            <w:r>
              <w:t xml:space="preserve">otification and updates the </w:t>
            </w:r>
            <w:r w:rsidRPr="009566CB">
              <w:t>data</w:t>
            </w:r>
            <w:r>
              <w:t xml:space="preserve"> with higher values</w:t>
            </w:r>
          </w:p>
          <w:p w:rsidR="00891F43" w:rsidRPr="009566CB" w:rsidRDefault="00891F43" w:rsidP="00A57497">
            <w:pPr>
              <w:pStyle w:val="TestCaseInfo"/>
              <w:numPr>
                <w:ilvl w:val="0"/>
                <w:numId w:val="72"/>
              </w:numPr>
            </w:pPr>
            <w:r w:rsidRPr="009566CB">
              <w:t xml:space="preserve">Generate </w:t>
            </w:r>
            <w:r>
              <w:t xml:space="preserve">either lower </w:t>
            </w:r>
            <w:r w:rsidRPr="009566CB">
              <w:t>traffic</w:t>
            </w:r>
          </w:p>
          <w:p w:rsidR="00891F43" w:rsidRPr="009566CB" w:rsidRDefault="00891F43" w:rsidP="00A57497">
            <w:pPr>
              <w:pStyle w:val="TestCaseInfo"/>
              <w:numPr>
                <w:ilvl w:val="0"/>
                <w:numId w:val="72"/>
              </w:numPr>
            </w:pPr>
            <w:r w:rsidRPr="009566CB">
              <w:t>Validate traffic flows through</w:t>
            </w:r>
          </w:p>
          <w:p w:rsidR="00891F43" w:rsidRDefault="00891F43" w:rsidP="00A57497">
            <w:pPr>
              <w:pStyle w:val="TestCaseInfo"/>
              <w:numPr>
                <w:ilvl w:val="0"/>
                <w:numId w:val="72"/>
              </w:numPr>
            </w:pPr>
            <w:r w:rsidRPr="009566CB">
              <w:lastRenderedPageBreak/>
              <w:t>Validate that VNFM gets the n</w:t>
            </w:r>
            <w:r>
              <w:t xml:space="preserve">otification and updates the </w:t>
            </w:r>
            <w:r w:rsidRPr="009566CB">
              <w:t>data</w:t>
            </w:r>
            <w:r>
              <w:t xml:space="preserve"> with lower values</w:t>
            </w:r>
          </w:p>
          <w:p w:rsidR="00891F43" w:rsidRDefault="00891F43" w:rsidP="00A57497">
            <w:pPr>
              <w:pStyle w:val="TestCaseInfo"/>
              <w:numPr>
                <w:ilvl w:val="0"/>
                <w:numId w:val="72"/>
              </w:numPr>
            </w:pPr>
            <w:r>
              <w:t>Issue command to the VNFM to deregister for vMemory performance notification</w:t>
            </w:r>
          </w:p>
          <w:p w:rsidR="00891F43" w:rsidRDefault="00891F43" w:rsidP="00A57497">
            <w:pPr>
              <w:pStyle w:val="TestCaseInfo"/>
              <w:numPr>
                <w:ilvl w:val="0"/>
                <w:numId w:val="72"/>
              </w:numPr>
            </w:pPr>
            <w:r>
              <w:t>Validate via VNFM and VIM interface that deregistration was successful</w:t>
            </w:r>
          </w:p>
          <w:p w:rsidR="00891F43" w:rsidRDefault="00891F43" w:rsidP="00A57497">
            <w:pPr>
              <w:pStyle w:val="TestCaseInfo"/>
              <w:numPr>
                <w:ilvl w:val="0"/>
                <w:numId w:val="72"/>
              </w:numPr>
            </w:pPr>
            <w:r>
              <w:t>Issue command to the VNFM to remove vMemory performance collection</w:t>
            </w:r>
          </w:p>
          <w:p w:rsidR="00891F43" w:rsidRDefault="00891F43" w:rsidP="00A57497">
            <w:pPr>
              <w:pStyle w:val="TestCaseInfo"/>
              <w:numPr>
                <w:ilvl w:val="0"/>
                <w:numId w:val="72"/>
              </w:numPr>
            </w:pPr>
            <w:r>
              <w:t>Validate via VNFM and VIM interface that removal was successful</w:t>
            </w:r>
          </w:p>
          <w:p w:rsidR="00891F43" w:rsidRDefault="00891F43" w:rsidP="00A57497">
            <w:pPr>
              <w:pStyle w:val="TestCaseInfo"/>
              <w:numPr>
                <w:ilvl w:val="0"/>
                <w:numId w:val="72"/>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84" w:name="_Toc454184462"/>
            <w:bookmarkStart w:id="6385" w:name="_Toc477275313"/>
            <w:r>
              <w:t>TC.VNF.PERF.003</w:t>
            </w:r>
            <w:r>
              <w:tab/>
            </w:r>
            <w:r w:rsidR="005A676A" w:rsidRPr="009566CB">
              <w:t>v</w:t>
            </w:r>
            <w:r w:rsidR="005A676A">
              <w:t xml:space="preserve">Storage </w:t>
            </w:r>
            <w:r w:rsidR="005A676A" w:rsidRPr="009566CB">
              <w:t>resource performance data notification subscription and notification</w:t>
            </w:r>
            <w:bookmarkEnd w:id="6384"/>
            <w:bookmarkEnd w:id="6385"/>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pPr>
            <w:r>
              <w:rPr>
                <w:lang w:eastAsia="zh-CN"/>
              </w:rPr>
              <w:t xml:space="preserve">Validate VNFM can subscribe </w:t>
            </w:r>
            <w:r w:rsidR="00083D7D">
              <w:rPr>
                <w:lang w:eastAsia="zh-CN"/>
              </w:rPr>
              <w:t xml:space="preserve">to </w:t>
            </w:r>
            <w:r>
              <w:rPr>
                <w:lang w:eastAsia="zh-CN"/>
              </w:rPr>
              <w:t>and process notifications of the type vStorage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vStorage.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3"/>
              </w:numPr>
            </w:pPr>
            <w:r>
              <w:t>Resource selector is vStorage</w:t>
            </w:r>
          </w:p>
          <w:p w:rsidR="00891F43" w:rsidRDefault="00891F43" w:rsidP="00D45270">
            <w:pPr>
              <w:pStyle w:val="TestCaseInfo"/>
              <w:numPr>
                <w:ilvl w:val="0"/>
                <w:numId w:val="113"/>
              </w:numPr>
            </w:pPr>
            <w:r>
              <w:t>performance metric type</w:t>
            </w:r>
          </w:p>
          <w:p w:rsidR="00891F43" w:rsidRDefault="00891F43" w:rsidP="00D45270">
            <w:pPr>
              <w:pStyle w:val="TestCaseInfo"/>
              <w:numPr>
                <w:ilvl w:val="0"/>
                <w:numId w:val="113"/>
              </w:numPr>
            </w:pPr>
            <w:r>
              <w:t xml:space="preserve">collection period </w:t>
            </w:r>
          </w:p>
          <w:p w:rsidR="00891F43" w:rsidRDefault="00891F43" w:rsidP="00D45270">
            <w:pPr>
              <w:pStyle w:val="TestCaseInfo"/>
              <w:numPr>
                <w:ilvl w:val="0"/>
                <w:numId w:val="113"/>
              </w:numPr>
            </w:pPr>
            <w:r>
              <w:t>reporting period</w:t>
            </w:r>
          </w:p>
          <w:p w:rsidR="00891F43" w:rsidRDefault="00891F43" w:rsidP="00D45270">
            <w:pPr>
              <w:pStyle w:val="TestCaseInfo"/>
              <w:numPr>
                <w:ilvl w:val="0"/>
                <w:numId w:val="113"/>
              </w:numPr>
            </w:pPr>
            <w:r>
              <w:t>reporting boundary to define the duration</w:t>
            </w:r>
          </w:p>
          <w:p w:rsidR="00891F43" w:rsidRDefault="00891F43" w:rsidP="00891F43">
            <w:pPr>
              <w:pStyle w:val="TestCaseInfo"/>
            </w:pPr>
            <w:r>
              <w:t>The VIM should report the PM job with the same parameters.</w:t>
            </w:r>
          </w:p>
          <w:p w:rsidR="005A676A"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Default="005A676A" w:rsidP="00A57497">
            <w:pPr>
              <w:pStyle w:val="TestCaseInfo"/>
              <w:numPr>
                <w:ilvl w:val="0"/>
                <w:numId w:val="73"/>
              </w:numPr>
            </w:pPr>
            <w:r>
              <w:t>Instantiate VNF</w:t>
            </w:r>
          </w:p>
          <w:p w:rsidR="00A57497" w:rsidRDefault="00A57497" w:rsidP="00A57497">
            <w:pPr>
              <w:pStyle w:val="TestCaseInfo"/>
              <w:numPr>
                <w:ilvl w:val="0"/>
                <w:numId w:val="73"/>
              </w:numPr>
              <w:rPr>
                <w:ins w:id="6386" w:author="Seggelke, Klaus" w:date="2017-03-14T17:06:00Z"/>
              </w:rPr>
            </w:pPr>
            <w:ins w:id="6387" w:author="Seggelke, Klaus" w:date="2017-03-14T17:06:00Z">
              <w:r w:rsidRPr="00074BEF">
                <w:t>Validate VNF instantiation state is INSTANTIATED and VNF state is STARTED (--&gt; time stamp when correct state reached)</w:t>
              </w:r>
            </w:ins>
          </w:p>
          <w:p w:rsidR="005A676A" w:rsidDel="00A57497" w:rsidRDefault="005A676A" w:rsidP="00A57497">
            <w:pPr>
              <w:pStyle w:val="TestCaseInfo"/>
              <w:numPr>
                <w:ilvl w:val="0"/>
                <w:numId w:val="73"/>
              </w:numPr>
              <w:rPr>
                <w:del w:id="6388" w:author="Seggelke, Klaus" w:date="2017-03-14T17:06:00Z"/>
              </w:rPr>
            </w:pPr>
            <w:del w:id="6389" w:author="Seggelke, Klaus" w:date="2017-03-14T17:06:00Z">
              <w:r w:rsidDel="00A57497">
                <w:delText>Validate VNF state is Inactive</w:delText>
              </w:r>
            </w:del>
          </w:p>
          <w:p w:rsidR="005A676A" w:rsidDel="00A57497" w:rsidRDefault="005A676A" w:rsidP="00A57497">
            <w:pPr>
              <w:pStyle w:val="TestCaseInfo"/>
              <w:numPr>
                <w:ilvl w:val="0"/>
                <w:numId w:val="73"/>
              </w:numPr>
              <w:rPr>
                <w:del w:id="6390" w:author="Seggelke, Klaus" w:date="2017-03-14T17:06:00Z"/>
              </w:rPr>
            </w:pPr>
            <w:del w:id="6391" w:author="Seggelke, Klaus" w:date="2017-03-14T17:06:00Z">
              <w:r w:rsidDel="00A57497">
                <w:delText>Start VNF</w:delText>
              </w:r>
            </w:del>
          </w:p>
          <w:p w:rsidR="005A676A" w:rsidDel="00A57497" w:rsidRDefault="005A676A" w:rsidP="00A57497">
            <w:pPr>
              <w:pStyle w:val="TestCaseInfo"/>
              <w:numPr>
                <w:ilvl w:val="0"/>
                <w:numId w:val="73"/>
              </w:numPr>
              <w:rPr>
                <w:del w:id="6392" w:author="Seggelke, Klaus" w:date="2017-03-14T17:06:00Z"/>
              </w:rPr>
            </w:pPr>
            <w:del w:id="6393" w:author="Seggelke, Klaus" w:date="2017-03-14T17:06:00Z">
              <w:r w:rsidDel="00A57497">
                <w:delText>Validate VNF state is Active</w:delText>
              </w:r>
            </w:del>
          </w:p>
          <w:p w:rsidR="005A676A" w:rsidRDefault="005A676A" w:rsidP="00A57497">
            <w:pPr>
              <w:pStyle w:val="TestCaseInfo"/>
              <w:numPr>
                <w:ilvl w:val="0"/>
                <w:numId w:val="73"/>
              </w:numPr>
            </w:pPr>
            <w:r>
              <w:t>Generate traffic</w:t>
            </w:r>
          </w:p>
          <w:p w:rsidR="005A676A" w:rsidRDefault="005A676A" w:rsidP="00A57497">
            <w:pPr>
              <w:pStyle w:val="TestCaseInfo"/>
              <w:numPr>
                <w:ilvl w:val="0"/>
                <w:numId w:val="73"/>
              </w:numPr>
            </w:pPr>
            <w:r>
              <w:t>Validate traffic flows through</w:t>
            </w:r>
          </w:p>
          <w:p w:rsidR="005A676A" w:rsidRDefault="005A676A" w:rsidP="00A57497">
            <w:pPr>
              <w:pStyle w:val="TestCaseInfo"/>
              <w:numPr>
                <w:ilvl w:val="0"/>
                <w:numId w:val="73"/>
              </w:numPr>
            </w:pPr>
            <w:r>
              <w:t>Issue command to the VNFM to collect vStorage performance data</w:t>
            </w:r>
          </w:p>
          <w:p w:rsidR="005A676A" w:rsidRDefault="005A676A" w:rsidP="00A57497">
            <w:pPr>
              <w:pStyle w:val="TestCaseInfo"/>
              <w:numPr>
                <w:ilvl w:val="0"/>
                <w:numId w:val="73"/>
              </w:numPr>
            </w:pPr>
            <w:r>
              <w:t>Validate via VNFM and VIM interface that collection command was successful</w:t>
            </w:r>
          </w:p>
          <w:p w:rsidR="005A676A" w:rsidRDefault="005A676A" w:rsidP="00A57497">
            <w:pPr>
              <w:pStyle w:val="TestCaseInfo"/>
              <w:numPr>
                <w:ilvl w:val="0"/>
                <w:numId w:val="73"/>
              </w:numPr>
            </w:pPr>
            <w:r>
              <w:t>Issue command to the VNFM to register for vStorage performance data notification</w:t>
            </w:r>
          </w:p>
          <w:p w:rsidR="005A676A" w:rsidRDefault="005A676A" w:rsidP="00A57497">
            <w:pPr>
              <w:pStyle w:val="TestCaseInfo"/>
              <w:numPr>
                <w:ilvl w:val="0"/>
                <w:numId w:val="73"/>
              </w:numPr>
            </w:pPr>
            <w:r>
              <w:t>Validate via VNFM and VIM interface that registration was successful</w:t>
            </w:r>
          </w:p>
          <w:p w:rsidR="005A676A" w:rsidRDefault="005A676A" w:rsidP="00A57497">
            <w:pPr>
              <w:pStyle w:val="TestCaseInfo"/>
              <w:numPr>
                <w:ilvl w:val="0"/>
                <w:numId w:val="73"/>
              </w:numPr>
            </w:pPr>
            <w:r>
              <w:t>Validate that VNFM gets the notification a</w:t>
            </w:r>
            <w:r w:rsidR="00891F43">
              <w:t>nd updates the data</w:t>
            </w:r>
          </w:p>
          <w:p w:rsidR="00891F43" w:rsidRPr="009566CB" w:rsidRDefault="00891F43" w:rsidP="00A57497">
            <w:pPr>
              <w:pStyle w:val="TestCaseInfo"/>
              <w:numPr>
                <w:ilvl w:val="0"/>
                <w:numId w:val="73"/>
              </w:numPr>
            </w:pPr>
            <w:r w:rsidRPr="009566CB">
              <w:t xml:space="preserve">Generate </w:t>
            </w:r>
            <w:r>
              <w:t xml:space="preserve">either higher </w:t>
            </w:r>
            <w:r w:rsidRPr="009566CB">
              <w:t>traffic</w:t>
            </w:r>
          </w:p>
          <w:p w:rsidR="00891F43" w:rsidRPr="009566CB" w:rsidRDefault="00891F43" w:rsidP="00A57497">
            <w:pPr>
              <w:pStyle w:val="TestCaseInfo"/>
              <w:numPr>
                <w:ilvl w:val="0"/>
                <w:numId w:val="73"/>
              </w:numPr>
            </w:pPr>
            <w:r w:rsidRPr="009566CB">
              <w:t>Validate traffic flows through</w:t>
            </w:r>
          </w:p>
          <w:p w:rsidR="00891F43" w:rsidRDefault="00891F43" w:rsidP="00A57497">
            <w:pPr>
              <w:pStyle w:val="TestCaseInfo"/>
              <w:numPr>
                <w:ilvl w:val="0"/>
                <w:numId w:val="73"/>
              </w:numPr>
            </w:pPr>
            <w:r w:rsidRPr="009566CB">
              <w:lastRenderedPageBreak/>
              <w:t>Validate that VNFM gets the n</w:t>
            </w:r>
            <w:r>
              <w:t xml:space="preserve">otification and updates the </w:t>
            </w:r>
            <w:r w:rsidRPr="009566CB">
              <w:t>data</w:t>
            </w:r>
            <w:r>
              <w:t xml:space="preserve"> with higher values</w:t>
            </w:r>
          </w:p>
          <w:p w:rsidR="00891F43" w:rsidRPr="009566CB" w:rsidRDefault="00891F43" w:rsidP="00A57497">
            <w:pPr>
              <w:pStyle w:val="TestCaseInfo"/>
              <w:numPr>
                <w:ilvl w:val="0"/>
                <w:numId w:val="73"/>
              </w:numPr>
            </w:pPr>
            <w:r w:rsidRPr="009566CB">
              <w:t xml:space="preserve">Generate </w:t>
            </w:r>
            <w:r>
              <w:t xml:space="preserve">either lower </w:t>
            </w:r>
            <w:r w:rsidRPr="009566CB">
              <w:t>traffic</w:t>
            </w:r>
          </w:p>
          <w:p w:rsidR="00891F43" w:rsidRPr="009566CB" w:rsidRDefault="00891F43" w:rsidP="00A57497">
            <w:pPr>
              <w:pStyle w:val="TestCaseInfo"/>
              <w:numPr>
                <w:ilvl w:val="0"/>
                <w:numId w:val="73"/>
              </w:numPr>
            </w:pPr>
            <w:r w:rsidRPr="009566CB">
              <w:t>Validate traffic flows through</w:t>
            </w:r>
          </w:p>
          <w:p w:rsidR="00891F43" w:rsidRDefault="00891F43" w:rsidP="00A57497">
            <w:pPr>
              <w:pStyle w:val="TestCaseInfo"/>
              <w:numPr>
                <w:ilvl w:val="0"/>
                <w:numId w:val="73"/>
              </w:numPr>
            </w:pPr>
            <w:r w:rsidRPr="009566CB">
              <w:t>Validate that VNFM gets the n</w:t>
            </w:r>
            <w:r>
              <w:t xml:space="preserve">otification and updates the </w:t>
            </w:r>
            <w:r w:rsidRPr="009566CB">
              <w:t>data</w:t>
            </w:r>
            <w:r>
              <w:t xml:space="preserve"> with lower values</w:t>
            </w:r>
          </w:p>
          <w:p w:rsidR="005A676A" w:rsidRDefault="005A676A" w:rsidP="00A57497">
            <w:pPr>
              <w:pStyle w:val="TestCaseInfo"/>
              <w:numPr>
                <w:ilvl w:val="0"/>
                <w:numId w:val="73"/>
              </w:numPr>
            </w:pPr>
            <w:r>
              <w:t>Issue command to the VNFM to deregister for vStorage performance notification</w:t>
            </w:r>
          </w:p>
          <w:p w:rsidR="005A676A" w:rsidRDefault="005A676A" w:rsidP="00A57497">
            <w:pPr>
              <w:pStyle w:val="TestCaseInfo"/>
              <w:numPr>
                <w:ilvl w:val="0"/>
                <w:numId w:val="73"/>
              </w:numPr>
            </w:pPr>
            <w:r>
              <w:t>Validate via VNFM and VIM interface that deregistration was successful</w:t>
            </w:r>
          </w:p>
          <w:p w:rsidR="005A676A" w:rsidRDefault="005A676A" w:rsidP="00A57497">
            <w:pPr>
              <w:pStyle w:val="TestCaseInfo"/>
              <w:numPr>
                <w:ilvl w:val="0"/>
                <w:numId w:val="73"/>
              </w:numPr>
            </w:pPr>
            <w:r>
              <w:t>Issue command to the VNFM to remove vStorage performance collection</w:t>
            </w:r>
          </w:p>
          <w:p w:rsidR="005A676A" w:rsidRDefault="005A676A" w:rsidP="00A57497">
            <w:pPr>
              <w:pStyle w:val="TestCaseInfo"/>
              <w:numPr>
                <w:ilvl w:val="0"/>
                <w:numId w:val="73"/>
              </w:numPr>
            </w:pPr>
            <w:r>
              <w:t>Validate via VNFM and VIM interface that removal was successful</w:t>
            </w:r>
          </w:p>
          <w:p w:rsidR="005A676A" w:rsidRDefault="005A676A" w:rsidP="00A57497">
            <w:pPr>
              <w:pStyle w:val="TestCaseInfo"/>
              <w:numPr>
                <w:ilvl w:val="0"/>
                <w:numId w:val="73"/>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pPr>
              <w:pStyle w:val="TestCase"/>
            </w:pPr>
            <w:bookmarkStart w:id="6394" w:name="_Toc454184463"/>
            <w:bookmarkStart w:id="6395" w:name="_Toc477275314"/>
            <w:r>
              <w:t>TC.VNF.PERF.004</w:t>
            </w:r>
            <w:r>
              <w:tab/>
            </w:r>
            <w:r w:rsidR="005A676A" w:rsidRPr="009566CB">
              <w:t>vCPU resource performance threshold notification subscription and notification</w:t>
            </w:r>
            <w:bookmarkEnd w:id="6394"/>
            <w:bookmarkEnd w:id="6395"/>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rPr>
                <w:lang w:eastAsia="zh-CN"/>
              </w:rPr>
            </w:pPr>
            <w:r>
              <w:rPr>
                <w:lang w:eastAsia="zh-CN"/>
              </w:rPr>
              <w:t>Validate VNFM can subscribe</w:t>
            </w:r>
            <w:r w:rsidR="00083D7D">
              <w:rPr>
                <w:lang w:eastAsia="zh-CN"/>
              </w:rPr>
              <w:t xml:space="preserve"> to</w:t>
            </w:r>
            <w:r>
              <w:rPr>
                <w:lang w:eastAsia="zh-CN"/>
              </w:rPr>
              <w:t xml:space="preserve"> and process resource performance threshold notifications of the type vCPU resource</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vCPU for data collection and a threshold notification. In order a threshold to be active, there must be a PM job collecting the needed metric for the selected entries.</w:t>
            </w:r>
          </w:p>
          <w:p w:rsidR="00891F43" w:rsidRDefault="00891F43" w:rsidP="00891F43">
            <w:pPr>
              <w:pStyle w:val="TestCaseInfo"/>
            </w:pPr>
            <w:r>
              <w:t xml:space="preserve">By increasing the network load, the vCPU threshold could be triggered. VNFM should process the notification and indicate the event. </w:t>
            </w:r>
          </w:p>
          <w:p w:rsidR="00891F43" w:rsidRDefault="00891F43" w:rsidP="00891F43">
            <w:pPr>
              <w:pStyle w:val="TestCaseInfo"/>
            </w:pPr>
            <w:r>
              <w:t>The PM job should have following inputs:</w:t>
            </w:r>
          </w:p>
          <w:p w:rsidR="00891F43" w:rsidRDefault="00891F43" w:rsidP="00D45270">
            <w:pPr>
              <w:pStyle w:val="TestCaseInfo"/>
              <w:numPr>
                <w:ilvl w:val="0"/>
                <w:numId w:val="114"/>
              </w:numPr>
            </w:pPr>
            <w:r>
              <w:t>Resource selector is vCPU</w:t>
            </w:r>
          </w:p>
          <w:p w:rsidR="00891F43" w:rsidRDefault="00891F43" w:rsidP="00D45270">
            <w:pPr>
              <w:pStyle w:val="TestCaseInfo"/>
              <w:numPr>
                <w:ilvl w:val="0"/>
                <w:numId w:val="114"/>
              </w:numPr>
            </w:pPr>
            <w:r>
              <w:t>performance metric type</w:t>
            </w:r>
          </w:p>
          <w:p w:rsidR="00891F43" w:rsidRDefault="00891F43" w:rsidP="00D45270">
            <w:pPr>
              <w:pStyle w:val="TestCaseInfo"/>
              <w:numPr>
                <w:ilvl w:val="0"/>
                <w:numId w:val="114"/>
              </w:numPr>
            </w:pPr>
            <w:r>
              <w:t xml:space="preserve">collection period </w:t>
            </w:r>
          </w:p>
          <w:p w:rsidR="00891F43" w:rsidRDefault="00891F43" w:rsidP="00D45270">
            <w:pPr>
              <w:pStyle w:val="TestCaseInfo"/>
              <w:numPr>
                <w:ilvl w:val="0"/>
                <w:numId w:val="114"/>
              </w:numPr>
            </w:pPr>
            <w:r>
              <w:t>reporting period</w:t>
            </w:r>
          </w:p>
          <w:p w:rsidR="00891F43" w:rsidRDefault="00891F43" w:rsidP="00D45270">
            <w:pPr>
              <w:pStyle w:val="TestCaseInfo"/>
              <w:numPr>
                <w:ilvl w:val="0"/>
                <w:numId w:val="114"/>
              </w:numPr>
            </w:pPr>
            <w:r>
              <w:t>reporting boundary to define the duration</w:t>
            </w:r>
          </w:p>
          <w:p w:rsidR="00891F43" w:rsidRDefault="00891F43" w:rsidP="00891F43">
            <w:pPr>
              <w:pStyle w:val="TestCaseInfo"/>
            </w:pPr>
            <w:r>
              <w:t>The VIM should report the PM job with the same parameters.</w:t>
            </w:r>
          </w:p>
          <w:p w:rsidR="00891F43" w:rsidRDefault="00891F43" w:rsidP="00891F43">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891F43" w:rsidRDefault="00891F43" w:rsidP="00891F43">
            <w:pPr>
              <w:pStyle w:val="TestCaseInfo"/>
            </w:pPr>
            <w:r>
              <w:t>Invocation method could be</w:t>
            </w:r>
          </w:p>
          <w:p w:rsidR="00891F43" w:rsidRDefault="00891F43" w:rsidP="00D45270">
            <w:pPr>
              <w:pStyle w:val="TestCaseInfo"/>
              <w:numPr>
                <w:ilvl w:val="0"/>
                <w:numId w:val="115"/>
              </w:numPr>
            </w:pPr>
            <w:r>
              <w:t>vCPU instance with threshold level of 1%</w:t>
            </w:r>
          </w:p>
          <w:p w:rsidR="00891F43" w:rsidRDefault="00891F43" w:rsidP="00D45270">
            <w:pPr>
              <w:pStyle w:val="TestCaseInfo"/>
              <w:numPr>
                <w:ilvl w:val="0"/>
                <w:numId w:val="115"/>
              </w:numPr>
            </w:pPr>
            <w:r>
              <w:t>vNetwork bandwidth with threshold level of 1%</w:t>
            </w:r>
          </w:p>
          <w:p w:rsidR="00891F43" w:rsidRDefault="00891F43" w:rsidP="00D45270">
            <w:pPr>
              <w:pStyle w:val="TestCaseInfo"/>
              <w:numPr>
                <w:ilvl w:val="0"/>
                <w:numId w:val="115"/>
              </w:numPr>
            </w:pPr>
            <w:r>
              <w:t>vMemory usage with threshold level of 80%</w:t>
            </w:r>
          </w:p>
          <w:p w:rsidR="00891F43" w:rsidRPr="00D67489" w:rsidRDefault="00891F43" w:rsidP="00D45270">
            <w:pPr>
              <w:pStyle w:val="TestCaseInfo"/>
              <w:numPr>
                <w:ilvl w:val="0"/>
                <w:numId w:val="115"/>
              </w:numPr>
              <w:rPr>
                <w:lang w:eastAsia="zh-CN"/>
              </w:rPr>
            </w:pPr>
            <w:r>
              <w:t>vStorage usage with threshold level of 70%</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A57497">
            <w:pPr>
              <w:pStyle w:val="TestCaseInfo"/>
              <w:numPr>
                <w:ilvl w:val="0"/>
                <w:numId w:val="74"/>
              </w:numPr>
            </w:pPr>
            <w:r>
              <w:t>Instantiate VNF</w:t>
            </w:r>
          </w:p>
          <w:p w:rsidR="00A57497" w:rsidRDefault="00A57497" w:rsidP="00A57497">
            <w:pPr>
              <w:pStyle w:val="TestCaseInfo"/>
              <w:numPr>
                <w:ilvl w:val="0"/>
                <w:numId w:val="74"/>
              </w:numPr>
              <w:rPr>
                <w:ins w:id="6396" w:author="Seggelke, Klaus" w:date="2017-03-14T17:06:00Z"/>
              </w:rPr>
            </w:pPr>
            <w:ins w:id="6397" w:author="Seggelke, Klaus" w:date="2017-03-14T17:06:00Z">
              <w:r w:rsidRPr="00074BEF">
                <w:t>Validate VNF instantiation state is INSTANTIATED and VNF state is STARTED (--&gt; time stamp when correct state reached)</w:t>
              </w:r>
            </w:ins>
          </w:p>
          <w:p w:rsidR="00891F43" w:rsidDel="00A57497" w:rsidRDefault="00891F43" w:rsidP="00A57497">
            <w:pPr>
              <w:pStyle w:val="TestCaseInfo"/>
              <w:numPr>
                <w:ilvl w:val="0"/>
                <w:numId w:val="74"/>
              </w:numPr>
              <w:rPr>
                <w:del w:id="6398" w:author="Seggelke, Klaus" w:date="2017-03-14T17:06:00Z"/>
              </w:rPr>
            </w:pPr>
            <w:del w:id="6399" w:author="Seggelke, Klaus" w:date="2017-03-14T17:06:00Z">
              <w:r w:rsidDel="00A57497">
                <w:delText>Validate VNF state is Inactive</w:delText>
              </w:r>
            </w:del>
          </w:p>
          <w:p w:rsidR="00891F43" w:rsidDel="00A57497" w:rsidRDefault="00891F43" w:rsidP="00A57497">
            <w:pPr>
              <w:pStyle w:val="TestCaseInfo"/>
              <w:numPr>
                <w:ilvl w:val="0"/>
                <w:numId w:val="74"/>
              </w:numPr>
              <w:rPr>
                <w:del w:id="6400" w:author="Seggelke, Klaus" w:date="2017-03-14T17:06:00Z"/>
              </w:rPr>
            </w:pPr>
            <w:del w:id="6401" w:author="Seggelke, Klaus" w:date="2017-03-14T17:06:00Z">
              <w:r w:rsidDel="00A57497">
                <w:delText>Start VNF</w:delText>
              </w:r>
            </w:del>
          </w:p>
          <w:p w:rsidR="00891F43" w:rsidDel="00A57497" w:rsidRDefault="00891F43" w:rsidP="00A57497">
            <w:pPr>
              <w:pStyle w:val="TestCaseInfo"/>
              <w:numPr>
                <w:ilvl w:val="0"/>
                <w:numId w:val="74"/>
              </w:numPr>
              <w:rPr>
                <w:del w:id="6402" w:author="Seggelke, Klaus" w:date="2017-03-14T17:06:00Z"/>
              </w:rPr>
            </w:pPr>
            <w:del w:id="6403" w:author="Seggelke, Klaus" w:date="2017-03-14T17:06:00Z">
              <w:r w:rsidDel="00A57497">
                <w:delText>Validate VNF state is Active</w:delText>
              </w:r>
            </w:del>
          </w:p>
          <w:p w:rsidR="00891F43" w:rsidRDefault="00891F43" w:rsidP="00A57497">
            <w:pPr>
              <w:pStyle w:val="TestCaseInfo"/>
              <w:numPr>
                <w:ilvl w:val="0"/>
                <w:numId w:val="74"/>
              </w:numPr>
            </w:pPr>
            <w:r>
              <w:t>Generate traffic</w:t>
            </w:r>
          </w:p>
          <w:p w:rsidR="00891F43" w:rsidRDefault="00891F43" w:rsidP="00A57497">
            <w:pPr>
              <w:pStyle w:val="TestCaseInfo"/>
              <w:numPr>
                <w:ilvl w:val="0"/>
                <w:numId w:val="74"/>
              </w:numPr>
            </w:pPr>
            <w:r>
              <w:t>Validate traffic flows through</w:t>
            </w:r>
          </w:p>
          <w:p w:rsidR="00891F43" w:rsidRDefault="00891F43" w:rsidP="00A57497">
            <w:pPr>
              <w:pStyle w:val="TestCaseInfo"/>
              <w:numPr>
                <w:ilvl w:val="0"/>
                <w:numId w:val="74"/>
              </w:numPr>
            </w:pPr>
            <w:r>
              <w:t>Issue command to the VNFM to register for vCPU performance data collection</w:t>
            </w:r>
          </w:p>
          <w:p w:rsidR="00891F43" w:rsidRDefault="00891F43" w:rsidP="00A57497">
            <w:pPr>
              <w:pStyle w:val="TestCaseInfo"/>
              <w:numPr>
                <w:ilvl w:val="0"/>
                <w:numId w:val="74"/>
              </w:numPr>
            </w:pPr>
            <w:r>
              <w:t>Validate via VNFM and VIM interface that registration was successful</w:t>
            </w:r>
          </w:p>
          <w:p w:rsidR="00891F43" w:rsidRDefault="00891F43" w:rsidP="00A57497">
            <w:pPr>
              <w:pStyle w:val="TestCaseInfo"/>
              <w:numPr>
                <w:ilvl w:val="0"/>
                <w:numId w:val="74"/>
              </w:numPr>
            </w:pPr>
            <w:r>
              <w:t>Issue command to the VNFM to register for vCPU performance threshold notification</w:t>
            </w:r>
          </w:p>
          <w:p w:rsidR="00891F43" w:rsidRDefault="00891F43" w:rsidP="00A57497">
            <w:pPr>
              <w:pStyle w:val="TestCaseInfo"/>
              <w:numPr>
                <w:ilvl w:val="0"/>
                <w:numId w:val="74"/>
              </w:numPr>
            </w:pPr>
            <w:r>
              <w:t>Validate via VNFM and VIM interface that registration was successful</w:t>
            </w:r>
          </w:p>
          <w:p w:rsidR="00891F43" w:rsidRDefault="00891F43" w:rsidP="00A57497">
            <w:pPr>
              <w:pStyle w:val="TestCaseInfo"/>
              <w:numPr>
                <w:ilvl w:val="0"/>
                <w:numId w:val="74"/>
              </w:numPr>
            </w:pPr>
            <w:r>
              <w:t xml:space="preserve">Increase the load to cause the </w:t>
            </w:r>
            <w:r w:rsidR="00C239CB">
              <w:t xml:space="preserve">threshold notification </w:t>
            </w:r>
            <w:r>
              <w:t>event</w:t>
            </w:r>
          </w:p>
          <w:p w:rsidR="00891F43" w:rsidRDefault="00891F43" w:rsidP="00A57497">
            <w:pPr>
              <w:pStyle w:val="TestCaseInfo"/>
              <w:numPr>
                <w:ilvl w:val="0"/>
                <w:numId w:val="74"/>
              </w:numPr>
            </w:pPr>
            <w:r>
              <w:t xml:space="preserve">Validate that VNFM gets the notification when the threshold is reached </w:t>
            </w:r>
          </w:p>
          <w:p w:rsidR="00C239CB" w:rsidRDefault="00C239CB" w:rsidP="00A57497">
            <w:pPr>
              <w:pStyle w:val="TestCaseInfo"/>
              <w:numPr>
                <w:ilvl w:val="0"/>
                <w:numId w:val="74"/>
              </w:numPr>
            </w:pPr>
            <w:r>
              <w:t>Stop traffic</w:t>
            </w:r>
          </w:p>
          <w:p w:rsidR="00891F43" w:rsidRDefault="00891F43" w:rsidP="00A57497">
            <w:pPr>
              <w:pStyle w:val="TestCaseInfo"/>
              <w:numPr>
                <w:ilvl w:val="0"/>
                <w:numId w:val="74"/>
              </w:numPr>
            </w:pPr>
            <w:r>
              <w:t>Issue command to the VNFM to deregister for vCPU performance threshold notification</w:t>
            </w:r>
          </w:p>
          <w:p w:rsidR="00891F43" w:rsidRDefault="00891F43" w:rsidP="00A57497">
            <w:pPr>
              <w:pStyle w:val="TestCaseInfo"/>
              <w:numPr>
                <w:ilvl w:val="0"/>
                <w:numId w:val="74"/>
              </w:numPr>
            </w:pPr>
            <w:r>
              <w:t>Validate via VNFM and VIM interface that deregistration was successful</w:t>
            </w:r>
          </w:p>
          <w:p w:rsidR="00891F43" w:rsidRDefault="00891F43" w:rsidP="00A57497">
            <w:pPr>
              <w:pStyle w:val="TestCaseInfo"/>
              <w:numPr>
                <w:ilvl w:val="0"/>
                <w:numId w:val="74"/>
              </w:numPr>
            </w:pPr>
            <w:r>
              <w:t>Issue command to the VNFM to deregister for vCPU performance data collection</w:t>
            </w:r>
          </w:p>
          <w:p w:rsidR="00891F43" w:rsidRDefault="00891F43" w:rsidP="00A57497">
            <w:pPr>
              <w:pStyle w:val="TestCaseInfo"/>
              <w:numPr>
                <w:ilvl w:val="0"/>
                <w:numId w:val="74"/>
              </w:numPr>
            </w:pPr>
            <w:r>
              <w:t>Validate via VNFM and VIM interface that deregistration was successful</w:t>
            </w:r>
          </w:p>
          <w:p w:rsidR="00891F43" w:rsidRDefault="00891F43" w:rsidP="00A57497">
            <w:pPr>
              <w:pStyle w:val="TestCaseInfo"/>
              <w:numPr>
                <w:ilvl w:val="0"/>
                <w:numId w:val="74"/>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083D7D" w:rsidP="00891F43">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404" w:name="_Toc454184464"/>
            <w:bookmarkStart w:id="6405" w:name="_Toc477275315"/>
            <w:r>
              <w:t>TC.VNF.PERF.005</w:t>
            </w:r>
            <w:r>
              <w:tab/>
            </w:r>
            <w:r w:rsidR="005A676A" w:rsidRPr="009566CB">
              <w:t>v</w:t>
            </w:r>
            <w:r w:rsidR="005A676A">
              <w:t>Memory</w:t>
            </w:r>
            <w:r w:rsidR="005A676A" w:rsidRPr="009566CB">
              <w:t xml:space="preserve"> resource performance threshold notification subscription and notification</w:t>
            </w:r>
            <w:bookmarkEnd w:id="6404"/>
            <w:bookmarkEnd w:id="6405"/>
          </w:p>
        </w:tc>
      </w:tr>
      <w:tr w:rsidR="006308C2"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vMemory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vMemory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vMemory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7"/>
              </w:numPr>
            </w:pPr>
            <w:r>
              <w:t>Resource selector is vMemory</w:t>
            </w:r>
          </w:p>
          <w:p w:rsidR="006308C2" w:rsidRDefault="006308C2" w:rsidP="00D45270">
            <w:pPr>
              <w:pStyle w:val="TestCaseInfo"/>
              <w:numPr>
                <w:ilvl w:val="0"/>
                <w:numId w:val="117"/>
              </w:numPr>
            </w:pPr>
            <w:r>
              <w:t>performance metric type</w:t>
            </w:r>
          </w:p>
          <w:p w:rsidR="006308C2" w:rsidRDefault="006308C2" w:rsidP="00D45270">
            <w:pPr>
              <w:pStyle w:val="TestCaseInfo"/>
              <w:numPr>
                <w:ilvl w:val="0"/>
                <w:numId w:val="117"/>
              </w:numPr>
            </w:pPr>
            <w:r>
              <w:t xml:space="preserve">collection period </w:t>
            </w:r>
          </w:p>
          <w:p w:rsidR="006308C2" w:rsidRDefault="006308C2" w:rsidP="00D45270">
            <w:pPr>
              <w:pStyle w:val="TestCaseInfo"/>
              <w:numPr>
                <w:ilvl w:val="0"/>
                <w:numId w:val="117"/>
              </w:numPr>
            </w:pPr>
            <w:r>
              <w:t>reporting period</w:t>
            </w:r>
          </w:p>
          <w:p w:rsidR="006308C2" w:rsidRDefault="006308C2" w:rsidP="00D45270">
            <w:pPr>
              <w:pStyle w:val="TestCaseInfo"/>
              <w:numPr>
                <w:ilvl w:val="0"/>
                <w:numId w:val="117"/>
              </w:numPr>
            </w:pPr>
            <w:r>
              <w:t>reporting boundary to define the duration</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6"/>
              </w:numPr>
            </w:pPr>
            <w:r>
              <w:t>vCPU instance with threshold level of 1%</w:t>
            </w:r>
          </w:p>
          <w:p w:rsidR="006308C2" w:rsidRDefault="006308C2" w:rsidP="00D45270">
            <w:pPr>
              <w:pStyle w:val="TestCaseInfo"/>
              <w:numPr>
                <w:ilvl w:val="0"/>
                <w:numId w:val="116"/>
              </w:numPr>
            </w:pPr>
            <w:r>
              <w:lastRenderedPageBreak/>
              <w:t>vNetwork bandwidth with threshold level of 1%</w:t>
            </w:r>
          </w:p>
          <w:p w:rsidR="006308C2" w:rsidRDefault="006308C2" w:rsidP="00D45270">
            <w:pPr>
              <w:pStyle w:val="TestCaseInfo"/>
              <w:numPr>
                <w:ilvl w:val="0"/>
                <w:numId w:val="116"/>
              </w:numPr>
            </w:pPr>
            <w:r>
              <w:t>vMemory usage with threshold level of 80%</w:t>
            </w:r>
          </w:p>
          <w:p w:rsidR="006308C2" w:rsidRDefault="006308C2" w:rsidP="00D45270">
            <w:pPr>
              <w:pStyle w:val="TestCaseInfo"/>
              <w:numPr>
                <w:ilvl w:val="0"/>
                <w:numId w:val="116"/>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A57497">
            <w:pPr>
              <w:pStyle w:val="TestCaseInfo"/>
              <w:numPr>
                <w:ilvl w:val="0"/>
                <w:numId w:val="75"/>
              </w:numPr>
            </w:pPr>
            <w:r>
              <w:t>Instantiate VNF</w:t>
            </w:r>
          </w:p>
          <w:p w:rsidR="00A57497" w:rsidRDefault="00A57497" w:rsidP="00A57497">
            <w:pPr>
              <w:pStyle w:val="TestCaseInfo"/>
              <w:numPr>
                <w:ilvl w:val="0"/>
                <w:numId w:val="75"/>
              </w:numPr>
              <w:rPr>
                <w:ins w:id="6406" w:author="Seggelke, Klaus" w:date="2017-03-14T17:06:00Z"/>
              </w:rPr>
            </w:pPr>
            <w:ins w:id="6407" w:author="Seggelke, Klaus" w:date="2017-03-14T17:06:00Z">
              <w:r w:rsidRPr="00074BEF">
                <w:t>Validate VNF instantiation state is INSTANTIATED and VNF state is STARTED (--&gt; time stamp when correct state reached)</w:t>
              </w:r>
            </w:ins>
          </w:p>
          <w:p w:rsidR="006308C2" w:rsidDel="00A57497" w:rsidRDefault="006308C2" w:rsidP="00A57497">
            <w:pPr>
              <w:pStyle w:val="TestCaseInfo"/>
              <w:numPr>
                <w:ilvl w:val="0"/>
                <w:numId w:val="75"/>
              </w:numPr>
              <w:rPr>
                <w:del w:id="6408" w:author="Seggelke, Klaus" w:date="2017-03-14T17:06:00Z"/>
              </w:rPr>
            </w:pPr>
            <w:del w:id="6409" w:author="Seggelke, Klaus" w:date="2017-03-14T17:06:00Z">
              <w:r w:rsidDel="00A57497">
                <w:delText>Validate VNF state is Inactive</w:delText>
              </w:r>
            </w:del>
          </w:p>
          <w:p w:rsidR="006308C2" w:rsidDel="00A57497" w:rsidRDefault="006308C2" w:rsidP="00A57497">
            <w:pPr>
              <w:pStyle w:val="TestCaseInfo"/>
              <w:numPr>
                <w:ilvl w:val="0"/>
                <w:numId w:val="75"/>
              </w:numPr>
              <w:rPr>
                <w:del w:id="6410" w:author="Seggelke, Klaus" w:date="2017-03-14T17:06:00Z"/>
              </w:rPr>
            </w:pPr>
            <w:del w:id="6411" w:author="Seggelke, Klaus" w:date="2017-03-14T17:06:00Z">
              <w:r w:rsidDel="00A57497">
                <w:delText>Start VNF</w:delText>
              </w:r>
            </w:del>
          </w:p>
          <w:p w:rsidR="006308C2" w:rsidDel="00A57497" w:rsidRDefault="006308C2" w:rsidP="00A57497">
            <w:pPr>
              <w:pStyle w:val="TestCaseInfo"/>
              <w:numPr>
                <w:ilvl w:val="0"/>
                <w:numId w:val="75"/>
              </w:numPr>
              <w:rPr>
                <w:del w:id="6412" w:author="Seggelke, Klaus" w:date="2017-03-14T17:06:00Z"/>
              </w:rPr>
            </w:pPr>
            <w:del w:id="6413" w:author="Seggelke, Klaus" w:date="2017-03-14T17:06:00Z">
              <w:r w:rsidDel="00A57497">
                <w:delText>Validate VNF state is Active</w:delText>
              </w:r>
            </w:del>
          </w:p>
          <w:p w:rsidR="006308C2" w:rsidRDefault="006308C2" w:rsidP="00A57497">
            <w:pPr>
              <w:pStyle w:val="TestCaseInfo"/>
              <w:numPr>
                <w:ilvl w:val="0"/>
                <w:numId w:val="75"/>
              </w:numPr>
            </w:pPr>
            <w:r>
              <w:t>Generate traffic</w:t>
            </w:r>
          </w:p>
          <w:p w:rsidR="006308C2" w:rsidRDefault="006308C2" w:rsidP="00A57497">
            <w:pPr>
              <w:pStyle w:val="TestCaseInfo"/>
              <w:numPr>
                <w:ilvl w:val="0"/>
                <w:numId w:val="75"/>
              </w:numPr>
            </w:pPr>
            <w:r>
              <w:t>Validate traffic flows through</w:t>
            </w:r>
          </w:p>
          <w:p w:rsidR="006308C2" w:rsidRDefault="006308C2" w:rsidP="00A57497">
            <w:pPr>
              <w:pStyle w:val="TestCaseInfo"/>
              <w:numPr>
                <w:ilvl w:val="0"/>
                <w:numId w:val="75"/>
              </w:numPr>
            </w:pPr>
            <w:r>
              <w:t>Issue command to the VNFM to register for vMemory performance data collection</w:t>
            </w:r>
          </w:p>
          <w:p w:rsidR="006308C2" w:rsidRDefault="006308C2" w:rsidP="00A57497">
            <w:pPr>
              <w:pStyle w:val="TestCaseInfo"/>
              <w:numPr>
                <w:ilvl w:val="0"/>
                <w:numId w:val="75"/>
              </w:numPr>
            </w:pPr>
            <w:r>
              <w:t>Validate via VNFM and VIM interface that registration was successful</w:t>
            </w:r>
          </w:p>
          <w:p w:rsidR="006308C2" w:rsidRDefault="006308C2" w:rsidP="00A57497">
            <w:pPr>
              <w:pStyle w:val="TestCaseInfo"/>
              <w:numPr>
                <w:ilvl w:val="0"/>
                <w:numId w:val="75"/>
              </w:numPr>
            </w:pPr>
            <w:r>
              <w:t>Issue command to the VNFM to register for vMemory performance threshold notification</w:t>
            </w:r>
          </w:p>
          <w:p w:rsidR="006308C2" w:rsidRDefault="006308C2" w:rsidP="00A57497">
            <w:pPr>
              <w:pStyle w:val="TestCaseInfo"/>
              <w:numPr>
                <w:ilvl w:val="0"/>
                <w:numId w:val="75"/>
              </w:numPr>
            </w:pPr>
            <w:r>
              <w:t>Validate via VNFM and VIM interface that registration was successful</w:t>
            </w:r>
          </w:p>
          <w:p w:rsidR="006308C2" w:rsidRDefault="006308C2" w:rsidP="00A57497">
            <w:pPr>
              <w:pStyle w:val="TestCaseInfo"/>
              <w:numPr>
                <w:ilvl w:val="0"/>
                <w:numId w:val="75"/>
              </w:numPr>
            </w:pPr>
            <w:r>
              <w:t>Increase the load to cause the event</w:t>
            </w:r>
          </w:p>
          <w:p w:rsidR="006308C2" w:rsidRDefault="006308C2" w:rsidP="00A57497">
            <w:pPr>
              <w:pStyle w:val="TestCaseInfo"/>
              <w:numPr>
                <w:ilvl w:val="0"/>
                <w:numId w:val="75"/>
              </w:numPr>
            </w:pPr>
            <w:r>
              <w:t xml:space="preserve">Validate that VNFM gets the notification when the threshold is reached </w:t>
            </w:r>
          </w:p>
          <w:p w:rsidR="006308C2" w:rsidRDefault="006308C2" w:rsidP="00A57497">
            <w:pPr>
              <w:pStyle w:val="TestCaseInfo"/>
              <w:numPr>
                <w:ilvl w:val="0"/>
                <w:numId w:val="75"/>
              </w:numPr>
            </w:pPr>
            <w:r>
              <w:t>Issue command to the VNFM to deregister for vMemory performance threshold notification</w:t>
            </w:r>
          </w:p>
          <w:p w:rsidR="006308C2" w:rsidRDefault="006308C2" w:rsidP="00A57497">
            <w:pPr>
              <w:pStyle w:val="TestCaseInfo"/>
              <w:numPr>
                <w:ilvl w:val="0"/>
                <w:numId w:val="75"/>
              </w:numPr>
            </w:pPr>
            <w:r>
              <w:t>Validate via VNFM and VIM interface that deregistration was successful</w:t>
            </w:r>
          </w:p>
          <w:p w:rsidR="006308C2" w:rsidRDefault="006308C2" w:rsidP="00A57497">
            <w:pPr>
              <w:pStyle w:val="TestCaseInfo"/>
              <w:numPr>
                <w:ilvl w:val="0"/>
                <w:numId w:val="75"/>
              </w:numPr>
            </w:pPr>
            <w:r>
              <w:t>Issue command to the VNFM to deregister for vMemory performance data collection</w:t>
            </w:r>
          </w:p>
          <w:p w:rsidR="006308C2" w:rsidRDefault="006308C2" w:rsidP="00A57497">
            <w:pPr>
              <w:pStyle w:val="TestCaseInfo"/>
              <w:numPr>
                <w:ilvl w:val="0"/>
                <w:numId w:val="75"/>
              </w:numPr>
            </w:pPr>
            <w:r>
              <w:t>Validate via VNFM and VIM interface that deregistration was successful</w:t>
            </w:r>
          </w:p>
          <w:p w:rsidR="006308C2" w:rsidRDefault="006308C2" w:rsidP="00A57497">
            <w:pPr>
              <w:pStyle w:val="TestCaseInfo"/>
              <w:numPr>
                <w:ilvl w:val="0"/>
                <w:numId w:val="75"/>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414" w:name="_Toc454184465"/>
            <w:bookmarkStart w:id="6415" w:name="_Toc477275316"/>
            <w:r>
              <w:t>TC.VNF.PERF.006</w:t>
            </w:r>
            <w:r>
              <w:tab/>
            </w:r>
            <w:r w:rsidR="005A676A" w:rsidRPr="009566CB">
              <w:t>v</w:t>
            </w:r>
            <w:r w:rsidR="005A676A">
              <w:t>Storage</w:t>
            </w:r>
            <w:r w:rsidR="005A676A" w:rsidRPr="009566CB">
              <w:t xml:space="preserve"> resource performance threshold notification subscription and notification</w:t>
            </w:r>
            <w:bookmarkEnd w:id="6414"/>
            <w:bookmarkEnd w:id="6415"/>
          </w:p>
        </w:tc>
      </w:tr>
      <w:tr w:rsidR="006308C2" w:rsidTr="006308C2">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vStorage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vStorage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vStorage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8"/>
              </w:numPr>
            </w:pPr>
            <w:r>
              <w:t>Resource selector is vStorage</w:t>
            </w:r>
          </w:p>
          <w:p w:rsidR="006308C2" w:rsidRDefault="006308C2" w:rsidP="00D45270">
            <w:pPr>
              <w:pStyle w:val="TestCaseInfo"/>
              <w:numPr>
                <w:ilvl w:val="0"/>
                <w:numId w:val="118"/>
              </w:numPr>
            </w:pPr>
            <w:r>
              <w:t>performance metric type</w:t>
            </w:r>
          </w:p>
          <w:p w:rsidR="006308C2" w:rsidRDefault="006308C2" w:rsidP="00D45270">
            <w:pPr>
              <w:pStyle w:val="TestCaseInfo"/>
              <w:numPr>
                <w:ilvl w:val="0"/>
                <w:numId w:val="118"/>
              </w:numPr>
            </w:pPr>
            <w:r>
              <w:t xml:space="preserve">collection period </w:t>
            </w:r>
          </w:p>
          <w:p w:rsidR="006308C2" w:rsidRDefault="006308C2" w:rsidP="006308C2">
            <w:pPr>
              <w:pStyle w:val="TestCaseInfo"/>
            </w:pPr>
            <w:r>
              <w:t>The VIM should report the PM job with the same parameters.</w:t>
            </w:r>
          </w:p>
          <w:p w:rsidR="006308C2" w:rsidRDefault="006308C2" w:rsidP="006308C2">
            <w:pPr>
              <w:pStyle w:val="TestCaseInfo"/>
            </w:pPr>
            <w:r>
              <w:lastRenderedPageBreak/>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9"/>
              </w:numPr>
            </w:pPr>
            <w:r>
              <w:t>vCPU instance with threshold level of 1%</w:t>
            </w:r>
          </w:p>
          <w:p w:rsidR="006308C2" w:rsidRDefault="006308C2" w:rsidP="00D45270">
            <w:pPr>
              <w:pStyle w:val="TestCaseInfo"/>
              <w:numPr>
                <w:ilvl w:val="0"/>
                <w:numId w:val="119"/>
              </w:numPr>
            </w:pPr>
            <w:r>
              <w:t>vNetwork bandwidth with threshold level of 1%</w:t>
            </w:r>
          </w:p>
          <w:p w:rsidR="006308C2" w:rsidRDefault="006308C2" w:rsidP="00D45270">
            <w:pPr>
              <w:pStyle w:val="TestCaseInfo"/>
              <w:numPr>
                <w:ilvl w:val="0"/>
                <w:numId w:val="119"/>
              </w:numPr>
            </w:pPr>
            <w:r>
              <w:t>vMemory usage with threshold level of 80%</w:t>
            </w:r>
          </w:p>
          <w:p w:rsidR="006308C2" w:rsidRPr="00D67489" w:rsidRDefault="006308C2" w:rsidP="00D45270">
            <w:pPr>
              <w:pStyle w:val="TestCaseInfo"/>
              <w:numPr>
                <w:ilvl w:val="0"/>
                <w:numId w:val="119"/>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6449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A57497">
            <w:pPr>
              <w:pStyle w:val="TestCaseInfo"/>
              <w:numPr>
                <w:ilvl w:val="0"/>
                <w:numId w:val="76"/>
              </w:numPr>
            </w:pPr>
            <w:r>
              <w:t>Instantiate VNF</w:t>
            </w:r>
          </w:p>
          <w:p w:rsidR="00A57497" w:rsidRDefault="00A57497" w:rsidP="00A57497">
            <w:pPr>
              <w:pStyle w:val="TestCaseInfo"/>
              <w:numPr>
                <w:ilvl w:val="0"/>
                <w:numId w:val="76"/>
              </w:numPr>
              <w:rPr>
                <w:ins w:id="6416" w:author="Seggelke, Klaus" w:date="2017-03-14T17:07:00Z"/>
              </w:rPr>
            </w:pPr>
            <w:ins w:id="6417" w:author="Seggelke, Klaus" w:date="2017-03-14T17:07:00Z">
              <w:r w:rsidRPr="00074BEF">
                <w:t>Validate VNF instantiation state is INSTANTIATED and VNF state is STARTED (--&gt; time stamp when correct state reached)</w:t>
              </w:r>
            </w:ins>
          </w:p>
          <w:p w:rsidR="006308C2" w:rsidDel="00A57497" w:rsidRDefault="006308C2" w:rsidP="00A57497">
            <w:pPr>
              <w:pStyle w:val="TestCaseInfo"/>
              <w:numPr>
                <w:ilvl w:val="0"/>
                <w:numId w:val="76"/>
              </w:numPr>
              <w:rPr>
                <w:del w:id="6418" w:author="Seggelke, Klaus" w:date="2017-03-14T17:07:00Z"/>
              </w:rPr>
            </w:pPr>
            <w:del w:id="6419" w:author="Seggelke, Klaus" w:date="2017-03-14T17:07:00Z">
              <w:r w:rsidDel="00A57497">
                <w:delText>Validate VNF state is Inactive</w:delText>
              </w:r>
            </w:del>
          </w:p>
          <w:p w:rsidR="006308C2" w:rsidDel="00A57497" w:rsidRDefault="006308C2" w:rsidP="00A57497">
            <w:pPr>
              <w:pStyle w:val="TestCaseInfo"/>
              <w:numPr>
                <w:ilvl w:val="0"/>
                <w:numId w:val="76"/>
              </w:numPr>
              <w:rPr>
                <w:del w:id="6420" w:author="Seggelke, Klaus" w:date="2017-03-14T17:07:00Z"/>
              </w:rPr>
            </w:pPr>
            <w:del w:id="6421" w:author="Seggelke, Klaus" w:date="2017-03-14T17:07:00Z">
              <w:r w:rsidDel="00A57497">
                <w:delText>Start VNF</w:delText>
              </w:r>
            </w:del>
          </w:p>
          <w:p w:rsidR="006308C2" w:rsidDel="00A57497" w:rsidRDefault="006308C2" w:rsidP="00A57497">
            <w:pPr>
              <w:pStyle w:val="TestCaseInfo"/>
              <w:numPr>
                <w:ilvl w:val="0"/>
                <w:numId w:val="76"/>
              </w:numPr>
              <w:rPr>
                <w:del w:id="6422" w:author="Seggelke, Klaus" w:date="2017-03-14T17:07:00Z"/>
              </w:rPr>
            </w:pPr>
            <w:del w:id="6423" w:author="Seggelke, Klaus" w:date="2017-03-14T17:07:00Z">
              <w:r w:rsidDel="00A57497">
                <w:delText>Validate VNF state is Active</w:delText>
              </w:r>
            </w:del>
          </w:p>
          <w:p w:rsidR="006308C2" w:rsidRDefault="006308C2" w:rsidP="00A57497">
            <w:pPr>
              <w:pStyle w:val="TestCaseInfo"/>
              <w:numPr>
                <w:ilvl w:val="0"/>
                <w:numId w:val="76"/>
              </w:numPr>
            </w:pPr>
            <w:r>
              <w:t>Generate traffic</w:t>
            </w:r>
          </w:p>
          <w:p w:rsidR="006308C2" w:rsidRDefault="006308C2" w:rsidP="00A57497">
            <w:pPr>
              <w:pStyle w:val="TestCaseInfo"/>
              <w:numPr>
                <w:ilvl w:val="0"/>
                <w:numId w:val="76"/>
              </w:numPr>
            </w:pPr>
            <w:r>
              <w:t>Validate traffic flows through</w:t>
            </w:r>
          </w:p>
          <w:p w:rsidR="006308C2" w:rsidRDefault="006308C2" w:rsidP="00A57497">
            <w:pPr>
              <w:pStyle w:val="TestCaseInfo"/>
              <w:numPr>
                <w:ilvl w:val="0"/>
                <w:numId w:val="76"/>
              </w:numPr>
            </w:pPr>
            <w:r>
              <w:t>Issue command to the VNFM to register for vStorage performance data collection</w:t>
            </w:r>
          </w:p>
          <w:p w:rsidR="006308C2" w:rsidRDefault="006308C2" w:rsidP="00A57497">
            <w:pPr>
              <w:pStyle w:val="TestCaseInfo"/>
              <w:numPr>
                <w:ilvl w:val="0"/>
                <w:numId w:val="76"/>
              </w:numPr>
            </w:pPr>
            <w:r>
              <w:t>Validate via VNFM and VIM interface that registration was successful</w:t>
            </w:r>
          </w:p>
          <w:p w:rsidR="006308C2" w:rsidRDefault="006308C2" w:rsidP="00A57497">
            <w:pPr>
              <w:pStyle w:val="TestCaseInfo"/>
              <w:numPr>
                <w:ilvl w:val="0"/>
                <w:numId w:val="76"/>
              </w:numPr>
            </w:pPr>
            <w:r>
              <w:t>Issue command to the VNFM to register for vStorage performance threshold notification</w:t>
            </w:r>
          </w:p>
          <w:p w:rsidR="006308C2" w:rsidRDefault="006308C2" w:rsidP="00A57497">
            <w:pPr>
              <w:pStyle w:val="TestCaseInfo"/>
              <w:numPr>
                <w:ilvl w:val="0"/>
                <w:numId w:val="76"/>
              </w:numPr>
            </w:pPr>
            <w:r>
              <w:t>Validate via VNFM and VIM interface that registration was successful</w:t>
            </w:r>
          </w:p>
          <w:p w:rsidR="006308C2" w:rsidRDefault="006308C2" w:rsidP="00A57497">
            <w:pPr>
              <w:pStyle w:val="TestCaseInfo"/>
              <w:numPr>
                <w:ilvl w:val="0"/>
                <w:numId w:val="76"/>
              </w:numPr>
            </w:pPr>
            <w:r>
              <w:t>Increase the load to cause the event</w:t>
            </w:r>
          </w:p>
          <w:p w:rsidR="006308C2" w:rsidRDefault="006308C2" w:rsidP="00A57497">
            <w:pPr>
              <w:pStyle w:val="TestCaseInfo"/>
              <w:numPr>
                <w:ilvl w:val="0"/>
                <w:numId w:val="76"/>
              </w:numPr>
            </w:pPr>
            <w:r>
              <w:t>Validate that VNFM gets the notification when the threshold is reached</w:t>
            </w:r>
          </w:p>
          <w:p w:rsidR="006308C2" w:rsidRDefault="006308C2" w:rsidP="00A57497">
            <w:pPr>
              <w:pStyle w:val="TestCaseInfo"/>
              <w:numPr>
                <w:ilvl w:val="0"/>
                <w:numId w:val="76"/>
              </w:numPr>
            </w:pPr>
            <w:r>
              <w:t>Issue command to the VNFM to deregister for vStorage performance threshold notification</w:t>
            </w:r>
          </w:p>
          <w:p w:rsidR="006308C2" w:rsidRDefault="006308C2" w:rsidP="00A57497">
            <w:pPr>
              <w:pStyle w:val="TestCaseInfo"/>
              <w:numPr>
                <w:ilvl w:val="0"/>
                <w:numId w:val="76"/>
              </w:numPr>
            </w:pPr>
            <w:r>
              <w:t>Validate via VNFM and VIM interface that deregistration was successful</w:t>
            </w:r>
          </w:p>
          <w:p w:rsidR="006308C2" w:rsidRDefault="006308C2" w:rsidP="00A57497">
            <w:pPr>
              <w:pStyle w:val="TestCaseInfo"/>
              <w:numPr>
                <w:ilvl w:val="0"/>
                <w:numId w:val="76"/>
              </w:numPr>
            </w:pPr>
            <w:r>
              <w:t>Issue command to the VNFM to deregister for vStorage performance data collection</w:t>
            </w:r>
          </w:p>
          <w:p w:rsidR="006308C2" w:rsidRDefault="006308C2" w:rsidP="00A57497">
            <w:pPr>
              <w:pStyle w:val="TestCaseInfo"/>
              <w:numPr>
                <w:ilvl w:val="0"/>
                <w:numId w:val="76"/>
              </w:numPr>
            </w:pPr>
            <w:r>
              <w:t>Validate via VNFM and VIM interface that deregistration was successful</w:t>
            </w:r>
          </w:p>
          <w:p w:rsidR="006308C2" w:rsidRDefault="006308C2" w:rsidP="00A57497">
            <w:pPr>
              <w:pStyle w:val="TestCaseInfo"/>
              <w:numPr>
                <w:ilvl w:val="0"/>
                <w:numId w:val="76"/>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p w:rsidR="005A676A" w:rsidRDefault="005A676A" w:rsidP="005A676A">
      <w:pPr>
        <w:rPr>
          <w:lang w:eastAsia="zh-CN"/>
        </w:rPr>
      </w:pPr>
    </w:p>
    <w:p w:rsidR="005A676A" w:rsidRDefault="005A676A" w:rsidP="00AF2A29">
      <w:pPr>
        <w:pStyle w:val="Heading1"/>
      </w:pPr>
      <w:bookmarkStart w:id="6424" w:name="_Toc454184372"/>
      <w:bookmarkStart w:id="6425" w:name="_Toc477275604"/>
      <w:r>
        <w:t>Complex Use-cases</w:t>
      </w:r>
      <w:bookmarkEnd w:id="6424"/>
      <w:bookmarkEnd w:id="6425"/>
    </w:p>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A7E07" w:rsidTr="004A7E07">
        <w:tc>
          <w:tcPr>
            <w:tcW w:w="9330" w:type="dxa"/>
            <w:gridSpan w:val="2"/>
            <w:tcBorders>
              <w:top w:val="single" w:sz="2" w:space="0" w:color="auto"/>
              <w:left w:val="single" w:sz="2" w:space="0" w:color="auto"/>
              <w:bottom w:val="single" w:sz="2" w:space="0" w:color="auto"/>
              <w:right w:val="single" w:sz="2" w:space="0" w:color="auto"/>
            </w:tcBorders>
            <w:hideMark/>
          </w:tcPr>
          <w:p w:rsidR="004A7E07" w:rsidRDefault="00F44670" w:rsidP="004A7E07">
            <w:pPr>
              <w:pStyle w:val="TestCase"/>
            </w:pPr>
            <w:bookmarkStart w:id="6426" w:name="_Toc477275317"/>
            <w:r>
              <w:t>TC.VNF.COMP</w:t>
            </w:r>
            <w:r w:rsidR="001E6CEC">
              <w:t>LEX</w:t>
            </w:r>
            <w:r>
              <w:t>.001</w:t>
            </w:r>
            <w:r>
              <w:tab/>
            </w:r>
            <w:r w:rsidR="004A7E07">
              <w:t>VNF Start and Scaling with max traffic load</w:t>
            </w:r>
            <w:bookmarkEnd w:id="6426"/>
            <w:r w:rsidR="004A7E07">
              <w:t xml:space="preserve"> </w:t>
            </w:r>
          </w:p>
        </w:tc>
      </w:tr>
      <w:tr w:rsidR="004A7E07" w:rsidTr="004A7E07">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4A7E07" w:rsidRPr="00D67489" w:rsidRDefault="004A7E07" w:rsidP="00047EC9">
            <w:pPr>
              <w:pStyle w:val="TestCaseInfo"/>
              <w:rPr>
                <w:lang w:eastAsia="zh-CN"/>
              </w:rPr>
            </w:pPr>
            <w:r>
              <w:rPr>
                <w:lang w:eastAsia="zh-CN"/>
              </w:rPr>
              <w:t>Verify VNF can be activated under max traffic load, processes packets after the activation and measure the activation</w:t>
            </w:r>
            <w:r w:rsidR="00315147">
              <w:rPr>
                <w:lang w:eastAsia="zh-CN"/>
              </w:rPr>
              <w:t>/</w:t>
            </w:r>
            <w:r w:rsidR="00047EC9">
              <w:rPr>
                <w:lang w:eastAsia="zh-CN"/>
              </w:rPr>
              <w:t xml:space="preserve">fully serviceability </w:t>
            </w:r>
            <w:r>
              <w:rPr>
                <w:lang w:eastAsia="zh-CN"/>
              </w:rPr>
              <w:t>time</w:t>
            </w:r>
            <w:r w:rsidR="00047EC9">
              <w:rPr>
                <w:lang w:eastAsia="zh-CN"/>
              </w:rPr>
              <w:t xml:space="preserve"> when the scaling is completed and no packets get dropped</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4A7E07" w:rsidRDefault="004A7E07" w:rsidP="004A7E07">
            <w:pPr>
              <w:pStyle w:val="TestCaseInfo"/>
              <w:rPr>
                <w:lang w:eastAsia="zh-CN"/>
              </w:rPr>
            </w:pPr>
            <w:r>
              <w:rPr>
                <w:lang w:eastAsia="zh-CN"/>
              </w:rPr>
              <w:t>After the VNF is instantiated, the VNF state is “Inactive. To allow processing of its functionality, it must be activated. Via the VNFM the command “Start” is been issued to bring the VNF into an active state and validate the functionality by emitting packets and measuring its correctness. The max traffic gets emitted before the emission to allow the measure of the activation time and also the quality (dropped packets after receiving the first packet)</w:t>
            </w:r>
            <w:r w:rsidR="00047EC9">
              <w:rPr>
                <w:lang w:eastAsia="zh-CN"/>
              </w:rPr>
              <w:t xml:space="preserve"> and how fast the VM can scale up to process max traffic without drops</w:t>
            </w:r>
            <w:r>
              <w:rPr>
                <w:lang w:eastAsia="zh-CN"/>
              </w:rPr>
              <w:t>.</w:t>
            </w:r>
          </w:p>
        </w:tc>
      </w:tr>
      <w:tr w:rsidR="004A7E07" w:rsidTr="004A7E0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4A7E0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C6061A">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r>
              <w:t>Measure the time it takes for the activation and forwards the max traffic. We may need to go through multiple iterations to get an average time.</w:t>
            </w:r>
          </w:p>
          <w:p w:rsidR="004A7E07" w:rsidRDefault="004A7E07" w:rsidP="004A7E07">
            <w:pPr>
              <w:pStyle w:val="TestCaseInfo"/>
            </w:pPr>
            <w:r>
              <w:t>Sequence:</w:t>
            </w:r>
          </w:p>
          <w:p w:rsidR="00A57497" w:rsidRPr="00DE4B4A" w:rsidRDefault="00A57497" w:rsidP="00A57497">
            <w:pPr>
              <w:pStyle w:val="ListParagraph"/>
              <w:numPr>
                <w:ilvl w:val="0"/>
                <w:numId w:val="185"/>
              </w:numPr>
              <w:rPr>
                <w:ins w:id="6427" w:author="Seggelke, Klaus" w:date="2017-03-14T17:08:00Z"/>
                <w:color w:val="45525A" w:themeColor="text1"/>
              </w:rPr>
            </w:pPr>
            <w:ins w:id="6428" w:author="Seggelke, Klaus" w:date="2017-03-14T17:08:00Z">
              <w:r w:rsidRPr="00DE4B4A">
                <w:rPr>
                  <w:color w:val="45525A" w:themeColor="text1"/>
                </w:rPr>
                <w:t>Start the max traffic load</w:t>
              </w:r>
            </w:ins>
          </w:p>
          <w:p w:rsidR="00C15F05" w:rsidRPr="00A57497" w:rsidRDefault="00C15F05" w:rsidP="00A57497">
            <w:pPr>
              <w:pStyle w:val="ListParagraph"/>
              <w:numPr>
                <w:ilvl w:val="0"/>
                <w:numId w:val="185"/>
              </w:numPr>
              <w:rPr>
                <w:color w:val="45525A" w:themeColor="text1"/>
                <w:rPrChange w:id="6429" w:author="Seggelke, Klaus" w:date="2017-03-14T17:07:00Z">
                  <w:rPr>
                    <w:color w:val="1F497D"/>
                    <w:sz w:val="20"/>
                    <w:szCs w:val="20"/>
                  </w:rPr>
                </w:rPrChange>
              </w:rPr>
            </w:pPr>
            <w:r w:rsidRPr="00A57497">
              <w:rPr>
                <w:color w:val="45525A" w:themeColor="text1"/>
                <w:rPrChange w:id="6430" w:author="Seggelke, Klaus" w:date="2017-03-14T17:07:00Z">
                  <w:rPr>
                    <w:color w:val="1F497D"/>
                    <w:sz w:val="20"/>
                    <w:szCs w:val="20"/>
                  </w:rPr>
                </w:rPrChange>
              </w:rPr>
              <w:t>Instantiate VNF</w:t>
            </w:r>
          </w:p>
          <w:p w:rsidR="00A57497" w:rsidRDefault="00A57497" w:rsidP="00A57497">
            <w:pPr>
              <w:pStyle w:val="TestCaseInfo"/>
              <w:numPr>
                <w:ilvl w:val="0"/>
                <w:numId w:val="185"/>
              </w:numPr>
              <w:rPr>
                <w:ins w:id="6431" w:author="Seggelke, Klaus" w:date="2017-03-14T17:07:00Z"/>
              </w:rPr>
            </w:pPr>
            <w:ins w:id="6432" w:author="Seggelke, Klaus" w:date="2017-03-14T17:07:00Z">
              <w:r w:rsidRPr="00074BEF">
                <w:t>Validate VNF instantiation state is INSTANTIATED and VNF state is STARTED (--&gt; time stamp when correct state reached)</w:t>
              </w:r>
            </w:ins>
          </w:p>
          <w:p w:rsidR="00C15F05" w:rsidRPr="00A57497" w:rsidDel="00A57497" w:rsidRDefault="00C15F05" w:rsidP="00A57497">
            <w:pPr>
              <w:pStyle w:val="ListParagraph"/>
              <w:numPr>
                <w:ilvl w:val="0"/>
                <w:numId w:val="185"/>
              </w:numPr>
              <w:rPr>
                <w:del w:id="6433" w:author="Seggelke, Klaus" w:date="2017-03-14T17:07:00Z"/>
                <w:color w:val="45525A" w:themeColor="text1"/>
                <w:rPrChange w:id="6434" w:author="Seggelke, Klaus" w:date="2017-03-14T17:07:00Z">
                  <w:rPr>
                    <w:del w:id="6435" w:author="Seggelke, Klaus" w:date="2017-03-14T17:07:00Z"/>
                    <w:color w:val="1F497D"/>
                    <w:sz w:val="20"/>
                    <w:szCs w:val="20"/>
                  </w:rPr>
                </w:rPrChange>
              </w:rPr>
            </w:pPr>
            <w:del w:id="6436" w:author="Seggelke, Klaus" w:date="2017-03-14T17:07:00Z">
              <w:r w:rsidRPr="00A57497" w:rsidDel="00A57497">
                <w:rPr>
                  <w:color w:val="45525A" w:themeColor="text1"/>
                  <w:rPrChange w:id="6437" w:author="Seggelke, Klaus" w:date="2017-03-14T17:07:00Z">
                    <w:rPr>
                      <w:color w:val="1F497D"/>
                      <w:sz w:val="20"/>
                      <w:szCs w:val="20"/>
                    </w:rPr>
                  </w:rPrChange>
                </w:rPr>
                <w:delText>Validate VNF is in state Inactive</w:delText>
              </w:r>
            </w:del>
          </w:p>
          <w:p w:rsidR="00C15F05" w:rsidRPr="00A57497" w:rsidDel="00A57497" w:rsidRDefault="00C15F05" w:rsidP="00A57497">
            <w:pPr>
              <w:pStyle w:val="ListParagraph"/>
              <w:numPr>
                <w:ilvl w:val="0"/>
                <w:numId w:val="185"/>
              </w:numPr>
              <w:rPr>
                <w:del w:id="6438" w:author="Seggelke, Klaus" w:date="2017-03-14T17:07:00Z"/>
                <w:color w:val="45525A" w:themeColor="text1"/>
                <w:rPrChange w:id="6439" w:author="Seggelke, Klaus" w:date="2017-03-14T17:07:00Z">
                  <w:rPr>
                    <w:del w:id="6440" w:author="Seggelke, Klaus" w:date="2017-03-14T17:07:00Z"/>
                    <w:color w:val="1F497D"/>
                    <w:sz w:val="20"/>
                    <w:szCs w:val="20"/>
                  </w:rPr>
                </w:rPrChange>
              </w:rPr>
            </w:pPr>
            <w:del w:id="6441" w:author="Seggelke, Klaus" w:date="2017-03-14T17:07:00Z">
              <w:r w:rsidRPr="00A57497" w:rsidDel="00A57497">
                <w:rPr>
                  <w:color w:val="45525A" w:themeColor="text1"/>
                  <w:rPrChange w:id="6442" w:author="Seggelke, Klaus" w:date="2017-03-14T17:07:00Z">
                    <w:rPr>
                      <w:color w:val="1F497D"/>
                      <w:sz w:val="20"/>
                      <w:szCs w:val="20"/>
                    </w:rPr>
                  </w:rPrChange>
                </w:rPr>
                <w:delText>Start the max traffic load</w:delText>
              </w:r>
            </w:del>
          </w:p>
          <w:p w:rsidR="00C15F05" w:rsidRPr="00A57497" w:rsidDel="00A57497" w:rsidRDefault="00C15F05" w:rsidP="00A57497">
            <w:pPr>
              <w:pStyle w:val="ListParagraph"/>
              <w:numPr>
                <w:ilvl w:val="0"/>
                <w:numId w:val="185"/>
              </w:numPr>
              <w:rPr>
                <w:del w:id="6443" w:author="Seggelke, Klaus" w:date="2017-03-14T17:08:00Z"/>
                <w:color w:val="45525A" w:themeColor="text1"/>
                <w:rPrChange w:id="6444" w:author="Seggelke, Klaus" w:date="2017-03-14T17:07:00Z">
                  <w:rPr>
                    <w:del w:id="6445" w:author="Seggelke, Klaus" w:date="2017-03-14T17:08:00Z"/>
                    <w:color w:val="1F497D"/>
                    <w:sz w:val="20"/>
                    <w:szCs w:val="20"/>
                  </w:rPr>
                </w:rPrChange>
              </w:rPr>
            </w:pPr>
            <w:del w:id="6446" w:author="Seggelke, Klaus" w:date="2017-03-14T17:08:00Z">
              <w:r w:rsidRPr="00A57497" w:rsidDel="00A57497">
                <w:rPr>
                  <w:color w:val="45525A" w:themeColor="text1"/>
                  <w:rPrChange w:id="6447" w:author="Seggelke, Klaus" w:date="2017-03-14T17:07:00Z">
                    <w:rPr>
                      <w:color w:val="1F497D"/>
                      <w:sz w:val="20"/>
                      <w:szCs w:val="20"/>
                    </w:rPr>
                  </w:rPrChange>
                </w:rPr>
                <w:delText>Validate no traffic goes through</w:delText>
              </w:r>
            </w:del>
          </w:p>
          <w:p w:rsidR="00C15F05" w:rsidRPr="00A57497" w:rsidDel="00A57497" w:rsidRDefault="00C15F05" w:rsidP="00A57497">
            <w:pPr>
              <w:pStyle w:val="ListParagraph"/>
              <w:numPr>
                <w:ilvl w:val="0"/>
                <w:numId w:val="185"/>
              </w:numPr>
              <w:rPr>
                <w:del w:id="6448" w:author="Seggelke, Klaus" w:date="2017-03-14T17:08:00Z"/>
                <w:color w:val="45525A" w:themeColor="text1"/>
                <w:rPrChange w:id="6449" w:author="Seggelke, Klaus" w:date="2017-03-14T17:07:00Z">
                  <w:rPr>
                    <w:del w:id="6450" w:author="Seggelke, Klaus" w:date="2017-03-14T17:08:00Z"/>
                    <w:color w:val="1F497D"/>
                    <w:sz w:val="20"/>
                    <w:szCs w:val="20"/>
                  </w:rPr>
                </w:rPrChange>
              </w:rPr>
            </w:pPr>
            <w:del w:id="6451" w:author="Seggelke, Klaus" w:date="2017-03-14T17:08:00Z">
              <w:r w:rsidRPr="00A57497" w:rsidDel="00A57497">
                <w:rPr>
                  <w:color w:val="45525A" w:themeColor="text1"/>
                  <w:rPrChange w:id="6452" w:author="Seggelke, Klaus" w:date="2017-03-14T17:07:00Z">
                    <w:rPr>
                      <w:color w:val="1F497D"/>
                      <w:sz w:val="20"/>
                      <w:szCs w:val="20"/>
                    </w:rPr>
                  </w:rPrChange>
                </w:rPr>
                <w:delText>Start the VNF (--&gt; time stamp)</w:delText>
              </w:r>
            </w:del>
          </w:p>
          <w:p w:rsidR="00C15F05" w:rsidRPr="00A57497" w:rsidDel="00A57497" w:rsidRDefault="00C15F05" w:rsidP="00A57497">
            <w:pPr>
              <w:pStyle w:val="ListParagraph"/>
              <w:numPr>
                <w:ilvl w:val="0"/>
                <w:numId w:val="185"/>
              </w:numPr>
              <w:rPr>
                <w:del w:id="6453" w:author="Seggelke, Klaus" w:date="2017-03-14T17:08:00Z"/>
                <w:color w:val="45525A" w:themeColor="text1"/>
                <w:rPrChange w:id="6454" w:author="Seggelke, Klaus" w:date="2017-03-14T17:07:00Z">
                  <w:rPr>
                    <w:del w:id="6455" w:author="Seggelke, Klaus" w:date="2017-03-14T17:08:00Z"/>
                    <w:color w:val="1F497D"/>
                    <w:sz w:val="20"/>
                    <w:szCs w:val="20"/>
                  </w:rPr>
                </w:rPrChange>
              </w:rPr>
            </w:pPr>
            <w:del w:id="6456" w:author="Seggelke, Klaus" w:date="2017-03-14T17:08:00Z">
              <w:r w:rsidRPr="00A57497" w:rsidDel="00A57497">
                <w:rPr>
                  <w:color w:val="45525A" w:themeColor="text1"/>
                  <w:rPrChange w:id="6457" w:author="Seggelke, Klaus" w:date="2017-03-14T17:07:00Z">
                    <w:rPr>
                      <w:color w:val="1F497D"/>
                      <w:sz w:val="20"/>
                      <w:szCs w:val="20"/>
                    </w:rPr>
                  </w:rPrChange>
                </w:rPr>
                <w:delText>Validate the state is "Active" (--&gt; time stamp)</w:delText>
              </w:r>
            </w:del>
          </w:p>
          <w:p w:rsidR="00C15F05" w:rsidRPr="00A57497" w:rsidRDefault="00C15F05" w:rsidP="00A57497">
            <w:pPr>
              <w:pStyle w:val="ListParagraph"/>
              <w:numPr>
                <w:ilvl w:val="0"/>
                <w:numId w:val="185"/>
              </w:numPr>
              <w:rPr>
                <w:color w:val="45525A" w:themeColor="text1"/>
                <w:rPrChange w:id="6458" w:author="Seggelke, Klaus" w:date="2017-03-14T17:07:00Z">
                  <w:rPr>
                    <w:color w:val="1F497D"/>
                    <w:sz w:val="20"/>
                    <w:szCs w:val="20"/>
                  </w:rPr>
                </w:rPrChange>
              </w:rPr>
            </w:pPr>
            <w:r w:rsidRPr="00A57497">
              <w:rPr>
                <w:color w:val="45525A" w:themeColor="text1"/>
                <w:rPrChange w:id="6459" w:author="Seggelke, Klaus" w:date="2017-03-14T17:07:00Z">
                  <w:rPr>
                    <w:color w:val="1F497D"/>
                    <w:sz w:val="20"/>
                    <w:szCs w:val="20"/>
                  </w:rPr>
                </w:rPrChange>
              </w:rPr>
              <w:t>Wait for the VNF to scale up to the maximum (--&gt; time stamp)</w:t>
            </w:r>
          </w:p>
          <w:p w:rsidR="00C15F05" w:rsidRPr="00A57497" w:rsidRDefault="00C15F05" w:rsidP="00A57497">
            <w:pPr>
              <w:pStyle w:val="ListParagraph"/>
              <w:numPr>
                <w:ilvl w:val="0"/>
                <w:numId w:val="185"/>
              </w:numPr>
              <w:rPr>
                <w:color w:val="45525A" w:themeColor="text1"/>
                <w:rPrChange w:id="6460" w:author="Seggelke, Klaus" w:date="2017-03-14T17:07:00Z">
                  <w:rPr>
                    <w:color w:val="1F497D"/>
                    <w:sz w:val="20"/>
                    <w:szCs w:val="20"/>
                  </w:rPr>
                </w:rPrChange>
              </w:rPr>
            </w:pPr>
            <w:r w:rsidRPr="00A57497">
              <w:rPr>
                <w:color w:val="45525A" w:themeColor="text1"/>
                <w:rPrChange w:id="6461" w:author="Seggelke, Klaus" w:date="2017-03-14T17:07:00Z">
                  <w:rPr>
                    <w:color w:val="1F497D"/>
                    <w:sz w:val="20"/>
                    <w:szCs w:val="20"/>
                  </w:rPr>
                </w:rPrChange>
              </w:rPr>
              <w:t>Validate traffic flows with no dropped packets (--&gt; time stamp)</w:t>
            </w:r>
          </w:p>
          <w:p w:rsidR="00C15F05" w:rsidRPr="00A57497" w:rsidRDefault="00C15F05" w:rsidP="00A57497">
            <w:pPr>
              <w:pStyle w:val="ListParagraph"/>
              <w:numPr>
                <w:ilvl w:val="0"/>
                <w:numId w:val="185"/>
              </w:numPr>
              <w:rPr>
                <w:color w:val="45525A" w:themeColor="text1"/>
                <w:rPrChange w:id="6462" w:author="Seggelke, Klaus" w:date="2017-03-14T17:07:00Z">
                  <w:rPr>
                    <w:color w:val="1F497D"/>
                    <w:sz w:val="20"/>
                    <w:szCs w:val="20"/>
                  </w:rPr>
                </w:rPrChange>
              </w:rPr>
            </w:pPr>
            <w:r w:rsidRPr="00A57497">
              <w:rPr>
                <w:color w:val="45525A" w:themeColor="text1"/>
                <w:rPrChange w:id="6463" w:author="Seggelke, Klaus" w:date="2017-03-14T17:07:00Z">
                  <w:rPr>
                    <w:color w:val="1F497D"/>
                    <w:sz w:val="20"/>
                    <w:szCs w:val="20"/>
                  </w:rPr>
                </w:rPrChange>
              </w:rPr>
              <w:t>Validate the allocated vResources are on max level</w:t>
            </w:r>
          </w:p>
          <w:p w:rsidR="00C15F05" w:rsidRPr="00A57497" w:rsidRDefault="00C15F05" w:rsidP="00A57497">
            <w:pPr>
              <w:pStyle w:val="ListParagraph"/>
              <w:numPr>
                <w:ilvl w:val="0"/>
                <w:numId w:val="185"/>
              </w:numPr>
              <w:rPr>
                <w:color w:val="45525A" w:themeColor="text1"/>
                <w:rPrChange w:id="6464" w:author="Seggelke, Klaus" w:date="2017-03-14T17:07:00Z">
                  <w:rPr>
                    <w:color w:val="1F497D"/>
                    <w:sz w:val="20"/>
                    <w:szCs w:val="20"/>
                  </w:rPr>
                </w:rPrChange>
              </w:rPr>
            </w:pPr>
            <w:r w:rsidRPr="00A57497">
              <w:rPr>
                <w:color w:val="45525A" w:themeColor="text1"/>
                <w:rPrChange w:id="6465" w:author="Seggelke, Klaus" w:date="2017-03-14T17:07:00Z">
                  <w:rPr>
                    <w:color w:val="1F497D"/>
                    <w:sz w:val="20"/>
                    <w:szCs w:val="20"/>
                  </w:rPr>
                </w:rPrChange>
              </w:rPr>
              <w:t>Calculate the time for the activation (first time stamp arrival and no dropped packets)</w:t>
            </w:r>
          </w:p>
          <w:p w:rsidR="00C15F05" w:rsidRPr="00A57497" w:rsidRDefault="00C15F05" w:rsidP="00A57497">
            <w:pPr>
              <w:pStyle w:val="ListParagraph"/>
              <w:numPr>
                <w:ilvl w:val="0"/>
                <w:numId w:val="185"/>
              </w:numPr>
              <w:rPr>
                <w:color w:val="45525A" w:themeColor="text1"/>
                <w:rPrChange w:id="6466" w:author="Seggelke, Klaus" w:date="2017-03-14T17:07:00Z">
                  <w:rPr>
                    <w:color w:val="1F497D"/>
                    <w:sz w:val="20"/>
                    <w:szCs w:val="20"/>
                  </w:rPr>
                </w:rPrChange>
              </w:rPr>
            </w:pPr>
            <w:r w:rsidRPr="00A57497">
              <w:rPr>
                <w:color w:val="45525A" w:themeColor="text1"/>
                <w:rPrChange w:id="6467" w:author="Seggelke, Klaus" w:date="2017-03-14T17:07:00Z">
                  <w:rPr>
                    <w:color w:val="1F497D"/>
                    <w:sz w:val="20"/>
                    <w:szCs w:val="20"/>
                  </w:rPr>
                </w:rPrChange>
              </w:rPr>
              <w:t>Stop VNF</w:t>
            </w:r>
          </w:p>
          <w:p w:rsidR="00C15F05" w:rsidRPr="00A57497" w:rsidRDefault="00C15F05" w:rsidP="00A57497">
            <w:pPr>
              <w:pStyle w:val="ListParagraph"/>
              <w:numPr>
                <w:ilvl w:val="0"/>
                <w:numId w:val="185"/>
              </w:numPr>
              <w:rPr>
                <w:color w:val="45525A" w:themeColor="text1"/>
                <w:rPrChange w:id="6468" w:author="Seggelke, Klaus" w:date="2017-03-14T17:07:00Z">
                  <w:rPr>
                    <w:color w:val="1F497D"/>
                    <w:sz w:val="20"/>
                    <w:szCs w:val="20"/>
                  </w:rPr>
                </w:rPrChange>
              </w:rPr>
            </w:pPr>
            <w:r w:rsidRPr="00A57497">
              <w:rPr>
                <w:color w:val="45525A" w:themeColor="text1"/>
                <w:rPrChange w:id="6469" w:author="Seggelke, Klaus" w:date="2017-03-14T17:07:00Z">
                  <w:rPr>
                    <w:color w:val="1F497D"/>
                    <w:sz w:val="20"/>
                    <w:szCs w:val="20"/>
                  </w:rPr>
                </w:rPrChange>
              </w:rPr>
              <w:t>Ensure that no traffic flows once stop is completed</w:t>
            </w:r>
          </w:p>
          <w:p w:rsidR="00040288" w:rsidRPr="00A57497" w:rsidRDefault="00C15F05" w:rsidP="00A57497">
            <w:pPr>
              <w:pStyle w:val="ListParagraph"/>
              <w:numPr>
                <w:ilvl w:val="0"/>
                <w:numId w:val="185"/>
              </w:numPr>
              <w:rPr>
                <w:color w:val="45525A" w:themeColor="text1"/>
                <w:rPrChange w:id="6470" w:author="Seggelke, Klaus" w:date="2017-03-14T17:07:00Z">
                  <w:rPr>
                    <w:color w:val="1F497D"/>
                    <w:sz w:val="20"/>
                    <w:szCs w:val="20"/>
                  </w:rPr>
                </w:rPrChange>
              </w:rPr>
            </w:pPr>
            <w:r w:rsidRPr="00A57497">
              <w:rPr>
                <w:color w:val="45525A" w:themeColor="text1"/>
                <w:rPrChange w:id="6471" w:author="Seggelke, Klaus" w:date="2017-03-14T17:07:00Z">
                  <w:rPr>
                    <w:color w:val="1F497D"/>
                    <w:sz w:val="20"/>
                    <w:szCs w:val="20"/>
                  </w:rPr>
                </w:rPrChange>
              </w:rPr>
              <w:t>Stop Traffic Load</w:t>
            </w:r>
          </w:p>
          <w:p w:rsidR="004A7E07" w:rsidRPr="00C6061A" w:rsidRDefault="00C15F05" w:rsidP="00A57497">
            <w:pPr>
              <w:pStyle w:val="ListParagraph"/>
              <w:numPr>
                <w:ilvl w:val="0"/>
                <w:numId w:val="185"/>
              </w:numPr>
              <w:rPr>
                <w:color w:val="1F497D"/>
                <w:sz w:val="20"/>
                <w:szCs w:val="20"/>
              </w:rPr>
            </w:pPr>
            <w:r w:rsidRPr="00A57497">
              <w:rPr>
                <w:color w:val="45525A" w:themeColor="text1"/>
                <w:rPrChange w:id="6472" w:author="Seggelke, Klaus" w:date="2017-03-14T17:07:00Z">
                  <w:rPr>
                    <w:color w:val="1F497D"/>
                    <w:sz w:val="20"/>
                    <w:szCs w:val="20"/>
                  </w:rPr>
                </w:rPrChange>
              </w:rPr>
              <w:t>Terminate VNF</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r w:rsidR="00143C0C">
              <w:t>These are sub test cases.</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6473" w:author="Dragomir, Mihai-Stefan" w:date="2017-02-21T09:58:00Z"/>
                <w:lang w:eastAsia="zh-CN"/>
              </w:rPr>
            </w:pPr>
            <w:ins w:id="6474" w:author="Dragomir, Mihai-Stefan" w:date="2017-02-21T09:58: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6475" w:author="Dragomir, Mihai-Stefan" w:date="2017-02-21T09:58:00Z"/>
                <w:lang w:eastAsia="zh-CN"/>
              </w:rPr>
            </w:pPr>
            <w:ins w:id="6476" w:author="Dragomir, Mihai-Stefan" w:date="2017-02-21T09:58: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6477" w:author="Dragomir, Mihai-Stefan" w:date="2017-02-21T09:58:00Z"/>
                <w:lang w:eastAsia="zh-CN"/>
              </w:rPr>
            </w:pPr>
            <w:ins w:id="6478" w:author="Dragomir, Mihai-Stefan" w:date="2017-02-21T09:58:00Z">
              <w:r w:rsidRPr="006E70F4">
                <w:rPr>
                  <w:lang w:eastAsia="zh-CN"/>
                </w:rPr>
                <w:t>VIM generated event – On-demand Scaling</w:t>
              </w:r>
            </w:ins>
          </w:p>
          <w:p w:rsidR="006E70F4" w:rsidRDefault="006E70F4" w:rsidP="006E70F4">
            <w:pPr>
              <w:pStyle w:val="TestCaseInfo"/>
              <w:numPr>
                <w:ilvl w:val="0"/>
                <w:numId w:val="101"/>
              </w:numPr>
              <w:rPr>
                <w:ins w:id="6479" w:author="Dragomir, Mihai-Stefan" w:date="2017-02-21T09:58:00Z"/>
                <w:lang w:eastAsia="zh-CN"/>
              </w:rPr>
            </w:pPr>
            <w:ins w:id="6480"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6481" w:author="Dragomir, Mihai-Stefan" w:date="2017-02-21T09:58:00Z"/>
                <w:lang w:eastAsia="zh-CN"/>
              </w:rPr>
            </w:pPr>
            <w:ins w:id="6482" w:author="Dragomir, Mihai-Stefan" w:date="2017-02-21T09:58: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6483" w:author="Dragomir, Mihai-Stefan" w:date="2017-02-21T09:58:00Z"/>
                <w:lang w:eastAsia="zh-CN"/>
              </w:rPr>
            </w:pPr>
            <w:ins w:id="6484" w:author="Dragomir, Mihai-Stefan" w:date="2017-02-21T09:58:00Z">
              <w:r w:rsidRPr="006E70F4">
                <w:rPr>
                  <w:lang w:eastAsia="zh-CN"/>
                </w:rPr>
                <w:lastRenderedPageBreak/>
                <w:t>VNF generated event - Manual Scaling</w:t>
              </w:r>
            </w:ins>
          </w:p>
          <w:p w:rsidR="00CF3569" w:rsidDel="006E70F4" w:rsidRDefault="006E70F4" w:rsidP="006E70F4">
            <w:pPr>
              <w:pStyle w:val="TestCaseInfo"/>
              <w:numPr>
                <w:ilvl w:val="0"/>
                <w:numId w:val="101"/>
              </w:numPr>
              <w:rPr>
                <w:del w:id="6485" w:author="Dragomir, Mihai-Stefan" w:date="2017-02-21T09:58:00Z"/>
                <w:lang w:eastAsia="zh-CN"/>
              </w:rPr>
            </w:pPr>
            <w:ins w:id="6486" w:author="Dragomir, Mihai-Stefan" w:date="2017-02-21T09:58:00Z">
              <w:r w:rsidRPr="006E70F4">
                <w:rPr>
                  <w:lang w:eastAsia="zh-CN"/>
                </w:rPr>
                <w:t>EM generated event – Manual Scaling</w:t>
              </w:r>
            </w:ins>
            <w:del w:id="6487" w:author="Dragomir, Mihai-Stefan" w:date="2017-02-21T09:58:00Z">
              <w:r w:rsidR="00CF3569" w:rsidDel="006E70F4">
                <w:rPr>
                  <w:lang w:eastAsia="zh-CN"/>
                </w:rPr>
                <w:delText>command to the VNFM</w:delText>
              </w:r>
            </w:del>
          </w:p>
          <w:p w:rsidR="00CF3569" w:rsidDel="006E70F4" w:rsidRDefault="00CF3569" w:rsidP="006E70F4">
            <w:pPr>
              <w:pStyle w:val="TestCaseInfo"/>
              <w:numPr>
                <w:ilvl w:val="0"/>
                <w:numId w:val="101"/>
              </w:numPr>
              <w:rPr>
                <w:del w:id="6488" w:author="Dragomir, Mihai-Stefan" w:date="2017-02-21T09:58:00Z"/>
                <w:lang w:eastAsia="zh-CN"/>
              </w:rPr>
            </w:pPr>
            <w:del w:id="6489" w:author="Dragomir, Mihai-Stefan" w:date="2017-02-21T09:58: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6490" w:author="Dragomir, Mihai-Stefan" w:date="2017-02-21T09:58:00Z"/>
                <w:lang w:eastAsia="zh-CN"/>
              </w:rPr>
            </w:pPr>
            <w:del w:id="6491" w:author="Dragomir, Mihai-Stefan" w:date="2017-02-21T09:58:00Z">
              <w:r w:rsidDel="006E70F4">
                <w:rPr>
                  <w:lang w:eastAsia="zh-CN"/>
                </w:rPr>
                <w:delText>triggered by EM</w:delText>
              </w:r>
            </w:del>
          </w:p>
          <w:p w:rsidR="00CF3569" w:rsidRDefault="00CF3569" w:rsidP="006E70F4">
            <w:pPr>
              <w:pStyle w:val="TestCaseInfo"/>
              <w:numPr>
                <w:ilvl w:val="0"/>
                <w:numId w:val="101"/>
              </w:numPr>
              <w:rPr>
                <w:lang w:eastAsia="zh-CN"/>
              </w:rPr>
            </w:pPr>
            <w:del w:id="6492" w:author="Dragomir, Mihai-Stefan" w:date="2017-02-21T09:58:00Z">
              <w:r w:rsidDel="006E70F4">
                <w:rPr>
                  <w:lang w:eastAsia="zh-CN"/>
                </w:rPr>
                <w:delText>triggered by VNF</w:delText>
              </w:r>
            </w:del>
          </w:p>
          <w:p w:rsidR="004A7E07" w:rsidRDefault="00CF3569" w:rsidP="00CF3569">
            <w:pPr>
              <w:pStyle w:val="TestCaseInfo"/>
            </w:pPr>
            <w:r>
              <w:t>Each of this trigger can be seen a sub test cases.</w:t>
            </w:r>
          </w:p>
        </w:tc>
      </w:tr>
    </w:tbl>
    <w:p w:rsidR="005A676A" w:rsidRDefault="005A676A" w:rsidP="005A676A"/>
    <w:p w:rsidR="00EF0D52" w:rsidRDefault="00EF0D52"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F0D52" w:rsidTr="00195B81">
        <w:tc>
          <w:tcPr>
            <w:tcW w:w="9330" w:type="dxa"/>
            <w:gridSpan w:val="2"/>
            <w:tcBorders>
              <w:top w:val="single" w:sz="2" w:space="0" w:color="auto"/>
              <w:left w:val="single" w:sz="2" w:space="0" w:color="auto"/>
              <w:bottom w:val="single" w:sz="2" w:space="0" w:color="auto"/>
              <w:right w:val="single" w:sz="2" w:space="0" w:color="auto"/>
            </w:tcBorders>
            <w:hideMark/>
          </w:tcPr>
          <w:p w:rsidR="00EF0D52" w:rsidRDefault="00F44670" w:rsidP="00195B81">
            <w:pPr>
              <w:pStyle w:val="TestCase"/>
            </w:pPr>
            <w:bookmarkStart w:id="6493" w:name="_Toc454184424"/>
            <w:bookmarkStart w:id="6494" w:name="_Toc477275318"/>
            <w:r>
              <w:t>TC.VNF.COMP</w:t>
            </w:r>
            <w:r w:rsidR="001E6CEC">
              <w:t>LEX</w:t>
            </w:r>
            <w:r>
              <w:t>.002</w:t>
            </w:r>
            <w:r>
              <w:tab/>
            </w:r>
            <w:r w:rsidR="00EF0D52" w:rsidRPr="00E95BF5">
              <w:t>Stop a max scale-up/scaled-out VNF instance in state Active under</w:t>
            </w:r>
            <w:r w:rsidR="00EF0D52">
              <w:t xml:space="preserve"> max</w:t>
            </w:r>
            <w:r w:rsidR="00EF0D52" w:rsidRPr="00E95BF5">
              <w:t xml:space="preserve"> traffic load</w:t>
            </w:r>
            <w:bookmarkEnd w:id="6493"/>
            <w:bookmarkEnd w:id="6494"/>
          </w:p>
        </w:tc>
      </w:tr>
      <w:tr w:rsidR="00EF0D52" w:rsidTr="00195B81">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F0D52" w:rsidRPr="00D67489" w:rsidRDefault="00EF0D52" w:rsidP="00195B81">
            <w:pPr>
              <w:pStyle w:val="TestCaseInfo"/>
              <w:rPr>
                <w:lang w:eastAsia="zh-CN"/>
              </w:rPr>
            </w:pPr>
            <w:r>
              <w:rPr>
                <w:lang w:eastAsia="zh-CN"/>
              </w:rPr>
              <w:t>A VNF can be scaled out or up to increase it throughput performance. A VNFM should allow and have the capability to stop a fully scaled VNF under a full load. The stopping of the VNF may also cause to free up unused vResources.</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F0D52" w:rsidRDefault="00EF0D52"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047EC9">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6E70F4" w:rsidRDefault="006E70F4" w:rsidP="006E70F4">
            <w:pPr>
              <w:pStyle w:val="TestCaseInfo"/>
              <w:numPr>
                <w:ilvl w:val="0"/>
                <w:numId w:val="121"/>
              </w:numPr>
              <w:rPr>
                <w:ins w:id="6495" w:author="Dragomir, Mihai-Stefan" w:date="2017-02-21T09:58:00Z"/>
                <w:lang w:eastAsia="zh-CN"/>
              </w:rPr>
            </w:pPr>
            <w:ins w:id="6496" w:author="Dragomir, Mihai-Stefan" w:date="2017-02-21T09:58: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21"/>
              </w:numPr>
              <w:rPr>
                <w:ins w:id="6497" w:author="Dragomir, Mihai-Stefan" w:date="2017-02-21T09:58:00Z"/>
                <w:lang w:eastAsia="zh-CN"/>
              </w:rPr>
            </w:pPr>
            <w:ins w:id="6498" w:author="Dragomir, Mihai-Stefan" w:date="2017-02-21T09:58: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21"/>
              </w:numPr>
              <w:rPr>
                <w:ins w:id="6499" w:author="Dragomir, Mihai-Stefan" w:date="2017-02-21T09:58:00Z"/>
                <w:lang w:eastAsia="zh-CN"/>
              </w:rPr>
            </w:pPr>
            <w:ins w:id="6500" w:author="Dragomir, Mihai-Stefan" w:date="2017-02-21T09:58:00Z">
              <w:r w:rsidRPr="006E70F4">
                <w:rPr>
                  <w:lang w:eastAsia="zh-CN"/>
                </w:rPr>
                <w:t>VIM generated event – On-demand Scaling</w:t>
              </w:r>
            </w:ins>
          </w:p>
          <w:p w:rsidR="006E70F4" w:rsidRDefault="006E70F4" w:rsidP="006E70F4">
            <w:pPr>
              <w:pStyle w:val="TestCaseInfo"/>
              <w:numPr>
                <w:ilvl w:val="0"/>
                <w:numId w:val="121"/>
              </w:numPr>
              <w:rPr>
                <w:ins w:id="6501" w:author="Dragomir, Mihai-Stefan" w:date="2017-02-21T09:58:00Z"/>
                <w:lang w:eastAsia="zh-CN"/>
              </w:rPr>
            </w:pPr>
            <w:ins w:id="6502" w:author="Dragomir, Mihai-Stefan" w:date="2017-02-21T09:58: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21"/>
              </w:numPr>
              <w:rPr>
                <w:ins w:id="6503" w:author="Dragomir, Mihai-Stefan" w:date="2017-02-21T09:58:00Z"/>
                <w:lang w:eastAsia="zh-CN"/>
              </w:rPr>
            </w:pPr>
            <w:ins w:id="6504" w:author="Dragomir, Mihai-Stefan" w:date="2017-02-21T09:58:00Z">
              <w:r w:rsidRPr="006E70F4">
                <w:rPr>
                  <w:lang w:eastAsia="zh-CN"/>
                </w:rPr>
                <w:t>MANO generated event - Manual Scaling  (e.g. by operating the MANO interface/API)</w:t>
              </w:r>
            </w:ins>
          </w:p>
          <w:p w:rsidR="006E70F4" w:rsidRDefault="006E70F4" w:rsidP="006E70F4">
            <w:pPr>
              <w:pStyle w:val="TestCaseInfo"/>
              <w:numPr>
                <w:ilvl w:val="0"/>
                <w:numId w:val="121"/>
              </w:numPr>
              <w:rPr>
                <w:ins w:id="6505" w:author="Dragomir, Mihai-Stefan" w:date="2017-02-21T09:58:00Z"/>
                <w:lang w:eastAsia="zh-CN"/>
              </w:rPr>
            </w:pPr>
            <w:ins w:id="6506" w:author="Dragomir, Mihai-Stefan" w:date="2017-02-21T09:58:00Z">
              <w:r w:rsidRPr="006E70F4">
                <w:rPr>
                  <w:lang w:eastAsia="zh-CN"/>
                </w:rPr>
                <w:t>VNF generated event - Manual Scaling</w:t>
              </w:r>
            </w:ins>
          </w:p>
          <w:p w:rsidR="00EF0D52" w:rsidDel="006E70F4" w:rsidRDefault="006E70F4" w:rsidP="006E70F4">
            <w:pPr>
              <w:pStyle w:val="TestCaseInfo"/>
              <w:numPr>
                <w:ilvl w:val="0"/>
                <w:numId w:val="121"/>
              </w:numPr>
              <w:rPr>
                <w:del w:id="6507" w:author="Dragomir, Mihai-Stefan" w:date="2017-02-21T09:58:00Z"/>
                <w:lang w:eastAsia="zh-CN"/>
              </w:rPr>
            </w:pPr>
            <w:ins w:id="6508" w:author="Dragomir, Mihai-Stefan" w:date="2017-02-21T09:58:00Z">
              <w:r w:rsidRPr="006E70F4">
                <w:rPr>
                  <w:lang w:eastAsia="zh-CN"/>
                </w:rPr>
                <w:t>EM generated event – Manual Scaling</w:t>
              </w:r>
            </w:ins>
            <w:del w:id="6509" w:author="Dragomir, Mihai-Stefan" w:date="2017-02-21T09:58:00Z">
              <w:r w:rsidR="00EF0D52" w:rsidDel="006E70F4">
                <w:rPr>
                  <w:lang w:eastAsia="zh-CN"/>
                </w:rPr>
                <w:delText>command to the VNFM</w:delText>
              </w:r>
            </w:del>
          </w:p>
          <w:p w:rsidR="00EF0D52" w:rsidDel="006E70F4" w:rsidRDefault="00EF0D52" w:rsidP="006E70F4">
            <w:pPr>
              <w:pStyle w:val="TestCaseInfo"/>
              <w:numPr>
                <w:ilvl w:val="0"/>
                <w:numId w:val="121"/>
              </w:numPr>
              <w:rPr>
                <w:del w:id="6510" w:author="Dragomir, Mihai-Stefan" w:date="2017-02-21T09:58:00Z"/>
                <w:lang w:eastAsia="zh-CN"/>
              </w:rPr>
            </w:pPr>
            <w:del w:id="6511" w:author="Dragomir, Mihai-Stefan" w:date="2017-02-21T09:58:00Z">
              <w:r w:rsidDel="006E70F4">
                <w:rPr>
                  <w:lang w:eastAsia="zh-CN"/>
                </w:rPr>
                <w:delText>trigger from VIM by previous registration caused by higher traffic load over a longer period of time</w:delText>
              </w:r>
            </w:del>
          </w:p>
          <w:p w:rsidR="00EF0D52" w:rsidDel="006E70F4" w:rsidRDefault="00EF0D52" w:rsidP="006E70F4">
            <w:pPr>
              <w:pStyle w:val="TestCaseInfo"/>
              <w:numPr>
                <w:ilvl w:val="0"/>
                <w:numId w:val="121"/>
              </w:numPr>
              <w:rPr>
                <w:del w:id="6512" w:author="Dragomir, Mihai-Stefan" w:date="2017-02-21T09:58:00Z"/>
                <w:lang w:eastAsia="zh-CN"/>
              </w:rPr>
            </w:pPr>
            <w:del w:id="6513" w:author="Dragomir, Mihai-Stefan" w:date="2017-02-21T09:58:00Z">
              <w:r w:rsidDel="006E70F4">
                <w:rPr>
                  <w:lang w:eastAsia="zh-CN"/>
                </w:rPr>
                <w:delText>triggered by EM</w:delText>
              </w:r>
            </w:del>
          </w:p>
          <w:p w:rsidR="00EF0D52" w:rsidRDefault="00EF0D52" w:rsidP="006E70F4">
            <w:pPr>
              <w:pStyle w:val="TestCaseInfo"/>
              <w:numPr>
                <w:ilvl w:val="0"/>
                <w:numId w:val="121"/>
              </w:numPr>
              <w:rPr>
                <w:lang w:eastAsia="zh-CN"/>
              </w:rPr>
            </w:pPr>
            <w:del w:id="6514" w:author="Dragomir, Mihai-Stefan" w:date="2017-02-21T09:58:00Z">
              <w:r w:rsidDel="006E70F4">
                <w:rPr>
                  <w:lang w:eastAsia="zh-CN"/>
                </w:rPr>
                <w:delText>triggered by VNF</w:delText>
              </w:r>
            </w:del>
          </w:p>
          <w:p w:rsidR="00EF0D52" w:rsidRDefault="00EF0D52" w:rsidP="00195B81">
            <w:pPr>
              <w:pStyle w:val="TestCaseInfo"/>
              <w:rPr>
                <w:lang w:eastAsia="zh-CN"/>
              </w:rPr>
            </w:pPr>
            <w:r>
              <w:rPr>
                <w:lang w:eastAsia="zh-CN"/>
              </w:rPr>
              <w:t>Once the VNF is in the max scaled-up/scaled-out state, the VNFM gets requested to terminate the VNF under load.</w:t>
            </w:r>
          </w:p>
        </w:tc>
      </w:tr>
      <w:tr w:rsidR="00EF0D52"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F0D52" w:rsidRPr="00E95BF5" w:rsidRDefault="00EF0D52" w:rsidP="00195B81">
            <w:pPr>
              <w:pStyle w:val="TestCaseInfo"/>
            </w:pPr>
            <w:r w:rsidRPr="00E95BF5">
              <w:t>Sequence:</w:t>
            </w:r>
          </w:p>
          <w:p w:rsidR="00EF0D52" w:rsidRPr="00E95BF5" w:rsidRDefault="00EF0D52" w:rsidP="00A57497">
            <w:pPr>
              <w:pStyle w:val="TestCaseInfo"/>
              <w:numPr>
                <w:ilvl w:val="0"/>
                <w:numId w:val="37"/>
              </w:numPr>
            </w:pPr>
            <w:r w:rsidRPr="00E95BF5">
              <w:t>Instantiate VNF</w:t>
            </w:r>
          </w:p>
          <w:p w:rsidR="00A57497" w:rsidRDefault="00A57497" w:rsidP="00A57497">
            <w:pPr>
              <w:pStyle w:val="TestCaseInfo"/>
              <w:numPr>
                <w:ilvl w:val="0"/>
                <w:numId w:val="37"/>
              </w:numPr>
              <w:rPr>
                <w:ins w:id="6515" w:author="Seggelke, Klaus" w:date="2017-03-14T17:08:00Z"/>
              </w:rPr>
            </w:pPr>
            <w:ins w:id="6516" w:author="Seggelke, Klaus" w:date="2017-03-14T17:08:00Z">
              <w:r w:rsidRPr="00074BEF">
                <w:t>Validate VNF instantiation state is INSTANTIATED and VNF state is STARTED (--&gt; time stamp when correct state reached)</w:t>
              </w:r>
            </w:ins>
          </w:p>
          <w:p w:rsidR="00EF0D52" w:rsidRPr="00E95BF5" w:rsidDel="00A57497" w:rsidRDefault="00EF0D52" w:rsidP="00A57497">
            <w:pPr>
              <w:pStyle w:val="TestCaseInfo"/>
              <w:numPr>
                <w:ilvl w:val="0"/>
                <w:numId w:val="37"/>
              </w:numPr>
              <w:rPr>
                <w:del w:id="6517" w:author="Seggelke, Klaus" w:date="2017-03-14T17:08:00Z"/>
              </w:rPr>
            </w:pPr>
            <w:del w:id="6518" w:author="Seggelke, Klaus" w:date="2017-03-14T17:08:00Z">
              <w:r w:rsidRPr="00E95BF5" w:rsidDel="00A57497">
                <w:delText>Validate VNF state is Inactive</w:delText>
              </w:r>
            </w:del>
          </w:p>
          <w:p w:rsidR="00EF0D52" w:rsidRPr="00E95BF5" w:rsidDel="00A57497" w:rsidRDefault="00EF0D52" w:rsidP="00A57497">
            <w:pPr>
              <w:pStyle w:val="TestCaseInfo"/>
              <w:numPr>
                <w:ilvl w:val="0"/>
                <w:numId w:val="37"/>
              </w:numPr>
              <w:rPr>
                <w:del w:id="6519" w:author="Seggelke, Klaus" w:date="2017-03-14T17:08:00Z"/>
              </w:rPr>
            </w:pPr>
            <w:del w:id="6520" w:author="Seggelke, Klaus" w:date="2017-03-14T17:08:00Z">
              <w:r w:rsidRPr="00E95BF5" w:rsidDel="00A57497">
                <w:delText>Start VNF</w:delText>
              </w:r>
            </w:del>
          </w:p>
          <w:p w:rsidR="00EF0D52" w:rsidRPr="00E95BF5" w:rsidDel="00A57497" w:rsidRDefault="00EF0D52" w:rsidP="00A57497">
            <w:pPr>
              <w:pStyle w:val="TestCaseInfo"/>
              <w:numPr>
                <w:ilvl w:val="0"/>
                <w:numId w:val="37"/>
              </w:numPr>
              <w:rPr>
                <w:del w:id="6521" w:author="Seggelke, Klaus" w:date="2017-03-14T17:08:00Z"/>
              </w:rPr>
            </w:pPr>
            <w:del w:id="6522" w:author="Seggelke, Klaus" w:date="2017-03-14T17:08:00Z">
              <w:r w:rsidRPr="00E95BF5" w:rsidDel="00A57497">
                <w:delText>Validate VNF state is Active</w:delText>
              </w:r>
            </w:del>
          </w:p>
          <w:p w:rsidR="00EF0D52" w:rsidRPr="00E95BF5" w:rsidRDefault="00EF0D52" w:rsidP="00A57497">
            <w:pPr>
              <w:pStyle w:val="TestCaseInfo"/>
              <w:numPr>
                <w:ilvl w:val="0"/>
                <w:numId w:val="37"/>
              </w:numPr>
            </w:pPr>
            <w:r w:rsidRPr="00E95BF5">
              <w:t>Generate low traffic load</w:t>
            </w:r>
          </w:p>
          <w:p w:rsidR="00EF0D52" w:rsidRPr="00E95BF5" w:rsidRDefault="00EF0D52" w:rsidP="00A57497">
            <w:pPr>
              <w:pStyle w:val="TestCaseInfo"/>
              <w:numPr>
                <w:ilvl w:val="0"/>
                <w:numId w:val="37"/>
              </w:numPr>
            </w:pPr>
            <w:r w:rsidRPr="00E95BF5">
              <w:t xml:space="preserve">Validate </w:t>
            </w:r>
            <w:r>
              <w:t>that traffic flows through with</w:t>
            </w:r>
            <w:r w:rsidR="00047EC9">
              <w:t>out issues (</w:t>
            </w:r>
            <w:r w:rsidR="00047EC9">
              <w:sym w:font="Wingdings" w:char="F0E0"/>
            </w:r>
            <w:r w:rsidRPr="00E95BF5">
              <w:t xml:space="preserve"> no dropped packets)</w:t>
            </w:r>
          </w:p>
          <w:p w:rsidR="00EF0D52" w:rsidRPr="00E95BF5" w:rsidRDefault="00EF0D52" w:rsidP="00A57497">
            <w:pPr>
              <w:pStyle w:val="TestCaseInfo"/>
              <w:numPr>
                <w:ilvl w:val="0"/>
                <w:numId w:val="37"/>
              </w:numPr>
            </w:pPr>
            <w:r w:rsidRPr="00E95BF5">
              <w:t xml:space="preserve">Trigger a resize of the NFV resources to </w:t>
            </w:r>
            <w:r w:rsidR="00047EC9">
              <w:t xml:space="preserve">reach </w:t>
            </w:r>
            <w:r w:rsidRPr="00E95BF5">
              <w:t>the maximum</w:t>
            </w:r>
          </w:p>
          <w:p w:rsidR="00EF0D52" w:rsidRPr="00E95BF5" w:rsidRDefault="00EF0D52" w:rsidP="00A57497">
            <w:pPr>
              <w:pStyle w:val="TestCaseInfo"/>
              <w:numPr>
                <w:ilvl w:val="0"/>
                <w:numId w:val="37"/>
              </w:numPr>
            </w:pPr>
            <w:r w:rsidRPr="00E95BF5">
              <w:t xml:space="preserve">Validate VNF has resized </w:t>
            </w:r>
            <w:r w:rsidR="00CF3569">
              <w:t>to the max and has max capacity</w:t>
            </w:r>
          </w:p>
          <w:p w:rsidR="00EF0D52" w:rsidRDefault="00EF0D52" w:rsidP="00A57497">
            <w:pPr>
              <w:pStyle w:val="TestCaseInfo"/>
              <w:numPr>
                <w:ilvl w:val="0"/>
                <w:numId w:val="37"/>
              </w:numPr>
            </w:pPr>
            <w:r>
              <w:t>Generate max</w:t>
            </w:r>
            <w:r w:rsidRPr="00E95BF5">
              <w:t xml:space="preserve"> traffic load to load all VNF instances</w:t>
            </w:r>
          </w:p>
          <w:p w:rsidR="00EF0D52" w:rsidRDefault="00EF0D52" w:rsidP="00A57497">
            <w:pPr>
              <w:pStyle w:val="TestCaseInfo"/>
              <w:numPr>
                <w:ilvl w:val="0"/>
                <w:numId w:val="37"/>
              </w:numPr>
            </w:pPr>
            <w:r>
              <w:t>Validate all traffic flows through</w:t>
            </w:r>
            <w:r w:rsidR="00CF3569">
              <w:t xml:space="preserve"> and has reached max capacity</w:t>
            </w:r>
          </w:p>
          <w:p w:rsidR="00CF3569" w:rsidRPr="00E95BF5" w:rsidRDefault="00CF3569" w:rsidP="00A57497">
            <w:pPr>
              <w:pStyle w:val="TestCaseInfo"/>
              <w:numPr>
                <w:ilvl w:val="0"/>
                <w:numId w:val="37"/>
              </w:numPr>
            </w:pPr>
            <w:r>
              <w:t xml:space="preserve">Clear counters </w:t>
            </w:r>
          </w:p>
          <w:p w:rsidR="00EF0D52" w:rsidRPr="00E95BF5" w:rsidRDefault="00EF0D52" w:rsidP="00A57497">
            <w:pPr>
              <w:pStyle w:val="TestCaseInfo"/>
              <w:numPr>
                <w:ilvl w:val="0"/>
                <w:numId w:val="37"/>
              </w:numPr>
            </w:pPr>
            <w:r w:rsidRPr="00E95BF5">
              <w:t>Stop the VNF (--&gt; time stamp)</w:t>
            </w:r>
          </w:p>
          <w:p w:rsidR="00EF0D52" w:rsidRPr="00E95BF5" w:rsidRDefault="00EF0D52" w:rsidP="00A57497">
            <w:pPr>
              <w:pStyle w:val="TestCaseInfo"/>
              <w:numPr>
                <w:ilvl w:val="0"/>
                <w:numId w:val="37"/>
              </w:numPr>
            </w:pPr>
            <w:r w:rsidRPr="00E95BF5">
              <w:t>Validate VNF has been stopped (--&gt; time stamp)</w:t>
            </w:r>
          </w:p>
          <w:p w:rsidR="00EF0D52" w:rsidRPr="00E95BF5" w:rsidRDefault="00EF0D52" w:rsidP="00A57497">
            <w:pPr>
              <w:pStyle w:val="TestCaseInfo"/>
              <w:numPr>
                <w:ilvl w:val="0"/>
                <w:numId w:val="37"/>
              </w:numPr>
            </w:pPr>
            <w:r w:rsidRPr="00E95BF5">
              <w:t>Validate no traffic flows through (--&gt; last arrival time stamp)</w:t>
            </w:r>
          </w:p>
          <w:p w:rsidR="00EF0D52" w:rsidRPr="00E95BF5" w:rsidRDefault="00EF0D52" w:rsidP="00A57497">
            <w:pPr>
              <w:pStyle w:val="TestCaseInfo"/>
              <w:numPr>
                <w:ilvl w:val="0"/>
                <w:numId w:val="37"/>
              </w:numPr>
            </w:pPr>
            <w:r w:rsidRPr="00E95BF5">
              <w:t>Stop traffic</w:t>
            </w:r>
          </w:p>
          <w:p w:rsidR="00EF0D52" w:rsidRDefault="00EF0D52" w:rsidP="00A57497">
            <w:pPr>
              <w:pStyle w:val="TestCaseInfo"/>
              <w:numPr>
                <w:ilvl w:val="0"/>
                <w:numId w:val="37"/>
              </w:numPr>
            </w:pPr>
            <w:r w:rsidRPr="00E95BF5">
              <w:t>Calculate the time to stop a max scaled VNF under load</w:t>
            </w:r>
            <w:r>
              <w:t xml:space="preserve"> (</w:t>
            </w:r>
            <w:r>
              <w:sym w:font="Wingdings" w:char="F0E0"/>
            </w:r>
            <w:r>
              <w:t xml:space="preserve"> last arrival time stamp)</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6523" w:author="Dragomir, Mihai-Stefan" w:date="2017-02-21T09:59:00Z"/>
                <w:lang w:eastAsia="zh-CN"/>
              </w:rPr>
            </w:pPr>
            <w:ins w:id="6524" w:author="Dragomir, Mihai-Stefan" w:date="2017-02-21T09:59: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6525" w:author="Dragomir, Mihai-Stefan" w:date="2017-02-21T09:59:00Z"/>
                <w:lang w:eastAsia="zh-CN"/>
              </w:rPr>
            </w:pPr>
            <w:ins w:id="6526"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6527" w:author="Dragomir, Mihai-Stefan" w:date="2017-02-21T09:59:00Z"/>
                <w:lang w:eastAsia="zh-CN"/>
              </w:rPr>
            </w:pPr>
            <w:ins w:id="6528"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6529" w:author="Dragomir, Mihai-Stefan" w:date="2017-02-21T09:59:00Z"/>
                <w:lang w:eastAsia="zh-CN"/>
              </w:rPr>
            </w:pPr>
            <w:ins w:id="6530"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6531" w:author="Dragomir, Mihai-Stefan" w:date="2017-02-21T09:59:00Z"/>
                <w:lang w:eastAsia="zh-CN"/>
              </w:rPr>
            </w:pPr>
            <w:ins w:id="6532"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6533" w:author="Dragomir, Mihai-Stefan" w:date="2017-02-21T09:59:00Z"/>
                <w:lang w:eastAsia="zh-CN"/>
              </w:rPr>
            </w:pPr>
            <w:ins w:id="6534" w:author="Dragomir, Mihai-Stefan" w:date="2017-02-21T09:59:00Z">
              <w:r w:rsidRPr="006E70F4">
                <w:rPr>
                  <w:lang w:eastAsia="zh-CN"/>
                </w:rPr>
                <w:t>VNF generated event - Manual Scaling</w:t>
              </w:r>
            </w:ins>
          </w:p>
          <w:p w:rsidR="00CF3569" w:rsidDel="006E70F4" w:rsidRDefault="006E70F4" w:rsidP="006E70F4">
            <w:pPr>
              <w:pStyle w:val="TestCaseInfo"/>
              <w:numPr>
                <w:ilvl w:val="0"/>
                <w:numId w:val="101"/>
              </w:numPr>
              <w:rPr>
                <w:del w:id="6535" w:author="Dragomir, Mihai-Stefan" w:date="2017-02-21T09:59:00Z"/>
                <w:lang w:eastAsia="zh-CN"/>
              </w:rPr>
            </w:pPr>
            <w:ins w:id="6536" w:author="Dragomir, Mihai-Stefan" w:date="2017-02-21T09:59:00Z">
              <w:r w:rsidRPr="006E70F4">
                <w:rPr>
                  <w:lang w:eastAsia="zh-CN"/>
                </w:rPr>
                <w:t>EM generated event – Manual Scaling</w:t>
              </w:r>
            </w:ins>
            <w:del w:id="6537" w:author="Dragomir, Mihai-Stefan" w:date="2017-02-21T09:59:00Z">
              <w:r w:rsidR="00CF3569" w:rsidDel="006E70F4">
                <w:rPr>
                  <w:lang w:eastAsia="zh-CN"/>
                </w:rPr>
                <w:delText>command to the VNFM</w:delText>
              </w:r>
            </w:del>
          </w:p>
          <w:p w:rsidR="00CF3569" w:rsidDel="006E70F4" w:rsidRDefault="00CF3569" w:rsidP="006E70F4">
            <w:pPr>
              <w:pStyle w:val="TestCaseInfo"/>
              <w:numPr>
                <w:ilvl w:val="0"/>
                <w:numId w:val="101"/>
              </w:numPr>
              <w:rPr>
                <w:del w:id="6538" w:author="Dragomir, Mihai-Stefan" w:date="2017-02-21T09:59:00Z"/>
                <w:lang w:eastAsia="zh-CN"/>
              </w:rPr>
            </w:pPr>
            <w:del w:id="6539" w:author="Dragomir, Mihai-Stefan" w:date="2017-02-21T09:59: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6540" w:author="Dragomir, Mihai-Stefan" w:date="2017-02-21T09:59:00Z"/>
                <w:lang w:eastAsia="zh-CN"/>
              </w:rPr>
            </w:pPr>
            <w:del w:id="6541" w:author="Dragomir, Mihai-Stefan" w:date="2017-02-21T09:59:00Z">
              <w:r w:rsidDel="006E70F4">
                <w:rPr>
                  <w:lang w:eastAsia="zh-CN"/>
                </w:rPr>
                <w:delText>triggered by EM</w:delText>
              </w:r>
            </w:del>
          </w:p>
          <w:p w:rsidR="00CF3569" w:rsidRDefault="00CF3569" w:rsidP="006E70F4">
            <w:pPr>
              <w:pStyle w:val="TestCaseInfo"/>
              <w:numPr>
                <w:ilvl w:val="0"/>
                <w:numId w:val="101"/>
              </w:numPr>
              <w:rPr>
                <w:lang w:eastAsia="zh-CN"/>
              </w:rPr>
            </w:pPr>
            <w:del w:id="6542" w:author="Dragomir, Mihai-Stefan" w:date="2017-02-21T09:59:00Z">
              <w:r w:rsidDel="006E70F4">
                <w:rPr>
                  <w:lang w:eastAsia="zh-CN"/>
                </w:rPr>
                <w:delText>triggered by VNF</w:delText>
              </w:r>
            </w:del>
          </w:p>
          <w:p w:rsidR="00047EC9" w:rsidRDefault="00CF3569" w:rsidP="00CF3569">
            <w:pPr>
              <w:pStyle w:val="TestCaseInfo"/>
            </w:pPr>
            <w:r>
              <w:t>Each of this trigger can be seen a sub test cases.</w:t>
            </w:r>
          </w:p>
        </w:tc>
      </w:tr>
    </w:tbl>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52009" w:rsidTr="00195B81">
        <w:tc>
          <w:tcPr>
            <w:tcW w:w="9330" w:type="dxa"/>
            <w:gridSpan w:val="2"/>
            <w:tcBorders>
              <w:top w:val="single" w:sz="2" w:space="0" w:color="auto"/>
              <w:left w:val="single" w:sz="2" w:space="0" w:color="auto"/>
              <w:bottom w:val="single" w:sz="2" w:space="0" w:color="auto"/>
              <w:right w:val="single" w:sz="2" w:space="0" w:color="auto"/>
            </w:tcBorders>
            <w:hideMark/>
          </w:tcPr>
          <w:p w:rsidR="00B52009" w:rsidRDefault="00F44670" w:rsidP="00195B81">
            <w:pPr>
              <w:pStyle w:val="TestCase"/>
            </w:pPr>
            <w:bookmarkStart w:id="6543" w:name="_Toc454184431"/>
            <w:bookmarkStart w:id="6544" w:name="_Toc477275319"/>
            <w:r>
              <w:t>TC.VNF.COMP</w:t>
            </w:r>
            <w:r w:rsidR="001E6CEC">
              <w:t>LEX</w:t>
            </w:r>
            <w:r>
              <w:t>.003</w:t>
            </w:r>
            <w:r>
              <w:tab/>
            </w:r>
            <w:r w:rsidR="00B52009">
              <w:t xml:space="preserve">Terminate </w:t>
            </w:r>
            <w:r w:rsidR="00B52009" w:rsidRPr="00E95BF5">
              <w:t xml:space="preserve">max scale-up/out VNF in state Active under </w:t>
            </w:r>
            <w:r w:rsidR="00B52009">
              <w:t xml:space="preserve">max </w:t>
            </w:r>
            <w:r w:rsidR="00B52009" w:rsidRPr="00E95BF5">
              <w:t>traffic load</w:t>
            </w:r>
            <w:bookmarkEnd w:id="6543"/>
            <w:bookmarkEnd w:id="6544"/>
          </w:p>
        </w:tc>
      </w:tr>
      <w:tr w:rsidR="00B52009" w:rsidTr="00195B81">
        <w:trPr>
          <w:trHeight w:val="73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B52009" w:rsidRPr="00D67489" w:rsidRDefault="00B52009" w:rsidP="00195B81">
            <w:pPr>
              <w:pStyle w:val="TestCaseInfo"/>
              <w:rPr>
                <w:lang w:eastAsia="zh-CN"/>
              </w:rPr>
            </w:pPr>
            <w:r>
              <w:rPr>
                <w:lang w:eastAsia="zh-CN"/>
              </w:rPr>
              <w:t>A VNF can be scaled out or up to increase it throughput performance. A VNFM should allow and have the capability to terminate a fully scaled VNF under a full load. The termination of the VNF results in the release of all vResources.</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B52009" w:rsidRDefault="00B52009"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B65386">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6E70F4" w:rsidRDefault="006E70F4" w:rsidP="006E70F4">
            <w:pPr>
              <w:pStyle w:val="TestCaseInfo"/>
              <w:numPr>
                <w:ilvl w:val="0"/>
                <w:numId w:val="101"/>
              </w:numPr>
              <w:rPr>
                <w:ins w:id="6545" w:author="Dragomir, Mihai-Stefan" w:date="2017-02-21T09:59:00Z"/>
                <w:lang w:eastAsia="zh-CN"/>
              </w:rPr>
            </w:pPr>
            <w:ins w:id="6546" w:author="Dragomir, Mihai-Stefan" w:date="2017-02-21T09:59: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6547" w:author="Dragomir, Mihai-Stefan" w:date="2017-02-21T09:59:00Z"/>
                <w:lang w:eastAsia="zh-CN"/>
              </w:rPr>
            </w:pPr>
            <w:ins w:id="6548"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6549" w:author="Dragomir, Mihai-Stefan" w:date="2017-02-21T09:59:00Z"/>
                <w:lang w:eastAsia="zh-CN"/>
              </w:rPr>
            </w:pPr>
            <w:ins w:id="6550"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6551" w:author="Dragomir, Mihai-Stefan" w:date="2017-02-21T09:59:00Z"/>
                <w:lang w:eastAsia="zh-CN"/>
              </w:rPr>
            </w:pPr>
            <w:ins w:id="6552"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6553" w:author="Dragomir, Mihai-Stefan" w:date="2017-02-21T09:59:00Z"/>
                <w:lang w:eastAsia="zh-CN"/>
              </w:rPr>
            </w:pPr>
            <w:ins w:id="6554"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6555" w:author="Dragomir, Mihai-Stefan" w:date="2017-02-21T09:59:00Z"/>
                <w:lang w:eastAsia="zh-CN"/>
              </w:rPr>
            </w:pPr>
            <w:ins w:id="6556" w:author="Dragomir, Mihai-Stefan" w:date="2017-02-21T09:59:00Z">
              <w:r w:rsidRPr="006E70F4">
                <w:rPr>
                  <w:lang w:eastAsia="zh-CN"/>
                </w:rPr>
                <w:t>VNF generated event - Manual Scaling</w:t>
              </w:r>
            </w:ins>
          </w:p>
          <w:p w:rsidR="00B52009" w:rsidDel="006E70F4" w:rsidRDefault="006E70F4" w:rsidP="006E70F4">
            <w:pPr>
              <w:pStyle w:val="TestCaseInfo"/>
              <w:numPr>
                <w:ilvl w:val="0"/>
                <w:numId w:val="101"/>
              </w:numPr>
              <w:rPr>
                <w:del w:id="6557" w:author="Dragomir, Mihai-Stefan" w:date="2017-02-21T09:59:00Z"/>
                <w:lang w:eastAsia="zh-CN"/>
              </w:rPr>
            </w:pPr>
            <w:ins w:id="6558" w:author="Dragomir, Mihai-Stefan" w:date="2017-02-21T09:59:00Z">
              <w:r w:rsidRPr="006E70F4">
                <w:rPr>
                  <w:lang w:eastAsia="zh-CN"/>
                </w:rPr>
                <w:t>EM generated event – Manual Scaling</w:t>
              </w:r>
            </w:ins>
            <w:del w:id="6559" w:author="Dragomir, Mihai-Stefan" w:date="2017-02-21T09:59:00Z">
              <w:r w:rsidR="00B52009" w:rsidDel="006E70F4">
                <w:rPr>
                  <w:lang w:eastAsia="zh-CN"/>
                </w:rPr>
                <w:delText>command to the VNFM</w:delText>
              </w:r>
            </w:del>
          </w:p>
          <w:p w:rsidR="00B52009" w:rsidDel="006E70F4" w:rsidRDefault="00B52009" w:rsidP="006E70F4">
            <w:pPr>
              <w:pStyle w:val="TestCaseInfo"/>
              <w:numPr>
                <w:ilvl w:val="0"/>
                <w:numId w:val="101"/>
              </w:numPr>
              <w:rPr>
                <w:del w:id="6560" w:author="Dragomir, Mihai-Stefan" w:date="2017-02-21T09:59:00Z"/>
                <w:lang w:eastAsia="zh-CN"/>
              </w:rPr>
            </w:pPr>
            <w:del w:id="6561" w:author="Dragomir, Mihai-Stefan" w:date="2017-02-21T09:59:00Z">
              <w:r w:rsidDel="006E70F4">
                <w:rPr>
                  <w:lang w:eastAsia="zh-CN"/>
                </w:rPr>
                <w:delText>trigger from VIM by previous registration caused by higher traffic load over a longer period of time</w:delText>
              </w:r>
            </w:del>
          </w:p>
          <w:p w:rsidR="00B52009" w:rsidDel="006E70F4" w:rsidRDefault="00B52009" w:rsidP="006E70F4">
            <w:pPr>
              <w:pStyle w:val="TestCaseInfo"/>
              <w:numPr>
                <w:ilvl w:val="0"/>
                <w:numId w:val="101"/>
              </w:numPr>
              <w:rPr>
                <w:del w:id="6562" w:author="Dragomir, Mihai-Stefan" w:date="2017-02-21T09:59:00Z"/>
                <w:lang w:eastAsia="zh-CN"/>
              </w:rPr>
            </w:pPr>
            <w:del w:id="6563" w:author="Dragomir, Mihai-Stefan" w:date="2017-02-21T09:59:00Z">
              <w:r w:rsidDel="006E70F4">
                <w:rPr>
                  <w:lang w:eastAsia="zh-CN"/>
                </w:rPr>
                <w:delText>triggered by EM</w:delText>
              </w:r>
            </w:del>
          </w:p>
          <w:p w:rsidR="00B52009" w:rsidRDefault="00B52009" w:rsidP="006E70F4">
            <w:pPr>
              <w:pStyle w:val="TestCaseInfo"/>
              <w:numPr>
                <w:ilvl w:val="0"/>
                <w:numId w:val="101"/>
              </w:numPr>
              <w:rPr>
                <w:lang w:eastAsia="zh-CN"/>
              </w:rPr>
            </w:pPr>
            <w:del w:id="6564" w:author="Dragomir, Mihai-Stefan" w:date="2017-02-21T09:59:00Z">
              <w:r w:rsidDel="006E70F4">
                <w:rPr>
                  <w:lang w:eastAsia="zh-CN"/>
                </w:rPr>
                <w:delText>triggered by VNF</w:delText>
              </w:r>
            </w:del>
          </w:p>
          <w:p w:rsidR="00B52009" w:rsidRDefault="00B52009" w:rsidP="00195B81">
            <w:pPr>
              <w:pStyle w:val="TestCaseInfo"/>
              <w:rPr>
                <w:lang w:eastAsia="zh-CN"/>
              </w:rPr>
            </w:pPr>
            <w:r>
              <w:rPr>
                <w:lang w:eastAsia="zh-CN"/>
              </w:rPr>
              <w:t xml:space="preserve">Once the VNF is in the max scaled-up/scaled-out state, the VNFM gets requested to terminate the VNF under </w:t>
            </w:r>
            <w:r w:rsidR="00B65386">
              <w:rPr>
                <w:lang w:eastAsia="zh-CN"/>
              </w:rPr>
              <w:t xml:space="preserve">max </w:t>
            </w:r>
            <w:r>
              <w:rPr>
                <w:lang w:eastAsia="zh-CN"/>
              </w:rPr>
              <w:t>load.</w:t>
            </w:r>
          </w:p>
        </w:tc>
      </w:tr>
      <w:tr w:rsidR="00B52009"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B52009" w:rsidRPr="00E95BF5" w:rsidRDefault="00B52009" w:rsidP="00195B81">
            <w:pPr>
              <w:pStyle w:val="TestCaseInfo"/>
            </w:pPr>
            <w:r w:rsidRPr="00E95BF5">
              <w:t>Sequence:</w:t>
            </w:r>
          </w:p>
          <w:p w:rsidR="00B52009" w:rsidRDefault="00B52009" w:rsidP="00A57497">
            <w:pPr>
              <w:pStyle w:val="TestCaseInfo"/>
              <w:numPr>
                <w:ilvl w:val="0"/>
                <w:numId w:val="44"/>
              </w:numPr>
            </w:pPr>
            <w:r>
              <w:t>Instantiate VNF</w:t>
            </w:r>
          </w:p>
          <w:p w:rsidR="00A57497" w:rsidRDefault="00A57497" w:rsidP="00A57497">
            <w:pPr>
              <w:pStyle w:val="TestCaseInfo"/>
              <w:numPr>
                <w:ilvl w:val="0"/>
                <w:numId w:val="44"/>
              </w:numPr>
              <w:rPr>
                <w:ins w:id="6565" w:author="Seggelke, Klaus" w:date="2017-03-14T17:09:00Z"/>
              </w:rPr>
            </w:pPr>
            <w:ins w:id="6566" w:author="Seggelke, Klaus" w:date="2017-03-14T17:09:00Z">
              <w:r w:rsidRPr="00074BEF">
                <w:t>Validate VNF instantiation state is INSTANTIATED and VNF state is STARTED (--&gt; time stamp when correct state reached)</w:t>
              </w:r>
            </w:ins>
          </w:p>
          <w:p w:rsidR="00B52009" w:rsidDel="00A57497" w:rsidRDefault="00B52009" w:rsidP="00A57497">
            <w:pPr>
              <w:pStyle w:val="TestCaseInfo"/>
              <w:numPr>
                <w:ilvl w:val="0"/>
                <w:numId w:val="44"/>
              </w:numPr>
              <w:rPr>
                <w:del w:id="6567" w:author="Seggelke, Klaus" w:date="2017-03-14T17:09:00Z"/>
              </w:rPr>
            </w:pPr>
            <w:del w:id="6568" w:author="Seggelke, Klaus" w:date="2017-03-14T17:09:00Z">
              <w:r w:rsidDel="00A57497">
                <w:delText>Validate VNF state is Inactive</w:delText>
              </w:r>
            </w:del>
          </w:p>
          <w:p w:rsidR="00B52009" w:rsidDel="00A57497" w:rsidRDefault="00B52009" w:rsidP="00A57497">
            <w:pPr>
              <w:pStyle w:val="TestCaseInfo"/>
              <w:numPr>
                <w:ilvl w:val="0"/>
                <w:numId w:val="44"/>
              </w:numPr>
              <w:rPr>
                <w:del w:id="6569" w:author="Seggelke, Klaus" w:date="2017-03-14T17:09:00Z"/>
              </w:rPr>
            </w:pPr>
            <w:del w:id="6570" w:author="Seggelke, Klaus" w:date="2017-03-14T17:09:00Z">
              <w:r w:rsidDel="00A57497">
                <w:delText>Start VNF</w:delText>
              </w:r>
            </w:del>
          </w:p>
          <w:p w:rsidR="00B52009" w:rsidDel="00A57497" w:rsidRDefault="00B52009" w:rsidP="00A57497">
            <w:pPr>
              <w:pStyle w:val="TestCaseInfo"/>
              <w:numPr>
                <w:ilvl w:val="0"/>
                <w:numId w:val="44"/>
              </w:numPr>
              <w:rPr>
                <w:del w:id="6571" w:author="Seggelke, Klaus" w:date="2017-03-14T17:09:00Z"/>
              </w:rPr>
            </w:pPr>
            <w:del w:id="6572" w:author="Seggelke, Klaus" w:date="2017-03-14T17:09:00Z">
              <w:r w:rsidDel="00A57497">
                <w:delText>Validate VNF state is Active</w:delText>
              </w:r>
            </w:del>
          </w:p>
          <w:p w:rsidR="00B52009" w:rsidRDefault="00B52009" w:rsidP="00A57497">
            <w:pPr>
              <w:pStyle w:val="TestCaseInfo"/>
              <w:numPr>
                <w:ilvl w:val="0"/>
                <w:numId w:val="44"/>
              </w:numPr>
            </w:pPr>
            <w:r>
              <w:t>Generate low traffic load</w:t>
            </w:r>
          </w:p>
          <w:p w:rsidR="00B52009" w:rsidRDefault="00B52009" w:rsidP="00A57497">
            <w:pPr>
              <w:pStyle w:val="TestCaseInfo"/>
              <w:numPr>
                <w:ilvl w:val="0"/>
                <w:numId w:val="44"/>
              </w:numPr>
            </w:pPr>
            <w:r>
              <w:t>Validate that traffic flows through without issues (--&gt; no dropped packets)</w:t>
            </w:r>
          </w:p>
          <w:p w:rsidR="00B52009" w:rsidRDefault="00B52009" w:rsidP="00A57497">
            <w:pPr>
              <w:pStyle w:val="TestCaseInfo"/>
              <w:numPr>
                <w:ilvl w:val="0"/>
                <w:numId w:val="44"/>
              </w:numPr>
            </w:pPr>
            <w:r>
              <w:t>Trigger a resize of the NFV resources to the maximum</w:t>
            </w:r>
          </w:p>
          <w:p w:rsidR="00B65386" w:rsidRDefault="00B65386" w:rsidP="00A57497">
            <w:pPr>
              <w:pStyle w:val="TestCaseInfo"/>
              <w:numPr>
                <w:ilvl w:val="0"/>
                <w:numId w:val="44"/>
              </w:numPr>
            </w:pPr>
            <w:r>
              <w:t>Generate max traffic load to load all VNF instances</w:t>
            </w:r>
          </w:p>
          <w:p w:rsidR="00B52009" w:rsidRDefault="00B52009" w:rsidP="00A57497">
            <w:pPr>
              <w:pStyle w:val="TestCaseInfo"/>
              <w:numPr>
                <w:ilvl w:val="0"/>
                <w:numId w:val="44"/>
              </w:numPr>
            </w:pPr>
            <w:r>
              <w:t xml:space="preserve">Validate VNF has resized </w:t>
            </w:r>
            <w:r w:rsidR="00B65386">
              <w:t>to the max and has max capacity</w:t>
            </w:r>
          </w:p>
          <w:p w:rsidR="00B52009" w:rsidRDefault="00B52009" w:rsidP="00A57497">
            <w:pPr>
              <w:pStyle w:val="TestCaseInfo"/>
              <w:numPr>
                <w:ilvl w:val="0"/>
                <w:numId w:val="44"/>
              </w:numPr>
            </w:pPr>
            <w:r>
              <w:t>Terminate the VNF (--&gt; time stamp)</w:t>
            </w:r>
          </w:p>
          <w:p w:rsidR="00B52009" w:rsidRDefault="00B52009" w:rsidP="00A57497">
            <w:pPr>
              <w:pStyle w:val="TestCaseInfo"/>
              <w:numPr>
                <w:ilvl w:val="0"/>
                <w:numId w:val="44"/>
              </w:numPr>
            </w:pPr>
            <w:r>
              <w:t>Validate VNF has been terminated and all resources have been release (--&gt; time stamp)</w:t>
            </w:r>
          </w:p>
          <w:p w:rsidR="00B52009" w:rsidRDefault="00B52009" w:rsidP="00A57497">
            <w:pPr>
              <w:pStyle w:val="TestCaseInfo"/>
              <w:numPr>
                <w:ilvl w:val="0"/>
                <w:numId w:val="44"/>
              </w:numPr>
            </w:pPr>
            <w:r>
              <w:t>Validate no traffic flows through</w:t>
            </w:r>
          </w:p>
          <w:p w:rsidR="00B52009" w:rsidRDefault="00B52009" w:rsidP="00A57497">
            <w:pPr>
              <w:pStyle w:val="TestCaseInfo"/>
              <w:numPr>
                <w:ilvl w:val="0"/>
                <w:numId w:val="44"/>
              </w:numPr>
            </w:pPr>
            <w:r>
              <w:t>Stop traffic</w:t>
            </w:r>
          </w:p>
          <w:p w:rsidR="00B52009" w:rsidRDefault="00B52009" w:rsidP="00A57497">
            <w:pPr>
              <w:pStyle w:val="TestCaseInfo"/>
              <w:numPr>
                <w:ilvl w:val="0"/>
                <w:numId w:val="44"/>
              </w:numPr>
            </w:pPr>
            <w:r>
              <w:t>Calculate the time to terminate the max scaled VNF under load</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220"/>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6E70F4">
            <w:pPr>
              <w:pStyle w:val="TestCaseInfo"/>
              <w:numPr>
                <w:ilvl w:val="0"/>
                <w:numId w:val="101"/>
              </w:numPr>
            </w:pPr>
            <w:r>
              <w:t>vMemory</w:t>
            </w:r>
          </w:p>
          <w:p w:rsidR="00CF3569" w:rsidRDefault="00CF3569" w:rsidP="006E70F4">
            <w:pPr>
              <w:pStyle w:val="TestCaseInfo"/>
              <w:numPr>
                <w:ilvl w:val="0"/>
                <w:numId w:val="101"/>
              </w:numPr>
            </w:pPr>
            <w:r>
              <w:t>vCPU cores</w:t>
            </w:r>
          </w:p>
          <w:p w:rsidR="00CF3569" w:rsidRDefault="00CF3569" w:rsidP="006E70F4">
            <w:pPr>
              <w:pStyle w:val="TestCaseInfo"/>
              <w:numPr>
                <w:ilvl w:val="0"/>
                <w:numId w:val="101"/>
              </w:numPr>
            </w:pPr>
            <w:r>
              <w:t>vStorage</w:t>
            </w:r>
          </w:p>
          <w:p w:rsidR="00CF3569" w:rsidRDefault="00CF3569" w:rsidP="006E70F4">
            <w:pPr>
              <w:pStyle w:val="TestCaseInfo"/>
              <w:numPr>
                <w:ilvl w:val="0"/>
                <w:numId w:val="101"/>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6E70F4" w:rsidRDefault="006E70F4" w:rsidP="006E70F4">
            <w:pPr>
              <w:pStyle w:val="TestCaseInfo"/>
              <w:numPr>
                <w:ilvl w:val="0"/>
                <w:numId w:val="101"/>
              </w:numPr>
              <w:rPr>
                <w:ins w:id="6573" w:author="Dragomir, Mihai-Stefan" w:date="2017-02-21T09:59:00Z"/>
                <w:lang w:eastAsia="zh-CN"/>
              </w:rPr>
            </w:pPr>
            <w:ins w:id="6574" w:author="Dragomir, Mihai-Stefan" w:date="2017-02-21T09:59: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6575" w:author="Dragomir, Mihai-Stefan" w:date="2017-02-21T09:59:00Z"/>
                <w:lang w:eastAsia="zh-CN"/>
              </w:rPr>
            </w:pPr>
            <w:ins w:id="6576"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6577" w:author="Dragomir, Mihai-Stefan" w:date="2017-02-21T09:59:00Z"/>
                <w:lang w:eastAsia="zh-CN"/>
              </w:rPr>
            </w:pPr>
            <w:ins w:id="6578"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6579" w:author="Dragomir, Mihai-Stefan" w:date="2017-02-21T09:59:00Z"/>
                <w:lang w:eastAsia="zh-CN"/>
              </w:rPr>
            </w:pPr>
            <w:ins w:id="6580"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6581" w:author="Dragomir, Mihai-Stefan" w:date="2017-02-21T09:59:00Z"/>
                <w:lang w:eastAsia="zh-CN"/>
              </w:rPr>
            </w:pPr>
            <w:ins w:id="6582"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6583" w:author="Dragomir, Mihai-Stefan" w:date="2017-02-21T09:59:00Z"/>
                <w:lang w:eastAsia="zh-CN"/>
              </w:rPr>
            </w:pPr>
            <w:ins w:id="6584" w:author="Dragomir, Mihai-Stefan" w:date="2017-02-21T09:59:00Z">
              <w:r w:rsidRPr="006E70F4">
                <w:rPr>
                  <w:lang w:eastAsia="zh-CN"/>
                </w:rPr>
                <w:t>VNF generated event - Manual Scaling</w:t>
              </w:r>
            </w:ins>
          </w:p>
          <w:p w:rsidR="00CF3569" w:rsidDel="006E70F4" w:rsidRDefault="006E70F4" w:rsidP="006E70F4">
            <w:pPr>
              <w:pStyle w:val="TestCaseInfo"/>
              <w:numPr>
                <w:ilvl w:val="0"/>
                <w:numId w:val="101"/>
              </w:numPr>
              <w:rPr>
                <w:del w:id="6585" w:author="Dragomir, Mihai-Stefan" w:date="2017-02-21T09:59:00Z"/>
                <w:lang w:eastAsia="zh-CN"/>
              </w:rPr>
            </w:pPr>
            <w:ins w:id="6586" w:author="Dragomir, Mihai-Stefan" w:date="2017-02-21T09:59:00Z">
              <w:r w:rsidRPr="006E70F4">
                <w:rPr>
                  <w:lang w:eastAsia="zh-CN"/>
                </w:rPr>
                <w:t>EM generated event – Manual Scaling</w:t>
              </w:r>
            </w:ins>
            <w:del w:id="6587" w:author="Dragomir, Mihai-Stefan" w:date="2017-02-21T09:59:00Z">
              <w:r w:rsidR="00CF3569" w:rsidDel="006E70F4">
                <w:rPr>
                  <w:lang w:eastAsia="zh-CN"/>
                </w:rPr>
                <w:delText>command to the VNFM</w:delText>
              </w:r>
            </w:del>
          </w:p>
          <w:p w:rsidR="00CF3569" w:rsidDel="006E70F4" w:rsidRDefault="00CF3569" w:rsidP="006E70F4">
            <w:pPr>
              <w:pStyle w:val="TestCaseInfo"/>
              <w:numPr>
                <w:ilvl w:val="0"/>
                <w:numId w:val="101"/>
              </w:numPr>
              <w:rPr>
                <w:del w:id="6588" w:author="Dragomir, Mihai-Stefan" w:date="2017-02-21T09:59:00Z"/>
                <w:lang w:eastAsia="zh-CN"/>
              </w:rPr>
            </w:pPr>
            <w:del w:id="6589" w:author="Dragomir, Mihai-Stefan" w:date="2017-02-21T09:59:00Z">
              <w:r w:rsidDel="006E70F4">
                <w:rPr>
                  <w:lang w:eastAsia="zh-CN"/>
                </w:rPr>
                <w:delText>higher traffic load over a longer period of time</w:delText>
              </w:r>
            </w:del>
          </w:p>
          <w:p w:rsidR="00CF3569" w:rsidDel="006E70F4" w:rsidRDefault="00CF3569" w:rsidP="006E70F4">
            <w:pPr>
              <w:pStyle w:val="TestCaseInfo"/>
              <w:numPr>
                <w:ilvl w:val="0"/>
                <w:numId w:val="101"/>
              </w:numPr>
              <w:rPr>
                <w:del w:id="6590" w:author="Dragomir, Mihai-Stefan" w:date="2017-02-21T09:59:00Z"/>
                <w:lang w:eastAsia="zh-CN"/>
              </w:rPr>
            </w:pPr>
            <w:del w:id="6591" w:author="Dragomir, Mihai-Stefan" w:date="2017-02-21T09:59:00Z">
              <w:r w:rsidDel="006E70F4">
                <w:rPr>
                  <w:lang w:eastAsia="zh-CN"/>
                </w:rPr>
                <w:delText>triggered by EM</w:delText>
              </w:r>
            </w:del>
          </w:p>
          <w:p w:rsidR="00CF3569" w:rsidRDefault="00CF3569" w:rsidP="006E70F4">
            <w:pPr>
              <w:pStyle w:val="TestCaseInfo"/>
              <w:numPr>
                <w:ilvl w:val="0"/>
                <w:numId w:val="101"/>
              </w:numPr>
              <w:rPr>
                <w:lang w:eastAsia="zh-CN"/>
              </w:rPr>
            </w:pPr>
            <w:del w:id="6592" w:author="Dragomir, Mihai-Stefan" w:date="2017-02-21T09:59:00Z">
              <w:r w:rsidDel="006E70F4">
                <w:rPr>
                  <w:lang w:eastAsia="zh-CN"/>
                </w:rPr>
                <w:delText>triggered by VNF</w:delText>
              </w:r>
            </w:del>
          </w:p>
          <w:p w:rsidR="00B52009" w:rsidRDefault="00CF3569" w:rsidP="00CF3569">
            <w:pPr>
              <w:pStyle w:val="TestCaseInfo"/>
            </w:pPr>
            <w:r>
              <w:t>Each of this trigger can be seen a sub test cases.</w:t>
            </w:r>
          </w:p>
        </w:tc>
      </w:tr>
    </w:tbl>
    <w:p w:rsidR="00B52009" w:rsidRDefault="00B52009" w:rsidP="005A676A"/>
    <w:p w:rsidR="009E5F99" w:rsidRDefault="009E5F99"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E5F99" w:rsidTr="009362AA">
        <w:tc>
          <w:tcPr>
            <w:tcW w:w="9330" w:type="dxa"/>
            <w:gridSpan w:val="2"/>
            <w:tcBorders>
              <w:top w:val="single" w:sz="2" w:space="0" w:color="auto"/>
              <w:left w:val="single" w:sz="2" w:space="0" w:color="auto"/>
              <w:bottom w:val="single" w:sz="2" w:space="0" w:color="auto"/>
              <w:right w:val="single" w:sz="2" w:space="0" w:color="auto"/>
            </w:tcBorders>
            <w:hideMark/>
          </w:tcPr>
          <w:p w:rsidR="009E5F99" w:rsidRDefault="00F44670" w:rsidP="009362AA">
            <w:pPr>
              <w:pStyle w:val="TestCase"/>
            </w:pPr>
            <w:bookmarkStart w:id="6593" w:name="_Toc454184466"/>
            <w:bookmarkStart w:id="6594" w:name="_Toc477275320"/>
            <w:bookmarkEnd w:id="6593"/>
            <w:r>
              <w:t>TC.VNF.COMP</w:t>
            </w:r>
            <w:r w:rsidR="001E6CEC">
              <w:t>LEX</w:t>
            </w:r>
            <w:r>
              <w:t>.004</w:t>
            </w:r>
            <w:r>
              <w:tab/>
            </w:r>
            <w:r w:rsidR="009E5F99" w:rsidRPr="00D45BAF">
              <w:t>VNF upgrade, update or rollback in state Active with max traffic</w:t>
            </w:r>
            <w:bookmarkEnd w:id="6594"/>
          </w:p>
        </w:tc>
      </w:tr>
      <w:tr w:rsidR="009E5F99" w:rsidTr="009362AA">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E5F99" w:rsidRPr="00D67489" w:rsidRDefault="009E5F99" w:rsidP="00B65386">
            <w:pPr>
              <w:pStyle w:val="TestCaseInfo"/>
              <w:rPr>
                <w:lang w:eastAsia="zh-CN"/>
              </w:rPr>
            </w:pPr>
            <w:r>
              <w:rPr>
                <w:lang w:eastAsia="zh-CN"/>
              </w:rPr>
              <w:t xml:space="preserve">Verify VNF can be upgraded, updated or rolled back in state “Active” and returns into the same state back. The process is done under max traffic to determine </w:t>
            </w:r>
            <w:r>
              <w:rPr>
                <w:lang w:eastAsia="zh-CN"/>
              </w:rPr>
              <w:lastRenderedPageBreak/>
              <w:t>the service disruption time</w:t>
            </w:r>
            <w:r w:rsidR="0038372C">
              <w:rPr>
                <w:lang w:eastAsia="zh-CN"/>
              </w:rPr>
              <w:t xml:space="preserve"> and the new VNF can scale right away up to the max limit.</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9E5F99" w:rsidRDefault="009E5F99" w:rsidP="009362AA">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9E5F99" w:rsidTr="009362A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r>
              <w:t>Ensure VNF receive the required configuration from the EM or configuration file</w:t>
            </w:r>
          </w:p>
          <w:p w:rsidR="009E5F99" w:rsidRDefault="009E5F99" w:rsidP="009362AA">
            <w:pPr>
              <w:pStyle w:val="TestCaseInfo"/>
            </w:pPr>
            <w:r>
              <w:t>Sequence:</w:t>
            </w:r>
          </w:p>
          <w:p w:rsidR="009E5F99" w:rsidRDefault="009E5F99" w:rsidP="00A57497">
            <w:pPr>
              <w:pStyle w:val="TestCaseInfo"/>
              <w:numPr>
                <w:ilvl w:val="0"/>
                <w:numId w:val="123"/>
              </w:numPr>
            </w:pPr>
            <w:r>
              <w:t>Instantiate VNF</w:t>
            </w:r>
          </w:p>
          <w:p w:rsidR="00A57497" w:rsidRDefault="00A57497" w:rsidP="00A57497">
            <w:pPr>
              <w:pStyle w:val="TestCaseInfo"/>
              <w:numPr>
                <w:ilvl w:val="0"/>
                <w:numId w:val="123"/>
              </w:numPr>
              <w:rPr>
                <w:ins w:id="6595" w:author="Seggelke, Klaus" w:date="2017-03-14T17:09:00Z"/>
              </w:rPr>
            </w:pPr>
            <w:ins w:id="6596" w:author="Seggelke, Klaus" w:date="2017-03-14T17:09:00Z">
              <w:r w:rsidRPr="00074BEF">
                <w:t>Validate VNF instantiation state is INSTANTIATED and VNF state is STARTED (--&gt; time stamp when correct state reached)</w:t>
              </w:r>
            </w:ins>
          </w:p>
          <w:p w:rsidR="009E5F99" w:rsidDel="00A57497" w:rsidRDefault="009E5F99" w:rsidP="00A57497">
            <w:pPr>
              <w:pStyle w:val="TestCaseInfo"/>
              <w:numPr>
                <w:ilvl w:val="0"/>
                <w:numId w:val="123"/>
              </w:numPr>
              <w:rPr>
                <w:del w:id="6597" w:author="Seggelke, Klaus" w:date="2017-03-14T17:09:00Z"/>
              </w:rPr>
            </w:pPr>
            <w:del w:id="6598" w:author="Seggelke, Klaus" w:date="2017-03-14T17:09:00Z">
              <w:r w:rsidDel="00A57497">
                <w:delText>Validate VNF is in state Inactive</w:delText>
              </w:r>
            </w:del>
          </w:p>
          <w:p w:rsidR="009E5F99" w:rsidDel="00A57497" w:rsidRDefault="009E5F99" w:rsidP="00A57497">
            <w:pPr>
              <w:pStyle w:val="TestCaseInfo"/>
              <w:numPr>
                <w:ilvl w:val="0"/>
                <w:numId w:val="123"/>
              </w:numPr>
              <w:rPr>
                <w:del w:id="6599" w:author="Seggelke, Klaus" w:date="2017-03-14T17:09:00Z"/>
              </w:rPr>
            </w:pPr>
            <w:del w:id="6600" w:author="Seggelke, Klaus" w:date="2017-03-14T17:09:00Z">
              <w:r w:rsidDel="00A57497">
                <w:delText>Start the VNF</w:delText>
              </w:r>
            </w:del>
          </w:p>
          <w:p w:rsidR="009E5F99" w:rsidDel="00A57497" w:rsidRDefault="009E5F99" w:rsidP="00A57497">
            <w:pPr>
              <w:pStyle w:val="TestCaseInfo"/>
              <w:numPr>
                <w:ilvl w:val="0"/>
                <w:numId w:val="123"/>
              </w:numPr>
              <w:rPr>
                <w:del w:id="6601" w:author="Seggelke, Klaus" w:date="2017-03-14T17:09:00Z"/>
              </w:rPr>
            </w:pPr>
            <w:del w:id="6602" w:author="Seggelke, Klaus" w:date="2017-03-14T17:09:00Z">
              <w:r w:rsidDel="00A57497">
                <w:delText>Validate VNF is in state Active</w:delText>
              </w:r>
            </w:del>
          </w:p>
          <w:p w:rsidR="00592307" w:rsidRDefault="00592307" w:rsidP="00A57497">
            <w:pPr>
              <w:pStyle w:val="TestCaseInfo"/>
              <w:numPr>
                <w:ilvl w:val="0"/>
                <w:numId w:val="123"/>
              </w:numPr>
            </w:pPr>
            <w:r>
              <w:t>Generate low traffic load</w:t>
            </w:r>
          </w:p>
          <w:p w:rsidR="00592307" w:rsidRDefault="00592307" w:rsidP="00A57497">
            <w:pPr>
              <w:pStyle w:val="TestCaseInfo"/>
              <w:numPr>
                <w:ilvl w:val="0"/>
                <w:numId w:val="123"/>
              </w:numPr>
            </w:pPr>
            <w:r>
              <w:t>Validate that traffic flows through without issues (--&gt; no dropped packets)</w:t>
            </w:r>
          </w:p>
          <w:p w:rsidR="00592307" w:rsidRDefault="00592307" w:rsidP="00A57497">
            <w:pPr>
              <w:pStyle w:val="TestCaseInfo"/>
              <w:numPr>
                <w:ilvl w:val="0"/>
                <w:numId w:val="123"/>
              </w:numPr>
            </w:pPr>
            <w:r>
              <w:t>Trigger a resize of the NFV resources to the maximum</w:t>
            </w:r>
          </w:p>
          <w:p w:rsidR="009E5F99" w:rsidRDefault="009E5F99" w:rsidP="00A57497">
            <w:pPr>
              <w:pStyle w:val="TestCaseInfo"/>
              <w:numPr>
                <w:ilvl w:val="0"/>
                <w:numId w:val="123"/>
              </w:numPr>
            </w:pPr>
            <w:r>
              <w:t>Start the max traffic load</w:t>
            </w:r>
          </w:p>
          <w:p w:rsidR="009E5F99" w:rsidRDefault="009E5F99" w:rsidP="00A57497">
            <w:pPr>
              <w:pStyle w:val="TestCaseInfo"/>
              <w:numPr>
                <w:ilvl w:val="0"/>
                <w:numId w:val="123"/>
              </w:numPr>
            </w:pPr>
            <w:r>
              <w:t>Validate traffic goes through (--&gt; no dropped packets)</w:t>
            </w:r>
          </w:p>
          <w:p w:rsidR="009E5F99" w:rsidRDefault="009E5F99" w:rsidP="00A57497">
            <w:pPr>
              <w:pStyle w:val="TestCaseInfo"/>
              <w:numPr>
                <w:ilvl w:val="0"/>
                <w:numId w:val="123"/>
              </w:numPr>
            </w:pPr>
            <w:r>
              <w:t>Initiate the upgrade, update or rollback process</w:t>
            </w:r>
          </w:p>
          <w:p w:rsidR="009E5F99" w:rsidRDefault="009E5F99" w:rsidP="00A57497">
            <w:pPr>
              <w:pStyle w:val="TestCaseInfo"/>
              <w:numPr>
                <w:ilvl w:val="0"/>
                <w:numId w:val="123"/>
              </w:numPr>
            </w:pPr>
            <w:r>
              <w:t>Validate VNF new version is active and state is Active</w:t>
            </w:r>
          </w:p>
          <w:p w:rsidR="009E5F99" w:rsidRDefault="009E5F99" w:rsidP="00A57497">
            <w:pPr>
              <w:pStyle w:val="TestCaseInfo"/>
              <w:numPr>
                <w:ilvl w:val="0"/>
                <w:numId w:val="123"/>
              </w:numPr>
            </w:pPr>
            <w:r>
              <w:t xml:space="preserve">Validate </w:t>
            </w:r>
            <w:r w:rsidR="0038372C">
              <w:t xml:space="preserve">VNF has scaled up to the max level, </w:t>
            </w:r>
            <w:r>
              <w:t>traffic gets forwarded and measure the length of service disruption</w:t>
            </w:r>
          </w:p>
          <w:p w:rsidR="009E5F99" w:rsidRDefault="009E5F99" w:rsidP="00A57497">
            <w:pPr>
              <w:pStyle w:val="TestCaseInfo"/>
              <w:numPr>
                <w:ilvl w:val="0"/>
                <w:numId w:val="123"/>
              </w:numPr>
            </w:pPr>
            <w:r>
              <w:t>Stop Traffic</w:t>
            </w:r>
          </w:p>
          <w:p w:rsidR="009E5F99" w:rsidRDefault="009E5F99" w:rsidP="00A57497">
            <w:pPr>
              <w:pStyle w:val="TestCaseInfo"/>
              <w:numPr>
                <w:ilvl w:val="0"/>
                <w:numId w:val="123"/>
              </w:numPr>
            </w:pPr>
            <w:r>
              <w:t>Terminate VNF</w:t>
            </w:r>
          </w:p>
          <w:p w:rsidR="009E5F99" w:rsidRPr="00D921A2" w:rsidRDefault="009E5F99" w:rsidP="00A57497">
            <w:pPr>
              <w:pStyle w:val="TestCaseInfo"/>
              <w:numPr>
                <w:ilvl w:val="0"/>
                <w:numId w:val="123"/>
              </w:numPr>
            </w:pPr>
            <w:r>
              <w:t>Validate that all vResources have been released</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Default="00592307" w:rsidP="00592307">
            <w:pPr>
              <w:pStyle w:val="TestCaseInfo"/>
            </w:pPr>
            <w:r>
              <w:t>Following resources could be scaled up:</w:t>
            </w:r>
          </w:p>
          <w:p w:rsidR="00592307" w:rsidRDefault="00592307" w:rsidP="006E70F4">
            <w:pPr>
              <w:pStyle w:val="TestCaseInfo"/>
              <w:numPr>
                <w:ilvl w:val="0"/>
                <w:numId w:val="101"/>
              </w:numPr>
            </w:pPr>
            <w:r>
              <w:t>vMemory</w:t>
            </w:r>
          </w:p>
          <w:p w:rsidR="00592307" w:rsidRDefault="00592307" w:rsidP="006E70F4">
            <w:pPr>
              <w:pStyle w:val="TestCaseInfo"/>
              <w:numPr>
                <w:ilvl w:val="0"/>
                <w:numId w:val="101"/>
              </w:numPr>
            </w:pPr>
            <w:r>
              <w:t>vCPU cores</w:t>
            </w:r>
          </w:p>
          <w:p w:rsidR="00592307" w:rsidRDefault="00592307" w:rsidP="006E70F4">
            <w:pPr>
              <w:pStyle w:val="TestCaseInfo"/>
              <w:numPr>
                <w:ilvl w:val="0"/>
                <w:numId w:val="101"/>
              </w:numPr>
            </w:pPr>
            <w:r>
              <w:t>vStorage</w:t>
            </w:r>
          </w:p>
          <w:p w:rsidR="00592307" w:rsidRDefault="00592307" w:rsidP="006E70F4">
            <w:pPr>
              <w:pStyle w:val="TestCaseInfo"/>
              <w:numPr>
                <w:ilvl w:val="0"/>
                <w:numId w:val="101"/>
              </w:numPr>
            </w:pPr>
            <w:r>
              <w:t>vNIC or specialized hardware</w:t>
            </w:r>
          </w:p>
          <w:p w:rsidR="00592307" w:rsidRDefault="00592307" w:rsidP="00592307">
            <w:pPr>
              <w:pStyle w:val="TestCaseInfo"/>
            </w:pPr>
            <w:r>
              <w:t xml:space="preserve">In case scale-up the VNF doesn’t add new VNFCs. It keeps the number of VNFC constant and just adds additional resources. </w:t>
            </w:r>
          </w:p>
          <w:p w:rsidR="00592307" w:rsidRDefault="00592307" w:rsidP="00592307">
            <w:pPr>
              <w:pStyle w:val="TestCaseInfo"/>
            </w:pPr>
            <w:r>
              <w:t>The scaling trigger could be one of the following:</w:t>
            </w:r>
          </w:p>
          <w:p w:rsidR="006E70F4" w:rsidRDefault="006E70F4" w:rsidP="006E70F4">
            <w:pPr>
              <w:pStyle w:val="TestCaseInfo"/>
              <w:numPr>
                <w:ilvl w:val="0"/>
                <w:numId w:val="101"/>
              </w:numPr>
              <w:rPr>
                <w:ins w:id="6603" w:author="Dragomir, Mihai-Stefan" w:date="2017-02-21T09:59:00Z"/>
                <w:lang w:eastAsia="zh-CN"/>
              </w:rPr>
            </w:pPr>
            <w:ins w:id="6604" w:author="Dragomir, Mihai-Stefan" w:date="2017-02-21T09:59: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01"/>
              </w:numPr>
              <w:rPr>
                <w:ins w:id="6605" w:author="Dragomir, Mihai-Stefan" w:date="2017-02-21T09:59:00Z"/>
                <w:lang w:eastAsia="zh-CN"/>
              </w:rPr>
            </w:pPr>
            <w:ins w:id="6606"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01"/>
              </w:numPr>
              <w:rPr>
                <w:ins w:id="6607" w:author="Dragomir, Mihai-Stefan" w:date="2017-02-21T09:59:00Z"/>
                <w:lang w:eastAsia="zh-CN"/>
              </w:rPr>
            </w:pPr>
            <w:ins w:id="6608" w:author="Dragomir, Mihai-Stefan" w:date="2017-02-21T09:59:00Z">
              <w:r w:rsidRPr="006E70F4">
                <w:rPr>
                  <w:lang w:eastAsia="zh-CN"/>
                </w:rPr>
                <w:t>VIM generated event – On-demand Scaling</w:t>
              </w:r>
            </w:ins>
          </w:p>
          <w:p w:rsidR="006E70F4" w:rsidRDefault="006E70F4" w:rsidP="006E70F4">
            <w:pPr>
              <w:pStyle w:val="TestCaseInfo"/>
              <w:numPr>
                <w:ilvl w:val="0"/>
                <w:numId w:val="101"/>
              </w:numPr>
              <w:rPr>
                <w:ins w:id="6609" w:author="Dragomir, Mihai-Stefan" w:date="2017-02-21T09:59:00Z"/>
                <w:lang w:eastAsia="zh-CN"/>
              </w:rPr>
            </w:pPr>
            <w:ins w:id="6610"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01"/>
              </w:numPr>
              <w:rPr>
                <w:ins w:id="6611" w:author="Dragomir, Mihai-Stefan" w:date="2017-02-21T09:59:00Z"/>
                <w:lang w:eastAsia="zh-CN"/>
              </w:rPr>
            </w:pPr>
            <w:ins w:id="6612"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01"/>
              </w:numPr>
              <w:rPr>
                <w:ins w:id="6613" w:author="Dragomir, Mihai-Stefan" w:date="2017-02-21T09:59:00Z"/>
                <w:lang w:eastAsia="zh-CN"/>
              </w:rPr>
            </w:pPr>
            <w:ins w:id="6614" w:author="Dragomir, Mihai-Stefan" w:date="2017-02-21T09:59:00Z">
              <w:r w:rsidRPr="006E70F4">
                <w:rPr>
                  <w:lang w:eastAsia="zh-CN"/>
                </w:rPr>
                <w:lastRenderedPageBreak/>
                <w:t>VNF generated event - Manual Scaling</w:t>
              </w:r>
            </w:ins>
          </w:p>
          <w:p w:rsidR="00592307" w:rsidDel="006E70F4" w:rsidRDefault="006E70F4" w:rsidP="006E70F4">
            <w:pPr>
              <w:pStyle w:val="TestCaseInfo"/>
              <w:numPr>
                <w:ilvl w:val="0"/>
                <w:numId w:val="101"/>
              </w:numPr>
              <w:rPr>
                <w:del w:id="6615" w:author="Dragomir, Mihai-Stefan" w:date="2017-02-21T09:59:00Z"/>
                <w:lang w:eastAsia="zh-CN"/>
              </w:rPr>
            </w:pPr>
            <w:ins w:id="6616" w:author="Dragomir, Mihai-Stefan" w:date="2017-02-21T09:59:00Z">
              <w:r w:rsidRPr="006E70F4">
                <w:rPr>
                  <w:lang w:eastAsia="zh-CN"/>
                </w:rPr>
                <w:t>EM generated event – Manual Scaling</w:t>
              </w:r>
            </w:ins>
            <w:del w:id="6617" w:author="Dragomir, Mihai-Stefan" w:date="2017-02-21T09:59:00Z">
              <w:r w:rsidR="00592307" w:rsidDel="006E70F4">
                <w:rPr>
                  <w:lang w:eastAsia="zh-CN"/>
                </w:rPr>
                <w:delText>command to the VNFM</w:delText>
              </w:r>
            </w:del>
          </w:p>
          <w:p w:rsidR="00592307" w:rsidDel="006E70F4" w:rsidRDefault="00592307" w:rsidP="006E70F4">
            <w:pPr>
              <w:pStyle w:val="TestCaseInfo"/>
              <w:numPr>
                <w:ilvl w:val="0"/>
                <w:numId w:val="101"/>
              </w:numPr>
              <w:rPr>
                <w:del w:id="6618" w:author="Dragomir, Mihai-Stefan" w:date="2017-02-21T09:59:00Z"/>
                <w:lang w:eastAsia="zh-CN"/>
              </w:rPr>
            </w:pPr>
            <w:del w:id="6619" w:author="Dragomir, Mihai-Stefan" w:date="2017-02-21T09:59:00Z">
              <w:r w:rsidDel="006E70F4">
                <w:rPr>
                  <w:lang w:eastAsia="zh-CN"/>
                </w:rPr>
                <w:delText>higher traffic load over a longer period of time</w:delText>
              </w:r>
            </w:del>
          </w:p>
          <w:p w:rsidR="00592307" w:rsidDel="006E70F4" w:rsidRDefault="00592307" w:rsidP="006E70F4">
            <w:pPr>
              <w:pStyle w:val="TestCaseInfo"/>
              <w:numPr>
                <w:ilvl w:val="0"/>
                <w:numId w:val="101"/>
              </w:numPr>
              <w:rPr>
                <w:del w:id="6620" w:author="Dragomir, Mihai-Stefan" w:date="2017-02-21T09:59:00Z"/>
                <w:lang w:eastAsia="zh-CN"/>
              </w:rPr>
            </w:pPr>
            <w:del w:id="6621" w:author="Dragomir, Mihai-Stefan" w:date="2017-02-21T09:59:00Z">
              <w:r w:rsidDel="006E70F4">
                <w:rPr>
                  <w:lang w:eastAsia="zh-CN"/>
                </w:rPr>
                <w:delText>triggered by EM</w:delText>
              </w:r>
            </w:del>
          </w:p>
          <w:p w:rsidR="00592307" w:rsidRDefault="00592307" w:rsidP="006E70F4">
            <w:pPr>
              <w:pStyle w:val="TestCaseInfo"/>
              <w:numPr>
                <w:ilvl w:val="0"/>
                <w:numId w:val="101"/>
              </w:numPr>
              <w:rPr>
                <w:lang w:eastAsia="zh-CN"/>
              </w:rPr>
            </w:pPr>
            <w:del w:id="6622" w:author="Dragomir, Mihai-Stefan" w:date="2017-02-21T09:59:00Z">
              <w:r w:rsidDel="006E70F4">
                <w:rPr>
                  <w:lang w:eastAsia="zh-CN"/>
                </w:rPr>
                <w:delText>triggered by VNF</w:delText>
              </w:r>
            </w:del>
          </w:p>
          <w:p w:rsidR="00592307" w:rsidRDefault="00592307" w:rsidP="00592307">
            <w:pPr>
              <w:pStyle w:val="TestCaseInfo"/>
            </w:pPr>
            <w:r>
              <w:t>Each of this trigger can be seen a sub test cases.</w:t>
            </w:r>
          </w:p>
          <w:p w:rsidR="009E5F99" w:rsidRDefault="009E5F99" w:rsidP="00592307">
            <w:pPr>
              <w:pStyle w:val="TestCaseInfo"/>
            </w:pPr>
            <w:r>
              <w:t>The test case includes three different sub test cases:</w:t>
            </w:r>
          </w:p>
          <w:p w:rsidR="009E5F99" w:rsidRDefault="009E5F99" w:rsidP="006E70F4">
            <w:pPr>
              <w:pStyle w:val="TestCaseInfo"/>
              <w:numPr>
                <w:ilvl w:val="0"/>
                <w:numId w:val="101"/>
              </w:numPr>
            </w:pPr>
            <w:r>
              <w:t>Upgrade a VNF</w:t>
            </w:r>
          </w:p>
          <w:p w:rsidR="009E5F99" w:rsidRDefault="009E5F99" w:rsidP="006E70F4">
            <w:pPr>
              <w:pStyle w:val="TestCaseInfo"/>
              <w:numPr>
                <w:ilvl w:val="0"/>
                <w:numId w:val="101"/>
              </w:numPr>
            </w:pPr>
            <w:r>
              <w:t>Update a VNF</w:t>
            </w:r>
          </w:p>
          <w:p w:rsidR="009E5F99" w:rsidRDefault="009E5F99" w:rsidP="006E70F4">
            <w:pPr>
              <w:pStyle w:val="TestCaseInfo"/>
              <w:numPr>
                <w:ilvl w:val="0"/>
                <w:numId w:val="101"/>
              </w:numPr>
            </w:pPr>
            <w:r>
              <w:t>Rollback a VNF</w:t>
            </w:r>
          </w:p>
        </w:tc>
      </w:tr>
    </w:tbl>
    <w:p w:rsidR="009E5F99" w:rsidRDefault="009E5F99" w:rsidP="009E5F99">
      <w:pPr>
        <w:rPr>
          <w:ins w:id="6623" w:author="Seggelke, Klaus" w:date="2017-03-08T09:15:00Z"/>
          <w:lang w:eastAsia="zh-CN"/>
        </w:rPr>
      </w:pPr>
    </w:p>
    <w:p w:rsidR="00934D26" w:rsidRDefault="00934D26">
      <w:pPr>
        <w:pStyle w:val="Heading1"/>
        <w:pPrChange w:id="6624" w:author="Seggelke, Klaus" w:date="2017-03-08T09:15:00Z">
          <w:pPr/>
        </w:pPrChange>
      </w:pPr>
      <w:bookmarkStart w:id="6625" w:name="_Toc477275605"/>
      <w:ins w:id="6626" w:author="Seggelke, Klaus" w:date="2017-03-08T09:15:00Z">
        <w:r>
          <w:t>Open Use Cases</w:t>
        </w:r>
      </w:ins>
      <w:bookmarkEnd w:id="6625"/>
    </w:p>
    <w:p w:rsidR="00E17FBA" w:rsidRDefault="00E17FBA" w:rsidP="005A676A">
      <w:pPr>
        <w:rPr>
          <w:ins w:id="6627" w:author="Seggelke, Klaus" w:date="2017-03-08T09:15:00Z"/>
        </w:rPr>
      </w:pPr>
    </w:p>
    <w:p w:rsidR="00934D26" w:rsidRDefault="00934D26">
      <w:pPr>
        <w:pStyle w:val="ListParagraph"/>
        <w:numPr>
          <w:ilvl w:val="0"/>
          <w:numId w:val="227"/>
        </w:numPr>
        <w:rPr>
          <w:ins w:id="6628" w:author="Seggelke, Klaus" w:date="2017-03-08T09:15:00Z"/>
        </w:rPr>
        <w:pPrChange w:id="6629" w:author="Seggelke, Klaus" w:date="2017-03-08T09:15:00Z">
          <w:pPr/>
        </w:pPrChange>
      </w:pPr>
      <w:ins w:id="6630" w:author="Seggelke, Klaus" w:date="2017-03-08T09:15:00Z">
        <w:r w:rsidRPr="00934D26">
          <w:t>Capacity utilization for calendar time</w:t>
        </w:r>
      </w:ins>
    </w:p>
    <w:p w:rsidR="00934D26" w:rsidRDefault="00934D26">
      <w:pPr>
        <w:pStyle w:val="ListParagraph"/>
        <w:rPr>
          <w:ins w:id="6631" w:author="Seggelke, Klaus" w:date="2017-03-08T09:15:00Z"/>
        </w:rPr>
        <w:pPrChange w:id="6632" w:author="Seggelke, Klaus" w:date="2017-03-08T09:15:00Z">
          <w:pPr/>
        </w:pPrChange>
      </w:pPr>
      <w:ins w:id="6633" w:author="Seggelke, Klaus" w:date="2017-03-08T09:15:00Z">
        <w:r>
          <w:t>NFV</w:t>
        </w:r>
      </w:ins>
      <w:ins w:id="6634" w:author="Seggelke, Klaus" w:date="2017-03-08T09:17:00Z">
        <w:r>
          <w:t>I</w:t>
        </w:r>
      </w:ins>
      <w:ins w:id="6635" w:author="Seggelke, Klaus" w:date="2017-03-08T09:15:00Z">
        <w:r>
          <w:t xml:space="preserve"> allocates and deallocates </w:t>
        </w:r>
      </w:ins>
      <w:ins w:id="6636" w:author="Seggelke, Klaus" w:date="2017-03-08T09:17:00Z">
        <w:r>
          <w:t xml:space="preserve">virtual </w:t>
        </w:r>
      </w:ins>
      <w:ins w:id="6637" w:author="Seggelke, Klaus" w:date="2017-03-08T09:15:00Z">
        <w:r>
          <w:t xml:space="preserve">resources </w:t>
        </w:r>
      </w:ins>
      <w:ins w:id="6638" w:author="Seggelke, Klaus" w:date="2017-03-08T09:17:00Z">
        <w:r>
          <w:t xml:space="preserve">for a given time period based on </w:t>
        </w:r>
      </w:ins>
      <w:ins w:id="6639" w:author="Seggelke, Klaus" w:date="2017-03-08T09:16:00Z">
        <w:r>
          <w:t>calendar</w:t>
        </w:r>
      </w:ins>
      <w:ins w:id="6640" w:author="Seggelke, Klaus" w:date="2017-03-08T09:15:00Z">
        <w:r>
          <w:t xml:space="preserve"> time</w:t>
        </w:r>
      </w:ins>
    </w:p>
    <w:p w:rsidR="00934D26" w:rsidRDefault="00934D26">
      <w:pPr>
        <w:pStyle w:val="ListParagraph"/>
        <w:numPr>
          <w:ilvl w:val="0"/>
          <w:numId w:val="227"/>
        </w:numPr>
        <w:rPr>
          <w:ins w:id="6641" w:author="Seggelke, Klaus" w:date="2017-03-08T09:18:00Z"/>
        </w:rPr>
        <w:pPrChange w:id="6642" w:author="Seggelke, Klaus" w:date="2017-03-08T09:15:00Z">
          <w:pPr/>
        </w:pPrChange>
      </w:pPr>
      <w:ins w:id="6643" w:author="Seggelke, Klaus" w:date="2017-03-08T09:18:00Z">
        <w:r w:rsidRPr="00934D26">
          <w:t>Capacity query for a time period</w:t>
        </w:r>
      </w:ins>
    </w:p>
    <w:p w:rsidR="00934D26" w:rsidRDefault="00934D26">
      <w:pPr>
        <w:pStyle w:val="ListParagraph"/>
        <w:rPr>
          <w:ins w:id="6644" w:author="Seggelke, Klaus" w:date="2017-03-08T09:18:00Z"/>
        </w:rPr>
        <w:pPrChange w:id="6645" w:author="Seggelke, Klaus" w:date="2017-03-08T09:18:00Z">
          <w:pPr/>
        </w:pPrChange>
      </w:pPr>
      <w:ins w:id="6646" w:author="Seggelke, Klaus" w:date="2017-03-08T09:19:00Z">
        <w:r>
          <w:t xml:space="preserve">Virtual resource allocation that includes a </w:t>
        </w:r>
        <w:r w:rsidRPr="00CB239C">
          <w:rPr>
            <w:sz w:val="20"/>
            <w:szCs w:val="20"/>
          </w:rPr>
          <w:t xml:space="preserve">time period </w:t>
        </w:r>
      </w:ins>
      <w:ins w:id="6647" w:author="Seggelke, Klaus" w:date="2017-03-08T09:20:00Z">
        <w:r>
          <w:rPr>
            <w:sz w:val="20"/>
            <w:szCs w:val="20"/>
          </w:rPr>
          <w:t>for what</w:t>
        </w:r>
      </w:ins>
      <w:ins w:id="6648" w:author="Seggelke, Klaus" w:date="2017-03-08T09:19:00Z">
        <w:r w:rsidRPr="00CB239C">
          <w:rPr>
            <w:sz w:val="20"/>
            <w:szCs w:val="20"/>
          </w:rPr>
          <w:t xml:space="preserve"> the capacity is queried</w:t>
        </w:r>
      </w:ins>
    </w:p>
    <w:p w:rsidR="00934D26" w:rsidRDefault="00934D26">
      <w:pPr>
        <w:pStyle w:val="ListParagraph"/>
        <w:numPr>
          <w:ilvl w:val="0"/>
          <w:numId w:val="227"/>
        </w:numPr>
        <w:rPr>
          <w:ins w:id="6649" w:author="Seggelke, Klaus" w:date="2017-03-08T09:15:00Z"/>
        </w:rPr>
        <w:pPrChange w:id="6650" w:author="Seggelke, Klaus" w:date="2017-03-08T09:15:00Z">
          <w:pPr/>
        </w:pPrChange>
      </w:pPr>
    </w:p>
    <w:p w:rsidR="00934D26" w:rsidRDefault="00934D26" w:rsidP="005A676A"/>
    <w:p w:rsidR="00685CAE" w:rsidDel="004B12C9" w:rsidRDefault="00685CAE" w:rsidP="00685CAE">
      <w:pPr>
        <w:pStyle w:val="Heading1"/>
        <w:rPr>
          <w:del w:id="6651" w:author="Seggelke, Klaus" w:date="2017-03-06T16:40:00Z"/>
        </w:rPr>
      </w:pPr>
      <w:del w:id="6652" w:author="Seggelke, Klaus" w:date="2017-03-06T16:40:00Z">
        <w:r w:rsidDel="004B12C9">
          <w:delText>VNF Packaging</w:delText>
        </w:r>
        <w:bookmarkStart w:id="6653" w:name="_Toc477275145"/>
        <w:bookmarkStart w:id="6654" w:name="_Toc477275606"/>
        <w:bookmarkEnd w:id="6653"/>
        <w:bookmarkEnd w:id="6654"/>
      </w:del>
    </w:p>
    <w:p w:rsidR="00AE230F" w:rsidRPr="00AE230F" w:rsidDel="004B12C9" w:rsidRDefault="00AE230F" w:rsidP="00AE230F">
      <w:pPr>
        <w:pStyle w:val="Heading2"/>
        <w:rPr>
          <w:del w:id="6655" w:author="Seggelke, Klaus" w:date="2017-03-06T16:40:00Z"/>
        </w:rPr>
      </w:pPr>
      <w:del w:id="6656" w:author="Seggelke, Klaus" w:date="2017-03-06T16:40:00Z">
        <w:r w:rsidDel="004B12C9">
          <w:delText>VNF Packaging</w:delText>
        </w:r>
        <w:r w:rsidRPr="00AE230F" w:rsidDel="004B12C9">
          <w:delText xml:space="preserve"> </w:delText>
        </w:r>
        <w:r w:rsidDel="004B12C9">
          <w:delText>Overview</w:delText>
        </w:r>
        <w:bookmarkStart w:id="6657" w:name="_Toc477275146"/>
        <w:bookmarkStart w:id="6658" w:name="_Toc477275607"/>
        <w:bookmarkEnd w:id="6657"/>
        <w:bookmarkEnd w:id="6658"/>
      </w:del>
    </w:p>
    <w:p w:rsidR="00685CAE" w:rsidDel="004B12C9" w:rsidRDefault="00685CAE" w:rsidP="00685CAE">
      <w:pPr>
        <w:rPr>
          <w:del w:id="6659" w:author="Seggelke, Klaus" w:date="2017-03-06T16:40:00Z"/>
        </w:rPr>
      </w:pPr>
      <w:del w:id="6660" w:author="Seggelke, Klaus" w:date="2017-03-06T16:40:00Z">
        <w:r w:rsidDel="004B12C9">
          <w:delText xml:space="preserve">A VNF Package contains all of the required files and meta-data descriptors required to validate and instantiate a VNF. </w:delText>
        </w:r>
        <w:r w:rsidR="00472779" w:rsidDel="004B12C9">
          <w:delText>The VNF package is delivered to service providers by t</w:delText>
        </w:r>
        <w:r w:rsidR="00CB027C" w:rsidDel="004B12C9">
          <w:delText>he VNF vendor.</w:delText>
        </w:r>
        <w:bookmarkStart w:id="6661" w:name="_Toc477275147"/>
        <w:bookmarkStart w:id="6662" w:name="_Toc477275608"/>
        <w:bookmarkEnd w:id="6661"/>
        <w:bookmarkEnd w:id="6662"/>
      </w:del>
    </w:p>
    <w:p w:rsidR="00472779" w:rsidDel="004B12C9" w:rsidRDefault="00472779" w:rsidP="00685CAE">
      <w:pPr>
        <w:rPr>
          <w:del w:id="6663" w:author="Seggelke, Klaus" w:date="2017-03-06T16:40:00Z"/>
        </w:rPr>
      </w:pPr>
      <w:bookmarkStart w:id="6664" w:name="_Toc477275148"/>
      <w:bookmarkStart w:id="6665" w:name="_Toc477275609"/>
      <w:bookmarkEnd w:id="6664"/>
      <w:bookmarkEnd w:id="6665"/>
    </w:p>
    <w:p w:rsidR="00685CAE" w:rsidDel="004B12C9" w:rsidRDefault="008F5270" w:rsidP="00685CAE">
      <w:pPr>
        <w:rPr>
          <w:del w:id="6666" w:author="Seggelke, Klaus" w:date="2017-03-06T16:40:00Z"/>
        </w:rPr>
      </w:pPr>
      <w:del w:id="6667" w:author="Seggelke, Klaus" w:date="2017-03-06T16:40:00Z">
        <w:r w:rsidDel="004B12C9">
          <w:delText>The s</w:delText>
        </w:r>
        <w:r w:rsidR="00685CAE" w:rsidDel="004B12C9">
          <w:delText xml:space="preserve">tandardized meta-data descriptors </w:delText>
        </w:r>
        <w:r w:rsidDel="004B12C9">
          <w:delText>describe</w:delText>
        </w:r>
        <w:bookmarkStart w:id="6668" w:name="_Toc477275149"/>
        <w:bookmarkStart w:id="6669" w:name="_Toc477275610"/>
        <w:bookmarkEnd w:id="6668"/>
        <w:bookmarkEnd w:id="6669"/>
      </w:del>
    </w:p>
    <w:p w:rsidR="00685CAE" w:rsidDel="004B12C9" w:rsidRDefault="00685CAE" w:rsidP="008F5270">
      <w:pPr>
        <w:pStyle w:val="ListParagraph"/>
        <w:numPr>
          <w:ilvl w:val="0"/>
          <w:numId w:val="178"/>
        </w:numPr>
        <w:rPr>
          <w:del w:id="6670" w:author="Seggelke, Klaus" w:date="2017-03-06T16:40:00Z"/>
        </w:rPr>
      </w:pPr>
      <w:del w:id="6671" w:author="Seggelke, Klaus" w:date="2017-03-06T16:40:00Z">
        <w:r w:rsidDel="004B12C9">
          <w:delText>NFV infrastructure resource requirements for a VNF in</w:delText>
        </w:r>
        <w:r w:rsidR="008F5270" w:rsidDel="004B12C9">
          <w:delText xml:space="preserve"> a service provider environment</w:delText>
        </w:r>
        <w:bookmarkStart w:id="6672" w:name="_Toc477275150"/>
        <w:bookmarkStart w:id="6673" w:name="_Toc477275611"/>
        <w:bookmarkEnd w:id="6672"/>
        <w:bookmarkEnd w:id="6673"/>
      </w:del>
    </w:p>
    <w:p w:rsidR="00685CAE" w:rsidDel="004B12C9" w:rsidRDefault="008F5270" w:rsidP="008F5270">
      <w:pPr>
        <w:pStyle w:val="ListParagraph"/>
        <w:numPr>
          <w:ilvl w:val="0"/>
          <w:numId w:val="178"/>
        </w:numPr>
        <w:rPr>
          <w:del w:id="6674" w:author="Seggelke, Klaus" w:date="2017-03-06T16:40:00Z"/>
        </w:rPr>
      </w:pPr>
      <w:del w:id="6675" w:author="Seggelke, Klaus" w:date="2017-03-06T16:40:00Z">
        <w:r w:rsidDel="004B12C9">
          <w:delText>D</w:delText>
        </w:r>
        <w:r w:rsidR="00685CAE" w:rsidDel="004B12C9">
          <w:delText>esign constraints and other dependencies in order for the VNF to successfully install</w:delText>
        </w:r>
        <w:r w:rsidDel="004B12C9">
          <w:delText>, instantiate and terminate</w:delText>
        </w:r>
        <w:bookmarkStart w:id="6676" w:name="_Toc477275151"/>
        <w:bookmarkStart w:id="6677" w:name="_Toc477275612"/>
        <w:bookmarkEnd w:id="6676"/>
        <w:bookmarkEnd w:id="6677"/>
      </w:del>
    </w:p>
    <w:p w:rsidR="00685CAE" w:rsidDel="004B12C9" w:rsidRDefault="008F5270" w:rsidP="008F5270">
      <w:pPr>
        <w:pStyle w:val="ListParagraph"/>
        <w:numPr>
          <w:ilvl w:val="0"/>
          <w:numId w:val="178"/>
        </w:numPr>
        <w:rPr>
          <w:del w:id="6678" w:author="Seggelke, Klaus" w:date="2017-03-06T16:40:00Z"/>
        </w:rPr>
      </w:pPr>
      <w:del w:id="6679" w:author="Seggelke, Klaus" w:date="2017-03-06T16:40:00Z">
        <w:r w:rsidDel="004B12C9">
          <w:delText>VNF operational behavio</w:delText>
        </w:r>
        <w:r w:rsidR="00685CAE" w:rsidDel="004B12C9">
          <w:delText>r including VNF lifecycle e</w:delText>
        </w:r>
        <w:r w:rsidDel="004B12C9">
          <w:delText>vents (e.g. scaling, upgrading)</w:delText>
        </w:r>
        <w:bookmarkStart w:id="6680" w:name="_Toc477275152"/>
        <w:bookmarkStart w:id="6681" w:name="_Toc477275613"/>
        <w:bookmarkEnd w:id="6680"/>
        <w:bookmarkEnd w:id="6681"/>
      </w:del>
    </w:p>
    <w:p w:rsidR="00472779" w:rsidDel="004B12C9" w:rsidRDefault="00472779" w:rsidP="00685CAE">
      <w:pPr>
        <w:rPr>
          <w:del w:id="6682" w:author="Seggelke, Klaus" w:date="2017-03-06T16:40:00Z"/>
        </w:rPr>
      </w:pPr>
      <w:bookmarkStart w:id="6683" w:name="_Toc477275153"/>
      <w:bookmarkStart w:id="6684" w:name="_Toc477275614"/>
      <w:bookmarkEnd w:id="6683"/>
      <w:bookmarkEnd w:id="6684"/>
    </w:p>
    <w:p w:rsidR="00685CAE" w:rsidDel="004B12C9" w:rsidRDefault="008F5270" w:rsidP="00685CAE">
      <w:pPr>
        <w:rPr>
          <w:del w:id="6685" w:author="Seggelke, Klaus" w:date="2017-03-06T16:40:00Z"/>
        </w:rPr>
      </w:pPr>
      <w:del w:id="6686" w:author="Seggelke, Klaus" w:date="2017-03-06T16:40:00Z">
        <w:r w:rsidDel="004B12C9">
          <w:delText>The s</w:delText>
        </w:r>
        <w:r w:rsidR="00685CAE" w:rsidDel="004B12C9">
          <w:delText xml:space="preserve">tandardized packaging </w:delText>
        </w:r>
        <w:r w:rsidDel="004B12C9">
          <w:delText>brings following advantages:</w:delText>
        </w:r>
        <w:bookmarkStart w:id="6687" w:name="_Toc477275154"/>
        <w:bookmarkStart w:id="6688" w:name="_Toc477275615"/>
        <w:bookmarkEnd w:id="6687"/>
        <w:bookmarkEnd w:id="6688"/>
      </w:del>
    </w:p>
    <w:p w:rsidR="00685CAE" w:rsidDel="004B12C9" w:rsidRDefault="008F5270" w:rsidP="008F5270">
      <w:pPr>
        <w:pStyle w:val="ListParagraph"/>
        <w:numPr>
          <w:ilvl w:val="0"/>
          <w:numId w:val="179"/>
        </w:numPr>
        <w:rPr>
          <w:del w:id="6689" w:author="Seggelke, Klaus" w:date="2017-03-06T16:40:00Z"/>
        </w:rPr>
      </w:pPr>
      <w:del w:id="6690" w:author="Seggelke, Klaus" w:date="2017-03-06T16:40:00Z">
        <w:r w:rsidDel="004B12C9">
          <w:delText>C</w:delText>
        </w:r>
        <w:r w:rsidR="00685CAE" w:rsidDel="004B12C9">
          <w:delText>onsistent, documented method for VNF providers t</w:delText>
        </w:r>
        <w:r w:rsidDel="004B12C9">
          <w:delText>o package VNFs</w:delText>
        </w:r>
        <w:bookmarkStart w:id="6691" w:name="_Toc477275155"/>
        <w:bookmarkStart w:id="6692" w:name="_Toc477275616"/>
        <w:bookmarkEnd w:id="6691"/>
        <w:bookmarkEnd w:id="6692"/>
      </w:del>
    </w:p>
    <w:p w:rsidR="00685CAE" w:rsidDel="004B12C9" w:rsidRDefault="008F5270" w:rsidP="008F5270">
      <w:pPr>
        <w:pStyle w:val="ListParagraph"/>
        <w:numPr>
          <w:ilvl w:val="0"/>
          <w:numId w:val="179"/>
        </w:numPr>
        <w:rPr>
          <w:del w:id="6693" w:author="Seggelke, Klaus" w:date="2017-03-06T16:40:00Z"/>
        </w:rPr>
      </w:pPr>
      <w:del w:id="6694" w:author="Seggelke, Klaus" w:date="2017-03-06T16:40:00Z">
        <w:r w:rsidDel="004B12C9">
          <w:delText>H</w:delText>
        </w:r>
        <w:r w:rsidR="00685CAE" w:rsidDel="004B12C9">
          <w:delText>armonize the service provider on-boarding process for VNFs comi</w:delText>
        </w:r>
        <w:r w:rsidDel="004B12C9">
          <w:delText>ng from different VNF providers</w:delText>
        </w:r>
        <w:bookmarkStart w:id="6695" w:name="_Toc477275156"/>
        <w:bookmarkStart w:id="6696" w:name="_Toc477275617"/>
        <w:bookmarkEnd w:id="6695"/>
        <w:bookmarkEnd w:id="6696"/>
      </w:del>
    </w:p>
    <w:p w:rsidR="00685CAE" w:rsidDel="004B12C9" w:rsidRDefault="008F5270" w:rsidP="008F5270">
      <w:pPr>
        <w:pStyle w:val="ListParagraph"/>
        <w:numPr>
          <w:ilvl w:val="0"/>
          <w:numId w:val="179"/>
        </w:numPr>
        <w:rPr>
          <w:del w:id="6697" w:author="Seggelke, Klaus" w:date="2017-03-06T16:40:00Z"/>
        </w:rPr>
      </w:pPr>
      <w:del w:id="6698" w:author="Seggelke, Klaus" w:date="2017-03-06T16:40:00Z">
        <w:r w:rsidDel="004B12C9">
          <w:delText>I</w:delText>
        </w:r>
        <w:r w:rsidR="00685CAE" w:rsidDel="004B12C9">
          <w:delText>ntegrity, trust an</w:delText>
        </w:r>
        <w:r w:rsidDel="004B12C9">
          <w:delText>d auditability of a VNF Package</w:delText>
        </w:r>
        <w:bookmarkStart w:id="6699" w:name="_Toc477275157"/>
        <w:bookmarkStart w:id="6700" w:name="_Toc477275618"/>
        <w:bookmarkEnd w:id="6699"/>
        <w:bookmarkEnd w:id="6700"/>
      </w:del>
    </w:p>
    <w:p w:rsidR="00685CAE" w:rsidDel="004B12C9" w:rsidRDefault="008F5270" w:rsidP="008F5270">
      <w:pPr>
        <w:pStyle w:val="ListParagraph"/>
        <w:numPr>
          <w:ilvl w:val="0"/>
          <w:numId w:val="179"/>
        </w:numPr>
        <w:rPr>
          <w:del w:id="6701" w:author="Seggelke, Klaus" w:date="2017-03-06T16:40:00Z"/>
        </w:rPr>
      </w:pPr>
      <w:del w:id="6702" w:author="Seggelke, Klaus" w:date="2017-03-06T16:40:00Z">
        <w:r w:rsidDel="004B12C9">
          <w:delText>F</w:delText>
        </w:r>
        <w:r w:rsidR="00685CAE" w:rsidDel="004B12C9">
          <w:delText xml:space="preserve">lexible and extensible VNF packaging structure </w:delText>
        </w:r>
        <w:r w:rsidDel="004B12C9">
          <w:delText>addressing</w:delText>
        </w:r>
        <w:r w:rsidR="00685CAE" w:rsidDel="004B12C9">
          <w:delText xml:space="preserve"> wide variety of N</w:delText>
        </w:r>
        <w:r w:rsidDel="004B12C9">
          <w:delText>FV infrastructure scenarios</w:delText>
        </w:r>
        <w:bookmarkStart w:id="6703" w:name="_Toc477275158"/>
        <w:bookmarkStart w:id="6704" w:name="_Toc477275619"/>
        <w:bookmarkEnd w:id="6703"/>
        <w:bookmarkEnd w:id="6704"/>
      </w:del>
    </w:p>
    <w:p w:rsidR="00685CAE" w:rsidDel="004B12C9" w:rsidRDefault="008F5270" w:rsidP="008F5270">
      <w:pPr>
        <w:pStyle w:val="ListParagraph"/>
        <w:numPr>
          <w:ilvl w:val="0"/>
          <w:numId w:val="179"/>
        </w:numPr>
        <w:rPr>
          <w:del w:id="6705" w:author="Seggelke, Klaus" w:date="2017-03-06T16:40:00Z"/>
        </w:rPr>
      </w:pPr>
      <w:del w:id="6706" w:author="Seggelke, Klaus" w:date="2017-03-06T16:40:00Z">
        <w:r w:rsidDel="004B12C9">
          <w:delText>P</w:delText>
        </w:r>
        <w:r w:rsidR="00685CAE" w:rsidDel="004B12C9">
          <w:delText xml:space="preserve">ackaged VNF-related meta-data </w:delText>
        </w:r>
        <w:r w:rsidR="00CB027C" w:rsidDel="004B12C9">
          <w:delText xml:space="preserve">are interpreted and </w:delText>
        </w:r>
        <w:r w:rsidR="00685CAE" w:rsidDel="004B12C9">
          <w:delText xml:space="preserve">packaged VNF </w:delText>
        </w:r>
        <w:r w:rsidR="00CB027C" w:rsidDel="004B12C9">
          <w:delText>are</w:delText>
        </w:r>
        <w:r w:rsidR="00685CAE" w:rsidDel="004B12C9">
          <w:delText xml:space="preserve"> instantiated in a wide variety of orchestration systems irrespective of technology choice or infrastructure environm</w:delText>
        </w:r>
        <w:r w:rsidR="00CB027C" w:rsidDel="004B12C9">
          <w:delText>ent</w:delText>
        </w:r>
        <w:bookmarkStart w:id="6707" w:name="_Toc477275159"/>
        <w:bookmarkStart w:id="6708" w:name="_Toc477275620"/>
        <w:bookmarkEnd w:id="6707"/>
        <w:bookmarkEnd w:id="6708"/>
      </w:del>
    </w:p>
    <w:p w:rsidR="00CB027C" w:rsidDel="004B12C9" w:rsidRDefault="00CB027C" w:rsidP="00CB027C">
      <w:pPr>
        <w:pStyle w:val="Heading2"/>
        <w:rPr>
          <w:del w:id="6709" w:author="Seggelke, Klaus" w:date="2017-03-06T16:40:00Z"/>
        </w:rPr>
      </w:pPr>
      <w:del w:id="6710" w:author="Seggelke, Klaus" w:date="2017-03-06T16:40:00Z">
        <w:r w:rsidDel="004B12C9">
          <w:delText>Levels of NFV Entities</w:delText>
        </w:r>
        <w:bookmarkStart w:id="6711" w:name="_Toc477275160"/>
        <w:bookmarkStart w:id="6712" w:name="_Toc477275621"/>
        <w:bookmarkEnd w:id="6711"/>
        <w:bookmarkEnd w:id="6712"/>
      </w:del>
    </w:p>
    <w:p w:rsidR="00CB027C" w:rsidDel="004B12C9" w:rsidRDefault="00CB027C" w:rsidP="00CB027C">
      <w:pPr>
        <w:rPr>
          <w:del w:id="6713" w:author="Seggelke, Klaus" w:date="2017-03-06T16:40:00Z"/>
        </w:rPr>
      </w:pPr>
      <w:del w:id="6714" w:author="Seggelke, Klaus" w:date="2017-03-06T16:40:00Z">
        <w:r w:rsidDel="004B12C9">
          <w:delText xml:space="preserve">For NFV management, there are four levels of entities, i.e., </w:delText>
        </w:r>
        <w:bookmarkStart w:id="6715" w:name="_Toc477275161"/>
        <w:bookmarkStart w:id="6716" w:name="_Toc477275622"/>
        <w:bookmarkEnd w:id="6715"/>
        <w:bookmarkEnd w:id="6716"/>
      </w:del>
    </w:p>
    <w:p w:rsidR="00CB027C" w:rsidDel="004B12C9" w:rsidRDefault="00CB027C" w:rsidP="00CB027C">
      <w:pPr>
        <w:pStyle w:val="ListParagraph"/>
        <w:numPr>
          <w:ilvl w:val="0"/>
          <w:numId w:val="180"/>
        </w:numPr>
        <w:rPr>
          <w:del w:id="6717" w:author="Seggelke, Klaus" w:date="2017-03-06T16:40:00Z"/>
        </w:rPr>
      </w:pPr>
      <w:del w:id="6718" w:author="Seggelke, Klaus" w:date="2017-03-06T16:40:00Z">
        <w:r w:rsidDel="004B12C9">
          <w:delText>Descriptors</w:delText>
        </w:r>
        <w:bookmarkStart w:id="6719" w:name="_Toc477275162"/>
        <w:bookmarkStart w:id="6720" w:name="_Toc477275623"/>
        <w:bookmarkEnd w:id="6719"/>
        <w:bookmarkEnd w:id="6720"/>
      </w:del>
    </w:p>
    <w:p w:rsidR="00CB027C" w:rsidDel="004B12C9" w:rsidRDefault="00CB027C" w:rsidP="00CB027C">
      <w:pPr>
        <w:ind w:left="1440"/>
        <w:rPr>
          <w:del w:id="6721" w:author="Seggelke, Klaus" w:date="2017-03-06T16:40:00Z"/>
        </w:rPr>
      </w:pPr>
      <w:del w:id="6722" w:author="Seggelke, Klaus" w:date="2017-03-06T16:40:00Z">
        <w:r w:rsidDel="004B12C9">
          <w:delText xml:space="preserve">General type definitions for entities such as VNFs and VLs, e.g. VNFD and VLD. </w:delText>
        </w:r>
        <w:bookmarkStart w:id="6723" w:name="_Toc477275163"/>
        <w:bookmarkStart w:id="6724" w:name="_Toc477275624"/>
        <w:bookmarkEnd w:id="6723"/>
        <w:bookmarkEnd w:id="6724"/>
      </w:del>
    </w:p>
    <w:p w:rsidR="00CB027C" w:rsidDel="004B12C9" w:rsidRDefault="00CB027C" w:rsidP="00CB027C">
      <w:pPr>
        <w:pStyle w:val="ListParagraph"/>
        <w:numPr>
          <w:ilvl w:val="0"/>
          <w:numId w:val="180"/>
        </w:numPr>
        <w:rPr>
          <w:del w:id="6725" w:author="Seggelke, Klaus" w:date="2017-03-06T16:40:00Z"/>
        </w:rPr>
      </w:pPr>
      <w:del w:id="6726" w:author="Seggelke, Klaus" w:date="2017-03-06T16:40:00Z">
        <w:r w:rsidDel="004B12C9">
          <w:delText>Descriptor objects</w:delText>
        </w:r>
        <w:bookmarkStart w:id="6727" w:name="_Toc477275164"/>
        <w:bookmarkStart w:id="6728" w:name="_Toc477275625"/>
        <w:bookmarkEnd w:id="6727"/>
        <w:bookmarkEnd w:id="6728"/>
      </w:del>
    </w:p>
    <w:p w:rsidR="00CB027C" w:rsidDel="004B12C9" w:rsidRDefault="00CB027C" w:rsidP="00CB027C">
      <w:pPr>
        <w:ind w:left="1440"/>
        <w:rPr>
          <w:del w:id="6729" w:author="Seggelke, Klaus" w:date="2017-03-06T16:40:00Z"/>
        </w:rPr>
      </w:pPr>
      <w:del w:id="6730" w:author="Seggelke, Klaus" w:date="2017-03-06T16:40:00Z">
        <w:r w:rsidDel="004B12C9">
          <w:delText>Instance of a descriptor, e.g., an instance of a VNFD (not an instance of a VNF instan</w:delText>
        </w:r>
        <w:r w:rsidR="00713553" w:rsidDel="004B12C9">
          <w:delText xml:space="preserve">tiated according to this VNFD). </w:delText>
        </w:r>
        <w:r w:rsidDel="004B12C9">
          <w:delText>A descriptor object may provide (among other things) value ranges and default values for the attributes in the associated NFV entity class.</w:delText>
        </w:r>
        <w:bookmarkStart w:id="6731" w:name="_Toc477275165"/>
        <w:bookmarkStart w:id="6732" w:name="_Toc477275626"/>
        <w:bookmarkEnd w:id="6731"/>
        <w:bookmarkEnd w:id="6732"/>
      </w:del>
    </w:p>
    <w:p w:rsidR="00CB027C" w:rsidDel="004B12C9" w:rsidRDefault="00713553" w:rsidP="00CB027C">
      <w:pPr>
        <w:pStyle w:val="ListParagraph"/>
        <w:numPr>
          <w:ilvl w:val="0"/>
          <w:numId w:val="180"/>
        </w:numPr>
        <w:rPr>
          <w:del w:id="6733" w:author="Seggelke, Klaus" w:date="2017-03-06T16:40:00Z"/>
        </w:rPr>
      </w:pPr>
      <w:del w:id="6734" w:author="Seggelke, Klaus" w:date="2017-03-06T16:40:00Z">
        <w:r w:rsidDel="004B12C9">
          <w:delText>NFV Entity Classes</w:delText>
        </w:r>
        <w:bookmarkStart w:id="6735" w:name="_Toc477275166"/>
        <w:bookmarkStart w:id="6736" w:name="_Toc477275627"/>
        <w:bookmarkEnd w:id="6735"/>
        <w:bookmarkEnd w:id="6736"/>
      </w:del>
    </w:p>
    <w:p w:rsidR="00CB027C" w:rsidDel="004B12C9" w:rsidRDefault="00713553" w:rsidP="00CB027C">
      <w:pPr>
        <w:ind w:left="1440"/>
        <w:rPr>
          <w:del w:id="6737" w:author="Seggelke, Klaus" w:date="2017-03-06T16:40:00Z"/>
        </w:rPr>
      </w:pPr>
      <w:del w:id="6738" w:author="Seggelke, Klaus" w:date="2017-03-06T16:40:00Z">
        <w:r w:rsidDel="004B12C9">
          <w:delText>C</w:delText>
        </w:r>
        <w:r w:rsidR="00CB027C" w:rsidDel="004B12C9">
          <w:delText>lasses represent various NFV entities such as VNF and VL. There is one-to-one mapping between a descriptor object and an NFV entity class. An example of an NFV Entity Class is CDN Cache VNF.</w:delText>
        </w:r>
        <w:bookmarkStart w:id="6739" w:name="_Toc477275167"/>
        <w:bookmarkStart w:id="6740" w:name="_Toc477275628"/>
        <w:bookmarkEnd w:id="6739"/>
        <w:bookmarkEnd w:id="6740"/>
      </w:del>
    </w:p>
    <w:p w:rsidR="00CB027C" w:rsidDel="004B12C9" w:rsidRDefault="00CB027C" w:rsidP="00CB027C">
      <w:pPr>
        <w:pStyle w:val="ListParagraph"/>
        <w:numPr>
          <w:ilvl w:val="0"/>
          <w:numId w:val="180"/>
        </w:numPr>
        <w:rPr>
          <w:del w:id="6741" w:author="Seggelke, Klaus" w:date="2017-03-06T16:40:00Z"/>
        </w:rPr>
      </w:pPr>
      <w:del w:id="6742" w:author="Seggelke, Klaus" w:date="2017-03-06T16:40:00Z">
        <w:r w:rsidDel="004B12C9">
          <w:delText>NFV Entity Instances</w:delText>
        </w:r>
        <w:bookmarkStart w:id="6743" w:name="_Toc477275168"/>
        <w:bookmarkStart w:id="6744" w:name="_Toc477275629"/>
        <w:bookmarkEnd w:id="6743"/>
        <w:bookmarkEnd w:id="6744"/>
      </w:del>
    </w:p>
    <w:p w:rsidR="00CB027C" w:rsidDel="004B12C9" w:rsidRDefault="00713553" w:rsidP="00CB027C">
      <w:pPr>
        <w:ind w:left="1440"/>
        <w:rPr>
          <w:del w:id="6745" w:author="Seggelke, Klaus" w:date="2017-03-06T16:40:00Z"/>
        </w:rPr>
      </w:pPr>
      <w:del w:id="6746" w:author="Seggelke, Klaus" w:date="2017-03-06T16:40:00Z">
        <w:r w:rsidDel="004B12C9">
          <w:delText>They are i</w:delText>
        </w:r>
        <w:r w:rsidR="00CB027C" w:rsidDel="004B12C9">
          <w:delText xml:space="preserve">nstances </w:delText>
        </w:r>
        <w:r w:rsidDel="004B12C9">
          <w:delText xml:space="preserve">of a </w:delText>
        </w:r>
        <w:r w:rsidR="00CB027C" w:rsidDel="004B12C9">
          <w:delText>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delText>
        </w:r>
        <w:bookmarkStart w:id="6747" w:name="_Toc477275169"/>
        <w:bookmarkStart w:id="6748" w:name="_Toc477275630"/>
        <w:bookmarkEnd w:id="6747"/>
        <w:bookmarkEnd w:id="6748"/>
      </w:del>
    </w:p>
    <w:p w:rsidR="003142B6" w:rsidDel="004B12C9" w:rsidRDefault="003142B6" w:rsidP="003142B6">
      <w:pPr>
        <w:pStyle w:val="Heading2"/>
        <w:rPr>
          <w:del w:id="6749" w:author="Seggelke, Klaus" w:date="2017-03-06T16:40:00Z"/>
        </w:rPr>
      </w:pPr>
      <w:del w:id="6750" w:author="Seggelke, Klaus" w:date="2017-03-06T16:40:00Z">
        <w:r w:rsidRPr="000C5DB0" w:rsidDel="004B12C9">
          <w:delText>VNF Package</w:delText>
        </w:r>
        <w:r w:rsidR="00820319" w:rsidDel="004B12C9">
          <w:delText xml:space="preserve"> </w:delText>
        </w:r>
        <w:r w:rsidR="006D4511" w:rsidDel="004B12C9">
          <w:delText>Lifecycle</w:delText>
        </w:r>
        <w:bookmarkStart w:id="6751" w:name="_Toc477275170"/>
        <w:bookmarkStart w:id="6752" w:name="_Toc477275631"/>
        <w:bookmarkEnd w:id="6751"/>
        <w:bookmarkEnd w:id="6752"/>
      </w:del>
    </w:p>
    <w:p w:rsidR="00713553" w:rsidDel="004B12C9" w:rsidRDefault="00820319" w:rsidP="005A676A">
      <w:pPr>
        <w:rPr>
          <w:del w:id="6753" w:author="Seggelke, Klaus" w:date="2017-03-06T16:40:00Z"/>
        </w:rPr>
      </w:pPr>
      <w:del w:id="6754" w:author="Seggelke, Klaus" w:date="2017-03-06T16:40:00Z">
        <w:r w:rsidDel="004B12C9">
          <w:delText>A VNF package goes through different steps to reach the state of deployment in a Service Provider system. Below are the different steps explained.</w:delText>
        </w:r>
        <w:bookmarkStart w:id="6755" w:name="_Toc477275171"/>
        <w:bookmarkStart w:id="6756" w:name="_Toc477275632"/>
        <w:bookmarkEnd w:id="6755"/>
        <w:bookmarkEnd w:id="6756"/>
      </w:del>
    </w:p>
    <w:p w:rsidR="00713553" w:rsidDel="004B12C9" w:rsidRDefault="00713553" w:rsidP="003142B6">
      <w:pPr>
        <w:pStyle w:val="Heading3"/>
        <w:rPr>
          <w:del w:id="6757" w:author="Seggelke, Klaus" w:date="2017-03-06T16:40:00Z"/>
        </w:rPr>
      </w:pPr>
      <w:del w:id="6758" w:author="Seggelke, Klaus" w:date="2017-03-06T16:40:00Z">
        <w:r w:rsidRPr="000C5DB0" w:rsidDel="004B12C9">
          <w:delText>VNF Package bundling for distribution</w:delText>
        </w:r>
        <w:r w:rsidR="00F220D9" w:rsidDel="004B12C9">
          <w:delText xml:space="preserve"> by VNF Provider</w:delText>
        </w:r>
        <w:bookmarkStart w:id="6759" w:name="_Toc477275172"/>
        <w:bookmarkStart w:id="6760" w:name="_Toc477275633"/>
        <w:bookmarkEnd w:id="6759"/>
        <w:bookmarkEnd w:id="6760"/>
      </w:del>
    </w:p>
    <w:p w:rsidR="00820319" w:rsidDel="004B12C9" w:rsidRDefault="00713553" w:rsidP="00713553">
      <w:pPr>
        <w:rPr>
          <w:del w:id="6761" w:author="Seggelke, Klaus" w:date="2017-03-06T16:40:00Z"/>
        </w:rPr>
      </w:pPr>
      <w:del w:id="6762" w:author="Seggelke, Klaus" w:date="2017-03-06T16:40:00Z">
        <w:r w:rsidDel="004B12C9">
          <w:delText>The VNF providers use their own software development lifecycle</w:delText>
        </w:r>
        <w:r w:rsidR="00306D65" w:rsidDel="004B12C9">
          <w:delText>,</w:delText>
        </w:r>
        <w:r w:rsidDel="004B12C9">
          <w:delText xml:space="preserve"> tools and procedures</w:delText>
        </w:r>
        <w:r w:rsidR="00306D65" w:rsidDel="004B12C9">
          <w:delText xml:space="preserve"> to archive a high quality standard for the VNF provided functionality. Once archived,</w:delText>
        </w:r>
        <w:r w:rsidDel="004B12C9">
          <w:delText xml:space="preserve"> all the software components associated with the version </w:delText>
        </w:r>
        <w:r w:rsidR="00306D65" w:rsidDel="004B12C9">
          <w:delText>are retrieved for the packaging</w:delText>
        </w:r>
        <w:r w:rsidDel="004B12C9">
          <w:delText xml:space="preserve">. This includes but not limited to own developed </w:delText>
        </w:r>
        <w:r w:rsidR="00306D65" w:rsidDel="004B12C9">
          <w:delText>executables, libraries, scripts</w:delText>
        </w:r>
        <w:r w:rsidDel="004B12C9">
          <w:delText>, configuration files as well as third party components, license agreements as well as build scripts.</w:delText>
        </w:r>
        <w:bookmarkStart w:id="6763" w:name="_Toc477275173"/>
        <w:bookmarkStart w:id="6764" w:name="_Toc477275634"/>
        <w:bookmarkEnd w:id="6763"/>
        <w:bookmarkEnd w:id="6764"/>
      </w:del>
    </w:p>
    <w:p w:rsidR="00713553" w:rsidDel="004B12C9" w:rsidRDefault="00306D65" w:rsidP="00713553">
      <w:pPr>
        <w:rPr>
          <w:del w:id="6765" w:author="Seggelke, Klaus" w:date="2017-03-06T16:40:00Z"/>
        </w:rPr>
      </w:pPr>
      <w:del w:id="6766" w:author="Seggelke, Klaus" w:date="2017-03-06T16:40:00Z">
        <w:r w:rsidDel="004B12C9">
          <w:delText>R</w:delText>
        </w:r>
        <w:r w:rsidR="00713553" w:rsidDel="004B12C9">
          <w:delText xml:space="preserve">elease notes </w:delText>
        </w:r>
        <w:r w:rsidDel="004B12C9">
          <w:delText xml:space="preserve">get captured </w:delText>
        </w:r>
        <w:r w:rsidR="00713553" w:rsidDel="004B12C9">
          <w:delText xml:space="preserve">including clear description of the functionality </w:delText>
        </w:r>
        <w:r w:rsidR="00820319" w:rsidDel="004B12C9">
          <w:delText xml:space="preserve">of </w:delText>
        </w:r>
        <w:r w:rsidR="00713553" w:rsidDel="004B12C9">
          <w:delText>the release, any external dependencies, known bugs fixed relative to the prior releases as well as known issues in specific configurations.</w:delText>
        </w:r>
        <w:bookmarkStart w:id="6767" w:name="_Toc477275174"/>
        <w:bookmarkStart w:id="6768" w:name="_Toc477275635"/>
        <w:bookmarkEnd w:id="6767"/>
        <w:bookmarkEnd w:id="6768"/>
      </w:del>
    </w:p>
    <w:p w:rsidR="00713553" w:rsidDel="004B12C9" w:rsidRDefault="00306D65" w:rsidP="00713553">
      <w:pPr>
        <w:rPr>
          <w:del w:id="6769" w:author="Seggelke, Klaus" w:date="2017-03-06T16:40:00Z"/>
        </w:rPr>
      </w:pPr>
      <w:del w:id="6770" w:author="Seggelke, Klaus" w:date="2017-03-06T16:40:00Z">
        <w:r w:rsidDel="004B12C9">
          <w:delText>T</w:delText>
        </w:r>
        <w:r w:rsidR="00713553" w:rsidDel="004B12C9">
          <w:delText>he release</w:delText>
        </w:r>
        <w:r w:rsidDel="004B12C9">
          <w:delText xml:space="preserve"> gets bundled</w:delText>
        </w:r>
        <w:r w:rsidR="00713553" w:rsidDel="004B12C9">
          <w:delText xml:space="preserve">, </w:delText>
        </w:r>
        <w:r w:rsidDel="004B12C9">
          <w:delText xml:space="preserve">the package gets </w:delText>
        </w:r>
        <w:r w:rsidR="00713553" w:rsidDel="004B12C9">
          <w:delText>sign</w:delText>
        </w:r>
        <w:r w:rsidDel="004B12C9">
          <w:delText>ed</w:delText>
        </w:r>
        <w:r w:rsidR="00713553" w:rsidDel="004B12C9">
          <w:delText xml:space="preserve"> and place</w:delText>
        </w:r>
        <w:r w:rsidDel="004B12C9">
          <w:delText>d</w:delText>
        </w:r>
        <w:r w:rsidR="00713553" w:rsidDel="004B12C9">
          <w:delText xml:space="preserve"> in a distribution repository</w:delText>
        </w:r>
        <w:r w:rsidDel="004B12C9">
          <w:delText xml:space="preserve"> once approved for distribution</w:delText>
        </w:r>
        <w:r w:rsidR="00713553" w:rsidDel="004B12C9">
          <w:delText>.</w:delText>
        </w:r>
        <w:r w:rsidDel="004B12C9">
          <w:delText xml:space="preserve"> From there the package gets delivered to the service provider by VNF vendor.</w:delText>
        </w:r>
        <w:bookmarkStart w:id="6771" w:name="_Toc477275175"/>
        <w:bookmarkStart w:id="6772" w:name="_Toc477275636"/>
        <w:bookmarkEnd w:id="6771"/>
        <w:bookmarkEnd w:id="6772"/>
      </w:del>
    </w:p>
    <w:p w:rsidR="003142B6" w:rsidDel="004B12C9" w:rsidRDefault="003142B6" w:rsidP="003142B6">
      <w:pPr>
        <w:pStyle w:val="Heading3"/>
        <w:rPr>
          <w:del w:id="6773" w:author="Seggelke, Klaus" w:date="2017-03-06T16:40:00Z"/>
        </w:rPr>
      </w:pPr>
      <w:del w:id="6774" w:author="Seggelke, Klaus" w:date="2017-03-06T16:40:00Z">
        <w:r w:rsidDel="004B12C9">
          <w:delText>VNF Package testing</w:delText>
        </w:r>
        <w:r w:rsidR="00F220D9" w:rsidRPr="00F220D9" w:rsidDel="004B12C9">
          <w:delText xml:space="preserve"> </w:delText>
        </w:r>
        <w:r w:rsidR="00F220D9" w:rsidDel="004B12C9">
          <w:delText>by VNF Provider</w:delText>
        </w:r>
        <w:bookmarkStart w:id="6775" w:name="_Toc477275176"/>
        <w:bookmarkStart w:id="6776" w:name="_Toc477275637"/>
        <w:bookmarkEnd w:id="6775"/>
        <w:bookmarkEnd w:id="6776"/>
      </w:del>
    </w:p>
    <w:p w:rsidR="003142B6" w:rsidDel="004B12C9" w:rsidRDefault="003142B6" w:rsidP="003142B6">
      <w:pPr>
        <w:rPr>
          <w:del w:id="6777" w:author="Seggelke, Klaus" w:date="2017-03-06T16:40:00Z"/>
        </w:rPr>
      </w:pPr>
      <w:del w:id="6778" w:author="Seggelke, Klaus" w:date="2017-03-06T16:40:00Z">
        <w:r w:rsidDel="004B12C9">
          <w:delText xml:space="preserve">The VNF Package testing encompasses steps to guarantee that the package adheres to the standard structure and contains the mandatory metadata required in order to be considered compliant with the industry format. </w:delText>
        </w:r>
        <w:bookmarkStart w:id="6779" w:name="_Toc477275177"/>
        <w:bookmarkStart w:id="6780" w:name="_Toc477275638"/>
        <w:bookmarkEnd w:id="6779"/>
        <w:bookmarkEnd w:id="6780"/>
      </w:del>
    </w:p>
    <w:p w:rsidR="00F220D9" w:rsidDel="004B12C9" w:rsidRDefault="00F220D9" w:rsidP="00F220D9">
      <w:pPr>
        <w:rPr>
          <w:del w:id="6781" w:author="Seggelke, Klaus" w:date="2017-03-06T16:40:00Z"/>
        </w:rPr>
      </w:pPr>
      <w:del w:id="6782" w:author="Seggelke, Klaus" w:date="2017-03-06T16:40:00Z">
        <w:r w:rsidDel="004B12C9">
          <w:delText>It is the responsibility of the VNF provider to using parsing tools and perform a final test on the package in order to make sure that:</w:delText>
        </w:r>
        <w:bookmarkStart w:id="6783" w:name="_Toc477275178"/>
        <w:bookmarkStart w:id="6784" w:name="_Toc477275639"/>
        <w:bookmarkEnd w:id="6783"/>
        <w:bookmarkEnd w:id="6784"/>
      </w:del>
    </w:p>
    <w:p w:rsidR="00F220D9" w:rsidDel="004B12C9" w:rsidRDefault="00F220D9" w:rsidP="00F220D9">
      <w:pPr>
        <w:pStyle w:val="ListParagraph"/>
        <w:numPr>
          <w:ilvl w:val="0"/>
          <w:numId w:val="180"/>
        </w:numPr>
        <w:rPr>
          <w:del w:id="6785" w:author="Seggelke, Klaus" w:date="2017-03-06T16:40:00Z"/>
        </w:rPr>
      </w:pPr>
      <w:del w:id="6786" w:author="Seggelke, Klaus" w:date="2017-03-06T16:40:00Z">
        <w:r w:rsidDel="004B12C9">
          <w:delText>VNF Package signature can be validated</w:delText>
        </w:r>
        <w:bookmarkStart w:id="6787" w:name="_Toc477275179"/>
        <w:bookmarkStart w:id="6788" w:name="_Toc477275640"/>
        <w:bookmarkEnd w:id="6787"/>
        <w:bookmarkEnd w:id="6788"/>
      </w:del>
    </w:p>
    <w:p w:rsidR="00F220D9" w:rsidDel="004B12C9" w:rsidRDefault="00F220D9" w:rsidP="00F220D9">
      <w:pPr>
        <w:pStyle w:val="ListParagraph"/>
        <w:numPr>
          <w:ilvl w:val="0"/>
          <w:numId w:val="180"/>
        </w:numPr>
        <w:rPr>
          <w:del w:id="6789" w:author="Seggelke, Klaus" w:date="2017-03-06T16:40:00Z"/>
        </w:rPr>
      </w:pPr>
      <w:del w:id="6790" w:author="Seggelke, Klaus" w:date="2017-03-06T16:40:00Z">
        <w:r w:rsidDel="004B12C9">
          <w:delText>VNF Package can be unbundled</w:delText>
        </w:r>
        <w:bookmarkStart w:id="6791" w:name="_Toc477275180"/>
        <w:bookmarkStart w:id="6792" w:name="_Toc477275641"/>
        <w:bookmarkEnd w:id="6791"/>
        <w:bookmarkEnd w:id="6792"/>
      </w:del>
    </w:p>
    <w:p w:rsidR="003142B6" w:rsidDel="004B12C9" w:rsidRDefault="00F220D9" w:rsidP="00F220D9">
      <w:pPr>
        <w:pStyle w:val="ListParagraph"/>
        <w:numPr>
          <w:ilvl w:val="0"/>
          <w:numId w:val="180"/>
        </w:numPr>
        <w:rPr>
          <w:del w:id="6793" w:author="Seggelke, Klaus" w:date="2017-03-06T16:40:00Z"/>
        </w:rPr>
      </w:pPr>
      <w:del w:id="6794" w:author="Seggelke, Klaus" w:date="2017-03-06T16:40:00Z">
        <w:r w:rsidDel="004B12C9">
          <w:delText>VNF Package has the right structure (files, directories) as expected by onboarding tools</w:delText>
        </w:r>
        <w:bookmarkStart w:id="6795" w:name="_Toc477275181"/>
        <w:bookmarkStart w:id="6796" w:name="_Toc477275642"/>
        <w:bookmarkEnd w:id="6795"/>
        <w:bookmarkEnd w:id="6796"/>
      </w:del>
    </w:p>
    <w:p w:rsidR="00F220D9" w:rsidDel="004B12C9" w:rsidRDefault="00F220D9" w:rsidP="00F220D9">
      <w:pPr>
        <w:pStyle w:val="Heading3"/>
        <w:rPr>
          <w:del w:id="6797" w:author="Seggelke, Klaus" w:date="2017-03-06T16:40:00Z"/>
        </w:rPr>
      </w:pPr>
      <w:del w:id="6798" w:author="Seggelke, Klaus" w:date="2017-03-06T16:40:00Z">
        <w:r w:rsidRPr="00F220D9" w:rsidDel="004B12C9">
          <w:delText>VNF pre procurement</w:delText>
        </w:r>
        <w:r w:rsidDel="004B12C9">
          <w:delText xml:space="preserve"> by Service Provider</w:delText>
        </w:r>
        <w:bookmarkStart w:id="6799" w:name="_Toc477275182"/>
        <w:bookmarkStart w:id="6800" w:name="_Toc477275643"/>
        <w:bookmarkEnd w:id="6799"/>
        <w:bookmarkEnd w:id="6800"/>
      </w:del>
    </w:p>
    <w:p w:rsidR="00F220D9" w:rsidDel="004B12C9" w:rsidRDefault="00F220D9" w:rsidP="00F220D9">
      <w:pPr>
        <w:rPr>
          <w:del w:id="6801" w:author="Seggelke, Klaus" w:date="2017-03-06T16:40:00Z"/>
        </w:rPr>
      </w:pPr>
      <w:del w:id="6802" w:author="Seggelke, Klaus" w:date="2017-03-06T16:40:00Z">
        <w:r w:rsidDel="004B12C9">
          <w:delText xml:space="preserve">Via the VNF package the </w:delText>
        </w:r>
        <w:r w:rsidRPr="00F220D9" w:rsidDel="004B12C9">
          <w:delText xml:space="preserve">Service Provider </w:delText>
        </w:r>
        <w:r w:rsidDel="004B12C9">
          <w:delText xml:space="preserve">can </w:delText>
        </w:r>
        <w:r w:rsidRPr="00F220D9" w:rsidDel="004B12C9">
          <w:delText xml:space="preserve">match the VNF against their </w:delText>
        </w:r>
        <w:r w:rsidDel="004B12C9">
          <w:delText xml:space="preserve">own </w:delText>
        </w:r>
        <w:r w:rsidRPr="00F220D9" w:rsidDel="004B12C9">
          <w:delText xml:space="preserve">needs </w:delText>
        </w:r>
        <w:r w:rsidDel="004B12C9">
          <w:delText xml:space="preserve">and </w:delText>
        </w:r>
        <w:r w:rsidRPr="00F220D9" w:rsidDel="004B12C9">
          <w:delText>allow</w:delText>
        </w:r>
        <w:r w:rsidDel="004B12C9">
          <w:delText>s</w:delText>
        </w:r>
        <w:r w:rsidRPr="00F220D9" w:rsidDel="004B12C9">
          <w:delText xml:space="preserve"> to compare different offers from different suppliers. </w:delText>
        </w:r>
        <w:r w:rsidDel="004B12C9">
          <w:delText>The service provider i</w:delText>
        </w:r>
        <w:r w:rsidRPr="00F220D9" w:rsidDel="004B12C9">
          <w:delText xml:space="preserve">dentifies and quantifies the VNF attributes against the service requirements by retrieving VNF metadata describing the scalability, reliability, manageability and security attributes </w:delText>
        </w:r>
        <w:r w:rsidR="00FB22E5" w:rsidDel="004B12C9">
          <w:delText xml:space="preserve">out </w:delText>
        </w:r>
        <w:r w:rsidRPr="00F220D9" w:rsidDel="004B12C9">
          <w:delText>of the package.</w:delText>
        </w:r>
        <w:bookmarkStart w:id="6803" w:name="_Toc477275183"/>
        <w:bookmarkStart w:id="6804" w:name="_Toc477275644"/>
        <w:bookmarkEnd w:id="6803"/>
        <w:bookmarkEnd w:id="6804"/>
      </w:del>
    </w:p>
    <w:p w:rsidR="003825FD" w:rsidDel="004B12C9" w:rsidRDefault="003825FD" w:rsidP="003825FD">
      <w:pPr>
        <w:pStyle w:val="Heading3"/>
        <w:rPr>
          <w:del w:id="6805" w:author="Seggelke, Klaus" w:date="2017-03-06T16:40:00Z"/>
        </w:rPr>
      </w:pPr>
      <w:del w:id="6806" w:author="Seggelke, Klaus" w:date="2017-03-06T16:40:00Z">
        <w:r w:rsidRPr="000C5DB0" w:rsidDel="004B12C9">
          <w:delText>VNF Package validation and certification</w:delText>
        </w:r>
        <w:r w:rsidDel="004B12C9">
          <w:delText xml:space="preserve"> by Service Provider</w:delText>
        </w:r>
        <w:bookmarkStart w:id="6807" w:name="_Toc477275184"/>
        <w:bookmarkStart w:id="6808" w:name="_Toc477275645"/>
        <w:bookmarkEnd w:id="6807"/>
        <w:bookmarkEnd w:id="6808"/>
      </w:del>
    </w:p>
    <w:p w:rsidR="003825FD" w:rsidDel="004B12C9" w:rsidRDefault="003825FD" w:rsidP="003825FD">
      <w:pPr>
        <w:rPr>
          <w:del w:id="6809" w:author="Seggelke, Klaus" w:date="2017-03-06T16:40:00Z"/>
        </w:rPr>
      </w:pPr>
      <w:del w:id="6810" w:author="Seggelke, Klaus" w:date="2017-03-06T16:40:00Z">
        <w:r w:rsidDel="004B12C9">
          <w:delText>A VNF Package is composed of several components like e.g. VNFD, software images, scripts, etc. During the on-boarding of the VNF Package, a validation of the package is performed. The validation is a procedure that verifies the integrity of the VNF Package.</w:delText>
        </w:r>
        <w:bookmarkStart w:id="6811" w:name="_Toc477275185"/>
        <w:bookmarkStart w:id="6812" w:name="_Toc477275646"/>
        <w:bookmarkEnd w:id="6811"/>
        <w:bookmarkEnd w:id="6812"/>
      </w:del>
    </w:p>
    <w:p w:rsidR="00F220D9" w:rsidDel="004B12C9" w:rsidRDefault="003825FD" w:rsidP="003825FD">
      <w:pPr>
        <w:rPr>
          <w:del w:id="6813" w:author="Seggelke, Klaus" w:date="2017-03-06T16:40:00Z"/>
        </w:rPr>
      </w:pPr>
      <w:del w:id="6814" w:author="Seggelke, Klaus" w:date="2017-03-06T16:40:00Z">
        <w:r w:rsidDel="004B12C9">
          <w:delText>A package is certified by performing acceptance testing and full functional testing against the VNF including configuration, management and service assurance.</w:delText>
        </w:r>
        <w:bookmarkStart w:id="6815" w:name="_Toc477275186"/>
        <w:bookmarkStart w:id="6816" w:name="_Toc477275647"/>
        <w:bookmarkEnd w:id="6815"/>
        <w:bookmarkEnd w:id="6816"/>
      </w:del>
    </w:p>
    <w:p w:rsidR="003825FD" w:rsidDel="004B12C9" w:rsidRDefault="003825FD" w:rsidP="00F220D9">
      <w:pPr>
        <w:rPr>
          <w:del w:id="6817" w:author="Seggelke, Klaus" w:date="2017-03-06T16:40:00Z"/>
        </w:rPr>
      </w:pPr>
      <w:bookmarkStart w:id="6818" w:name="_Toc477275187"/>
      <w:bookmarkStart w:id="6819" w:name="_Toc477275648"/>
      <w:bookmarkEnd w:id="6818"/>
      <w:bookmarkEnd w:id="6819"/>
    </w:p>
    <w:p w:rsidR="003825FD" w:rsidDel="004B12C9" w:rsidRDefault="003825FD" w:rsidP="003825FD">
      <w:pPr>
        <w:rPr>
          <w:del w:id="6820" w:author="Seggelke, Klaus" w:date="2017-03-06T16:40:00Z"/>
        </w:rPr>
      </w:pPr>
      <w:del w:id="6821" w:author="Seggelke, Klaus" w:date="2017-03-06T16:40:00Z">
        <w:r w:rsidDel="004B12C9">
          <w:delText>The Service Provider can validate the package signature, origin, contents and structure. He can perform a full onboard, setup, install in a QA environment and certify the VNF for functionality as well as authenticity, integrity and packaging compliance.</w:delText>
        </w:r>
        <w:bookmarkStart w:id="6822" w:name="_Toc477275188"/>
        <w:bookmarkStart w:id="6823" w:name="_Toc477275649"/>
        <w:bookmarkEnd w:id="6822"/>
        <w:bookmarkEnd w:id="6823"/>
      </w:del>
    </w:p>
    <w:p w:rsidR="003825FD" w:rsidDel="004B12C9" w:rsidRDefault="003825FD" w:rsidP="00F220D9">
      <w:pPr>
        <w:rPr>
          <w:del w:id="6824" w:author="Seggelke, Klaus" w:date="2017-03-06T16:40:00Z"/>
        </w:rPr>
      </w:pPr>
      <w:bookmarkStart w:id="6825" w:name="_Toc477275189"/>
      <w:bookmarkStart w:id="6826" w:name="_Toc477275650"/>
      <w:bookmarkEnd w:id="6825"/>
      <w:bookmarkEnd w:id="6826"/>
    </w:p>
    <w:p w:rsidR="003825FD" w:rsidDel="004B12C9" w:rsidRDefault="003825FD" w:rsidP="003825FD">
      <w:pPr>
        <w:pStyle w:val="Heading3"/>
        <w:rPr>
          <w:del w:id="6827" w:author="Seggelke, Klaus" w:date="2017-03-06T16:40:00Z"/>
        </w:rPr>
      </w:pPr>
      <w:del w:id="6828" w:author="Seggelke, Klaus" w:date="2017-03-06T16:40:00Z">
        <w:r w:rsidRPr="003825FD" w:rsidDel="004B12C9">
          <w:delText xml:space="preserve">VNF </w:delText>
        </w:r>
        <w:r w:rsidDel="004B12C9">
          <w:delText>I</w:delText>
        </w:r>
        <w:r w:rsidRPr="003825FD" w:rsidDel="004B12C9">
          <w:delText>nstall</w:delText>
        </w:r>
        <w:r w:rsidDel="004B12C9">
          <w:delText xml:space="preserve"> or Deployment</w:delText>
        </w:r>
        <w:bookmarkStart w:id="6829" w:name="_Toc477275190"/>
        <w:bookmarkStart w:id="6830" w:name="_Toc477275651"/>
        <w:bookmarkEnd w:id="6829"/>
        <w:bookmarkEnd w:id="6830"/>
      </w:del>
    </w:p>
    <w:p w:rsidR="003825FD" w:rsidDel="004B12C9" w:rsidRDefault="003825FD" w:rsidP="00F220D9">
      <w:pPr>
        <w:rPr>
          <w:del w:id="6831" w:author="Seggelke, Klaus" w:date="2017-03-06T16:40:00Z"/>
        </w:rPr>
      </w:pPr>
      <w:del w:id="6832" w:author="Seggelke, Klaus" w:date="2017-03-06T16:40:00Z">
        <w:r w:rsidDel="004B12C9">
          <w:delText>Once the service provider selected the VNF provider, validated and confirmed the VNF package, the VNF package can be released for deployment and used to provide the VNF service.</w:delText>
        </w:r>
        <w:bookmarkStart w:id="6833" w:name="_Toc477275191"/>
        <w:bookmarkStart w:id="6834" w:name="_Toc477275652"/>
        <w:bookmarkEnd w:id="6833"/>
        <w:bookmarkEnd w:id="6834"/>
      </w:del>
    </w:p>
    <w:p w:rsidR="003825FD" w:rsidDel="004B12C9" w:rsidRDefault="003825FD" w:rsidP="00F220D9">
      <w:pPr>
        <w:rPr>
          <w:del w:id="6835" w:author="Seggelke, Klaus" w:date="2017-03-06T16:40:00Z"/>
        </w:rPr>
      </w:pPr>
      <w:bookmarkStart w:id="6836" w:name="_Toc477275192"/>
      <w:bookmarkStart w:id="6837" w:name="_Toc477275653"/>
      <w:bookmarkEnd w:id="6836"/>
      <w:bookmarkEnd w:id="6837"/>
    </w:p>
    <w:p w:rsidR="00EC160E" w:rsidRPr="00EC160E" w:rsidDel="004B12C9" w:rsidRDefault="00EC160E" w:rsidP="00F220D9">
      <w:pPr>
        <w:rPr>
          <w:del w:id="6838" w:author="Seggelke, Klaus" w:date="2017-03-06T16:40:00Z"/>
          <w:u w:val="single"/>
        </w:rPr>
      </w:pPr>
      <w:del w:id="6839" w:author="Seggelke, Klaus" w:date="2017-03-06T16:40:00Z">
        <w:r w:rsidRPr="00EC160E" w:rsidDel="004B12C9">
          <w:rPr>
            <w:u w:val="single"/>
          </w:rPr>
          <w:delText>NFV management and orchestration synchronization for VNF application software modification</w:delText>
        </w:r>
        <w:bookmarkStart w:id="6840" w:name="_Toc477275193"/>
        <w:bookmarkStart w:id="6841" w:name="_Toc477275654"/>
        <w:bookmarkEnd w:id="6840"/>
        <w:bookmarkEnd w:id="6841"/>
      </w:del>
    </w:p>
    <w:p w:rsidR="00EC160E" w:rsidDel="004B12C9" w:rsidRDefault="00EC160E" w:rsidP="00F220D9">
      <w:pPr>
        <w:rPr>
          <w:del w:id="6842" w:author="Seggelke, Klaus" w:date="2017-03-06T16:40:00Z"/>
        </w:rPr>
      </w:pPr>
      <w:bookmarkStart w:id="6843" w:name="_Toc477275194"/>
      <w:bookmarkStart w:id="6844" w:name="_Toc477275655"/>
      <w:bookmarkEnd w:id="6843"/>
      <w:bookmarkEnd w:id="6844"/>
    </w:p>
    <w:p w:rsidR="003825FD" w:rsidDel="004B12C9" w:rsidRDefault="00EC160E" w:rsidP="003825FD">
      <w:pPr>
        <w:rPr>
          <w:del w:id="6845" w:author="Seggelke, Klaus" w:date="2017-03-06T16:40:00Z"/>
        </w:rPr>
      </w:pPr>
      <w:del w:id="6846" w:author="Seggelke, Klaus" w:date="2017-03-06T16:40:00Z">
        <w:r w:rsidDel="004B12C9">
          <w:delText xml:space="preserve">VNF provider will provide newer versions of a VNF package to address problems or expose new features. When these new versions get deployed, the </w:delText>
        </w:r>
        <w:r w:rsidR="003825FD" w:rsidDel="004B12C9">
          <w:delText xml:space="preserve">on-boarding of new versions </w:delText>
        </w:r>
        <w:r w:rsidDel="004B12C9">
          <w:delText>requires</w:delText>
        </w:r>
        <w:r w:rsidR="003825FD" w:rsidDel="004B12C9">
          <w:delText xml:space="preserve"> the ability to keep track of multi version, multi environment multi instance and allow the service provider team to perform updates/upgrades with clear expectations of service continuity based on metadata information including component dependencies.</w:delText>
        </w:r>
        <w:bookmarkStart w:id="6847" w:name="_Toc477275195"/>
        <w:bookmarkStart w:id="6848" w:name="_Toc477275656"/>
        <w:bookmarkEnd w:id="6847"/>
        <w:bookmarkEnd w:id="6848"/>
      </w:del>
    </w:p>
    <w:p w:rsidR="00EC160E" w:rsidDel="004B12C9" w:rsidRDefault="00EC160E" w:rsidP="003825FD">
      <w:pPr>
        <w:rPr>
          <w:del w:id="6849" w:author="Seggelke, Klaus" w:date="2017-03-06T16:40:00Z"/>
        </w:rPr>
      </w:pPr>
      <w:bookmarkStart w:id="6850" w:name="_Toc477275196"/>
      <w:bookmarkStart w:id="6851" w:name="_Toc477275657"/>
      <w:bookmarkEnd w:id="6850"/>
      <w:bookmarkEnd w:id="6851"/>
    </w:p>
    <w:p w:rsidR="003825FD" w:rsidDel="004B12C9" w:rsidRDefault="00EC160E" w:rsidP="00EC160E">
      <w:pPr>
        <w:rPr>
          <w:del w:id="6852" w:author="Seggelke, Klaus" w:date="2017-03-06T16:40:00Z"/>
        </w:rPr>
      </w:pPr>
      <w:del w:id="6853" w:author="Seggelke, Klaus" w:date="2017-03-06T16:40:00Z">
        <w:r w:rsidDel="004B12C9">
          <w:delText xml:space="preserve">During the process of downgrading or upgrading an VNF, the system must update the </w:delText>
        </w:r>
        <w:r w:rsidR="003825FD" w:rsidDel="004B12C9">
          <w:delText xml:space="preserve">information about a VNF instance stored in NFV management and orchestration as a result of a VNF application software modification performed through service provider’s management system, wherein such a process only comprises modifying the VNF’s application software without requiring a change of the VNF’s underlying </w:delText>
        </w:r>
        <w:r w:rsidDel="004B12C9">
          <w:delText>virtualized</w:delText>
        </w:r>
        <w:r w:rsidR="003825FD" w:rsidDel="004B12C9">
          <w:delText xml:space="preserve">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w:delText>
        </w:r>
        <w:r w:rsidDel="004B12C9">
          <w:delText xml:space="preserve"> Complication arise when the new VNF package has new demands on the NFVI resources, like new vNIC card or obsoleting a previously supported vNIC card.</w:delText>
        </w:r>
        <w:bookmarkStart w:id="6854" w:name="_Toc477275197"/>
        <w:bookmarkStart w:id="6855" w:name="_Toc477275658"/>
        <w:bookmarkEnd w:id="6854"/>
        <w:bookmarkEnd w:id="6855"/>
      </w:del>
    </w:p>
    <w:p w:rsidR="003825FD" w:rsidDel="004B12C9" w:rsidRDefault="003825FD" w:rsidP="00F220D9">
      <w:pPr>
        <w:rPr>
          <w:del w:id="6856" w:author="Seggelke, Klaus" w:date="2017-03-06T16:40:00Z"/>
        </w:rPr>
      </w:pPr>
      <w:bookmarkStart w:id="6857" w:name="_Toc477275198"/>
      <w:bookmarkStart w:id="6858" w:name="_Toc477275659"/>
      <w:bookmarkEnd w:id="6857"/>
      <w:bookmarkEnd w:id="6858"/>
    </w:p>
    <w:p w:rsidR="00EC160E" w:rsidRPr="00EC160E" w:rsidDel="004B12C9" w:rsidRDefault="00EC160E" w:rsidP="00F220D9">
      <w:pPr>
        <w:rPr>
          <w:del w:id="6859" w:author="Seggelke, Klaus" w:date="2017-03-06T16:40:00Z"/>
          <w:u w:val="single"/>
        </w:rPr>
      </w:pPr>
      <w:del w:id="6860" w:author="Seggelke, Klaus" w:date="2017-03-06T16:40:00Z">
        <w:r w:rsidDel="004B12C9">
          <w:rPr>
            <w:u w:val="single"/>
            <w:lang w:eastAsia="zh-CN"/>
          </w:rPr>
          <w:delText>P</w:delText>
        </w:r>
        <w:r w:rsidRPr="00EC160E" w:rsidDel="004B12C9">
          <w:rPr>
            <w:u w:val="single"/>
            <w:lang w:eastAsia="zh-CN"/>
          </w:rPr>
          <w:delText xml:space="preserve">rovisioning </w:delText>
        </w:r>
        <w:r w:rsidDel="004B12C9">
          <w:rPr>
            <w:u w:val="single"/>
            <w:lang w:eastAsia="zh-CN"/>
          </w:rPr>
          <w:delText xml:space="preserve">of </w:delText>
        </w:r>
        <w:r w:rsidRPr="00EC160E" w:rsidDel="004B12C9">
          <w:rPr>
            <w:u w:val="single"/>
            <w:lang w:eastAsia="zh-CN"/>
          </w:rPr>
          <w:delText xml:space="preserve">VNF configurable parameter </w:delText>
        </w:r>
        <w:bookmarkStart w:id="6861" w:name="_Toc477275199"/>
        <w:bookmarkStart w:id="6862" w:name="_Toc477275660"/>
        <w:bookmarkEnd w:id="6861"/>
        <w:bookmarkEnd w:id="6862"/>
      </w:del>
    </w:p>
    <w:p w:rsidR="003825FD" w:rsidDel="004B12C9" w:rsidRDefault="003825FD" w:rsidP="00F220D9">
      <w:pPr>
        <w:rPr>
          <w:del w:id="6863" w:author="Seggelke, Klaus" w:date="2017-03-06T16:40:00Z"/>
        </w:rPr>
      </w:pPr>
      <w:bookmarkStart w:id="6864" w:name="_Toc477275200"/>
      <w:bookmarkStart w:id="6865" w:name="_Toc477275661"/>
      <w:bookmarkEnd w:id="6864"/>
      <w:bookmarkEnd w:id="6865"/>
    </w:p>
    <w:p w:rsidR="00EC160E" w:rsidDel="004B12C9" w:rsidRDefault="00AE230F" w:rsidP="00F220D9">
      <w:pPr>
        <w:rPr>
          <w:del w:id="6866" w:author="Seggelke, Klaus" w:date="2017-03-06T16:40:00Z"/>
        </w:rPr>
      </w:pPr>
      <w:del w:id="6867" w:author="Seggelke, Klaus" w:date="2017-03-06T16:40:00Z">
        <w:r w:rsidRPr="00AE230F" w:rsidDel="004B12C9">
          <w:delTex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delText>
        </w:r>
        <w:r w:rsidDel="004B12C9">
          <w:delText xml:space="preserve">The service provider should ensure that </w:delText>
        </w:r>
        <w:r w:rsidRPr="00AE230F" w:rsidDel="004B12C9">
          <w:delText>the VNF configurable parameters described in the VNFD are provisioned</w:delText>
        </w:r>
        <w:r w:rsidDel="004B12C9">
          <w:delText>.</w:delText>
        </w:r>
        <w:bookmarkStart w:id="6868" w:name="_Toc477275201"/>
        <w:bookmarkStart w:id="6869" w:name="_Toc477275662"/>
        <w:bookmarkEnd w:id="6868"/>
        <w:bookmarkEnd w:id="6869"/>
      </w:del>
    </w:p>
    <w:p w:rsidR="00EC160E" w:rsidDel="004B12C9" w:rsidRDefault="00EC160E" w:rsidP="00F220D9">
      <w:pPr>
        <w:rPr>
          <w:del w:id="6870" w:author="Seggelke, Klaus" w:date="2017-03-06T16:40:00Z"/>
        </w:rPr>
      </w:pPr>
      <w:bookmarkStart w:id="6871" w:name="_Toc477275202"/>
      <w:bookmarkStart w:id="6872" w:name="_Toc477275663"/>
      <w:bookmarkEnd w:id="6871"/>
      <w:bookmarkEnd w:id="6872"/>
    </w:p>
    <w:p w:rsidR="00E17FBA" w:rsidRDefault="00E17FBA" w:rsidP="00E17FBA">
      <w:pPr>
        <w:pStyle w:val="Heading1"/>
      </w:pPr>
      <w:bookmarkStart w:id="6873" w:name="_Toc477275664"/>
      <w:r>
        <w:t>API Design and Architecture</w:t>
      </w:r>
      <w:bookmarkEnd w:id="6873"/>
    </w:p>
    <w:p w:rsidR="00E17FBA" w:rsidRDefault="0086215F" w:rsidP="005A676A">
      <w:r>
        <w:t>The overall design of the VNF Lifecycle Management validation is illustrated in the below diagram. The VNF Lifecycle Automation is the heart of the system and implements the sequence of the different test cases.</w:t>
      </w:r>
    </w:p>
    <w:p w:rsidR="004753C3" w:rsidDel="00A57497" w:rsidRDefault="004753C3" w:rsidP="005A676A">
      <w:pPr>
        <w:rPr>
          <w:del w:id="6874" w:author="Seggelke, Klaus" w:date="2017-03-14T17:11:00Z"/>
        </w:rPr>
      </w:pPr>
    </w:p>
    <w:p w:rsidR="004753C3" w:rsidRDefault="00E95B04" w:rsidP="005A676A">
      <w:pPr>
        <w:rPr>
          <w:ins w:id="6875" w:author="Seggelke, Klaus" w:date="2017-03-14T17:11:00Z"/>
        </w:rPr>
      </w:pPr>
      <w:del w:id="6876" w:author="Seggelke, Klaus" w:date="2017-03-14T17:11:00Z">
        <w:r w:rsidDel="00A57497">
          <w:rPr>
            <w:noProof/>
          </w:rPr>
          <w:drawing>
            <wp:inline distT="0" distB="0" distL="0" distR="0" wp14:anchorId="7513A506" wp14:editId="0DAEC2C8">
              <wp:extent cx="5773046" cy="2762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8834" cy="2770426"/>
                      </a:xfrm>
                      <a:prstGeom prst="rect">
                        <a:avLst/>
                      </a:prstGeom>
                      <a:noFill/>
                    </pic:spPr>
                  </pic:pic>
                </a:graphicData>
              </a:graphic>
            </wp:inline>
          </w:drawing>
        </w:r>
      </w:del>
    </w:p>
    <w:p w:rsidR="00A57497" w:rsidRDefault="00A57497" w:rsidP="005A676A">
      <w:ins w:id="6877" w:author="Seggelke, Klaus" w:date="2017-03-14T17:11:00Z">
        <w:r>
          <w:rPr>
            <w:noProof/>
          </w:rPr>
          <w:drawing>
            <wp:inline distT="0" distB="0" distL="0" distR="0">
              <wp:extent cx="6855460" cy="33667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5460" cy="3366770"/>
                      </a:xfrm>
                      <a:prstGeom prst="rect">
                        <a:avLst/>
                      </a:prstGeom>
                      <a:noFill/>
                      <a:ln>
                        <a:noFill/>
                      </a:ln>
                    </pic:spPr>
                  </pic:pic>
                </a:graphicData>
              </a:graphic>
            </wp:inline>
          </w:drawing>
        </w:r>
      </w:ins>
    </w:p>
    <w:p w:rsidR="00E17FBA" w:rsidRDefault="00E17FBA" w:rsidP="005A676A"/>
    <w:p w:rsidR="00C35DDF" w:rsidRDefault="00551014" w:rsidP="005A676A">
      <w:r>
        <w:t>T</w:t>
      </w:r>
      <w:r w:rsidR="00C35DDF">
        <w:t>he VNF Lifecycle Automation takes advantage of the following modules:</w:t>
      </w:r>
    </w:p>
    <w:p w:rsidR="00C35DDF" w:rsidRDefault="00C35DDF" w:rsidP="00C35DDF">
      <w:pPr>
        <w:pStyle w:val="ListParagraph"/>
        <w:numPr>
          <w:ilvl w:val="0"/>
          <w:numId w:val="137"/>
        </w:numPr>
      </w:pPr>
      <w:r>
        <w:t>EM API module</w:t>
      </w:r>
    </w:p>
    <w:p w:rsidR="00A160C9" w:rsidRDefault="00A160C9" w:rsidP="00C35DDF">
      <w:pPr>
        <w:pStyle w:val="ListParagraph"/>
        <w:numPr>
          <w:ilvl w:val="0"/>
          <w:numId w:val="137"/>
        </w:numPr>
      </w:pPr>
      <w:r>
        <w:t>NFVO API Module</w:t>
      </w:r>
    </w:p>
    <w:p w:rsidR="00C35DDF" w:rsidRDefault="00C35DDF" w:rsidP="00C35DDF">
      <w:pPr>
        <w:pStyle w:val="ListParagraph"/>
        <w:numPr>
          <w:ilvl w:val="0"/>
          <w:numId w:val="137"/>
        </w:numPr>
      </w:pPr>
      <w:r>
        <w:t>VNF API Module</w:t>
      </w:r>
    </w:p>
    <w:p w:rsidR="00C35DDF" w:rsidRDefault="00C35DDF" w:rsidP="00C35DDF">
      <w:pPr>
        <w:pStyle w:val="ListParagraph"/>
        <w:numPr>
          <w:ilvl w:val="0"/>
          <w:numId w:val="137"/>
        </w:numPr>
      </w:pPr>
      <w:r>
        <w:t>VNFM API Module</w:t>
      </w:r>
    </w:p>
    <w:p w:rsidR="00C35DDF" w:rsidRDefault="00C35DDF" w:rsidP="00C35DDF">
      <w:pPr>
        <w:pStyle w:val="ListParagraph"/>
        <w:numPr>
          <w:ilvl w:val="0"/>
          <w:numId w:val="137"/>
        </w:numPr>
      </w:pPr>
      <w:r>
        <w:t>VNFD API Module</w:t>
      </w:r>
    </w:p>
    <w:p w:rsidR="00C35DDF" w:rsidRDefault="00C35DDF" w:rsidP="00C35DDF">
      <w:pPr>
        <w:pStyle w:val="ListParagraph"/>
        <w:numPr>
          <w:ilvl w:val="0"/>
          <w:numId w:val="137"/>
        </w:numPr>
      </w:pPr>
      <w:r>
        <w:lastRenderedPageBreak/>
        <w:t>VIM API Module</w:t>
      </w:r>
    </w:p>
    <w:p w:rsidR="00C35DDF" w:rsidRDefault="00C35DDF" w:rsidP="00C35DDF">
      <w:pPr>
        <w:pStyle w:val="ListParagraph"/>
        <w:numPr>
          <w:ilvl w:val="0"/>
          <w:numId w:val="137"/>
        </w:numPr>
      </w:pPr>
      <w:r>
        <w:t>Traffic API Module</w:t>
      </w:r>
    </w:p>
    <w:p w:rsidR="003C43A1" w:rsidRDefault="00551014" w:rsidP="005A676A">
      <w:r>
        <w:t>The VNF Lifecycle Automation needs to detect and handle the following conditions:</w:t>
      </w:r>
    </w:p>
    <w:p w:rsidR="00551014" w:rsidRDefault="00551014" w:rsidP="00D50848">
      <w:pPr>
        <w:pStyle w:val="ListParagraph"/>
        <w:numPr>
          <w:ilvl w:val="0"/>
          <w:numId w:val="167"/>
        </w:numPr>
      </w:pPr>
      <w:r>
        <w:t>Presence or unavailability of NFVO</w:t>
      </w:r>
    </w:p>
    <w:p w:rsidR="00551014" w:rsidRDefault="00551014" w:rsidP="00D50848">
      <w:pPr>
        <w:pStyle w:val="ListParagraph"/>
        <w:numPr>
          <w:ilvl w:val="0"/>
          <w:numId w:val="167"/>
        </w:numPr>
      </w:pPr>
      <w:r>
        <w:t xml:space="preserve">EM or VNF config file </w:t>
      </w:r>
    </w:p>
    <w:p w:rsidR="00551014" w:rsidRDefault="00551014" w:rsidP="00D50848">
      <w:pPr>
        <w:pStyle w:val="ListParagraph"/>
        <w:numPr>
          <w:ilvl w:val="0"/>
          <w:numId w:val="167"/>
        </w:numPr>
      </w:pPr>
      <w:r>
        <w:t>License file needed or not</w:t>
      </w:r>
    </w:p>
    <w:p w:rsidR="00551014" w:rsidRDefault="00551014" w:rsidP="00D50848">
      <w:pPr>
        <w:pStyle w:val="ListParagraph"/>
        <w:numPr>
          <w:ilvl w:val="0"/>
          <w:numId w:val="167"/>
        </w:numPr>
      </w:pPr>
      <w:r>
        <w:t>…</w:t>
      </w:r>
    </w:p>
    <w:p w:rsidR="00551014" w:rsidRDefault="00551014" w:rsidP="00551014"/>
    <w:p w:rsidR="00021C73" w:rsidRDefault="00021C73" w:rsidP="00342313">
      <w:pPr>
        <w:pStyle w:val="Heading2"/>
      </w:pPr>
      <w:bookmarkStart w:id="6878" w:name="_Toc477275665"/>
      <w:r>
        <w:t xml:space="preserve">VNF </w:t>
      </w:r>
      <w:r w:rsidR="009A27DD">
        <w:t>RECORD</w:t>
      </w:r>
      <w:bookmarkEnd w:id="6878"/>
    </w:p>
    <w:p w:rsidR="00021C73" w:rsidRDefault="009A27DD" w:rsidP="00551014">
      <w:r>
        <w:t>The VNF Record</w:t>
      </w:r>
      <w:r w:rsidR="00021C73">
        <w:t xml:space="preserve"> context allows us to reference a single VNF and to target manipulations to a single VNF when supporting multiple VNFs.</w:t>
      </w:r>
    </w:p>
    <w:p w:rsidR="00021C73" w:rsidRDefault="00021C73" w:rsidP="00551014"/>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21C7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021C73" w:rsidRDefault="00021C73" w:rsidP="009A27DD">
            <w:pPr>
              <w:pStyle w:val="Function"/>
            </w:pPr>
            <w:bookmarkStart w:id="6879" w:name="_Toc477275689"/>
            <w:r>
              <w:t xml:space="preserve">Function: </w:t>
            </w:r>
            <w:r w:rsidR="009A27DD">
              <w:rPr>
                <w:rFonts w:cs="Arial"/>
                <w:sz w:val="20"/>
              </w:rPr>
              <w:t>VNFRECORD</w:t>
            </w:r>
            <w:r>
              <w:t>.Create()</w:t>
            </w:r>
            <w:bookmarkEnd w:id="6879"/>
          </w:p>
        </w:tc>
      </w:tr>
      <w:tr w:rsidR="00021C7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21C73" w:rsidRPr="00D67489" w:rsidRDefault="00021C73" w:rsidP="00342313">
            <w:pPr>
              <w:pStyle w:val="TestCaseInfo"/>
              <w:rPr>
                <w:lang w:eastAsia="zh-CN"/>
              </w:rPr>
            </w:pPr>
            <w:r>
              <w:rPr>
                <w:lang w:eastAsia="zh-CN"/>
              </w:rPr>
              <w:t>None</w:t>
            </w:r>
          </w:p>
        </w:tc>
      </w:tr>
      <w:tr w:rsidR="00021C7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342313">
            <w:pPr>
              <w:pStyle w:val="TestCaseInfo"/>
              <w:rPr>
                <w:lang w:eastAsia="zh-CN"/>
              </w:rPr>
            </w:pPr>
            <w:r>
              <w:rPr>
                <w:sz w:val="20"/>
                <w:szCs w:val="20"/>
              </w:rPr>
              <w:t>vnfRecord</w:t>
            </w:r>
            <w:r w:rsidR="006042E8">
              <w:rPr>
                <w:sz w:val="20"/>
                <w:szCs w:val="20"/>
              </w:rPr>
              <w:tab/>
              <w:t>SUCCESS</w:t>
            </w:r>
          </w:p>
          <w:p w:rsidR="00021C73" w:rsidRDefault="006042E8" w:rsidP="00342313">
            <w:pPr>
              <w:pStyle w:val="TestCaseInfo"/>
              <w:rPr>
                <w:lang w:eastAsia="zh-CN"/>
              </w:rPr>
            </w:pPr>
            <w:r>
              <w:rPr>
                <w:lang w:eastAsia="zh-CN"/>
              </w:rPr>
              <w:t>FALSE</w:t>
            </w:r>
            <w:r>
              <w:rPr>
                <w:lang w:eastAsia="zh-CN"/>
              </w:rPr>
              <w:tab/>
            </w:r>
            <w:r>
              <w:rPr>
                <w:lang w:eastAsia="zh-CN"/>
              </w:rPr>
              <w:tab/>
              <w:t>Error</w:t>
            </w:r>
          </w:p>
        </w:tc>
      </w:tr>
      <w:tr w:rsidR="00021C7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9A27DD">
            <w:pPr>
              <w:pStyle w:val="TestCaseInfo"/>
              <w:rPr>
                <w:lang w:eastAsia="zh-CN"/>
              </w:rPr>
            </w:pPr>
            <w:r>
              <w:rPr>
                <w:lang w:eastAsia="zh-CN"/>
              </w:rPr>
              <w:t xml:space="preserve">The command </w:t>
            </w:r>
            <w:r w:rsidR="009A27DD">
              <w:rPr>
                <w:lang w:eastAsia="zh-CN"/>
              </w:rPr>
              <w:t xml:space="preserve">creates a VNF record where all VNF specific commands will receive this </w:t>
            </w:r>
            <w:r w:rsidR="009A27DD">
              <w:rPr>
                <w:sz w:val="20"/>
                <w:szCs w:val="20"/>
              </w:rPr>
              <w:t>vnfRecord as a parameter. In Pythin this command could be implemented as a creation of a class.</w:t>
            </w:r>
          </w:p>
        </w:tc>
      </w:tr>
    </w:tbl>
    <w:p w:rsidR="00021C73" w:rsidRDefault="00021C73" w:rsidP="00021C73"/>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27DD"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A27DD" w:rsidRDefault="009A27DD" w:rsidP="00342313">
            <w:pPr>
              <w:pStyle w:val="Function"/>
            </w:pPr>
            <w:bookmarkStart w:id="6880" w:name="_Toc477275690"/>
            <w:r>
              <w:t xml:space="preserve">Function: </w:t>
            </w:r>
            <w:r>
              <w:rPr>
                <w:rFonts w:cs="Arial"/>
                <w:sz w:val="20"/>
              </w:rPr>
              <w:t>VNFRECORD</w:t>
            </w:r>
            <w:r>
              <w:t>.Delete()</w:t>
            </w:r>
            <w:bookmarkEnd w:id="6880"/>
          </w:p>
        </w:tc>
      </w:tr>
      <w:tr w:rsidR="009A27DD"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Pr="00D67489" w:rsidRDefault="009A27DD" w:rsidP="00342313">
            <w:pPr>
              <w:pStyle w:val="TestCaseInfo"/>
              <w:rPr>
                <w:lang w:eastAsia="zh-CN"/>
              </w:rPr>
            </w:pPr>
            <w:r>
              <w:rPr>
                <w:sz w:val="20"/>
                <w:szCs w:val="20"/>
              </w:rPr>
              <w:t>vnfRecord</w:t>
            </w:r>
          </w:p>
        </w:tc>
      </w:tr>
      <w:tr w:rsidR="009A27DD"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342313">
            <w:pPr>
              <w:pStyle w:val="TestCaseInfo"/>
              <w:rPr>
                <w:lang w:eastAsia="zh-CN"/>
              </w:rPr>
            </w:pPr>
            <w:r>
              <w:rPr>
                <w:sz w:val="20"/>
                <w:szCs w:val="20"/>
              </w:rPr>
              <w:t>TRUE</w:t>
            </w:r>
            <w:r>
              <w:rPr>
                <w:sz w:val="20"/>
                <w:szCs w:val="20"/>
              </w:rPr>
              <w:tab/>
            </w:r>
            <w:r>
              <w:rPr>
                <w:sz w:val="20"/>
                <w:szCs w:val="20"/>
              </w:rPr>
              <w:tab/>
              <w:t>SUCCESS</w:t>
            </w:r>
          </w:p>
          <w:p w:rsidR="009A27DD" w:rsidRDefault="009A27DD" w:rsidP="00342313">
            <w:pPr>
              <w:pStyle w:val="TestCaseInfo"/>
              <w:rPr>
                <w:lang w:eastAsia="zh-CN"/>
              </w:rPr>
            </w:pPr>
            <w:r>
              <w:rPr>
                <w:lang w:eastAsia="zh-CN"/>
              </w:rPr>
              <w:t>FALSE</w:t>
            </w:r>
            <w:r>
              <w:rPr>
                <w:lang w:eastAsia="zh-CN"/>
              </w:rPr>
              <w:tab/>
            </w:r>
            <w:r>
              <w:rPr>
                <w:lang w:eastAsia="zh-CN"/>
              </w:rPr>
              <w:tab/>
              <w:t>Error</w:t>
            </w:r>
          </w:p>
        </w:tc>
      </w:tr>
      <w:tr w:rsidR="009A27DD"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A27DD">
            <w:pPr>
              <w:pStyle w:val="TestCaseInfo"/>
              <w:rPr>
                <w:lang w:eastAsia="zh-CN"/>
              </w:rPr>
            </w:pPr>
            <w:r>
              <w:rPr>
                <w:lang w:eastAsia="zh-CN"/>
              </w:rPr>
              <w:t>The command erases a VNF record</w:t>
            </w:r>
            <w:r>
              <w:rPr>
                <w:sz w:val="20"/>
                <w:szCs w:val="20"/>
              </w:rPr>
              <w:t>. In Pythin this command could be implemented as a command del vnfRecord.</w:t>
            </w:r>
          </w:p>
        </w:tc>
      </w:tr>
    </w:tbl>
    <w:p w:rsidR="00021C73" w:rsidRDefault="00021C73" w:rsidP="00551014"/>
    <w:p w:rsidR="00C35DDF" w:rsidRDefault="00C35DDF" w:rsidP="00C35DDF">
      <w:pPr>
        <w:pStyle w:val="Heading2"/>
      </w:pPr>
      <w:bookmarkStart w:id="6881" w:name="_Toc477275666"/>
      <w:r>
        <w:t>EM API module</w:t>
      </w:r>
      <w:bookmarkEnd w:id="6881"/>
    </w:p>
    <w:p w:rsidR="00C35DDF" w:rsidRDefault="00C35DDF" w:rsidP="00C35DDF">
      <w:r>
        <w:t>The EM API module supports the access to the EM. A VNF may depend on the existence of a EM and its capability to configure the VNF. Once the</w:t>
      </w:r>
      <w:r w:rsidR="00551014">
        <w:t xml:space="preserve"> VNF is configured by the EM, the VNF</w:t>
      </w:r>
      <w:r>
        <w:t xml:space="preserve"> can perform its tasks and process packets.</w:t>
      </w:r>
    </w:p>
    <w:p w:rsidR="00C35DDF" w:rsidRDefault="00C35DDF" w:rsidP="00C35DDF"/>
    <w:p w:rsidR="00C91AFD" w:rsidRDefault="00C91AFD" w:rsidP="00C35DDF">
      <w:r>
        <w:t xml:space="preserve">class </w:t>
      </w:r>
      <w:r w:rsidR="00F53272">
        <w:t>Element</w:t>
      </w:r>
      <w:r w:rsidR="00F53272" w:rsidRPr="00F53272">
        <w:t>Management</w:t>
      </w:r>
      <w:r w:rsidR="00F53272">
        <w:t>:</w:t>
      </w:r>
    </w:p>
    <w:p w:rsidR="00015884" w:rsidRDefault="00015884" w:rsidP="00015884">
      <w:pPr>
        <w:ind w:left="576"/>
      </w:pPr>
      <w:r>
        <w:t>def GetSate()</w:t>
      </w:r>
    </w:p>
    <w:p w:rsidR="00F53272" w:rsidRDefault="00F53272" w:rsidP="00F53272">
      <w:pPr>
        <w:ind w:left="576"/>
      </w:pPr>
      <w:r>
        <w:t>def StartEM ()</w:t>
      </w:r>
    </w:p>
    <w:p w:rsidR="00B94DE1" w:rsidRDefault="00B94DE1" w:rsidP="00F53272">
      <w:pPr>
        <w:ind w:left="576"/>
      </w:pPr>
      <w:r>
        <w:t>def StopEM()</w:t>
      </w:r>
    </w:p>
    <w:p w:rsidR="00B94DE1" w:rsidRDefault="00B94DE1" w:rsidP="00F53272">
      <w:pPr>
        <w:ind w:left="576"/>
      </w:pPr>
      <w:r>
        <w:t>def SuspendEM()</w:t>
      </w:r>
    </w:p>
    <w:p w:rsidR="00B94DE1" w:rsidRDefault="00B94DE1" w:rsidP="00F53272">
      <w:pPr>
        <w:ind w:left="576"/>
      </w:pPr>
      <w:r>
        <w:t>def SetEMConfiguration()</w:t>
      </w:r>
    </w:p>
    <w:p w:rsidR="00B94DE1" w:rsidRDefault="00B94DE1" w:rsidP="00F53272">
      <w:pPr>
        <w:ind w:left="576"/>
      </w:pPr>
      <w:r>
        <w:t>def RemoveEMConfiguration()</w:t>
      </w:r>
    </w:p>
    <w:p w:rsidR="00CA4FD6" w:rsidRDefault="00CA4FD6" w:rsidP="00F53272">
      <w:pPr>
        <w:ind w:left="576"/>
      </w:pPr>
      <w:r>
        <w:t xml:space="preserve">def </w:t>
      </w:r>
      <w:r w:rsidRPr="00CA4FD6">
        <w:t>RecoveryCMDtoEM</w:t>
      </w:r>
      <w:r>
        <w:t>()</w:t>
      </w:r>
    </w:p>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15884" w:rsidTr="00E16BA7">
        <w:tc>
          <w:tcPr>
            <w:tcW w:w="9330" w:type="dxa"/>
            <w:gridSpan w:val="2"/>
            <w:tcBorders>
              <w:top w:val="single" w:sz="2" w:space="0" w:color="auto"/>
              <w:left w:val="single" w:sz="2" w:space="0" w:color="auto"/>
              <w:bottom w:val="single" w:sz="2" w:space="0" w:color="auto"/>
              <w:right w:val="single" w:sz="2" w:space="0" w:color="auto"/>
            </w:tcBorders>
            <w:hideMark/>
          </w:tcPr>
          <w:p w:rsidR="00015884" w:rsidRDefault="00015884" w:rsidP="008E2D32">
            <w:pPr>
              <w:pStyle w:val="Function"/>
            </w:pPr>
            <w:bookmarkStart w:id="6882" w:name="_Toc477275691"/>
            <w:r>
              <w:t>Function: Element</w:t>
            </w:r>
            <w:r w:rsidRPr="00F53272">
              <w:t>Management</w:t>
            </w:r>
            <w:r>
              <w:t>.GetState()</w:t>
            </w:r>
            <w:bookmarkEnd w:id="6882"/>
          </w:p>
        </w:tc>
      </w:tr>
      <w:tr w:rsidR="00015884" w:rsidTr="00E16BA7">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15884" w:rsidRPr="00D67489" w:rsidRDefault="009A27DD" w:rsidP="009A27DD">
            <w:pPr>
              <w:pStyle w:val="TestCaseInfo"/>
              <w:rPr>
                <w:lang w:eastAsia="zh-CN"/>
              </w:rPr>
            </w:pPr>
            <w:r>
              <w:rPr>
                <w:sz w:val="20"/>
                <w:szCs w:val="20"/>
              </w:rPr>
              <w:t>vnfRecord</w:t>
            </w:r>
          </w:p>
        </w:tc>
      </w:tr>
      <w:tr w:rsidR="00015884" w:rsidTr="00E16BA7">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E16BA7">
            <w:pPr>
              <w:pStyle w:val="TestCaseInfo"/>
              <w:rPr>
                <w:lang w:eastAsia="zh-CN"/>
              </w:rPr>
            </w:pPr>
            <w:r>
              <w:rPr>
                <w:lang w:eastAsia="zh-CN"/>
              </w:rPr>
              <w:t>RUN</w:t>
            </w:r>
            <w:r>
              <w:rPr>
                <w:lang w:eastAsia="zh-CN"/>
              </w:rPr>
              <w:tab/>
            </w:r>
            <w:r>
              <w:rPr>
                <w:lang w:eastAsia="zh-CN"/>
              </w:rPr>
              <w:tab/>
              <w:t>EM runs and active</w:t>
            </w:r>
          </w:p>
          <w:p w:rsidR="00015884" w:rsidRDefault="00015884" w:rsidP="00015884">
            <w:pPr>
              <w:pStyle w:val="TestCaseInfo"/>
              <w:rPr>
                <w:lang w:eastAsia="zh-CN"/>
              </w:rPr>
            </w:pPr>
            <w:r>
              <w:rPr>
                <w:lang w:eastAsia="zh-CN"/>
              </w:rPr>
              <w:t>SUSPENDED</w:t>
            </w:r>
            <w:r>
              <w:rPr>
                <w:lang w:eastAsia="zh-CN"/>
              </w:rPr>
              <w:tab/>
              <w:t>EM suspended</w:t>
            </w:r>
          </w:p>
          <w:p w:rsidR="00015884" w:rsidRDefault="00015884" w:rsidP="00015884">
            <w:pPr>
              <w:pStyle w:val="TestCaseInfo"/>
              <w:rPr>
                <w:lang w:eastAsia="zh-CN"/>
              </w:rPr>
            </w:pPr>
            <w:r>
              <w:rPr>
                <w:lang w:eastAsia="zh-CN"/>
              </w:rPr>
              <w:lastRenderedPageBreak/>
              <w:t>STOPPED</w:t>
            </w:r>
            <w:r>
              <w:rPr>
                <w:lang w:eastAsia="zh-CN"/>
              </w:rPr>
              <w:tab/>
              <w:t>EM stopped</w:t>
            </w:r>
          </w:p>
        </w:tc>
      </w:tr>
      <w:tr w:rsidR="00015884" w:rsidTr="00E16BA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returns the current state of the EM.</w:t>
            </w:r>
          </w:p>
        </w:tc>
      </w:tr>
    </w:tbl>
    <w:p w:rsidR="00015884" w:rsidRDefault="00015884" w:rsidP="00015884"/>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53272" w:rsidTr="009C528F">
        <w:tc>
          <w:tcPr>
            <w:tcW w:w="9330" w:type="dxa"/>
            <w:gridSpan w:val="2"/>
            <w:tcBorders>
              <w:top w:val="single" w:sz="2" w:space="0" w:color="auto"/>
              <w:left w:val="single" w:sz="2" w:space="0" w:color="auto"/>
              <w:bottom w:val="single" w:sz="2" w:space="0" w:color="auto"/>
              <w:right w:val="single" w:sz="2" w:space="0" w:color="auto"/>
            </w:tcBorders>
            <w:hideMark/>
          </w:tcPr>
          <w:p w:rsidR="00F53272" w:rsidRDefault="00F53272" w:rsidP="008E2D32">
            <w:pPr>
              <w:pStyle w:val="Function"/>
            </w:pPr>
            <w:bookmarkStart w:id="6883" w:name="_Toc477275692"/>
            <w:r>
              <w:t>Function: Element</w:t>
            </w:r>
            <w:r w:rsidRPr="00F53272">
              <w:t>Management</w:t>
            </w:r>
            <w:r>
              <w:t>.Start()</w:t>
            </w:r>
            <w:bookmarkEnd w:id="6883"/>
          </w:p>
        </w:tc>
      </w:tr>
      <w:tr w:rsidR="00F53272" w:rsidTr="00F5327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53272" w:rsidRPr="00D67489" w:rsidRDefault="009A27DD" w:rsidP="009C528F">
            <w:pPr>
              <w:pStyle w:val="TestCaseInfo"/>
              <w:rPr>
                <w:lang w:eastAsia="zh-CN"/>
              </w:rPr>
            </w:pPr>
            <w:r>
              <w:rPr>
                <w:sz w:val="20"/>
                <w:szCs w:val="20"/>
              </w:rPr>
              <w:t>vnfRecord</w:t>
            </w:r>
          </w:p>
        </w:tc>
      </w:tr>
      <w:tr w:rsidR="00F53272" w:rsidTr="00F53272">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53272" w:rsidRDefault="00F53272" w:rsidP="009C528F">
            <w:pPr>
              <w:pStyle w:val="TestCaseInfo"/>
              <w:rPr>
                <w:lang w:eastAsia="zh-CN"/>
              </w:rPr>
            </w:pPr>
            <w:r>
              <w:rPr>
                <w:lang w:eastAsia="zh-CN"/>
              </w:rPr>
              <w:t>TRUE</w:t>
            </w:r>
            <w:r>
              <w:rPr>
                <w:lang w:eastAsia="zh-CN"/>
              </w:rPr>
              <w:tab/>
            </w:r>
            <w:r>
              <w:rPr>
                <w:lang w:eastAsia="zh-CN"/>
              </w:rPr>
              <w:tab/>
            </w:r>
            <w:r w:rsidR="00B94DE1">
              <w:rPr>
                <w:lang w:eastAsia="zh-CN"/>
              </w:rPr>
              <w:t>EM runs</w:t>
            </w:r>
          </w:p>
          <w:p w:rsidR="00F53272" w:rsidRDefault="00F53272" w:rsidP="009C528F">
            <w:pPr>
              <w:pStyle w:val="TestCaseInfo"/>
              <w:rPr>
                <w:lang w:eastAsia="zh-CN"/>
              </w:rPr>
            </w:pPr>
            <w:r>
              <w:rPr>
                <w:lang w:eastAsia="zh-CN"/>
              </w:rPr>
              <w:t>FALSE</w:t>
            </w:r>
            <w:r>
              <w:rPr>
                <w:lang w:eastAsia="zh-CN"/>
              </w:rPr>
              <w:tab/>
            </w:r>
            <w:r>
              <w:rPr>
                <w:lang w:eastAsia="zh-CN"/>
              </w:rPr>
              <w:tab/>
            </w:r>
            <w:r w:rsidR="00B94DE1">
              <w:rPr>
                <w:lang w:eastAsia="zh-CN"/>
              </w:rPr>
              <w:t>EM stopped</w:t>
            </w:r>
          </w:p>
        </w:tc>
      </w:tr>
      <w:tr w:rsidR="00F5327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53272" w:rsidRDefault="00B94DE1" w:rsidP="00B94DE1">
            <w:pPr>
              <w:pStyle w:val="TestCaseInfo"/>
              <w:rPr>
                <w:lang w:eastAsia="zh-CN"/>
              </w:rPr>
            </w:pPr>
            <w:r>
              <w:rPr>
                <w:lang w:eastAsia="zh-CN"/>
              </w:rPr>
              <w:t>The command StartEM starts the EM</w:t>
            </w:r>
            <w:r w:rsidR="00265705">
              <w:rPr>
                <w:lang w:eastAsia="zh-CN"/>
              </w:rPr>
              <w:t xml:space="preserve"> and returns TRUE on success</w:t>
            </w:r>
            <w:r>
              <w:rPr>
                <w:lang w:eastAsia="zh-CN"/>
              </w:rPr>
              <w:t>. If the EM has been already started, this command will either return TRUE or restart the EM. If the EM can’t be instantiated, the command returns FALSE.</w:t>
            </w:r>
          </w:p>
        </w:tc>
      </w:tr>
    </w:tbl>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884" w:name="_Toc477275693"/>
            <w:r>
              <w:t xml:space="preserve">Function: </w:t>
            </w:r>
            <w:r w:rsidR="00265705">
              <w:t>Element</w:t>
            </w:r>
            <w:r w:rsidR="00265705" w:rsidRPr="00F53272">
              <w:t>Management</w:t>
            </w:r>
            <w:r w:rsidR="00265705">
              <w:t>.Stop</w:t>
            </w:r>
            <w:r>
              <w:t>()</w:t>
            </w:r>
            <w:bookmarkEnd w:id="6884"/>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B94DE1">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B94DE1">
            <w:pPr>
              <w:pStyle w:val="TestCaseInfo"/>
              <w:rPr>
                <w:lang w:eastAsia="zh-CN"/>
              </w:rPr>
            </w:pPr>
            <w:r>
              <w:rPr>
                <w:lang w:eastAsia="zh-CN"/>
              </w:rPr>
              <w:t>TRUE</w:t>
            </w:r>
            <w:r>
              <w:rPr>
                <w:lang w:eastAsia="zh-CN"/>
              </w:rPr>
              <w:tab/>
            </w:r>
            <w:r>
              <w:rPr>
                <w:lang w:eastAsia="zh-CN"/>
              </w:rPr>
              <w:tab/>
              <w:t>EM stopped</w:t>
            </w:r>
          </w:p>
          <w:p w:rsidR="00B94DE1" w:rsidRDefault="00B94DE1" w:rsidP="00B94DE1">
            <w:pPr>
              <w:pStyle w:val="TestCaseInfo"/>
              <w:rPr>
                <w:lang w:eastAsia="zh-CN"/>
              </w:rPr>
            </w:pPr>
            <w:r>
              <w:rPr>
                <w:lang w:eastAsia="zh-CN"/>
              </w:rPr>
              <w:t>FALSE</w:t>
            </w:r>
            <w:r>
              <w:rPr>
                <w:lang w:eastAsia="zh-CN"/>
              </w:rPr>
              <w:tab/>
            </w:r>
            <w:r>
              <w:rPr>
                <w:lang w:eastAsia="zh-CN"/>
              </w:rPr>
              <w:tab/>
              <w:t>EM runs</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265705">
            <w:pPr>
              <w:pStyle w:val="TestCaseInfo"/>
              <w:rPr>
                <w:lang w:eastAsia="zh-CN"/>
              </w:rPr>
            </w:pPr>
            <w:r>
              <w:rPr>
                <w:lang w:eastAsia="zh-CN"/>
              </w:rPr>
              <w:t>The command StopEM stops the EM</w:t>
            </w:r>
            <w:r w:rsidR="00265705">
              <w:rPr>
                <w:lang w:eastAsia="zh-CN"/>
              </w:rPr>
              <w:t xml:space="preserve"> and returns TRUE on success</w:t>
            </w:r>
            <w:r>
              <w:rPr>
                <w:lang w:eastAsia="zh-CN"/>
              </w:rPr>
              <w:t xml:space="preserve">. If the EM has been already stopped, this command will return TRUE. If the EM can’t be </w:t>
            </w:r>
            <w:r w:rsidR="00265705">
              <w:rPr>
                <w:lang w:eastAsia="zh-CN"/>
              </w:rPr>
              <w:t>stopped</w:t>
            </w:r>
            <w:r w:rsidR="00015884">
              <w:rPr>
                <w:lang w:eastAsia="zh-CN"/>
              </w:rPr>
              <w:t>, the command returns FALSE</w:t>
            </w:r>
            <w:r>
              <w:rPr>
                <w:lang w:eastAsia="zh-CN"/>
              </w:rPr>
              <w:t>.</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885" w:name="_Toc477275694"/>
            <w:r>
              <w:t xml:space="preserve">Function: </w:t>
            </w:r>
            <w:r w:rsidR="00BB3C9E">
              <w:t>Element</w:t>
            </w:r>
            <w:r w:rsidR="00BB3C9E" w:rsidRPr="00F53272">
              <w:t>Management</w:t>
            </w:r>
            <w:r w:rsidR="00BB3C9E">
              <w:t>.SuspendEM</w:t>
            </w:r>
            <w:r>
              <w:t>()</w:t>
            </w:r>
            <w:bookmarkEnd w:id="6885"/>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015884"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TRUE</w:t>
            </w:r>
            <w:r>
              <w:rPr>
                <w:lang w:eastAsia="zh-CN"/>
              </w:rPr>
              <w:tab/>
            </w:r>
            <w:r>
              <w:rPr>
                <w:lang w:eastAsia="zh-CN"/>
              </w:rPr>
              <w:tab/>
              <w:t>EM suspended</w:t>
            </w:r>
          </w:p>
          <w:p w:rsidR="00015884" w:rsidRDefault="00015884" w:rsidP="00015884">
            <w:pPr>
              <w:pStyle w:val="TestCaseInfo"/>
              <w:rPr>
                <w:lang w:eastAsia="zh-CN"/>
              </w:rPr>
            </w:pPr>
            <w:r>
              <w:rPr>
                <w:lang w:eastAsia="zh-CN"/>
              </w:rPr>
              <w:t>FALSE</w:t>
            </w:r>
            <w:r>
              <w:rPr>
                <w:lang w:eastAsia="zh-CN"/>
              </w:rPr>
              <w:tab/>
            </w:r>
            <w:r>
              <w:rPr>
                <w:lang w:eastAsia="zh-CN"/>
              </w:rPr>
              <w:tab/>
              <w:t>EM state not change</w:t>
            </w:r>
          </w:p>
        </w:tc>
      </w:tr>
      <w:tr w:rsidR="00015884"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suspended the EM so that it does not process any information. It basically drops all messages from the VNFM.</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886" w:name="_Toc477275695"/>
            <w:r>
              <w:t xml:space="preserve">Function: </w:t>
            </w:r>
            <w:r w:rsidR="00BB3C9E">
              <w:t>Element</w:t>
            </w:r>
            <w:r w:rsidR="00BB3C9E" w:rsidRPr="00F53272">
              <w:t>Management</w:t>
            </w:r>
            <w:r w:rsidR="00BB3C9E">
              <w:t>.SetEMConfiguration</w:t>
            </w:r>
            <w:r>
              <w:t>()</w:t>
            </w:r>
            <w:bookmarkEnd w:id="6886"/>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015884" w:rsidP="009C528F">
            <w:pPr>
              <w:pStyle w:val="TestCaseInfo"/>
              <w:rPr>
                <w:lang w:eastAsia="zh-CN"/>
              </w:rPr>
            </w:pPr>
            <w:r>
              <w:rPr>
                <w:lang w:eastAsia="zh-CN"/>
              </w:rPr>
              <w:t>Link to the EM configuration File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successful applied</w:t>
            </w:r>
          </w:p>
          <w:p w:rsidR="00015884" w:rsidRDefault="00015884" w:rsidP="009C528F">
            <w:pPr>
              <w:pStyle w:val="TestCaseInfo"/>
              <w:rPr>
                <w:lang w:eastAsia="zh-CN"/>
              </w:rPr>
            </w:pPr>
            <w:r>
              <w:rPr>
                <w:lang w:eastAsia="zh-CN"/>
              </w:rPr>
              <w:t>FALSE</w:t>
            </w:r>
            <w:r>
              <w:rPr>
                <w:lang w:eastAsia="zh-CN"/>
              </w:rPr>
              <w:tab/>
            </w:r>
            <w:r>
              <w:rPr>
                <w:lang w:eastAsia="zh-CN"/>
              </w:rPr>
              <w:tab/>
              <w:t>EM configuration apply error</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applies EM configuration so that the EM can work correctly and service the VNF with required configurations.</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887" w:name="_Toc477275696"/>
            <w:r>
              <w:t xml:space="preserve">Function: </w:t>
            </w:r>
            <w:r w:rsidR="00BB3C9E">
              <w:t>Element</w:t>
            </w:r>
            <w:r w:rsidR="00BB3C9E" w:rsidRPr="00F53272">
              <w:t>Management</w:t>
            </w:r>
            <w:r w:rsidR="00BB3C9E">
              <w:t>.RemoveEMConfiguration</w:t>
            </w:r>
            <w:r>
              <w:t>()</w:t>
            </w:r>
            <w:bookmarkEnd w:id="6887"/>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removed</w:t>
            </w:r>
          </w:p>
          <w:p w:rsidR="00015884" w:rsidRDefault="00015884" w:rsidP="009C528F">
            <w:pPr>
              <w:pStyle w:val="TestCaseInfo"/>
              <w:rPr>
                <w:lang w:eastAsia="zh-CN"/>
              </w:rPr>
            </w:pPr>
            <w:r>
              <w:rPr>
                <w:lang w:eastAsia="zh-CN"/>
              </w:rPr>
              <w:t>FALSE</w:t>
            </w:r>
            <w:r>
              <w:rPr>
                <w:lang w:eastAsia="zh-CN"/>
              </w:rPr>
              <w:tab/>
            </w:r>
            <w:r>
              <w:rPr>
                <w:lang w:eastAsia="zh-CN"/>
              </w:rPr>
              <w:tab/>
              <w:t>EM configuration could not be removed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removes all configuration from the EM. The EM can therefore not configure and manage an VNF.</w:t>
            </w:r>
          </w:p>
        </w:tc>
      </w:tr>
    </w:tbl>
    <w:p w:rsidR="00B94DE1" w:rsidRDefault="00B94DE1" w:rsidP="00B94DE1"/>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6888" w:name="_Toc477275697"/>
            <w:r>
              <w:t>Function: EM</w:t>
            </w:r>
            <w:r w:rsidRPr="00CA4FD6">
              <w:t>.RecoveryCMDtoEM</w:t>
            </w:r>
            <w:r>
              <w:t>()</w:t>
            </w:r>
            <w:bookmarkEnd w:id="6888"/>
          </w:p>
        </w:tc>
      </w:tr>
      <w:tr w:rsidR="00CA4FD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4FD6" w:rsidRPr="00D67489" w:rsidRDefault="009A27DD" w:rsidP="00E7531B">
            <w:pPr>
              <w:pStyle w:val="TestCaseInfo"/>
              <w:rPr>
                <w:lang w:eastAsia="zh-CN"/>
              </w:rPr>
            </w:pPr>
            <w:r>
              <w:rPr>
                <w:sz w:val="20"/>
                <w:szCs w:val="20"/>
              </w:rPr>
              <w:t>vnfRecord</w:t>
            </w:r>
          </w:p>
        </w:tc>
      </w:tr>
      <w:tr w:rsidR="00CA4FD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TRUE</w:t>
            </w:r>
            <w:r>
              <w:rPr>
                <w:lang w:eastAsia="zh-CN"/>
              </w:rPr>
              <w:tab/>
            </w:r>
            <w:r>
              <w:rPr>
                <w:lang w:eastAsia="zh-CN"/>
              </w:rPr>
              <w:tab/>
              <w:t>Recovery command initiated</w:t>
            </w:r>
          </w:p>
          <w:p w:rsidR="0019479C" w:rsidRDefault="0019479C" w:rsidP="00E7531B">
            <w:pPr>
              <w:pStyle w:val="TestCaseInfo"/>
              <w:rPr>
                <w:lang w:eastAsia="zh-CN"/>
              </w:rPr>
            </w:pPr>
            <w:r>
              <w:rPr>
                <w:lang w:eastAsia="zh-CN"/>
              </w:rPr>
              <w:t>FALSE</w:t>
            </w:r>
            <w:r>
              <w:rPr>
                <w:lang w:eastAsia="zh-CN"/>
              </w:rPr>
              <w:tab/>
            </w:r>
            <w:r>
              <w:rPr>
                <w:lang w:eastAsia="zh-CN"/>
              </w:rPr>
              <w:tab/>
              <w:t>Failed to initiate the recovery</w:t>
            </w:r>
          </w:p>
        </w:tc>
      </w:tr>
      <w:tr w:rsidR="00CA4FD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The command instructs the EM to initiate the recovery process of the VNF. The EM will instruct the VNFM to actual do the recovery process.</w:t>
            </w:r>
          </w:p>
        </w:tc>
      </w:tr>
    </w:tbl>
    <w:p w:rsidR="00F53272" w:rsidRDefault="00F53272" w:rsidP="00C35DDF"/>
    <w:p w:rsidR="00CA4FD6" w:rsidRDefault="00CA4FD6" w:rsidP="00CA4FD6"/>
    <w:p w:rsidR="00CA4FD6" w:rsidRDefault="00CA4FD6" w:rsidP="00CA4FD6">
      <w:pPr>
        <w:pStyle w:val="Heading2"/>
      </w:pPr>
      <w:bookmarkStart w:id="6889" w:name="_Toc477275667"/>
      <w:r>
        <w:t>NFVO API Module</w:t>
      </w:r>
      <w:bookmarkEnd w:id="6889"/>
    </w:p>
    <w:p w:rsidR="00CA4FD6" w:rsidRDefault="00551014" w:rsidP="00C35DDF">
      <w:r>
        <w:t>If the NFV environment would have a NFVO in place, the following module would come available for use.</w:t>
      </w:r>
    </w:p>
    <w:p w:rsidR="00551014" w:rsidRDefault="00551014" w:rsidP="00C35DDF"/>
    <w:p w:rsidR="00CA4FD6" w:rsidRDefault="00CA4FD6" w:rsidP="00CA4FD6">
      <w:r>
        <w:t>class NFVO:</w:t>
      </w:r>
    </w:p>
    <w:p w:rsidR="00CA4FD6" w:rsidRDefault="00CA4FD6" w:rsidP="00CA4FD6">
      <w:pPr>
        <w:ind w:left="720"/>
      </w:pPr>
      <w:r>
        <w:t xml:space="preserve">def </w:t>
      </w:r>
      <w:r w:rsidRPr="00CA4FD6">
        <w:t>RecoveryCMDtoNFVO</w:t>
      </w:r>
      <w:r>
        <w:t>()</w:t>
      </w:r>
    </w:p>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6890" w:name="_Toc477275698"/>
            <w:r>
              <w:t>Function: NFVO</w:t>
            </w:r>
            <w:r w:rsidRPr="00CA4FD6">
              <w:t>.RecoveryCMDtoNFVO</w:t>
            </w:r>
            <w:r>
              <w:t>()</w:t>
            </w:r>
            <w:bookmarkEnd w:id="6890"/>
          </w:p>
        </w:tc>
      </w:tr>
      <w:tr w:rsidR="0019479C"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9479C" w:rsidRPr="00D67489" w:rsidRDefault="009A27DD" w:rsidP="0019479C">
            <w:pPr>
              <w:pStyle w:val="TestCaseInfo"/>
              <w:rPr>
                <w:lang w:eastAsia="zh-CN"/>
              </w:rPr>
            </w:pPr>
            <w:r>
              <w:rPr>
                <w:sz w:val="20"/>
                <w:szCs w:val="20"/>
              </w:rPr>
              <w:t>vnfRecord</w:t>
            </w:r>
          </w:p>
        </w:tc>
      </w:tr>
      <w:tr w:rsidR="0019479C"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TRUE</w:t>
            </w:r>
            <w:r>
              <w:rPr>
                <w:lang w:eastAsia="zh-CN"/>
              </w:rPr>
              <w:tab/>
            </w:r>
            <w:r>
              <w:rPr>
                <w:lang w:eastAsia="zh-CN"/>
              </w:rPr>
              <w:tab/>
              <w:t>Recovery command initiated</w:t>
            </w:r>
          </w:p>
          <w:p w:rsidR="0019479C" w:rsidRDefault="0019479C" w:rsidP="0019479C">
            <w:pPr>
              <w:pStyle w:val="TestCaseInfo"/>
              <w:rPr>
                <w:lang w:eastAsia="zh-CN"/>
              </w:rPr>
            </w:pPr>
            <w:r>
              <w:rPr>
                <w:lang w:eastAsia="zh-CN"/>
              </w:rPr>
              <w:t>FALSE</w:t>
            </w:r>
            <w:r>
              <w:rPr>
                <w:lang w:eastAsia="zh-CN"/>
              </w:rPr>
              <w:tab/>
            </w:r>
            <w:r>
              <w:rPr>
                <w:lang w:eastAsia="zh-CN"/>
              </w:rPr>
              <w:tab/>
              <w:t>Failed to initiate the recovery</w:t>
            </w:r>
          </w:p>
        </w:tc>
      </w:tr>
      <w:tr w:rsidR="0019479C"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The command instructs the NFVO to initiate the recovery process of the VNF. The NFVO will instruct the VNFM to actual do the recovery process.</w:t>
            </w:r>
          </w:p>
        </w:tc>
      </w:tr>
    </w:tbl>
    <w:p w:rsidR="00CA4FD6" w:rsidRDefault="00CA4FD6" w:rsidP="00C35DDF"/>
    <w:p w:rsidR="00F53272" w:rsidRDefault="00F53272" w:rsidP="00C35DDF"/>
    <w:p w:rsidR="00C35DDF" w:rsidRDefault="00C35DDF" w:rsidP="00C35DDF">
      <w:pPr>
        <w:pStyle w:val="Heading2"/>
      </w:pPr>
      <w:bookmarkStart w:id="6891" w:name="_Toc477275668"/>
      <w:r>
        <w:t>VNF API Module</w:t>
      </w:r>
      <w:bookmarkEnd w:id="6891"/>
    </w:p>
    <w:p w:rsidR="00C35DDF" w:rsidRDefault="00551014" w:rsidP="00C35DDF">
      <w:r>
        <w:t>The VNF module provides access to the configuration and license file for the VNF.</w:t>
      </w:r>
    </w:p>
    <w:p w:rsidR="00551014" w:rsidRDefault="00551014" w:rsidP="00C35DDF"/>
    <w:p w:rsidR="00BB3C9E" w:rsidRDefault="00BB3C9E" w:rsidP="00BB3C9E">
      <w:r>
        <w:t>class VNF:</w:t>
      </w:r>
    </w:p>
    <w:p w:rsidR="00BB3C9E" w:rsidRDefault="00BB3C9E" w:rsidP="00BB3C9E">
      <w:pPr>
        <w:ind w:left="576"/>
      </w:pPr>
      <w:r>
        <w:t>def SetVNFConfigFile()</w:t>
      </w:r>
    </w:p>
    <w:p w:rsidR="00BB3C9E" w:rsidRDefault="00BB3C9E" w:rsidP="00BB3C9E">
      <w:pPr>
        <w:ind w:left="576"/>
      </w:pPr>
      <w:r>
        <w:t>def RemoveVNFConfigFile()</w:t>
      </w:r>
    </w:p>
    <w:p w:rsidR="00BB3C9E" w:rsidRDefault="00BB3C9E" w:rsidP="00BB3C9E">
      <w:pPr>
        <w:ind w:left="576"/>
      </w:pPr>
      <w:r>
        <w:t>def SetVNFLicense()</w:t>
      </w:r>
    </w:p>
    <w:p w:rsidR="00BB3C9E" w:rsidRDefault="00BB3C9E" w:rsidP="00BB3C9E">
      <w:pPr>
        <w:ind w:left="576"/>
      </w:pPr>
      <w:r>
        <w:t>def RemoveVNFLicense()</w:t>
      </w:r>
    </w:p>
    <w:p w:rsidR="00BB3C9E" w:rsidRDefault="00BB3C9E" w:rsidP="00C35DDF"/>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892" w:name="_Toc477275699"/>
            <w:r>
              <w:t xml:space="preserve">Function: </w:t>
            </w:r>
            <w:r w:rsidR="00BB3C9E">
              <w:t>VNF.SetVNFConfigFile</w:t>
            </w:r>
            <w:r>
              <w:t>()</w:t>
            </w:r>
            <w:bookmarkEnd w:id="689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3E5569" w:rsidP="009C528F">
            <w:pPr>
              <w:pStyle w:val="TestCaseInfo"/>
              <w:rPr>
                <w:lang w:eastAsia="zh-CN"/>
              </w:rPr>
            </w:pPr>
            <w:r>
              <w:rPr>
                <w:lang w:eastAsia="zh-CN"/>
              </w:rPr>
              <w:t>Link to the VNF configuration file</w:t>
            </w:r>
          </w:p>
        </w:tc>
      </w:tr>
      <w:tr w:rsidR="003E5569"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TRUE</w:t>
            </w:r>
            <w:r>
              <w:rPr>
                <w:lang w:eastAsia="zh-CN"/>
              </w:rPr>
              <w:tab/>
            </w:r>
            <w:r>
              <w:rPr>
                <w:lang w:eastAsia="zh-CN"/>
              </w:rPr>
              <w:tab/>
              <w:t>VNF configuration successful applied</w:t>
            </w:r>
          </w:p>
          <w:p w:rsidR="003E5569" w:rsidRDefault="003E5569" w:rsidP="003E5569">
            <w:pPr>
              <w:pStyle w:val="TestCaseInfo"/>
              <w:rPr>
                <w:lang w:eastAsia="zh-CN"/>
              </w:rPr>
            </w:pPr>
            <w:r>
              <w:rPr>
                <w:lang w:eastAsia="zh-CN"/>
              </w:rPr>
              <w:t>FALSE</w:t>
            </w:r>
            <w:r>
              <w:rPr>
                <w:lang w:eastAsia="zh-CN"/>
              </w:rPr>
              <w:tab/>
            </w:r>
            <w:r>
              <w:rPr>
                <w:lang w:eastAsia="zh-CN"/>
              </w:rPr>
              <w:tab/>
              <w:t>VNF configuration apply error</w:t>
            </w:r>
          </w:p>
        </w:tc>
      </w:tr>
      <w:tr w:rsidR="003E5569"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The command applies static VNF configuration so that the VNF can work correctly and service the traffic.</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6893" w:name="_Toc477275700"/>
            <w:r>
              <w:t>Function: VNF.RemoveVNFConfigFile()</w:t>
            </w:r>
            <w:bookmarkEnd w:id="6893"/>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configuration successful removed</w:t>
            </w:r>
          </w:p>
          <w:p w:rsidR="00850282" w:rsidRDefault="00850282" w:rsidP="00850282">
            <w:pPr>
              <w:pStyle w:val="TestCaseInfo"/>
              <w:rPr>
                <w:lang w:eastAsia="zh-CN"/>
              </w:rPr>
            </w:pPr>
            <w:r>
              <w:rPr>
                <w:lang w:eastAsia="zh-CN"/>
              </w:rPr>
              <w:t>FALSE</w:t>
            </w:r>
            <w:r>
              <w:rPr>
                <w:lang w:eastAsia="zh-CN"/>
              </w:rPr>
              <w:tab/>
            </w:r>
            <w:r>
              <w:rPr>
                <w:lang w:eastAsia="zh-CN"/>
              </w:rPr>
              <w:tab/>
              <w:t>VNF configuration file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configuration so that the VNF loses its configuration.</w:t>
            </w:r>
          </w:p>
        </w:tc>
      </w:tr>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6894" w:name="_Toc477275701"/>
            <w:r>
              <w:lastRenderedPageBreak/>
              <w:t>Function: VNF.SetVNFLicense()</w:t>
            </w:r>
            <w:bookmarkEnd w:id="6894"/>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B3C9E" w:rsidRPr="00D67489" w:rsidRDefault="00850282" w:rsidP="009C528F">
            <w:pPr>
              <w:pStyle w:val="TestCaseInfo"/>
              <w:rPr>
                <w:lang w:eastAsia="zh-CN"/>
              </w:rPr>
            </w:pPr>
            <w:r>
              <w:rPr>
                <w:lang w:eastAsia="zh-CN"/>
              </w:rPr>
              <w:t>Link to VNF License File</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applied</w:t>
            </w:r>
          </w:p>
          <w:p w:rsidR="00850282" w:rsidRDefault="00850282" w:rsidP="00850282">
            <w:pPr>
              <w:pStyle w:val="TestCaseInfo"/>
              <w:rPr>
                <w:lang w:eastAsia="zh-CN"/>
              </w:rPr>
            </w:pPr>
            <w:r>
              <w:rPr>
                <w:lang w:eastAsia="zh-CN"/>
              </w:rPr>
              <w:t>FALSE</w:t>
            </w:r>
            <w:r>
              <w:rPr>
                <w:lang w:eastAsia="zh-CN"/>
              </w:rPr>
              <w:tab/>
            </w:r>
            <w:r>
              <w:rPr>
                <w:lang w:eastAsia="zh-CN"/>
              </w:rPr>
              <w:tab/>
              <w:t>VNF license apply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applies VNF license so that the VNF can be configured and go into service.</w:t>
            </w:r>
          </w:p>
        </w:tc>
      </w:tr>
    </w:tbl>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6895" w:name="_Toc477275702"/>
            <w:r>
              <w:t>Function: VNF.RemoveVNFLicense()</w:t>
            </w:r>
            <w:bookmarkEnd w:id="6895"/>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removed</w:t>
            </w:r>
          </w:p>
          <w:p w:rsidR="00850282" w:rsidRDefault="00850282" w:rsidP="00850282">
            <w:pPr>
              <w:pStyle w:val="TestCaseInfo"/>
              <w:rPr>
                <w:lang w:eastAsia="zh-CN"/>
              </w:rPr>
            </w:pPr>
            <w:r>
              <w:rPr>
                <w:lang w:eastAsia="zh-CN"/>
              </w:rPr>
              <w:t>FALSE</w:t>
            </w:r>
            <w:r>
              <w:rPr>
                <w:lang w:eastAsia="zh-CN"/>
              </w:rPr>
              <w:tab/>
            </w:r>
            <w:r>
              <w:rPr>
                <w:lang w:eastAsia="zh-CN"/>
              </w:rPr>
              <w:tab/>
              <w:t>VNF license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license.</w:t>
            </w:r>
          </w:p>
        </w:tc>
      </w:tr>
    </w:tbl>
    <w:p w:rsidR="00B94DE1" w:rsidRDefault="00B94DE1" w:rsidP="00C35DDF"/>
    <w:p w:rsidR="00C35DDF" w:rsidRDefault="00C35DDF" w:rsidP="00C35DDF">
      <w:pPr>
        <w:pStyle w:val="Heading2"/>
      </w:pPr>
      <w:bookmarkStart w:id="6896" w:name="_Toc477275669"/>
      <w:r>
        <w:t>VNFM API Module</w:t>
      </w:r>
      <w:bookmarkEnd w:id="6896"/>
    </w:p>
    <w:p w:rsidR="00C35DDF" w:rsidRDefault="00F3163D" w:rsidP="00C35DDF">
      <w:r>
        <w:t>The VNFM module communicates with the VNF Manager. It provides following groups of functionality:</w:t>
      </w:r>
    </w:p>
    <w:p w:rsidR="00F3163D" w:rsidRDefault="00F3163D" w:rsidP="00D50848">
      <w:pPr>
        <w:pStyle w:val="ListParagraph"/>
        <w:numPr>
          <w:ilvl w:val="0"/>
          <w:numId w:val="168"/>
        </w:numPr>
      </w:pPr>
      <w:r>
        <w:t>Software Image</w:t>
      </w:r>
    </w:p>
    <w:p w:rsidR="00F3163D" w:rsidRDefault="00F3163D" w:rsidP="00D50848">
      <w:pPr>
        <w:pStyle w:val="ListParagraph"/>
        <w:numPr>
          <w:ilvl w:val="0"/>
          <w:numId w:val="168"/>
        </w:numPr>
      </w:pPr>
      <w:r>
        <w:t>VNFD</w:t>
      </w:r>
    </w:p>
    <w:p w:rsidR="00F3163D" w:rsidRDefault="00F3163D" w:rsidP="00D50848">
      <w:pPr>
        <w:pStyle w:val="ListParagraph"/>
        <w:numPr>
          <w:ilvl w:val="0"/>
          <w:numId w:val="168"/>
        </w:numPr>
      </w:pPr>
      <w:r>
        <w:t>VNF</w:t>
      </w:r>
    </w:p>
    <w:p w:rsidR="00F3163D" w:rsidRDefault="00F3163D" w:rsidP="00D50848">
      <w:pPr>
        <w:pStyle w:val="ListParagraph"/>
        <w:numPr>
          <w:ilvl w:val="0"/>
          <w:numId w:val="168"/>
        </w:numPr>
      </w:pPr>
      <w:r>
        <w:t>Migration</w:t>
      </w:r>
    </w:p>
    <w:p w:rsidR="00F3163D" w:rsidRDefault="00F3163D" w:rsidP="00D50848">
      <w:pPr>
        <w:pStyle w:val="ListParagraph"/>
        <w:numPr>
          <w:ilvl w:val="0"/>
          <w:numId w:val="168"/>
        </w:numPr>
      </w:pPr>
      <w:r>
        <w:t>vNetwork</w:t>
      </w:r>
    </w:p>
    <w:p w:rsidR="00F3163D" w:rsidRDefault="00F3163D" w:rsidP="00D50848">
      <w:pPr>
        <w:pStyle w:val="ListParagraph"/>
        <w:numPr>
          <w:ilvl w:val="0"/>
          <w:numId w:val="168"/>
        </w:numPr>
      </w:pPr>
      <w:r>
        <w:t>vStorage</w:t>
      </w:r>
    </w:p>
    <w:p w:rsidR="00F3163D" w:rsidRDefault="00F3163D" w:rsidP="00D50848">
      <w:pPr>
        <w:pStyle w:val="ListParagraph"/>
        <w:numPr>
          <w:ilvl w:val="0"/>
          <w:numId w:val="168"/>
        </w:numPr>
      </w:pPr>
      <w:r>
        <w:t>Fault Management</w:t>
      </w:r>
    </w:p>
    <w:p w:rsidR="00F3163D" w:rsidRDefault="00F3163D" w:rsidP="00D50848">
      <w:pPr>
        <w:pStyle w:val="ListParagraph"/>
        <w:numPr>
          <w:ilvl w:val="0"/>
          <w:numId w:val="168"/>
        </w:numPr>
      </w:pPr>
      <w:r>
        <w:t>Performance Management</w:t>
      </w:r>
    </w:p>
    <w:p w:rsidR="00F3163D" w:rsidRDefault="00F3163D" w:rsidP="00C35DDF"/>
    <w:p w:rsidR="00BB3C9E" w:rsidRDefault="00BB3C9E" w:rsidP="00BB3C9E">
      <w:r>
        <w:t>class VNFM:</w:t>
      </w:r>
    </w:p>
    <w:p w:rsidR="00BB3C9E" w:rsidRDefault="00BB3C9E" w:rsidP="006C4764">
      <w:pPr>
        <w:ind w:left="360"/>
      </w:pPr>
      <w:r>
        <w:t xml:space="preserve">def </w:t>
      </w:r>
      <w:r w:rsidR="00692870">
        <w:t>swImage.ListSwImage</w:t>
      </w:r>
      <w:r>
        <w:t>()</w:t>
      </w:r>
    </w:p>
    <w:p w:rsidR="009C528F" w:rsidRDefault="009C528F" w:rsidP="006C4764">
      <w:pPr>
        <w:ind w:left="360"/>
      </w:pPr>
      <w:r>
        <w:t>def VNFD.GetLifecyleManagementInfo()</w:t>
      </w:r>
    </w:p>
    <w:p w:rsidR="009C528F" w:rsidRDefault="009C528F" w:rsidP="006C4764">
      <w:pPr>
        <w:ind w:left="360"/>
      </w:pPr>
      <w:r>
        <w:t>def VNFD.GetvResourceList()</w:t>
      </w:r>
    </w:p>
    <w:p w:rsidR="009C528F" w:rsidRDefault="009C528F" w:rsidP="006C4764">
      <w:pPr>
        <w:ind w:left="360"/>
      </w:pPr>
      <w:r>
        <w:t>def VNFD.GetvStorageSize()</w:t>
      </w:r>
    </w:p>
    <w:p w:rsidR="0066180A" w:rsidRDefault="0096611A" w:rsidP="006C4764">
      <w:pPr>
        <w:ind w:left="360"/>
      </w:pPr>
      <w:r>
        <w:t>VNFM.Snapshot.CreateVnfSnapshot</w:t>
      </w:r>
      <w:r w:rsidRPr="00292340">
        <w:t>Image</w:t>
      </w:r>
      <w:r>
        <w:t>()</w:t>
      </w:r>
    </w:p>
    <w:p w:rsidR="009C528F" w:rsidRDefault="009C528F" w:rsidP="006C4764">
      <w:pPr>
        <w:ind w:left="360"/>
      </w:pPr>
      <w:r>
        <w:t>def Snapshot.CreateComputeImage()</w:t>
      </w:r>
    </w:p>
    <w:p w:rsidR="009C528F" w:rsidRDefault="009C528F" w:rsidP="006C4764">
      <w:pPr>
        <w:ind w:left="360"/>
      </w:pPr>
      <w:r>
        <w:t>def Snapshot.DeleteComputeImage</w:t>
      </w:r>
    </w:p>
    <w:p w:rsidR="009C528F" w:rsidRDefault="009C528F" w:rsidP="006C4764">
      <w:pPr>
        <w:ind w:left="360"/>
      </w:pPr>
      <w:r>
        <w:t>def Snapshot.GetComputeImageList()</w:t>
      </w:r>
    </w:p>
    <w:p w:rsidR="009C528F" w:rsidRDefault="009C528F" w:rsidP="006C4764">
      <w:pPr>
        <w:ind w:left="360"/>
      </w:pPr>
      <w:r>
        <w:t>def Snapshot.InstantiateComputeImage()</w:t>
      </w:r>
    </w:p>
    <w:p w:rsidR="009C528F" w:rsidRDefault="009C528F" w:rsidP="006C4764">
      <w:pPr>
        <w:ind w:left="360"/>
      </w:pPr>
      <w:r>
        <w:t>def Snapshot.CreateStorageImage()</w:t>
      </w:r>
    </w:p>
    <w:p w:rsidR="009C528F" w:rsidRDefault="009C528F" w:rsidP="006C4764">
      <w:pPr>
        <w:ind w:left="360"/>
      </w:pPr>
      <w:r>
        <w:t>def Snapshot.DeleteStorageImage()</w:t>
      </w:r>
    </w:p>
    <w:p w:rsidR="009C528F" w:rsidRDefault="009C528F" w:rsidP="006C4764">
      <w:pPr>
        <w:ind w:left="360"/>
      </w:pPr>
      <w:r>
        <w:t>def Snapshot.GetStorageImageList</w:t>
      </w:r>
    </w:p>
    <w:p w:rsidR="009C528F" w:rsidRDefault="009C528F" w:rsidP="006C4764">
      <w:pPr>
        <w:ind w:left="360"/>
      </w:pPr>
      <w:r>
        <w:t>def Snapshot.InstantiateStorageImage()</w:t>
      </w:r>
    </w:p>
    <w:p w:rsidR="0096611A" w:rsidRDefault="0096611A" w:rsidP="006C4764">
      <w:pPr>
        <w:ind w:left="360"/>
      </w:pPr>
      <w:r>
        <w:t>VNFM.</w:t>
      </w:r>
      <w:r w:rsidRPr="00292340">
        <w:t>Snapshot.</w:t>
      </w:r>
      <w:r>
        <w:t>EraseStorageID()</w:t>
      </w:r>
    </w:p>
    <w:p w:rsidR="009C528F" w:rsidRDefault="009C528F" w:rsidP="006C4764">
      <w:pPr>
        <w:ind w:left="360"/>
      </w:pPr>
      <w:r>
        <w:t>def Snapshot.MountStorageImage</w:t>
      </w:r>
      <w:r w:rsidR="00C5031A">
        <w:t>()</w:t>
      </w:r>
    </w:p>
    <w:p w:rsidR="009C528F" w:rsidRDefault="009C528F" w:rsidP="006C4764">
      <w:pPr>
        <w:ind w:left="360"/>
      </w:pPr>
      <w:r>
        <w:t>def Snapshot.ValidateStorageIsMounted()</w:t>
      </w:r>
    </w:p>
    <w:p w:rsidR="009C528F" w:rsidRDefault="009C528F" w:rsidP="006C4764">
      <w:pPr>
        <w:ind w:left="360"/>
      </w:pPr>
      <w:r>
        <w:t>def Snapshot.ValidateComputeIsInstantiated()</w:t>
      </w:r>
    </w:p>
    <w:p w:rsidR="0096611A" w:rsidRDefault="0096611A" w:rsidP="006C4764">
      <w:pPr>
        <w:ind w:left="360"/>
      </w:pPr>
      <w:r>
        <w:t>VNFM.</w:t>
      </w:r>
      <w:r w:rsidRPr="00292340">
        <w:t>VNF.</w:t>
      </w:r>
      <w:r>
        <w:t>GetComputeID()</w:t>
      </w:r>
    </w:p>
    <w:p w:rsidR="0096611A" w:rsidRDefault="0096611A" w:rsidP="006C4764">
      <w:pPr>
        <w:ind w:left="360"/>
      </w:pPr>
      <w:r>
        <w:t>VNFM.</w:t>
      </w:r>
      <w:r w:rsidRPr="00292340">
        <w:t>VNF.</w:t>
      </w:r>
      <w:r>
        <w:t>GetStorageID()</w:t>
      </w:r>
    </w:p>
    <w:p w:rsidR="009C528F" w:rsidRDefault="00C6760A" w:rsidP="006C4764">
      <w:pPr>
        <w:ind w:left="360"/>
      </w:pPr>
      <w:r>
        <w:t>def</w:t>
      </w:r>
      <w:r w:rsidR="009C528F">
        <w:t xml:space="preserve"> VNF</w:t>
      </w:r>
      <w:r w:rsidR="004568CC">
        <w:t>.</w:t>
      </w:r>
      <w:r w:rsidR="009C528F">
        <w:t>Instantiate</w:t>
      </w:r>
      <w:r w:rsidR="004568CC">
        <w:t>()</w:t>
      </w:r>
    </w:p>
    <w:p w:rsidR="009C528F" w:rsidRDefault="00C6760A" w:rsidP="006C4764">
      <w:pPr>
        <w:ind w:left="360"/>
      </w:pPr>
      <w:r>
        <w:t>def</w:t>
      </w:r>
      <w:r w:rsidR="004568CC">
        <w:t xml:space="preserve"> VNF.Terminate()</w:t>
      </w:r>
    </w:p>
    <w:p w:rsidR="009C528F" w:rsidRDefault="00C6760A" w:rsidP="006C4764">
      <w:pPr>
        <w:ind w:left="360"/>
      </w:pPr>
      <w:r>
        <w:t>def</w:t>
      </w:r>
      <w:r w:rsidR="004568CC">
        <w:t xml:space="preserve"> VNF.</w:t>
      </w:r>
      <w:r w:rsidR="009C528F">
        <w:t>Start</w:t>
      </w:r>
      <w:r w:rsidR="004568CC">
        <w:t>()</w:t>
      </w:r>
    </w:p>
    <w:p w:rsidR="009C528F" w:rsidRDefault="00C6760A" w:rsidP="006C4764">
      <w:pPr>
        <w:ind w:left="360"/>
      </w:pPr>
      <w:r>
        <w:lastRenderedPageBreak/>
        <w:t>def</w:t>
      </w:r>
      <w:r w:rsidR="004568CC">
        <w:t xml:space="preserve"> VNF.Stop()</w:t>
      </w:r>
    </w:p>
    <w:p w:rsidR="009C528F" w:rsidRDefault="00C6760A" w:rsidP="006C4764">
      <w:pPr>
        <w:ind w:left="360"/>
      </w:pPr>
      <w:r>
        <w:t>def</w:t>
      </w:r>
      <w:r w:rsidR="004568CC">
        <w:t xml:space="preserve"> VNF.</w:t>
      </w:r>
      <w:r w:rsidR="009C528F">
        <w:t>Upgrade</w:t>
      </w:r>
      <w:r w:rsidR="004568CC">
        <w:t>()</w:t>
      </w:r>
    </w:p>
    <w:p w:rsidR="009C528F" w:rsidRDefault="00C6760A" w:rsidP="006C4764">
      <w:pPr>
        <w:ind w:left="360"/>
      </w:pPr>
      <w:r>
        <w:t>def</w:t>
      </w:r>
      <w:r w:rsidR="004568CC">
        <w:t xml:space="preserve"> VNF.</w:t>
      </w:r>
      <w:r w:rsidR="009C528F">
        <w:t>Update</w:t>
      </w:r>
      <w:r w:rsidR="004568CC">
        <w:t>()</w:t>
      </w:r>
    </w:p>
    <w:p w:rsidR="009C528F" w:rsidRDefault="00C6760A" w:rsidP="006C4764">
      <w:pPr>
        <w:ind w:left="360"/>
      </w:pPr>
      <w:r>
        <w:t>def</w:t>
      </w:r>
      <w:r w:rsidR="004568CC">
        <w:t xml:space="preserve"> VNF.</w:t>
      </w:r>
      <w:r w:rsidR="009C528F">
        <w:t>Rollback</w:t>
      </w:r>
      <w:r w:rsidR="004568CC">
        <w:t>()</w:t>
      </w:r>
    </w:p>
    <w:p w:rsidR="009C528F" w:rsidRDefault="00C6760A" w:rsidP="006C4764">
      <w:pPr>
        <w:ind w:left="360"/>
      </w:pPr>
      <w:r>
        <w:t>def</w:t>
      </w:r>
      <w:r w:rsidR="004568CC">
        <w:t xml:space="preserve"> VNF.GetVNF</w:t>
      </w:r>
      <w:r w:rsidR="009C528F">
        <w:t>state</w:t>
      </w:r>
      <w:r w:rsidR="004568CC">
        <w:t>()</w:t>
      </w:r>
    </w:p>
    <w:p w:rsidR="009C528F" w:rsidRDefault="00C6760A" w:rsidP="006C4764">
      <w:pPr>
        <w:ind w:left="360"/>
      </w:pPr>
      <w:r>
        <w:t>def</w:t>
      </w:r>
      <w:r w:rsidR="004568CC">
        <w:t xml:space="preserve"> VNF.</w:t>
      </w:r>
      <w:r w:rsidR="009C528F">
        <w:t>GetvResourceList</w:t>
      </w:r>
      <w:r w:rsidR="004568CC">
        <w:t>()</w:t>
      </w:r>
    </w:p>
    <w:p w:rsidR="009C528F" w:rsidRDefault="00C6760A" w:rsidP="006C4764">
      <w:pPr>
        <w:ind w:left="360"/>
      </w:pPr>
      <w:r>
        <w:t>def</w:t>
      </w:r>
      <w:r w:rsidR="004568CC">
        <w:t xml:space="preserve"> VNF.</w:t>
      </w:r>
      <w:r w:rsidR="009C528F">
        <w:t>Validate</w:t>
      </w:r>
      <w:r w:rsidR="004568CC">
        <w:t>Allocated</w:t>
      </w:r>
      <w:r w:rsidR="009C528F">
        <w:t>vResources</w:t>
      </w:r>
      <w:r w:rsidR="004568CC">
        <w:t>()</w:t>
      </w:r>
    </w:p>
    <w:p w:rsidR="009C528F" w:rsidRDefault="00C6760A" w:rsidP="006C4764">
      <w:pPr>
        <w:ind w:left="360"/>
      </w:pPr>
      <w:r>
        <w:t>def</w:t>
      </w:r>
      <w:r w:rsidR="004568CC">
        <w:t xml:space="preserve"> VNF.A</w:t>
      </w:r>
      <w:r w:rsidR="009C528F">
        <w:t>ll</w:t>
      </w:r>
      <w:r w:rsidR="004568CC">
        <w:t>vResourcesReleased()</w:t>
      </w:r>
    </w:p>
    <w:p w:rsidR="009C528F" w:rsidRDefault="00C6760A" w:rsidP="006C4764">
      <w:pPr>
        <w:ind w:left="360"/>
      </w:pPr>
      <w:r>
        <w:t>def</w:t>
      </w:r>
      <w:r w:rsidR="004568CC">
        <w:t xml:space="preserve"> VNF.</w:t>
      </w:r>
      <w:r w:rsidR="009C528F">
        <w:t>Get</w:t>
      </w:r>
      <w:r w:rsidR="004568CC">
        <w:t>S</w:t>
      </w:r>
      <w:r w:rsidR="009C528F">
        <w:t>caling</w:t>
      </w:r>
      <w:r w:rsidR="004568CC">
        <w:t>L</w:t>
      </w:r>
      <w:r w:rsidR="009C528F">
        <w:t>evel</w:t>
      </w:r>
      <w:r w:rsidR="004568CC">
        <w:t>()</w:t>
      </w:r>
    </w:p>
    <w:p w:rsidR="009C528F" w:rsidRDefault="00C6760A" w:rsidP="006C4764">
      <w:pPr>
        <w:ind w:left="360"/>
      </w:pPr>
      <w:r>
        <w:t>def</w:t>
      </w:r>
      <w:r w:rsidR="004568CC">
        <w:t xml:space="preserve"> VNF.S</w:t>
      </w:r>
      <w:r w:rsidR="009C528F">
        <w:t>cale</w:t>
      </w:r>
      <w:r w:rsidR="004568CC">
        <w:t>U</w:t>
      </w:r>
      <w:r w:rsidR="009C528F">
        <w:t>p</w:t>
      </w:r>
      <w:r w:rsidR="004568CC">
        <w:t>O</w:t>
      </w:r>
      <w:r w:rsidR="009C528F">
        <w:t>r</w:t>
      </w:r>
      <w:r w:rsidR="004568CC">
        <w:t>D</w:t>
      </w:r>
      <w:r w:rsidR="009C528F">
        <w:t>own</w:t>
      </w:r>
      <w:r w:rsidR="004568CC">
        <w:t>()</w:t>
      </w:r>
    </w:p>
    <w:p w:rsidR="00B11E2A" w:rsidRDefault="00B11E2A" w:rsidP="00B11E2A">
      <w:pPr>
        <w:ind w:left="360"/>
      </w:pPr>
      <w:r>
        <w:t>def VNF.ScaleInOrOut()</w:t>
      </w:r>
    </w:p>
    <w:p w:rsidR="009C528F" w:rsidRDefault="00C6760A" w:rsidP="006C4764">
      <w:pPr>
        <w:ind w:left="360"/>
      </w:pPr>
      <w:r>
        <w:t>def</w:t>
      </w:r>
      <w:r w:rsidR="004568CC">
        <w:t xml:space="preserve"> VNF.</w:t>
      </w:r>
      <w:r w:rsidR="009C528F">
        <w:t>Validate</w:t>
      </w:r>
      <w:r w:rsidR="004568CC">
        <w:t>R</w:t>
      </w:r>
      <w:r w:rsidR="009C528F">
        <w:t>esized</w:t>
      </w:r>
      <w:r w:rsidR="004568CC">
        <w:t>()</w:t>
      </w:r>
    </w:p>
    <w:p w:rsidR="009C528F" w:rsidRDefault="00C6760A" w:rsidP="006C4764">
      <w:pPr>
        <w:ind w:left="360"/>
      </w:pPr>
      <w:r>
        <w:t>def</w:t>
      </w:r>
      <w:r w:rsidR="004568CC">
        <w:t xml:space="preserve"> VNF.</w:t>
      </w:r>
      <w:r w:rsidR="009C528F">
        <w:t>Trigger</w:t>
      </w:r>
      <w:r w:rsidR="004568CC">
        <w:t>R</w:t>
      </w:r>
      <w:r w:rsidR="009C528F">
        <w:t>esize</w:t>
      </w:r>
      <w:r w:rsidR="004568CC">
        <w:t>vR</w:t>
      </w:r>
      <w:r w:rsidR="009C528F">
        <w:t>resources</w:t>
      </w:r>
      <w:r w:rsidR="004568CC">
        <w:t>()</w:t>
      </w:r>
    </w:p>
    <w:p w:rsidR="009C528F" w:rsidRDefault="00C6760A" w:rsidP="006C4764">
      <w:pPr>
        <w:ind w:left="360"/>
      </w:pPr>
      <w:r>
        <w:t xml:space="preserve">def </w:t>
      </w:r>
      <w:r w:rsidR="009C528F">
        <w:t>Migration</w:t>
      </w:r>
      <w:r>
        <w:t>.</w:t>
      </w:r>
      <w:r w:rsidR="009C528F">
        <w:t>TriggerMigration</w:t>
      </w:r>
      <w:r>
        <w:t>()</w:t>
      </w:r>
    </w:p>
    <w:p w:rsidR="009C528F" w:rsidRDefault="00C6760A" w:rsidP="006C4764">
      <w:pPr>
        <w:ind w:left="360"/>
      </w:pPr>
      <w:r>
        <w:t>def Migration.</w:t>
      </w:r>
      <w:r w:rsidR="003B57B6">
        <w:t>ValidateMigrationS</w:t>
      </w:r>
      <w:r w:rsidR="009C528F">
        <w:t>uccess</w:t>
      </w:r>
      <w:r w:rsidR="003B57B6">
        <w:t>()</w:t>
      </w:r>
    </w:p>
    <w:p w:rsidR="009C528F" w:rsidRDefault="003B57B6" w:rsidP="006C4764">
      <w:pPr>
        <w:ind w:left="360"/>
      </w:pPr>
      <w:r>
        <w:t>def R</w:t>
      </w:r>
      <w:r w:rsidR="009C528F">
        <w:t>ecovery</w:t>
      </w:r>
      <w:r>
        <w:t>CMD</w:t>
      </w:r>
      <w:r w:rsidR="009C528F">
        <w:t>toVNFM</w:t>
      </w:r>
      <w:r>
        <w:t>()</w:t>
      </w:r>
    </w:p>
    <w:p w:rsidR="00ED4205" w:rsidRDefault="00ED4205" w:rsidP="00ED4205">
      <w:pPr>
        <w:ind w:left="360"/>
      </w:pPr>
      <w:r>
        <w:t>def VNF.RecoveryCMDtoVNF()</w:t>
      </w:r>
    </w:p>
    <w:p w:rsidR="006C4764" w:rsidRDefault="003B57B6" w:rsidP="006C4764">
      <w:pPr>
        <w:ind w:left="360"/>
      </w:pPr>
      <w:r>
        <w:t>def V</w:t>
      </w:r>
      <w:r w:rsidR="009C528F">
        <w:t>Network</w:t>
      </w:r>
      <w:r>
        <w:t>.</w:t>
      </w:r>
      <w:r w:rsidR="009C528F">
        <w:t>ValidatevNetwork</w:t>
      </w:r>
      <w:r w:rsidR="006C4764">
        <w:t>ResourceAllocation()</w:t>
      </w:r>
    </w:p>
    <w:p w:rsidR="009C528F" w:rsidRDefault="006C4764" w:rsidP="006C4764">
      <w:pPr>
        <w:ind w:left="360"/>
      </w:pPr>
      <w:r>
        <w:t>def VNetwork.</w:t>
      </w:r>
      <w:r w:rsidR="009C528F">
        <w:t>ValidatevNetwork</w:t>
      </w:r>
      <w:r>
        <w:t>R</w:t>
      </w:r>
      <w:r w:rsidR="009C528F">
        <w:t>esource</w:t>
      </w:r>
      <w:r>
        <w:t>Release()</w:t>
      </w:r>
    </w:p>
    <w:p w:rsidR="009C528F" w:rsidRDefault="006C4764" w:rsidP="006C4764">
      <w:pPr>
        <w:ind w:left="360"/>
      </w:pPr>
      <w:r>
        <w:t>def VNetwork.</w:t>
      </w:r>
      <w:r w:rsidR="00CA4FD6">
        <w:t>SetB</w:t>
      </w:r>
      <w:r w:rsidR="009C528F">
        <w:t>andwidth</w:t>
      </w:r>
      <w:r>
        <w:t>()</w:t>
      </w:r>
    </w:p>
    <w:p w:rsidR="009C528F" w:rsidRDefault="006C4764" w:rsidP="006C4764">
      <w:pPr>
        <w:ind w:left="360"/>
      </w:pPr>
      <w:r>
        <w:t>def V</w:t>
      </w:r>
      <w:r w:rsidR="009C528F">
        <w:t>Storage</w:t>
      </w:r>
      <w:r>
        <w:t>.</w:t>
      </w:r>
      <w:r w:rsidR="009C528F">
        <w:t>Get</w:t>
      </w:r>
      <w:r>
        <w:t>vStorage</w:t>
      </w:r>
      <w:r w:rsidR="009C528F">
        <w:t>Size</w:t>
      </w:r>
      <w:r>
        <w:t>()</w:t>
      </w:r>
    </w:p>
    <w:p w:rsidR="009C528F" w:rsidRDefault="006C4764" w:rsidP="006C4764">
      <w:pPr>
        <w:ind w:left="360"/>
      </w:pPr>
      <w:r>
        <w:t>def VStorage.TriggerI</w:t>
      </w:r>
      <w:r w:rsidR="009C528F">
        <w:t>ncreasevStorage</w:t>
      </w:r>
      <w:r>
        <w:t>()</w:t>
      </w:r>
    </w:p>
    <w:p w:rsidR="009C528F" w:rsidRDefault="006C4764" w:rsidP="006C4764">
      <w:pPr>
        <w:ind w:left="360"/>
      </w:pPr>
      <w:r>
        <w:t>def VStorage.</w:t>
      </w:r>
      <w:r w:rsidR="009C528F">
        <w:t>DecreasevStorage</w:t>
      </w:r>
      <w:r>
        <w:t>()</w:t>
      </w:r>
    </w:p>
    <w:p w:rsidR="009C528F" w:rsidRDefault="006C4764" w:rsidP="006C4764">
      <w:pPr>
        <w:ind w:left="360"/>
      </w:pPr>
      <w:r>
        <w:t xml:space="preserve">def </w:t>
      </w:r>
      <w:r w:rsidR="009C528F">
        <w:t>Fault</w:t>
      </w:r>
      <w:r>
        <w:t>.</w:t>
      </w:r>
      <w:r w:rsidR="009C528F">
        <w:t>Register</w:t>
      </w:r>
      <w:r>
        <w:t>For</w:t>
      </w:r>
      <w:r w:rsidR="009C528F">
        <w:t>Notification</w:t>
      </w:r>
      <w:r>
        <w:t>()</w:t>
      </w:r>
    </w:p>
    <w:p w:rsidR="009C528F" w:rsidRDefault="006C4764" w:rsidP="006C4764">
      <w:pPr>
        <w:ind w:left="360"/>
      </w:pPr>
      <w:r>
        <w:t>def Fault.</w:t>
      </w:r>
      <w:r w:rsidR="009C528F">
        <w:t>Deregister</w:t>
      </w:r>
      <w:r>
        <w:t>For</w:t>
      </w:r>
      <w:r w:rsidR="009C528F">
        <w:t>Notification</w:t>
      </w:r>
      <w:r>
        <w:t>()</w:t>
      </w:r>
    </w:p>
    <w:p w:rsidR="009C528F" w:rsidRDefault="006C4764" w:rsidP="006C4764">
      <w:pPr>
        <w:ind w:left="360"/>
      </w:pPr>
      <w:r>
        <w:t>def Fault.</w:t>
      </w:r>
      <w:r w:rsidR="009C528F">
        <w:t>ListFaultNotificationRegistration</w:t>
      </w:r>
      <w:r>
        <w:t>()</w:t>
      </w:r>
    </w:p>
    <w:p w:rsidR="009C528F" w:rsidRDefault="006C4764" w:rsidP="006C4764">
      <w:pPr>
        <w:ind w:left="360"/>
      </w:pPr>
      <w:r>
        <w:t>def Fault.</w:t>
      </w:r>
      <w:r w:rsidR="009C528F">
        <w:t>ListFaultNotificationInformation</w:t>
      </w:r>
      <w:r>
        <w:t>()</w:t>
      </w:r>
    </w:p>
    <w:p w:rsidR="009C528F" w:rsidRDefault="006C4764" w:rsidP="006C4764">
      <w:pPr>
        <w:ind w:left="360"/>
      </w:pPr>
      <w:r>
        <w:t>def Fault.VNFF</w:t>
      </w:r>
      <w:r w:rsidR="009C528F">
        <w:t>ault</w:t>
      </w:r>
      <w:r>
        <w:t>I</w:t>
      </w:r>
      <w:r w:rsidR="009C528F">
        <w:t>njection</w:t>
      </w:r>
      <w:r w:rsidR="00C5031A">
        <w:t>()</w:t>
      </w:r>
    </w:p>
    <w:p w:rsidR="00FA7887" w:rsidRDefault="00FA7887" w:rsidP="006C4764">
      <w:pPr>
        <w:ind w:left="360"/>
      </w:pPr>
      <w:r>
        <w:t>def Fault.VNFFaultInjectionRemoval()</w:t>
      </w:r>
    </w:p>
    <w:p w:rsidR="009C528F" w:rsidRDefault="006C4764" w:rsidP="006C4764">
      <w:pPr>
        <w:ind w:left="360"/>
      </w:pPr>
      <w:r>
        <w:t>def Performance.</w:t>
      </w:r>
      <w:r w:rsidR="009C528F">
        <w:t>List</w:t>
      </w:r>
      <w:r>
        <w:t>PerformanceNotification</w:t>
      </w:r>
      <w:r w:rsidR="009C528F">
        <w:t>Registration</w:t>
      </w:r>
      <w:r>
        <w:t>()</w:t>
      </w:r>
    </w:p>
    <w:p w:rsidR="009C528F" w:rsidRDefault="006C4764" w:rsidP="006C4764">
      <w:pPr>
        <w:ind w:left="360"/>
      </w:pPr>
      <w:r>
        <w:t>def Performance.</w:t>
      </w:r>
      <w:r w:rsidR="009C528F">
        <w:t>RegisterPerformanceNotification</w:t>
      </w:r>
      <w:r>
        <w:t>()</w:t>
      </w:r>
    </w:p>
    <w:p w:rsidR="009C528F" w:rsidRDefault="006C4764" w:rsidP="006C4764">
      <w:pPr>
        <w:ind w:left="360"/>
      </w:pPr>
      <w:r>
        <w:t>def Performance.</w:t>
      </w:r>
      <w:r w:rsidR="009C528F">
        <w:t>DeregisterPerformanceNotification</w:t>
      </w:r>
      <w:r>
        <w:t>()</w:t>
      </w:r>
    </w:p>
    <w:p w:rsidR="009C528F" w:rsidRDefault="006C4764" w:rsidP="006C4764">
      <w:pPr>
        <w:ind w:left="360"/>
      </w:pPr>
      <w:r>
        <w:t>def Performance.ListPerformanceData</w:t>
      </w:r>
      <w:r w:rsidR="009C528F">
        <w:t>Information</w:t>
      </w:r>
      <w:r>
        <w:t>()</w:t>
      </w:r>
    </w:p>
    <w:p w:rsidR="00BB3C9E" w:rsidRDefault="00BB3C9E" w:rsidP="00C35DDF"/>
    <w:p w:rsidR="00BB3C9E" w:rsidRDefault="00874974" w:rsidP="00874974">
      <w:pPr>
        <w:pStyle w:val="Heading3"/>
      </w:pPr>
      <w:bookmarkStart w:id="6897" w:name="_Toc477275670"/>
      <w:r>
        <w:t>Software Image</w:t>
      </w:r>
      <w:bookmarkEnd w:id="6897"/>
    </w:p>
    <w:p w:rsidR="00874974" w:rsidRDefault="00F3163D" w:rsidP="00C35DDF">
      <w:r>
        <w:t>The group of Software Image includes all commands related to the software Images.</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898" w:name="_Toc477275703"/>
            <w:r>
              <w:t xml:space="preserve">Function: </w:t>
            </w:r>
            <w:r w:rsidR="00ED4205">
              <w:t>VNFM.</w:t>
            </w:r>
            <w:r w:rsidR="00692870">
              <w:t>swImage.ListSwImage</w:t>
            </w:r>
            <w:r>
              <w:t>()</w:t>
            </w:r>
            <w:bookmarkEnd w:id="6898"/>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bookmarkStart w:id="6899" w:name="swImage_ListSwImage"/>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850282" w:rsidP="009C528F">
            <w:pPr>
              <w:pStyle w:val="TestCaseInfo"/>
              <w:rPr>
                <w:lang w:eastAsia="zh-CN"/>
              </w:rPr>
            </w:pPr>
            <w:r>
              <w:rPr>
                <w:lang w:eastAsia="zh-CN"/>
              </w:rPr>
              <w:t>Filter Parameter:</w:t>
            </w:r>
          </w:p>
          <w:p w:rsidR="00802ED5" w:rsidRDefault="00E16BA7" w:rsidP="00FD6C0C">
            <w:pPr>
              <w:pStyle w:val="TestCaseInfo"/>
              <w:numPr>
                <w:ilvl w:val="0"/>
                <w:numId w:val="138"/>
              </w:numPr>
              <w:rPr>
                <w:lang w:eastAsia="zh-CN"/>
              </w:rPr>
            </w:pPr>
            <w:r>
              <w:rPr>
                <w:lang w:eastAsia="zh-CN"/>
              </w:rPr>
              <w:t>ComputeImage</w:t>
            </w:r>
            <w:r w:rsidR="00802ED5">
              <w:rPr>
                <w:lang w:eastAsia="zh-CN"/>
              </w:rPr>
              <w:t>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lastRenderedPageBreak/>
              <w:t>Size of the software</w:t>
            </w:r>
          </w:p>
          <w:p w:rsidR="00802ED5" w:rsidRDefault="00802ED5" w:rsidP="00FD6C0C">
            <w:pPr>
              <w:pStyle w:val="TestCaseInfo"/>
              <w:numPr>
                <w:ilvl w:val="0"/>
                <w:numId w:val="138"/>
              </w:numPr>
              <w:rPr>
                <w:lang w:eastAsia="zh-CN"/>
              </w:rPr>
            </w:pPr>
            <w:r>
              <w:rPr>
                <w:lang w:eastAsia="zh-CN"/>
              </w:rPr>
              <w:t>Status of the software</w:t>
            </w:r>
          </w:p>
          <w:p w:rsidR="00850282" w:rsidRDefault="00802ED5" w:rsidP="00FD6C0C">
            <w:pPr>
              <w:pStyle w:val="TestCaseInfo"/>
              <w:numPr>
                <w:ilvl w:val="0"/>
                <w:numId w:val="138"/>
              </w:numPr>
              <w:rPr>
                <w:lang w:eastAsia="zh-CN"/>
              </w:rPr>
            </w:pPr>
            <w:r>
              <w:rPr>
                <w:lang w:eastAsia="zh-CN"/>
              </w:rPr>
              <w:t>User defined meta Data</w:t>
            </w:r>
          </w:p>
          <w:p w:rsidR="00802ED5" w:rsidRPr="00D67489" w:rsidRDefault="00802ED5" w:rsidP="00802ED5">
            <w:pPr>
              <w:pStyle w:val="TestCaseInfo"/>
              <w:rPr>
                <w:lang w:eastAsia="zh-CN"/>
              </w:rPr>
            </w:pPr>
            <w:r>
              <w:rPr>
                <w:lang w:eastAsia="zh-CN"/>
              </w:rPr>
              <w:t>If none is given, no filter should be applied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802ED5">
            <w:pPr>
              <w:pStyle w:val="TestCaseInfo"/>
              <w:rPr>
                <w:lang w:eastAsia="zh-CN"/>
              </w:rPr>
            </w:pPr>
            <w:r>
              <w:rPr>
                <w:lang w:eastAsia="zh-CN"/>
              </w:rPr>
              <w:t>List of Software Images with the following information per image:</w:t>
            </w:r>
          </w:p>
          <w:p w:rsidR="00802ED5" w:rsidRDefault="00781CED" w:rsidP="00FD6C0C">
            <w:pPr>
              <w:pStyle w:val="TestCaseInfo"/>
              <w:numPr>
                <w:ilvl w:val="0"/>
                <w:numId w:val="138"/>
              </w:numPr>
              <w:rPr>
                <w:lang w:eastAsia="zh-CN"/>
              </w:rPr>
            </w:pPr>
            <w:r>
              <w:rPr>
                <w:lang w:eastAsia="zh-CN"/>
              </w:rPr>
              <w:t>vnfPackageID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02ED5" w:rsidRDefault="00802ED5" w:rsidP="00FD6C0C">
            <w:pPr>
              <w:pStyle w:val="TestCaseInfo"/>
              <w:numPr>
                <w:ilvl w:val="0"/>
                <w:numId w:val="138"/>
              </w:numPr>
              <w:rPr>
                <w:lang w:eastAsia="zh-CN"/>
              </w:rPr>
            </w:pPr>
            <w:r>
              <w:rPr>
                <w:lang w:eastAsia="zh-CN"/>
              </w:rPr>
              <w:t>User defined meta Data</w:t>
            </w:r>
          </w:p>
          <w:p w:rsidR="00802ED5" w:rsidRDefault="00802ED5" w:rsidP="00802ED5">
            <w:pPr>
              <w:pStyle w:val="TestCaseInfo"/>
              <w:rPr>
                <w:lang w:eastAsia="zh-CN"/>
              </w:rPr>
            </w:pPr>
            <w:r>
              <w:rPr>
                <w:lang w:eastAsia="zh-CN"/>
              </w:rPr>
              <w:t>If none is returned, no software image found.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9C528F">
            <w:pPr>
              <w:pStyle w:val="TestCaseInfo"/>
              <w:rPr>
                <w:lang w:eastAsia="zh-CN"/>
              </w:rPr>
            </w:pPr>
            <w:r>
              <w:rPr>
                <w:lang w:eastAsia="zh-CN"/>
              </w:rPr>
              <w:t>The command returns the installed software images by applying the filter and further reducing the list.</w:t>
            </w:r>
          </w:p>
        </w:tc>
      </w:tr>
      <w:bookmarkEnd w:id="6899"/>
    </w:tbl>
    <w:p w:rsidR="00B94DE1" w:rsidRDefault="00B94DE1" w:rsidP="00B94DE1"/>
    <w:p w:rsidR="00874974" w:rsidRDefault="00874974" w:rsidP="00874974">
      <w:pPr>
        <w:pStyle w:val="Heading3"/>
      </w:pPr>
      <w:bookmarkStart w:id="6900" w:name="_Toc477275671"/>
      <w:r>
        <w:t>VNFD</w:t>
      </w:r>
      <w:bookmarkEnd w:id="6900"/>
    </w:p>
    <w:p w:rsidR="00874974" w:rsidRDefault="00F3163D" w:rsidP="00B94DE1">
      <w:r>
        <w:t>The VNFD commands give access to the VNFD provided by the VNFM.</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6901" w:name="_Toc477275704"/>
            <w:r>
              <w:t xml:space="preserve">Function: </w:t>
            </w:r>
            <w:r w:rsidR="00ED4205">
              <w:t>VNFM.</w:t>
            </w:r>
            <w:r w:rsidR="00292340" w:rsidRPr="00292340">
              <w:t>VNFD.GetLifecyleManagementInfo</w:t>
            </w:r>
            <w:r>
              <w:t>()</w:t>
            </w:r>
            <w:bookmarkEnd w:id="6901"/>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Pr="00D67489" w:rsidRDefault="00781CED" w:rsidP="00E7531B">
            <w:pPr>
              <w:pStyle w:val="TestCaseInfo"/>
              <w:rPr>
                <w:lang w:eastAsia="zh-CN"/>
              </w:rPr>
            </w:pPr>
            <w:r>
              <w:rPr>
                <w:lang w:eastAsia="zh-CN"/>
              </w:rPr>
              <w:t>vnfPackageID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Lifecycle Management Information</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retrieves the lifecycle management information from the VNFD.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6902" w:name="_Toc477275705"/>
            <w:r>
              <w:t xml:space="preserve">Function: </w:t>
            </w:r>
            <w:r w:rsidR="00ED4205">
              <w:t>VNFM.</w:t>
            </w:r>
            <w:r w:rsidR="00292340" w:rsidRPr="00292340">
              <w:t>VNFD.GetvResourceList</w:t>
            </w:r>
            <w:r>
              <w:t>()</w:t>
            </w:r>
            <w:bookmarkEnd w:id="6902"/>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FD6C0C">
            <w:pPr>
              <w:pStyle w:val="TestCaseInfo"/>
              <w:numPr>
                <w:ilvl w:val="0"/>
                <w:numId w:val="139"/>
              </w:numPr>
              <w:rPr>
                <w:lang w:eastAsia="zh-CN"/>
              </w:rPr>
            </w:pPr>
            <w:r>
              <w:rPr>
                <w:lang w:eastAsia="zh-CN"/>
              </w:rPr>
              <w:t>Software Image ID</w:t>
            </w:r>
          </w:p>
          <w:p w:rsidR="00802ED5" w:rsidRDefault="00802ED5" w:rsidP="00FD6C0C">
            <w:pPr>
              <w:pStyle w:val="TestCaseInfo"/>
              <w:numPr>
                <w:ilvl w:val="0"/>
                <w:numId w:val="139"/>
              </w:numPr>
              <w:rPr>
                <w:lang w:eastAsia="zh-CN"/>
              </w:rPr>
            </w:pPr>
            <w:r>
              <w:rPr>
                <w:lang w:eastAsia="zh-CN"/>
              </w:rPr>
              <w:t>Traffic Load:</w:t>
            </w:r>
          </w:p>
          <w:p w:rsidR="00802ED5" w:rsidRDefault="00B56E26" w:rsidP="00FD6C0C">
            <w:pPr>
              <w:pStyle w:val="TestCaseInfo"/>
              <w:numPr>
                <w:ilvl w:val="1"/>
                <w:numId w:val="139"/>
              </w:numPr>
              <w:rPr>
                <w:lang w:eastAsia="zh-CN"/>
              </w:rPr>
            </w:pPr>
            <w:r>
              <w:rPr>
                <w:lang w:eastAsia="zh-CN"/>
              </w:rPr>
              <w:t>Initial</w:t>
            </w:r>
          </w:p>
          <w:p w:rsidR="00802ED5" w:rsidRDefault="00802ED5" w:rsidP="00FD6C0C">
            <w:pPr>
              <w:pStyle w:val="TestCaseInfo"/>
              <w:numPr>
                <w:ilvl w:val="1"/>
                <w:numId w:val="139"/>
              </w:numPr>
              <w:rPr>
                <w:lang w:eastAsia="zh-CN"/>
              </w:rPr>
            </w:pPr>
            <w:r>
              <w:rPr>
                <w:lang w:eastAsia="zh-CN"/>
              </w:rPr>
              <w:t>Low traffic load</w:t>
            </w:r>
          </w:p>
          <w:p w:rsidR="00802ED5" w:rsidRDefault="00802ED5" w:rsidP="00FD6C0C">
            <w:pPr>
              <w:pStyle w:val="TestCaseInfo"/>
              <w:numPr>
                <w:ilvl w:val="1"/>
                <w:numId w:val="139"/>
              </w:numPr>
              <w:rPr>
                <w:lang w:eastAsia="zh-CN"/>
              </w:rPr>
            </w:pPr>
            <w:r>
              <w:rPr>
                <w:lang w:eastAsia="zh-CN"/>
              </w:rPr>
              <w:t xml:space="preserve">Normal </w:t>
            </w:r>
            <w:r w:rsidR="00B56E26">
              <w:rPr>
                <w:lang w:eastAsia="zh-CN"/>
              </w:rPr>
              <w:t>traffic</w:t>
            </w:r>
          </w:p>
          <w:p w:rsidR="00802ED5" w:rsidRPr="00D67489" w:rsidRDefault="00802ED5" w:rsidP="00FD6C0C">
            <w:pPr>
              <w:pStyle w:val="TestCaseInfo"/>
              <w:numPr>
                <w:ilvl w:val="1"/>
                <w:numId w:val="139"/>
              </w:numPr>
              <w:rPr>
                <w:lang w:eastAsia="zh-CN"/>
              </w:rPr>
            </w:pPr>
            <w:r>
              <w:rPr>
                <w:lang w:eastAsia="zh-CN"/>
              </w:rPr>
              <w:t>Max traffic load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vResource List of the Software Image for the specified traffic load</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returns the vResource list for the specified traffic load. The VNF would have allocated the vResources when the specified traffic load would be applied.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03" w:name="_Toc477275706"/>
            <w:r>
              <w:t xml:space="preserve">Function: </w:t>
            </w:r>
            <w:r w:rsidR="00ED4205">
              <w:t>VNFM.</w:t>
            </w:r>
            <w:r w:rsidRPr="00292340">
              <w:t>VNFD.GetvStorageSize</w:t>
            </w:r>
            <w:r>
              <w:t>()</w:t>
            </w:r>
            <w:bookmarkEnd w:id="690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FD6C0C">
            <w:pPr>
              <w:pStyle w:val="TestCaseInfo"/>
              <w:numPr>
                <w:ilvl w:val="0"/>
                <w:numId w:val="140"/>
              </w:numPr>
              <w:rPr>
                <w:lang w:eastAsia="zh-CN"/>
              </w:rPr>
            </w:pPr>
            <w:r>
              <w:rPr>
                <w:lang w:eastAsia="zh-CN"/>
              </w:rPr>
              <w:t>Software Image ID</w:t>
            </w:r>
          </w:p>
          <w:p w:rsidR="00B56E26" w:rsidRDefault="00B56E26" w:rsidP="00FD6C0C">
            <w:pPr>
              <w:pStyle w:val="TestCaseInfo"/>
              <w:numPr>
                <w:ilvl w:val="0"/>
                <w:numId w:val="140"/>
              </w:numPr>
              <w:rPr>
                <w:lang w:eastAsia="zh-CN"/>
              </w:rPr>
            </w:pPr>
            <w:r>
              <w:rPr>
                <w:lang w:eastAsia="zh-CN"/>
              </w:rPr>
              <w:t>Traffic Load:</w:t>
            </w:r>
          </w:p>
          <w:p w:rsidR="00B56E26" w:rsidRDefault="00B56E26" w:rsidP="00FD6C0C">
            <w:pPr>
              <w:pStyle w:val="TestCaseInfo"/>
              <w:numPr>
                <w:ilvl w:val="1"/>
                <w:numId w:val="140"/>
              </w:numPr>
              <w:rPr>
                <w:lang w:eastAsia="zh-CN"/>
              </w:rPr>
            </w:pPr>
            <w:r>
              <w:rPr>
                <w:lang w:eastAsia="zh-CN"/>
              </w:rPr>
              <w:t>Initial</w:t>
            </w:r>
          </w:p>
          <w:p w:rsidR="00B56E26" w:rsidRDefault="00B56E26" w:rsidP="00FD6C0C">
            <w:pPr>
              <w:pStyle w:val="TestCaseInfo"/>
              <w:numPr>
                <w:ilvl w:val="1"/>
                <w:numId w:val="140"/>
              </w:numPr>
              <w:rPr>
                <w:lang w:eastAsia="zh-CN"/>
              </w:rPr>
            </w:pPr>
            <w:r>
              <w:rPr>
                <w:lang w:eastAsia="zh-CN"/>
              </w:rPr>
              <w:t>Low traffic load</w:t>
            </w:r>
          </w:p>
          <w:p w:rsidR="00B56E26" w:rsidRDefault="00B56E26" w:rsidP="00FD6C0C">
            <w:pPr>
              <w:pStyle w:val="TestCaseInfo"/>
              <w:numPr>
                <w:ilvl w:val="1"/>
                <w:numId w:val="140"/>
              </w:numPr>
              <w:rPr>
                <w:lang w:eastAsia="zh-CN"/>
              </w:rPr>
            </w:pPr>
            <w:r>
              <w:rPr>
                <w:lang w:eastAsia="zh-CN"/>
              </w:rPr>
              <w:lastRenderedPageBreak/>
              <w:t>Normal traffic</w:t>
            </w:r>
          </w:p>
          <w:p w:rsidR="00292340" w:rsidRPr="00D67489" w:rsidRDefault="00B56E26" w:rsidP="00FD6C0C">
            <w:pPr>
              <w:pStyle w:val="TestCaseInfo"/>
              <w:numPr>
                <w:ilvl w:val="1"/>
                <w:numId w:val="140"/>
              </w:numPr>
              <w:rPr>
                <w:lang w:eastAsia="zh-CN"/>
              </w:rPr>
            </w:pPr>
            <w:r>
              <w:rPr>
                <w:lang w:eastAsia="zh-CN"/>
              </w:rPr>
              <w:t>Max traffic load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vStorage size for the Software Image for the specified traffic load</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returns the vStorage size for the specified traffic load. The VNF would have allocated the vStorage size when the specified traffic load would be applied.</w:t>
            </w:r>
          </w:p>
        </w:tc>
      </w:tr>
    </w:tbl>
    <w:p w:rsidR="00292340" w:rsidRDefault="00292340" w:rsidP="00B94DE1"/>
    <w:p w:rsidR="00874974" w:rsidRDefault="00874974" w:rsidP="00874974">
      <w:pPr>
        <w:pStyle w:val="Heading3"/>
      </w:pPr>
      <w:bookmarkStart w:id="6904" w:name="_Toc477275672"/>
      <w:r>
        <w:t>Snapshot</w:t>
      </w:r>
      <w:bookmarkEnd w:id="6904"/>
    </w:p>
    <w:p w:rsidR="00874974" w:rsidRDefault="00F3163D" w:rsidP="00B94DE1">
      <w:r>
        <w:t>Snapshot related commands are listed in this command group.</w:t>
      </w:r>
    </w:p>
    <w:p w:rsidR="00F3163D" w:rsidRDefault="00F3163D"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180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66180A" w:rsidRDefault="0066180A" w:rsidP="00342313">
            <w:pPr>
              <w:pStyle w:val="Function"/>
            </w:pPr>
            <w:bookmarkStart w:id="6905" w:name="_Toc477275707"/>
            <w:r>
              <w:t>Function: VNFM.Snapshot.Create</w:t>
            </w:r>
            <w:r w:rsidR="00913B33">
              <w:t>Vnf</w:t>
            </w:r>
            <w:r>
              <w:t>Snapshot</w:t>
            </w:r>
            <w:r w:rsidRPr="00292340">
              <w:t>Image</w:t>
            </w:r>
            <w:r>
              <w:t>()</w:t>
            </w:r>
            <w:bookmarkEnd w:id="6905"/>
          </w:p>
        </w:tc>
      </w:tr>
      <w:tr w:rsidR="0066180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6180A" w:rsidRDefault="002D554E" w:rsidP="00342313">
            <w:pPr>
              <w:pStyle w:val="TestCaseInfo"/>
              <w:rPr>
                <w:sz w:val="20"/>
                <w:szCs w:val="20"/>
              </w:rPr>
            </w:pPr>
            <w:r>
              <w:rPr>
                <w:sz w:val="20"/>
                <w:szCs w:val="20"/>
              </w:rPr>
              <w:t>vnfRecord</w:t>
            </w:r>
          </w:p>
          <w:p w:rsidR="00342313" w:rsidRPr="00D67489" w:rsidRDefault="00342313" w:rsidP="00342313">
            <w:pPr>
              <w:pStyle w:val="TestCaseInfo"/>
              <w:rPr>
                <w:lang w:eastAsia="zh-CN"/>
              </w:rPr>
            </w:pPr>
            <w:r>
              <w:rPr>
                <w:sz w:val="20"/>
                <w:szCs w:val="20"/>
              </w:rPr>
              <w:t>snapshotType – SNAPSHOT_TYPE_HOT or SNAPSHOT_TYPE_COLD</w:t>
            </w:r>
          </w:p>
        </w:tc>
      </w:tr>
      <w:tr w:rsidR="0066180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6180A" w:rsidRDefault="00342313" w:rsidP="00342313">
            <w:pPr>
              <w:pStyle w:val="TestCaseInfo"/>
              <w:rPr>
                <w:lang w:eastAsia="zh-CN"/>
              </w:rPr>
            </w:pPr>
            <w:r>
              <w:rPr>
                <w:lang w:eastAsia="zh-CN"/>
              </w:rPr>
              <w:t>vnfSnapshotID</w:t>
            </w:r>
            <w:r w:rsidDel="00342313">
              <w:rPr>
                <w:lang w:eastAsia="zh-CN"/>
              </w:rPr>
              <w:t xml:space="preserve"> </w:t>
            </w:r>
            <w:r>
              <w:rPr>
                <w:lang w:eastAsia="zh-CN"/>
              </w:rPr>
              <w:tab/>
            </w:r>
            <w:r w:rsidR="0066180A">
              <w:rPr>
                <w:lang w:eastAsia="zh-CN"/>
              </w:rPr>
              <w:tab/>
              <w:t>Success</w:t>
            </w:r>
          </w:p>
          <w:p w:rsidR="0066180A" w:rsidRDefault="0066180A" w:rsidP="00342313">
            <w:pPr>
              <w:pStyle w:val="TestCaseInfo"/>
              <w:rPr>
                <w:lang w:eastAsia="zh-CN"/>
              </w:rPr>
            </w:pPr>
            <w:r>
              <w:rPr>
                <w:lang w:eastAsia="zh-CN"/>
              </w:rPr>
              <w:t>Empty List</w:t>
            </w:r>
            <w:r>
              <w:rPr>
                <w:lang w:eastAsia="zh-CN"/>
              </w:rPr>
              <w:tab/>
            </w:r>
            <w:r>
              <w:rPr>
                <w:lang w:eastAsia="zh-CN"/>
              </w:rPr>
              <w:tab/>
            </w:r>
            <w:r>
              <w:rPr>
                <w:lang w:eastAsia="zh-CN"/>
              </w:rPr>
              <w:tab/>
              <w:t>Failure</w:t>
            </w:r>
            <w:r w:rsidR="002D554E">
              <w:rPr>
                <w:lang w:eastAsia="zh-CN"/>
              </w:rPr>
              <w:t>, e.g. VNF is not instantiated</w:t>
            </w:r>
          </w:p>
        </w:tc>
      </w:tr>
      <w:tr w:rsidR="0066180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459FF" w:rsidRDefault="009459FF" w:rsidP="009459FF">
            <w:pPr>
              <w:pStyle w:val="TestCaseInfo"/>
              <w:rPr>
                <w:lang w:eastAsia="zh-CN"/>
              </w:rPr>
            </w:pPr>
            <w:r>
              <w:rPr>
                <w:lang w:eastAsia="zh-CN"/>
              </w:rPr>
              <w:t xml:space="preserve">The command initiates the snapshot image creation of the specified VNF. Snapshots are been created for the compute nodes and the storage nodes. If the VNF would have multiple compute nodes, they would be bundled under a single ComputeImageID. The same applies to storage. This simplifies the later instantiation. </w:t>
            </w:r>
          </w:p>
          <w:p w:rsidR="009459FF" w:rsidRDefault="009459FF" w:rsidP="009459FF">
            <w:pPr>
              <w:pStyle w:val="TestCaseInfo"/>
              <w:rPr>
                <w:color w:val="1F497D"/>
                <w:sz w:val="20"/>
                <w:szCs w:val="20"/>
              </w:rPr>
            </w:pPr>
            <w:r>
              <w:rPr>
                <w:color w:val="1F497D"/>
                <w:sz w:val="20"/>
                <w:szCs w:val="20"/>
              </w:rPr>
              <w:t>There are two types of snapshots, cold snapshot when only the disks of the VNFC’s are captured and warm snapshots when not only the disks, but also the memory and device states of the VNFC’s are captured. A cold snapshot is useful to create backups of the VNF/VNFC while the warm snapshot can be used to debug the VNF/VNFC state after a critical error or can be used for backup purposes if the operating system and application of the VNF/VNFC is able to handle the restoration of past state. This results into following :</w:t>
            </w:r>
          </w:p>
          <w:p w:rsidR="009459FF" w:rsidRDefault="009459FF" w:rsidP="009459FF">
            <w:pPr>
              <w:pStyle w:val="TestCaseInfo"/>
              <w:numPr>
                <w:ilvl w:val="0"/>
                <w:numId w:val="183"/>
              </w:numPr>
              <w:rPr>
                <w:color w:val="1F497D"/>
                <w:sz w:val="20"/>
                <w:szCs w:val="20"/>
              </w:rPr>
            </w:pPr>
            <w:r>
              <w:rPr>
                <w:color w:val="1F497D"/>
                <w:sz w:val="20"/>
                <w:szCs w:val="20"/>
              </w:rPr>
              <w:t>snapshotType is set to SNAPSHOT_TYPE_COLD: VNFM.Snapshot.CreateVnfSnapshotImage() calls only VNFM.Snapshot.CreateStorageImage()</w:t>
            </w:r>
          </w:p>
          <w:p w:rsidR="009459FF" w:rsidRPr="001B1F9D" w:rsidRDefault="009459FF" w:rsidP="009459FF">
            <w:pPr>
              <w:pStyle w:val="TestCaseInfo"/>
              <w:numPr>
                <w:ilvl w:val="0"/>
                <w:numId w:val="183"/>
              </w:numPr>
              <w:rPr>
                <w:lang w:eastAsia="zh-CN"/>
              </w:rPr>
            </w:pPr>
            <w:r>
              <w:rPr>
                <w:color w:val="1F497D"/>
                <w:sz w:val="20"/>
                <w:szCs w:val="20"/>
              </w:rPr>
              <w:t>snapshotType is set to SNAPSHOT_TYPE_WARM: VNFM.Snapshot.CreateVnfSnapshotImage() calls VNFM.Snapshot.CreateStorageImage() and VNFM.Snapshot.CreateComputeImage()</w:t>
            </w:r>
          </w:p>
          <w:p w:rsidR="0066180A" w:rsidRDefault="009459FF" w:rsidP="009459FF">
            <w:pPr>
              <w:pStyle w:val="TestCaseInfo"/>
              <w:rPr>
                <w:lang w:eastAsia="zh-CN"/>
              </w:rPr>
            </w:pPr>
            <w:r>
              <w:rPr>
                <w:color w:val="1F497D"/>
                <w:sz w:val="20"/>
                <w:szCs w:val="20"/>
              </w:rPr>
              <w:t>As a result of this difference of snapshots, each snapshot image must have information of what type it is and the content of it. If snapshot includes only storage, it can not be used to instantiate a whole VNF as the compute (memory) part is missing.</w:t>
            </w:r>
          </w:p>
        </w:tc>
      </w:tr>
    </w:tbl>
    <w:p w:rsidR="0066180A" w:rsidRDefault="0066180A" w:rsidP="0066180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bookmarkStart w:id="6906" w:name="_Toc477275708"/>
            <w:r>
              <w:t>Function: VNFM.</w:t>
            </w:r>
            <w:r w:rsidRPr="00292340">
              <w:t>Snapshot.Delete</w:t>
            </w:r>
            <w:r>
              <w:t>VnfSnapshot</w:t>
            </w:r>
            <w:r w:rsidRPr="00292340">
              <w:t>Image</w:t>
            </w:r>
            <w:r>
              <w:t>()</w:t>
            </w:r>
            <w:bookmarkEnd w:id="6906"/>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vnfSnapshotID</w:t>
            </w:r>
          </w:p>
          <w:p w:rsidR="002F6112" w:rsidRPr="00D67489" w:rsidRDefault="002F6112" w:rsidP="002F6112">
            <w:pPr>
              <w:pStyle w:val="TestCaseInfo"/>
              <w:rPr>
                <w:lang w:eastAsia="zh-CN"/>
              </w:rPr>
            </w:pPr>
            <w:r>
              <w:rPr>
                <w:sz w:val="20"/>
                <w:szCs w:val="20"/>
              </w:rPr>
              <w:t>snapshotType – SNAPSHOT_TYPE_HOT or SNAPSHOT_TYPE_COLD</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TRUE</w:t>
            </w:r>
            <w:r>
              <w:rPr>
                <w:lang w:eastAsia="zh-CN"/>
              </w:rPr>
              <w:tab/>
            </w:r>
            <w:r>
              <w:rPr>
                <w:lang w:eastAsia="zh-CN"/>
              </w:rPr>
              <w:tab/>
              <w:t>Success</w:t>
            </w:r>
          </w:p>
          <w:p w:rsidR="002F6112" w:rsidRDefault="002F6112" w:rsidP="002F6112">
            <w:pPr>
              <w:pStyle w:val="TestCaseInfo"/>
              <w:rPr>
                <w:lang w:eastAsia="zh-CN"/>
              </w:rPr>
            </w:pPr>
            <w:r>
              <w:rPr>
                <w:lang w:eastAsia="zh-CN"/>
              </w:rPr>
              <w:t>FALSE</w:t>
            </w:r>
            <w:r>
              <w:rPr>
                <w:lang w:eastAsia="zh-CN"/>
              </w:rPr>
              <w:tab/>
            </w:r>
            <w:r>
              <w:rPr>
                <w:lang w:eastAsia="zh-CN"/>
              </w:rPr>
              <w:tab/>
              <w:t>Failure</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erases the specified snapshot image based on the provided snapshot Type:</w:t>
            </w:r>
          </w:p>
          <w:p w:rsidR="002F6112" w:rsidRDefault="002F6112" w:rsidP="002F6112">
            <w:pPr>
              <w:rPr>
                <w:color w:val="1F497D"/>
                <w:sz w:val="20"/>
                <w:szCs w:val="20"/>
              </w:rPr>
            </w:pPr>
            <w:r>
              <w:rPr>
                <w:color w:val="1F497D"/>
                <w:sz w:val="20"/>
                <w:szCs w:val="20"/>
              </w:rPr>
              <w:t>snapshotType is set to SNAPSHOT_TYPE_COLD:</w:t>
            </w:r>
          </w:p>
          <w:p w:rsidR="002F6112" w:rsidRDefault="002F6112" w:rsidP="00E77B51">
            <w:pPr>
              <w:ind w:left="720"/>
              <w:rPr>
                <w:color w:val="1F497D"/>
                <w:sz w:val="20"/>
                <w:szCs w:val="20"/>
              </w:rPr>
            </w:pPr>
            <w:r>
              <w:rPr>
                <w:color w:val="1F497D"/>
                <w:sz w:val="20"/>
                <w:szCs w:val="20"/>
              </w:rPr>
              <w:t>VNFM.Snapshot.DeleteVnfSnapshotImage() calls only VNFM.Snapshot.DeleteStorageImage()</w:t>
            </w:r>
          </w:p>
          <w:p w:rsidR="002F6112" w:rsidRDefault="002F6112" w:rsidP="002F6112">
            <w:pPr>
              <w:rPr>
                <w:color w:val="1F497D"/>
                <w:sz w:val="20"/>
                <w:szCs w:val="20"/>
              </w:rPr>
            </w:pPr>
            <w:r>
              <w:rPr>
                <w:color w:val="1F497D"/>
                <w:sz w:val="20"/>
                <w:szCs w:val="20"/>
              </w:rPr>
              <w:t>snapshotType is set to SNAPSHOT_TYPE_WARM:</w:t>
            </w:r>
          </w:p>
          <w:p w:rsidR="002F6112" w:rsidRPr="00E77B51" w:rsidRDefault="002F6112" w:rsidP="00E77B51">
            <w:pPr>
              <w:ind w:left="720"/>
              <w:rPr>
                <w:color w:val="1F497D"/>
                <w:sz w:val="20"/>
                <w:szCs w:val="20"/>
              </w:rPr>
            </w:pPr>
            <w:r>
              <w:rPr>
                <w:color w:val="1F497D"/>
                <w:sz w:val="20"/>
                <w:szCs w:val="20"/>
              </w:rPr>
              <w:lastRenderedPageBreak/>
              <w:t>VNFM.Snapshot.DeleteVnfSnapshotImage() calls VNFM.Snapshot.DeleteStorageImage() and VNFM.Snapshot.DeleteComputeImage()</w:t>
            </w:r>
          </w:p>
        </w:tc>
      </w:tr>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bookmarkStart w:id="6907" w:name="_Toc477275709"/>
            <w:r>
              <w:lastRenderedPageBreak/>
              <w:t>Function: VNFM.</w:t>
            </w:r>
            <w:r w:rsidRPr="00292340">
              <w:t>Snapshot.Get</w:t>
            </w:r>
            <w:r w:rsidR="003D1DD0">
              <w:t>VnfS</w:t>
            </w:r>
            <w:r>
              <w:t>napshotImageL</w:t>
            </w:r>
            <w:r w:rsidRPr="00292340">
              <w:t>ist</w:t>
            </w:r>
            <w:r>
              <w:t>()</w:t>
            </w:r>
            <w:bookmarkEnd w:id="6907"/>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Filter:</w:t>
            </w:r>
          </w:p>
          <w:p w:rsidR="002F6112" w:rsidRDefault="002F6112" w:rsidP="002F6112">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2F6112" w:rsidRDefault="002F6112" w:rsidP="002F6112">
            <w:pPr>
              <w:pStyle w:val="TestCaseInfo"/>
              <w:numPr>
                <w:ilvl w:val="0"/>
                <w:numId w:val="141"/>
              </w:numPr>
              <w:rPr>
                <w:lang w:eastAsia="zh-CN"/>
              </w:rPr>
            </w:pPr>
            <w:r>
              <w:rPr>
                <w:lang w:eastAsia="zh-CN"/>
              </w:rPr>
              <w:t>vnfSnapshotID</w:t>
            </w:r>
          </w:p>
          <w:p w:rsidR="002F6112" w:rsidRDefault="002F6112" w:rsidP="002F6112">
            <w:pPr>
              <w:pStyle w:val="TestCaseInfo"/>
              <w:numPr>
                <w:ilvl w:val="0"/>
                <w:numId w:val="141"/>
              </w:numPr>
              <w:rPr>
                <w:lang w:eastAsia="zh-CN"/>
              </w:rPr>
            </w:pPr>
            <w:r>
              <w:rPr>
                <w:lang w:eastAsia="zh-CN"/>
              </w:rPr>
              <w:t>vnfsnapshotType</w:t>
            </w:r>
          </w:p>
          <w:p w:rsidR="002F6112" w:rsidRDefault="002F6112" w:rsidP="002F6112">
            <w:pPr>
              <w:pStyle w:val="TestCaseInfo"/>
              <w:numPr>
                <w:ilvl w:val="0"/>
                <w:numId w:val="141"/>
              </w:numPr>
              <w:rPr>
                <w:lang w:eastAsia="zh-CN"/>
              </w:rPr>
            </w:pPr>
            <w:r>
              <w:rPr>
                <w:lang w:eastAsia="zh-CN"/>
              </w:rPr>
              <w:t>Date</w:t>
            </w:r>
          </w:p>
          <w:p w:rsidR="002F6112" w:rsidRPr="00D67489" w:rsidRDefault="002F6112" w:rsidP="002F6112">
            <w:pPr>
              <w:pStyle w:val="TestCaseInfo"/>
              <w:numPr>
                <w:ilvl w:val="0"/>
                <w:numId w:val="141"/>
              </w:numPr>
              <w:rPr>
                <w:lang w:eastAsia="zh-CN"/>
              </w:rPr>
            </w:pPr>
            <w:r>
              <w:rPr>
                <w:lang w:eastAsia="zh-CN"/>
              </w:rPr>
              <w:t>Name</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List of vCompute Image information with information per image:</w:t>
            </w:r>
          </w:p>
          <w:p w:rsidR="002F6112" w:rsidRDefault="002F6112" w:rsidP="002F6112">
            <w:pPr>
              <w:pStyle w:val="TestCaseInfo"/>
              <w:numPr>
                <w:ilvl w:val="0"/>
                <w:numId w:val="142"/>
              </w:numPr>
              <w:rPr>
                <w:lang w:eastAsia="zh-CN"/>
              </w:rPr>
            </w:pPr>
            <w:r>
              <w:rPr>
                <w:lang w:eastAsia="zh-CN"/>
              </w:rPr>
              <w:t>vnfSnapshotID</w:t>
            </w:r>
          </w:p>
          <w:p w:rsidR="002F6112" w:rsidRDefault="002F6112" w:rsidP="002F6112">
            <w:pPr>
              <w:pStyle w:val="TestCaseInfo"/>
              <w:numPr>
                <w:ilvl w:val="0"/>
                <w:numId w:val="142"/>
              </w:numPr>
              <w:rPr>
                <w:lang w:eastAsia="zh-CN"/>
              </w:rPr>
            </w:pPr>
            <w:r>
              <w:rPr>
                <w:lang w:eastAsia="zh-CN"/>
              </w:rPr>
              <w:t>vnfsnapshotType</w:t>
            </w:r>
          </w:p>
          <w:p w:rsidR="002F6112" w:rsidRDefault="002F6112" w:rsidP="002F6112">
            <w:pPr>
              <w:pStyle w:val="TestCaseInfo"/>
              <w:numPr>
                <w:ilvl w:val="0"/>
                <w:numId w:val="142"/>
              </w:numPr>
              <w:rPr>
                <w:lang w:eastAsia="zh-CN"/>
              </w:rPr>
            </w:pPr>
            <w:r>
              <w:rPr>
                <w:lang w:eastAsia="zh-CN"/>
              </w:rPr>
              <w:t>Name</w:t>
            </w:r>
          </w:p>
          <w:p w:rsidR="002F6112" w:rsidRDefault="002F6112" w:rsidP="002F6112">
            <w:pPr>
              <w:pStyle w:val="TestCaseInfo"/>
              <w:numPr>
                <w:ilvl w:val="0"/>
                <w:numId w:val="142"/>
              </w:numPr>
              <w:rPr>
                <w:lang w:eastAsia="zh-CN"/>
              </w:rPr>
            </w:pPr>
            <w:r>
              <w:rPr>
                <w:lang w:eastAsia="zh-CN"/>
              </w:rPr>
              <w:t>Date</w:t>
            </w:r>
          </w:p>
          <w:p w:rsidR="002F6112" w:rsidRDefault="002F6112" w:rsidP="002F6112">
            <w:pPr>
              <w:pStyle w:val="TestCaseInfo"/>
              <w:numPr>
                <w:ilvl w:val="0"/>
                <w:numId w:val="142"/>
              </w:numPr>
              <w:rPr>
                <w:lang w:eastAsia="zh-CN"/>
              </w:rPr>
            </w:pPr>
            <w:r>
              <w:rPr>
                <w:lang w:eastAsia="zh-CN"/>
              </w:rPr>
              <w:t>Size</w:t>
            </w:r>
          </w:p>
          <w:p w:rsidR="002F6112" w:rsidRDefault="002F6112" w:rsidP="002F6112">
            <w:pPr>
              <w:pStyle w:val="TestCaseInfo"/>
              <w:numPr>
                <w:ilvl w:val="0"/>
                <w:numId w:val="142"/>
              </w:numPr>
              <w:rPr>
                <w:lang w:eastAsia="zh-CN"/>
              </w:rPr>
            </w:pPr>
            <w:r>
              <w:rPr>
                <w:lang w:eastAsia="zh-CN"/>
              </w:rPr>
              <w:t>Owner</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lists all the vnfsnapshot images on the system by applying the specified filter. If the parameter vnfsnapshotType</w:t>
            </w:r>
          </w:p>
          <w:p w:rsidR="002F6112" w:rsidRDefault="002F6112" w:rsidP="002F6112">
            <w:pPr>
              <w:pStyle w:val="TestCaseInfo"/>
              <w:rPr>
                <w:lang w:eastAsia="zh-CN"/>
              </w:rPr>
            </w:pPr>
          </w:p>
          <w:p w:rsidR="002F6112" w:rsidRDefault="002F6112" w:rsidP="002F6112">
            <w:pPr>
              <w:rPr>
                <w:color w:val="1F497D"/>
                <w:sz w:val="20"/>
                <w:szCs w:val="20"/>
              </w:rPr>
            </w:pPr>
            <w:r>
              <w:rPr>
                <w:color w:val="1F497D"/>
                <w:sz w:val="20"/>
                <w:szCs w:val="20"/>
              </w:rPr>
              <w:t>snapshotType is set to SNAPSHOT_TYPE_COLD: VNFM.Snapshot.GetVnfSnapshotImageList() calls only VNFM.Snapshot.GetStorageImageList()</w:t>
            </w:r>
          </w:p>
          <w:p w:rsidR="002F6112" w:rsidRDefault="002F6112" w:rsidP="002F6112">
            <w:pPr>
              <w:rPr>
                <w:color w:val="1F497D"/>
                <w:sz w:val="20"/>
                <w:szCs w:val="20"/>
              </w:rPr>
            </w:pPr>
            <w:r>
              <w:rPr>
                <w:color w:val="1F497D"/>
                <w:sz w:val="20"/>
                <w:szCs w:val="20"/>
              </w:rPr>
              <w:t>2.         snapshotType is set to SNAPSHOT_TYPE_WARM: VNFM.Snapshot.GetVnfSnapshotImageList() calls VNFM.Snapshot.GetStorageImageList() and VNFM.Snapshot.GetComputeImageList() - should return a snapshotID if both compute and storage snapshot exist.</w:t>
            </w:r>
          </w:p>
          <w:p w:rsidR="002F6112" w:rsidRDefault="002F6112" w:rsidP="002F6112">
            <w:pPr>
              <w:pStyle w:val="TestCaseInfo"/>
              <w:rPr>
                <w:lang w:eastAsia="zh-CN"/>
              </w:rPr>
            </w:pPr>
          </w:p>
        </w:tc>
      </w:tr>
    </w:tbl>
    <w:p w:rsidR="0066180A" w:rsidRDefault="0066180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D1DD0" w:rsidTr="001C4B28">
        <w:tc>
          <w:tcPr>
            <w:tcW w:w="9330" w:type="dxa"/>
            <w:gridSpan w:val="2"/>
            <w:tcBorders>
              <w:top w:val="single" w:sz="2" w:space="0" w:color="auto"/>
              <w:left w:val="single" w:sz="2" w:space="0" w:color="auto"/>
              <w:bottom w:val="single" w:sz="2" w:space="0" w:color="auto"/>
              <w:right w:val="single" w:sz="2" w:space="0" w:color="auto"/>
            </w:tcBorders>
            <w:hideMark/>
          </w:tcPr>
          <w:p w:rsidR="003D1DD0" w:rsidRDefault="003D1DD0" w:rsidP="003D1DD0">
            <w:pPr>
              <w:pStyle w:val="Function"/>
            </w:pPr>
            <w:bookmarkStart w:id="6908" w:name="_Toc477275710"/>
            <w:r>
              <w:t>Function: VNFM.</w:t>
            </w:r>
            <w:r w:rsidRPr="00292340">
              <w:t>Snapshot.Instantiate</w:t>
            </w:r>
            <w:r>
              <w:t>VnfSnapshot</w:t>
            </w:r>
            <w:r w:rsidRPr="00292340">
              <w:t>Image</w:t>
            </w:r>
            <w:r>
              <w:t>()</w:t>
            </w:r>
            <w:bookmarkEnd w:id="6908"/>
          </w:p>
        </w:tc>
      </w:tr>
      <w:tr w:rsidR="003D1DD0" w:rsidTr="001C4B2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sz w:val="20"/>
                <w:szCs w:val="20"/>
              </w:rPr>
              <w:t>vnfRecord</w:t>
            </w:r>
          </w:p>
          <w:p w:rsidR="003D1DD0" w:rsidRPr="00D67489" w:rsidRDefault="003D1DD0" w:rsidP="001C4B28">
            <w:pPr>
              <w:pStyle w:val="TestCaseInfo"/>
              <w:rPr>
                <w:lang w:eastAsia="zh-CN"/>
              </w:rPr>
            </w:pPr>
            <w:r>
              <w:rPr>
                <w:lang w:eastAsia="zh-CN"/>
              </w:rPr>
              <w:t>vnfSnapshotID</w:t>
            </w:r>
          </w:p>
        </w:tc>
      </w:tr>
      <w:tr w:rsidR="003D1DD0" w:rsidTr="001C4B28">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lang w:eastAsia="zh-CN"/>
              </w:rPr>
              <w:t>TRUE</w:t>
            </w:r>
            <w:r>
              <w:rPr>
                <w:lang w:eastAsia="zh-CN"/>
              </w:rPr>
              <w:tab/>
            </w:r>
            <w:r>
              <w:rPr>
                <w:lang w:eastAsia="zh-CN"/>
              </w:rPr>
              <w:tab/>
              <w:t>Success</w:t>
            </w:r>
          </w:p>
          <w:p w:rsidR="003D1DD0" w:rsidRDefault="003D1DD0" w:rsidP="003D1DD0">
            <w:pPr>
              <w:pStyle w:val="TestCaseInfo"/>
              <w:rPr>
                <w:lang w:eastAsia="zh-CN"/>
              </w:rPr>
            </w:pPr>
            <w:r>
              <w:rPr>
                <w:lang w:eastAsia="zh-CN"/>
              </w:rPr>
              <w:t>FALSE</w:t>
            </w:r>
            <w:r>
              <w:rPr>
                <w:lang w:eastAsia="zh-CN"/>
              </w:rPr>
              <w:tab/>
            </w:r>
            <w:r>
              <w:rPr>
                <w:lang w:eastAsia="zh-CN"/>
              </w:rPr>
              <w:tab/>
              <w:t>Failure</w:t>
            </w:r>
          </w:p>
        </w:tc>
      </w:tr>
      <w:tr w:rsidR="003D1DD0" w:rsidTr="001C4B2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3D1DD0">
            <w:pPr>
              <w:pStyle w:val="TestCaseInfo"/>
              <w:rPr>
                <w:lang w:eastAsia="zh-CN"/>
              </w:rPr>
            </w:pPr>
            <w:r>
              <w:rPr>
                <w:lang w:eastAsia="zh-CN"/>
              </w:rPr>
              <w:t>The command instantiates the stored vnfSnapshot image which may include Compute image and Storage Image to form a VNF. The snapshotID should include all required images to instantiate the VNF. The instantiation is driven by the VNF snapshot type:</w:t>
            </w:r>
          </w:p>
          <w:p w:rsidR="003D1DD0" w:rsidRDefault="003D1DD0" w:rsidP="003D1DD0">
            <w:pPr>
              <w:rPr>
                <w:color w:val="1F497D"/>
                <w:sz w:val="20"/>
                <w:szCs w:val="20"/>
              </w:rPr>
            </w:pPr>
            <w:r>
              <w:rPr>
                <w:color w:val="1F497D"/>
                <w:sz w:val="20"/>
                <w:szCs w:val="20"/>
              </w:rPr>
              <w:t>snapshotType is set to SNAPSHOT_TYPE_COLD</w:t>
            </w:r>
          </w:p>
          <w:p w:rsidR="003D1DD0" w:rsidRDefault="003D1DD0" w:rsidP="00E77B51">
            <w:pPr>
              <w:ind w:left="720"/>
              <w:rPr>
                <w:color w:val="1F497D"/>
                <w:sz w:val="20"/>
                <w:szCs w:val="20"/>
              </w:rPr>
            </w:pPr>
            <w:r>
              <w:rPr>
                <w:color w:val="1F497D"/>
                <w:sz w:val="20"/>
                <w:szCs w:val="20"/>
              </w:rPr>
              <w:t>VNFM.Snapshot.InstantiateVnfSnapshotImage() calls only VNFM.Snapshot.InstantiateStorageImage()</w:t>
            </w:r>
          </w:p>
          <w:p w:rsidR="003D1DD0" w:rsidRDefault="003D1DD0" w:rsidP="003D1DD0">
            <w:pPr>
              <w:rPr>
                <w:color w:val="1F497D"/>
                <w:sz w:val="20"/>
                <w:szCs w:val="20"/>
              </w:rPr>
            </w:pPr>
            <w:r>
              <w:rPr>
                <w:color w:val="1F497D"/>
                <w:sz w:val="20"/>
                <w:szCs w:val="20"/>
              </w:rPr>
              <w:t>snapshotType is set to SNAPSHOT_TYPE_WARM</w:t>
            </w:r>
          </w:p>
          <w:p w:rsidR="003D1DD0" w:rsidRPr="00E77B51" w:rsidRDefault="003D1DD0" w:rsidP="00E77B51">
            <w:pPr>
              <w:ind w:left="720"/>
              <w:rPr>
                <w:color w:val="1F497D"/>
                <w:sz w:val="20"/>
                <w:szCs w:val="20"/>
              </w:rPr>
            </w:pPr>
            <w:r>
              <w:rPr>
                <w:color w:val="1F497D"/>
                <w:sz w:val="20"/>
                <w:szCs w:val="20"/>
              </w:rPr>
              <w:t>VNFM.Snapshot.InstantiateVnfSnapshotImage() calls VNFM.Snapshot.InstantiateStorageImage() and VNFM.Snapshot.InstantiateComputeImage()</w:t>
            </w:r>
          </w:p>
        </w:tc>
      </w:tr>
    </w:tbl>
    <w:p w:rsidR="002F6112" w:rsidRDefault="002F6112"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09" w:name="_Toc477275711"/>
            <w:r>
              <w:t xml:space="preserve">Function: </w:t>
            </w:r>
            <w:r w:rsidR="00ED4205">
              <w:t>VNFM.</w:t>
            </w:r>
            <w:r w:rsidRPr="00292340">
              <w:t>Snapshot.CreateComputeImage</w:t>
            </w:r>
            <w:r>
              <w:t>()</w:t>
            </w:r>
            <w:bookmarkEnd w:id="690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 xml:space="preserve"> 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9459FF" w:rsidP="00E7531B">
            <w:pPr>
              <w:pStyle w:val="TestCaseInfo"/>
              <w:rPr>
                <w:lang w:eastAsia="zh-CN"/>
              </w:rPr>
            </w:pPr>
            <w:r>
              <w:rPr>
                <w:lang w:eastAsia="zh-CN"/>
              </w:rPr>
              <w:t>vnfSnapshotID</w:t>
            </w:r>
            <w:r w:rsidR="00B56E26">
              <w:rPr>
                <w:lang w:eastAsia="zh-CN"/>
              </w:rPr>
              <w:tab/>
              <w:t>Success</w:t>
            </w:r>
          </w:p>
          <w:p w:rsidR="00B56E26" w:rsidRDefault="00B56E26" w:rsidP="00E7531B">
            <w:pPr>
              <w:pStyle w:val="TestCaseInfo"/>
              <w:rPr>
                <w:lang w:eastAsia="zh-CN"/>
              </w:rPr>
            </w:pPr>
            <w:r>
              <w:rPr>
                <w:lang w:eastAsia="zh-CN"/>
              </w:rPr>
              <w:lastRenderedPageBreak/>
              <w:t>FALSE</w:t>
            </w:r>
            <w:r>
              <w:rPr>
                <w:lang w:eastAsia="zh-CN"/>
              </w:rPr>
              <w:tab/>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B56E26">
            <w:pPr>
              <w:pStyle w:val="TestCaseInfo"/>
              <w:rPr>
                <w:lang w:eastAsia="zh-CN"/>
              </w:rPr>
            </w:pPr>
            <w:r>
              <w:rPr>
                <w:lang w:eastAsia="zh-CN"/>
              </w:rPr>
              <w:t xml:space="preserve">The command initiates the snapshot image creation of the specified </w:t>
            </w:r>
            <w:r w:rsidR="00913B33">
              <w:rPr>
                <w:lang w:eastAsia="zh-CN"/>
              </w:rPr>
              <w:t>VNF</w:t>
            </w:r>
            <w:r>
              <w:rPr>
                <w:lang w:eastAsia="zh-CN"/>
              </w:rPr>
              <w:t>.</w:t>
            </w:r>
            <w:r w:rsidR="00913B33">
              <w:rPr>
                <w:lang w:eastAsia="zh-CN"/>
              </w:rPr>
              <w:t xml:space="preserve"> If the VNF would have multiple compute nodes or VMs, each compute node image gets bundles under a single compute image ID.</w:t>
            </w:r>
          </w:p>
        </w:tc>
      </w:tr>
    </w:tbl>
    <w:p w:rsidR="00292340" w:rsidRDefault="0029234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10" w:name="_Toc477275712"/>
            <w:r>
              <w:t xml:space="preserve">Function: </w:t>
            </w:r>
            <w:r w:rsidR="00ED4205">
              <w:t>VNFM.</w:t>
            </w:r>
            <w:r w:rsidRPr="00292340">
              <w:t>Snapshot.DeleteComputeImage</w:t>
            </w:r>
            <w:r>
              <w:t>()</w:t>
            </w:r>
            <w:bookmarkEnd w:id="691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6911" w:name="Snapshot_DeleteComputeImage"/>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459FF" w:rsidP="00E7531B">
            <w:pPr>
              <w:pStyle w:val="TestCaseInfo"/>
              <w:rPr>
                <w:lang w:eastAsia="zh-CN"/>
              </w:rPr>
            </w:pPr>
            <w:r>
              <w:rPr>
                <w:lang w:eastAsia="zh-CN"/>
              </w:rPr>
              <w:t>vnfSnapshotID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TRUE</w:t>
            </w:r>
            <w:r>
              <w:rPr>
                <w:lang w:eastAsia="zh-CN"/>
              </w:rPr>
              <w:tab/>
            </w:r>
            <w:r>
              <w:rPr>
                <w:lang w:eastAsia="zh-CN"/>
              </w:rPr>
              <w:tab/>
              <w:t>Success</w:t>
            </w:r>
          </w:p>
          <w:p w:rsidR="00B56E26" w:rsidRDefault="00B56E26" w:rsidP="00B56E26">
            <w:pPr>
              <w:pStyle w:val="TestCaseInfo"/>
              <w:rPr>
                <w:lang w:eastAsia="zh-CN"/>
              </w:rPr>
            </w:pPr>
            <w:r>
              <w:rPr>
                <w:lang w:eastAsia="zh-CN"/>
              </w:rPr>
              <w:t>FALSE</w:t>
            </w:r>
            <w:r>
              <w:rPr>
                <w:lang w:eastAsia="zh-CN"/>
              </w:rPr>
              <w:tab/>
            </w:r>
            <w:r>
              <w:rPr>
                <w:lang w:eastAsia="zh-CN"/>
              </w:rPr>
              <w:tab/>
              <w:t>Failure</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erases the specified vCompute node image.</w:t>
            </w:r>
          </w:p>
        </w:tc>
      </w:tr>
      <w:bookmarkEnd w:id="6911"/>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12" w:name="_Toc477275713"/>
            <w:r>
              <w:t xml:space="preserve">Function: </w:t>
            </w:r>
            <w:r w:rsidR="00ED4205">
              <w:t>VNFM.</w:t>
            </w:r>
            <w:r w:rsidRPr="00292340">
              <w:t>Snapshot.GetComputeImageList</w:t>
            </w:r>
            <w:r>
              <w:t>()</w:t>
            </w:r>
            <w:bookmarkEnd w:id="691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6913" w:name="GetComputeImageList"/>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Filter:</w:t>
            </w:r>
          </w:p>
          <w:p w:rsidR="00B56E26" w:rsidRDefault="00B56E26"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B56E26" w:rsidRDefault="009459FF" w:rsidP="00FD6C0C">
            <w:pPr>
              <w:pStyle w:val="TestCaseInfo"/>
              <w:numPr>
                <w:ilvl w:val="0"/>
                <w:numId w:val="141"/>
              </w:numPr>
              <w:rPr>
                <w:lang w:eastAsia="zh-CN"/>
              </w:rPr>
            </w:pPr>
            <w:r>
              <w:rPr>
                <w:lang w:eastAsia="zh-CN"/>
              </w:rPr>
              <w:t>vnfSnapshotID</w:t>
            </w:r>
            <w:r w:rsidR="00B56E26">
              <w:rPr>
                <w:lang w:eastAsia="zh-CN"/>
              </w:rPr>
              <w:t>Date</w:t>
            </w:r>
          </w:p>
          <w:p w:rsidR="00B56E26" w:rsidRPr="00D67489" w:rsidRDefault="00B56E26" w:rsidP="00FD6C0C">
            <w:pPr>
              <w:pStyle w:val="TestCaseInfo"/>
              <w:numPr>
                <w:ilvl w:val="0"/>
                <w:numId w:val="141"/>
              </w:numPr>
              <w:rPr>
                <w:lang w:eastAsia="zh-CN"/>
              </w:rPr>
            </w:pPr>
            <w:r>
              <w:rPr>
                <w:lang w:eastAsia="zh-CN"/>
              </w:rPr>
              <w:t>Name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List of vCompute Image information with information per image:</w:t>
            </w:r>
          </w:p>
          <w:p w:rsidR="00B56E26" w:rsidRDefault="009459FF" w:rsidP="00FD6C0C">
            <w:pPr>
              <w:pStyle w:val="TestCaseInfo"/>
              <w:numPr>
                <w:ilvl w:val="0"/>
                <w:numId w:val="142"/>
              </w:numPr>
              <w:rPr>
                <w:lang w:eastAsia="zh-CN"/>
              </w:rPr>
            </w:pPr>
            <w:r>
              <w:rPr>
                <w:lang w:eastAsia="zh-CN"/>
              </w:rPr>
              <w:t>vnfSnapshotID</w:t>
            </w:r>
          </w:p>
          <w:p w:rsidR="00B56E26" w:rsidRDefault="00B56E26" w:rsidP="00FD6C0C">
            <w:pPr>
              <w:pStyle w:val="TestCaseInfo"/>
              <w:numPr>
                <w:ilvl w:val="0"/>
                <w:numId w:val="142"/>
              </w:numPr>
              <w:rPr>
                <w:lang w:eastAsia="zh-CN"/>
              </w:rPr>
            </w:pPr>
            <w:r>
              <w:rPr>
                <w:lang w:eastAsia="zh-CN"/>
              </w:rPr>
              <w:t>Name</w:t>
            </w:r>
          </w:p>
          <w:p w:rsidR="00B56E26" w:rsidRDefault="00B56E26" w:rsidP="00FD6C0C">
            <w:pPr>
              <w:pStyle w:val="TestCaseInfo"/>
              <w:numPr>
                <w:ilvl w:val="0"/>
                <w:numId w:val="142"/>
              </w:numPr>
              <w:rPr>
                <w:lang w:eastAsia="zh-CN"/>
              </w:rPr>
            </w:pPr>
            <w:r>
              <w:rPr>
                <w:lang w:eastAsia="zh-CN"/>
              </w:rPr>
              <w:t>Date</w:t>
            </w:r>
          </w:p>
          <w:p w:rsidR="00B56E26" w:rsidRDefault="00B56E26" w:rsidP="00FD6C0C">
            <w:pPr>
              <w:pStyle w:val="TestCaseInfo"/>
              <w:numPr>
                <w:ilvl w:val="0"/>
                <w:numId w:val="142"/>
              </w:numPr>
              <w:rPr>
                <w:lang w:eastAsia="zh-CN"/>
              </w:rPr>
            </w:pPr>
            <w:r>
              <w:rPr>
                <w:lang w:eastAsia="zh-CN"/>
              </w:rPr>
              <w:t>Size</w:t>
            </w:r>
          </w:p>
          <w:p w:rsidR="00B56E26" w:rsidRDefault="00B56E26" w:rsidP="00FD6C0C">
            <w:pPr>
              <w:pStyle w:val="TestCaseInfo"/>
              <w:numPr>
                <w:ilvl w:val="0"/>
                <w:numId w:val="142"/>
              </w:numPr>
              <w:rPr>
                <w:lang w:eastAsia="zh-CN"/>
              </w:rPr>
            </w:pPr>
            <w:r>
              <w:rPr>
                <w:lang w:eastAsia="zh-CN"/>
              </w:rPr>
              <w:t>Owner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D94849">
            <w:pPr>
              <w:pStyle w:val="TestCaseInfo"/>
              <w:rPr>
                <w:lang w:eastAsia="zh-CN"/>
              </w:rPr>
            </w:pPr>
            <w:r>
              <w:rPr>
                <w:lang w:eastAsia="zh-CN"/>
              </w:rPr>
              <w:t>The command lists all the vCompute images on the system by applying the specified filter.</w:t>
            </w:r>
          </w:p>
        </w:tc>
      </w:tr>
      <w:bookmarkEnd w:id="6913"/>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14" w:name="_Toc477275714"/>
            <w:r>
              <w:t xml:space="preserve">Function: </w:t>
            </w:r>
            <w:r w:rsidR="00ED4205">
              <w:t>VNFM.</w:t>
            </w:r>
            <w:r w:rsidRPr="00292340">
              <w:t>Snapshot.InstantiateComputeImage</w:t>
            </w:r>
            <w:r>
              <w:t>()</w:t>
            </w:r>
            <w:bookmarkEnd w:id="691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6B6C60" w:rsidRPr="00D67489" w:rsidRDefault="009459FF" w:rsidP="00E7531B">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2D554E" w:rsidP="00D94849">
            <w:pPr>
              <w:pStyle w:val="TestCaseInfo"/>
              <w:rPr>
                <w:lang w:eastAsia="zh-CN"/>
              </w:rPr>
            </w:pPr>
            <w:r>
              <w:rPr>
                <w:lang w:eastAsia="zh-CN"/>
              </w:rPr>
              <w:t>TRUE</w:t>
            </w:r>
            <w:r w:rsidR="0000094F">
              <w:rPr>
                <w:lang w:eastAsia="zh-CN"/>
              </w:rPr>
              <w:tab/>
            </w:r>
            <w:r w:rsidR="00D94849">
              <w:rPr>
                <w:lang w:eastAsia="zh-CN"/>
              </w:rPr>
              <w:tab/>
              <w:t>Success</w:t>
            </w:r>
          </w:p>
          <w:p w:rsidR="00D94849" w:rsidRDefault="00D94849" w:rsidP="003D1DD0">
            <w:pPr>
              <w:pStyle w:val="TestCaseInfo"/>
              <w:rPr>
                <w:lang w:eastAsia="zh-CN"/>
              </w:rPr>
            </w:pPr>
            <w:r>
              <w:rPr>
                <w:lang w:eastAsia="zh-CN"/>
              </w:rPr>
              <w:t>FALSE</w:t>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94849" w:rsidP="00697A7B">
            <w:pPr>
              <w:pStyle w:val="TestCaseInfo"/>
              <w:rPr>
                <w:lang w:eastAsia="zh-CN"/>
              </w:rPr>
            </w:pPr>
            <w:r>
              <w:rPr>
                <w:lang w:eastAsia="zh-CN"/>
              </w:rPr>
              <w:t>The command instantiates the stored Compute node image</w:t>
            </w:r>
            <w:r w:rsidR="0066180A">
              <w:rPr>
                <w:lang w:eastAsia="zh-CN"/>
              </w:rPr>
              <w:t xml:space="preserve"> and Storage Image to form a VNF</w:t>
            </w:r>
            <w:r>
              <w:rPr>
                <w:lang w:eastAsia="zh-CN"/>
              </w:rPr>
              <w:t>.</w:t>
            </w:r>
            <w:r w:rsidR="0066180A">
              <w:rPr>
                <w:lang w:eastAsia="zh-CN"/>
              </w:rPr>
              <w:t xml:space="preserve"> </w:t>
            </w:r>
            <w:r w:rsidR="009459FF">
              <w:rPr>
                <w:lang w:eastAsia="zh-CN"/>
              </w:rPr>
              <w:t>The snapshotID should include all required images to instantiate the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15" w:name="_Toc477275715"/>
            <w:r>
              <w:t xml:space="preserve">Function: </w:t>
            </w:r>
            <w:r w:rsidR="00ED4205">
              <w:t>VNFM.</w:t>
            </w:r>
            <w:r w:rsidRPr="00292340">
              <w:t>Snapshot.CreateStorageImage</w:t>
            </w:r>
            <w:r>
              <w:t>()</w:t>
            </w:r>
            <w:bookmarkEnd w:id="691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9459FF" w:rsidP="00D94849">
            <w:pPr>
              <w:pStyle w:val="TestCaseInfo"/>
              <w:rPr>
                <w:lang w:eastAsia="zh-CN"/>
              </w:rPr>
            </w:pPr>
            <w:r>
              <w:rPr>
                <w:lang w:eastAsia="zh-CN"/>
              </w:rPr>
              <w:t>vnfSnapshotID</w:t>
            </w:r>
            <w:r w:rsidR="00D94849">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697A7B">
            <w:pPr>
              <w:pStyle w:val="TestCaseInfo"/>
              <w:rPr>
                <w:lang w:eastAsia="zh-CN"/>
              </w:rPr>
            </w:pPr>
            <w:r>
              <w:rPr>
                <w:lang w:eastAsia="zh-CN"/>
              </w:rPr>
              <w:t xml:space="preserve">The command initiates the snapshot image creation of the specified </w:t>
            </w:r>
            <w:r w:rsidR="00697A7B">
              <w:rPr>
                <w:lang w:eastAsia="zh-CN"/>
              </w:rPr>
              <w:t>VNF</w:t>
            </w:r>
            <w:r>
              <w:rPr>
                <w:lang w:eastAsia="zh-CN"/>
              </w:rPr>
              <w:t>. A VNF may have multiple vStorage nodes in use.</w:t>
            </w:r>
            <w:r w:rsidR="00697A7B">
              <w:rPr>
                <w:lang w:eastAsia="zh-CN"/>
              </w:rPr>
              <w:t xml:space="preserve"> This call would bundle all storage nodes of the VNF as a single storage image for simpler handling.</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16" w:name="_Toc477275716"/>
            <w:r>
              <w:t xml:space="preserve">Function: </w:t>
            </w:r>
            <w:r w:rsidR="00ED4205">
              <w:t>VNFM.</w:t>
            </w:r>
            <w:r w:rsidRPr="00292340">
              <w:t>Snapshot.DeleteStorageImage</w:t>
            </w:r>
            <w:r>
              <w:t>()</w:t>
            </w:r>
            <w:bookmarkEnd w:id="6916"/>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6917" w:name="DeleteStorageImage"/>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lastRenderedPageBreak/>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erases the specified vStorage image.</w:t>
            </w:r>
          </w:p>
        </w:tc>
      </w:tr>
      <w:bookmarkEnd w:id="6917"/>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18" w:name="_Toc477275717"/>
            <w:r>
              <w:t xml:space="preserve">Function: </w:t>
            </w:r>
            <w:r w:rsidR="00ED4205">
              <w:t>VNFM.</w:t>
            </w:r>
            <w:r w:rsidRPr="00292340">
              <w:t>Snapshot.GetStorageImageList</w:t>
            </w:r>
            <w:r>
              <w:t>()</w:t>
            </w:r>
            <w:bookmarkEnd w:id="6918"/>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6919" w:name="GetStorageImageList"/>
            <w:r>
              <w:t>Input:</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Filter:</w:t>
            </w:r>
          </w:p>
          <w:p w:rsidR="00D94849" w:rsidRDefault="00D94849"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D94849" w:rsidRDefault="009459FF" w:rsidP="00FD6C0C">
            <w:pPr>
              <w:pStyle w:val="TestCaseInfo"/>
              <w:numPr>
                <w:ilvl w:val="0"/>
                <w:numId w:val="141"/>
              </w:numPr>
              <w:rPr>
                <w:lang w:eastAsia="zh-CN"/>
              </w:rPr>
            </w:pPr>
            <w:r>
              <w:rPr>
                <w:lang w:eastAsia="zh-CN"/>
              </w:rPr>
              <w:t>vnfSnapshotID</w:t>
            </w:r>
            <w:r w:rsidR="00D94849">
              <w:rPr>
                <w:lang w:eastAsia="zh-CN"/>
              </w:rPr>
              <w:t>Date</w:t>
            </w:r>
          </w:p>
          <w:p w:rsidR="00D94849" w:rsidRPr="00D67489" w:rsidRDefault="00D94849" w:rsidP="00FD6C0C">
            <w:pPr>
              <w:pStyle w:val="TestCaseInfo"/>
              <w:numPr>
                <w:ilvl w:val="0"/>
                <w:numId w:val="141"/>
              </w:numPr>
              <w:rPr>
                <w:lang w:eastAsia="zh-CN"/>
              </w:rPr>
            </w:pPr>
            <w:r>
              <w:rPr>
                <w:lang w:eastAsia="zh-CN"/>
              </w:rPr>
              <w:t>Name</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List of vStorage Image information with information per image:</w:t>
            </w:r>
          </w:p>
          <w:p w:rsidR="00D94849" w:rsidRDefault="009459FF" w:rsidP="00FD6C0C">
            <w:pPr>
              <w:pStyle w:val="TestCaseInfo"/>
              <w:numPr>
                <w:ilvl w:val="0"/>
                <w:numId w:val="142"/>
              </w:numPr>
              <w:rPr>
                <w:lang w:eastAsia="zh-CN"/>
              </w:rPr>
            </w:pPr>
            <w:r>
              <w:rPr>
                <w:lang w:eastAsia="zh-CN"/>
              </w:rPr>
              <w:t>vnfSnapshotID</w:t>
            </w:r>
            <w:r w:rsidR="00D94849">
              <w:rPr>
                <w:lang w:eastAsia="zh-CN"/>
              </w:rPr>
              <w:t>Name</w:t>
            </w:r>
          </w:p>
          <w:p w:rsidR="00D94849" w:rsidRDefault="00D94849" w:rsidP="00FD6C0C">
            <w:pPr>
              <w:pStyle w:val="TestCaseInfo"/>
              <w:numPr>
                <w:ilvl w:val="0"/>
                <w:numId w:val="142"/>
              </w:numPr>
              <w:rPr>
                <w:lang w:eastAsia="zh-CN"/>
              </w:rPr>
            </w:pPr>
            <w:r>
              <w:rPr>
                <w:lang w:eastAsia="zh-CN"/>
              </w:rPr>
              <w:t>Date</w:t>
            </w:r>
          </w:p>
          <w:p w:rsidR="00D94849" w:rsidRDefault="00D94849" w:rsidP="00FD6C0C">
            <w:pPr>
              <w:pStyle w:val="TestCaseInfo"/>
              <w:numPr>
                <w:ilvl w:val="0"/>
                <w:numId w:val="142"/>
              </w:numPr>
              <w:rPr>
                <w:lang w:eastAsia="zh-CN"/>
              </w:rPr>
            </w:pPr>
            <w:r>
              <w:rPr>
                <w:lang w:eastAsia="zh-CN"/>
              </w:rPr>
              <w:t>Size</w:t>
            </w:r>
          </w:p>
          <w:p w:rsidR="00D94849" w:rsidRDefault="00D94849" w:rsidP="00FD6C0C">
            <w:pPr>
              <w:pStyle w:val="TestCaseInfo"/>
              <w:numPr>
                <w:ilvl w:val="0"/>
                <w:numId w:val="142"/>
              </w:numPr>
              <w:rPr>
                <w:lang w:eastAsia="zh-CN"/>
              </w:rPr>
            </w:pPr>
            <w:r>
              <w:rPr>
                <w:lang w:eastAsia="zh-CN"/>
              </w:rPr>
              <w:t>Owner</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lists all the vStorage images on the system by applying the specified filter.</w:t>
            </w:r>
          </w:p>
        </w:tc>
      </w:tr>
      <w:bookmarkEnd w:id="6919"/>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20" w:name="_Toc477275718"/>
            <w:r>
              <w:t xml:space="preserve">Function: </w:t>
            </w:r>
            <w:r w:rsidR="00ED4205">
              <w:t>VNFM.</w:t>
            </w:r>
            <w:r w:rsidRPr="00292340">
              <w:t>Snapshot.InstantiateStorageImage</w:t>
            </w:r>
            <w:r>
              <w:t>()</w:t>
            </w:r>
            <w:bookmarkEnd w:id="6920"/>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StorageID</w:t>
            </w:r>
            <w:r>
              <w:rPr>
                <w:lang w:eastAsia="zh-CN"/>
              </w:rPr>
              <w:tab/>
              <w:t>Success</w:t>
            </w:r>
          </w:p>
          <w:p w:rsidR="00D94849" w:rsidRDefault="00D94849" w:rsidP="00D94849">
            <w:pPr>
              <w:pStyle w:val="TestCaseInfo"/>
              <w:rPr>
                <w:lang w:eastAsia="zh-CN"/>
              </w:rPr>
            </w:pPr>
            <w:r>
              <w:rPr>
                <w:lang w:eastAsia="zh-CN"/>
              </w:rPr>
              <w:t>None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instantiates the stored vStorage image</w:t>
            </w:r>
            <w:r w:rsidR="009459FF">
              <w:rPr>
                <w:lang w:eastAsia="zh-CN"/>
              </w:rPr>
              <w:t xml:space="preserve"> of the snapshot. If the snapshot would include additional images like compute node images, they will be ignored</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C4DFA" w:rsidTr="005C4DFA">
        <w:tc>
          <w:tcPr>
            <w:tcW w:w="9330" w:type="dxa"/>
            <w:gridSpan w:val="2"/>
            <w:tcBorders>
              <w:top w:val="single" w:sz="2" w:space="0" w:color="auto"/>
              <w:left w:val="single" w:sz="2" w:space="0" w:color="auto"/>
              <w:bottom w:val="single" w:sz="2" w:space="0" w:color="auto"/>
              <w:right w:val="single" w:sz="2" w:space="0" w:color="auto"/>
            </w:tcBorders>
            <w:hideMark/>
          </w:tcPr>
          <w:p w:rsidR="005C4DFA" w:rsidRDefault="005C4DFA" w:rsidP="00697A7B">
            <w:pPr>
              <w:pStyle w:val="Function"/>
            </w:pPr>
            <w:bookmarkStart w:id="6921" w:name="_Toc477275719"/>
            <w:r>
              <w:t>Function: VNFM.</w:t>
            </w:r>
            <w:r w:rsidRPr="00292340">
              <w:t>Snapshot.</w:t>
            </w:r>
            <w:r w:rsidR="00697A7B">
              <w:t>Era</w:t>
            </w:r>
            <w:r>
              <w:t>seStorageID()</w:t>
            </w:r>
            <w:bookmarkEnd w:id="6921"/>
          </w:p>
        </w:tc>
      </w:tr>
      <w:tr w:rsidR="005C4DF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C4DFA" w:rsidRPr="00D67489" w:rsidRDefault="005C4DFA" w:rsidP="00342313">
            <w:pPr>
              <w:pStyle w:val="TestCaseInfo"/>
              <w:rPr>
                <w:lang w:eastAsia="zh-CN"/>
              </w:rPr>
            </w:pPr>
            <w:r>
              <w:rPr>
                <w:lang w:eastAsia="zh-CN"/>
              </w:rPr>
              <w:t>StorageID</w:t>
            </w:r>
          </w:p>
        </w:tc>
      </w:tr>
      <w:tr w:rsidR="005C4DF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342313">
            <w:pPr>
              <w:pStyle w:val="TestCaseInfo"/>
              <w:rPr>
                <w:lang w:eastAsia="zh-CN"/>
              </w:rPr>
            </w:pPr>
            <w:r>
              <w:rPr>
                <w:lang w:eastAsia="zh-CN"/>
              </w:rPr>
              <w:t>TRUE</w:t>
            </w:r>
            <w:r>
              <w:rPr>
                <w:lang w:eastAsia="zh-CN"/>
              </w:rPr>
              <w:tab/>
            </w:r>
            <w:r>
              <w:rPr>
                <w:lang w:eastAsia="zh-CN"/>
              </w:rPr>
              <w:tab/>
              <w:t>Success</w:t>
            </w:r>
          </w:p>
          <w:p w:rsidR="005C4DFA" w:rsidRDefault="005C4DFA" w:rsidP="00342313">
            <w:pPr>
              <w:pStyle w:val="TestCaseInfo"/>
              <w:rPr>
                <w:lang w:eastAsia="zh-CN"/>
              </w:rPr>
            </w:pPr>
            <w:r>
              <w:rPr>
                <w:lang w:eastAsia="zh-CN"/>
              </w:rPr>
              <w:t>FALSE</w:t>
            </w:r>
            <w:r>
              <w:rPr>
                <w:lang w:eastAsia="zh-CN"/>
              </w:rPr>
              <w:tab/>
            </w:r>
            <w:r>
              <w:rPr>
                <w:lang w:eastAsia="zh-CN"/>
              </w:rPr>
              <w:tab/>
              <w:t>Failure</w:t>
            </w:r>
          </w:p>
        </w:tc>
      </w:tr>
      <w:tr w:rsidR="005C4DF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5C4DFA">
            <w:pPr>
              <w:pStyle w:val="TestCaseInfo"/>
              <w:rPr>
                <w:lang w:eastAsia="zh-CN"/>
              </w:rPr>
            </w:pPr>
            <w:r>
              <w:rPr>
                <w:lang w:eastAsia="zh-CN"/>
              </w:rPr>
              <w:t>The command releases the instantiated vStorage image.</w:t>
            </w:r>
          </w:p>
        </w:tc>
      </w:tr>
    </w:tbl>
    <w:p w:rsidR="00697A7B" w:rsidRDefault="00697A7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22" w:name="_Toc477275720"/>
            <w:r>
              <w:t xml:space="preserve">Function: </w:t>
            </w:r>
            <w:r w:rsidR="00ED4205">
              <w:t>VNFM.</w:t>
            </w:r>
            <w:r w:rsidRPr="00292340">
              <w:t>Snapshot.MountStorageImage</w:t>
            </w:r>
            <w:r>
              <w:t>()</w:t>
            </w:r>
            <w:bookmarkEnd w:id="6922"/>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00094F" w:rsidRPr="00D67489" w:rsidRDefault="00D94849" w:rsidP="006B6C60">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mounts the vStorage to the VNF for use.</w:t>
            </w:r>
            <w:r w:rsidR="006B6C60">
              <w:rPr>
                <w:lang w:eastAsia="zh-CN"/>
              </w:rPr>
              <w:t xml:space="preserve"> The current active storage gets replaced by the provided storage ID</w:t>
            </w:r>
            <w:r w:rsidR="005C4DFA">
              <w:rPr>
                <w:lang w:eastAsia="zh-CN"/>
              </w:rPr>
              <w:t xml:space="preserve"> and replaced storage gets released</w:t>
            </w:r>
            <w:r w:rsidR="006B6C60">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23" w:name="_Toc477275721"/>
            <w:r>
              <w:t xml:space="preserve">Function: </w:t>
            </w:r>
            <w:r w:rsidR="00ED4205">
              <w:t>VNFM.</w:t>
            </w:r>
            <w:r w:rsidRPr="00292340">
              <w:t>Snapshot.ValidateStorageIsMounted</w:t>
            </w:r>
            <w:r>
              <w:t>()</w:t>
            </w:r>
            <w:bookmarkEnd w:id="6923"/>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Default="002D554E" w:rsidP="00E16BA7">
            <w:pPr>
              <w:pStyle w:val="TestCaseInfo"/>
              <w:rPr>
                <w:lang w:eastAsia="zh-CN"/>
              </w:rPr>
            </w:pPr>
            <w:r>
              <w:rPr>
                <w:sz w:val="20"/>
                <w:szCs w:val="20"/>
              </w:rPr>
              <w:t>vnfRecord</w:t>
            </w:r>
          </w:p>
          <w:p w:rsidR="0000094F" w:rsidRPr="00D67489" w:rsidRDefault="00D94849" w:rsidP="00913B33">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validates that the given vStorage ID is mounted to the VNF for use.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24" w:name="_Toc477275722"/>
            <w:r>
              <w:t xml:space="preserve">Function: </w:t>
            </w:r>
            <w:r w:rsidR="00ED4205">
              <w:t>VNFM.</w:t>
            </w:r>
            <w:r w:rsidRPr="00292340">
              <w:t>Snapshot.ValidateComputeIsInstantiated</w:t>
            </w:r>
            <w:r>
              <w:t>()</w:t>
            </w:r>
            <w:bookmarkEnd w:id="6924"/>
          </w:p>
        </w:tc>
      </w:tr>
      <w:tr w:rsidR="00E16BA7"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16BA7" w:rsidRDefault="002D554E" w:rsidP="0000094F">
            <w:pPr>
              <w:pStyle w:val="TestCaseInfo"/>
              <w:rPr>
                <w:lang w:eastAsia="zh-CN"/>
              </w:rPr>
            </w:pPr>
            <w:r>
              <w:rPr>
                <w:sz w:val="20"/>
                <w:szCs w:val="20"/>
              </w:rPr>
              <w:t>vnfRecord</w:t>
            </w:r>
          </w:p>
          <w:p w:rsidR="0000094F" w:rsidRPr="00D67489" w:rsidRDefault="009459FF" w:rsidP="0000094F">
            <w:pPr>
              <w:pStyle w:val="TestCaseInfo"/>
              <w:rPr>
                <w:lang w:eastAsia="zh-CN"/>
              </w:rPr>
            </w:pPr>
            <w:r>
              <w:rPr>
                <w:lang w:eastAsia="zh-CN"/>
              </w:rPr>
              <w:t>vnfSnapshotID</w:t>
            </w:r>
          </w:p>
        </w:tc>
      </w:tr>
      <w:tr w:rsidR="00E16BA7"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E16BA7">
            <w:pPr>
              <w:pStyle w:val="TestCaseInfo"/>
              <w:rPr>
                <w:lang w:eastAsia="zh-CN"/>
              </w:rPr>
            </w:pPr>
            <w:r>
              <w:rPr>
                <w:lang w:eastAsia="zh-CN"/>
              </w:rPr>
              <w:t>TRUE</w:t>
            </w:r>
            <w:r>
              <w:rPr>
                <w:lang w:eastAsia="zh-CN"/>
              </w:rPr>
              <w:tab/>
            </w:r>
            <w:r>
              <w:rPr>
                <w:lang w:eastAsia="zh-CN"/>
              </w:rPr>
              <w:tab/>
              <w:t>Success</w:t>
            </w:r>
          </w:p>
          <w:p w:rsidR="00E16BA7" w:rsidRDefault="00E16BA7" w:rsidP="00E16BA7">
            <w:pPr>
              <w:pStyle w:val="TestCaseInfo"/>
              <w:rPr>
                <w:lang w:eastAsia="zh-CN"/>
              </w:rPr>
            </w:pPr>
            <w:r>
              <w:rPr>
                <w:lang w:eastAsia="zh-CN"/>
              </w:rPr>
              <w:t>FALSE</w:t>
            </w:r>
            <w:r>
              <w:rPr>
                <w:lang w:eastAsia="zh-CN"/>
              </w:rPr>
              <w:tab/>
            </w:r>
            <w:r>
              <w:rPr>
                <w:lang w:eastAsia="zh-CN"/>
              </w:rPr>
              <w:tab/>
              <w:t>Failure</w:t>
            </w:r>
          </w:p>
        </w:tc>
      </w:tr>
      <w:tr w:rsidR="00E16BA7"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6B6C60">
            <w:pPr>
              <w:pStyle w:val="TestCaseInfo"/>
              <w:rPr>
                <w:lang w:eastAsia="zh-CN"/>
              </w:rPr>
            </w:pPr>
            <w:r>
              <w:rPr>
                <w:lang w:eastAsia="zh-CN"/>
              </w:rPr>
              <w:t>The command validates that the given ComputeImage ID is instantiated as a VNF.</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62AA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A62AAA" w:rsidRDefault="00A62AAA" w:rsidP="00A62AAA">
            <w:pPr>
              <w:pStyle w:val="Function"/>
            </w:pPr>
            <w:bookmarkStart w:id="6925" w:name="_Toc477275723"/>
            <w:r>
              <w:t>Function: VNFM.</w:t>
            </w:r>
            <w:r w:rsidRPr="00292340">
              <w:t>VNF.</w:t>
            </w:r>
            <w:r w:rsidR="00913B33">
              <w:t>GetComputeID</w:t>
            </w:r>
            <w:r>
              <w:t>()</w:t>
            </w:r>
            <w:bookmarkEnd w:id="6925"/>
          </w:p>
        </w:tc>
      </w:tr>
      <w:tr w:rsidR="00A62AA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Pr="00D67489" w:rsidRDefault="002D554E" w:rsidP="00342313">
            <w:pPr>
              <w:pStyle w:val="TestCaseInfo"/>
              <w:rPr>
                <w:lang w:eastAsia="zh-CN"/>
              </w:rPr>
            </w:pPr>
            <w:r>
              <w:rPr>
                <w:sz w:val="20"/>
                <w:szCs w:val="20"/>
              </w:rPr>
              <w:t>vnfRecord</w:t>
            </w:r>
          </w:p>
        </w:tc>
      </w:tr>
      <w:tr w:rsidR="00A62AA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342313">
            <w:pPr>
              <w:pStyle w:val="TestCaseInfo"/>
              <w:rPr>
                <w:lang w:eastAsia="zh-CN"/>
              </w:rPr>
            </w:pPr>
            <w:r>
              <w:rPr>
                <w:lang w:eastAsia="zh-CN"/>
              </w:rPr>
              <w:t>ComputeID</w:t>
            </w:r>
            <w:r w:rsidR="00913B33">
              <w:rPr>
                <w:lang w:eastAsia="zh-CN"/>
              </w:rPr>
              <w:tab/>
              <w:t>Success</w:t>
            </w:r>
          </w:p>
          <w:p w:rsidR="00A62AAA" w:rsidRDefault="00913B33" w:rsidP="00342313">
            <w:pPr>
              <w:pStyle w:val="TestCaseInfo"/>
              <w:rPr>
                <w:lang w:eastAsia="zh-CN"/>
              </w:rPr>
            </w:pPr>
            <w:r>
              <w:rPr>
                <w:lang w:eastAsia="zh-CN"/>
              </w:rPr>
              <w:t>FALSE</w:t>
            </w:r>
            <w:r>
              <w:rPr>
                <w:lang w:eastAsia="zh-CN"/>
              </w:rPr>
              <w:tab/>
            </w:r>
            <w:r>
              <w:rPr>
                <w:lang w:eastAsia="zh-CN"/>
              </w:rPr>
              <w:tab/>
            </w:r>
            <w:r w:rsidR="00A62AAA">
              <w:rPr>
                <w:lang w:eastAsia="zh-CN"/>
              </w:rPr>
              <w:t>Failure</w:t>
            </w:r>
          </w:p>
        </w:tc>
      </w:tr>
      <w:tr w:rsidR="00A62AA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913B33">
            <w:pPr>
              <w:pStyle w:val="TestCaseInfo"/>
              <w:rPr>
                <w:lang w:eastAsia="zh-CN"/>
              </w:rPr>
            </w:pPr>
            <w:r>
              <w:rPr>
                <w:lang w:eastAsia="zh-CN"/>
              </w:rPr>
              <w:t xml:space="preserve">The command returns </w:t>
            </w:r>
            <w:r w:rsidR="00913B33">
              <w:rPr>
                <w:lang w:eastAsia="zh-CN"/>
              </w:rPr>
              <w:t>the</w:t>
            </w:r>
            <w:r>
              <w:rPr>
                <w:lang w:eastAsia="zh-CN"/>
              </w:rPr>
              <w:t xml:space="preserve"> Compute ID for the provided VNF.</w:t>
            </w:r>
          </w:p>
        </w:tc>
      </w:tr>
    </w:tbl>
    <w:p w:rsidR="00A62AAA" w:rsidRDefault="00A62AAA" w:rsidP="00A62AA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13B3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13B33" w:rsidRDefault="00913B33" w:rsidP="00913B33">
            <w:pPr>
              <w:pStyle w:val="Function"/>
            </w:pPr>
            <w:bookmarkStart w:id="6926" w:name="_Toc477275724"/>
            <w:r>
              <w:t>Function: VNFM.</w:t>
            </w:r>
            <w:r w:rsidRPr="00292340">
              <w:t>VNF.</w:t>
            </w:r>
            <w:r>
              <w:t>GetStorageID()</w:t>
            </w:r>
            <w:bookmarkEnd w:id="6926"/>
          </w:p>
        </w:tc>
      </w:tr>
      <w:tr w:rsidR="00913B3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Pr="00D67489" w:rsidRDefault="002D554E" w:rsidP="00342313">
            <w:pPr>
              <w:pStyle w:val="TestCaseInfo"/>
              <w:rPr>
                <w:lang w:eastAsia="zh-CN"/>
              </w:rPr>
            </w:pPr>
            <w:r>
              <w:rPr>
                <w:sz w:val="20"/>
                <w:szCs w:val="20"/>
              </w:rPr>
              <w:t>vnfRecord</w:t>
            </w:r>
          </w:p>
        </w:tc>
      </w:tr>
      <w:tr w:rsidR="00913B3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342313">
            <w:pPr>
              <w:pStyle w:val="TestCaseInfo"/>
              <w:rPr>
                <w:lang w:eastAsia="zh-CN"/>
              </w:rPr>
            </w:pPr>
            <w:r>
              <w:rPr>
                <w:lang w:eastAsia="zh-CN"/>
              </w:rPr>
              <w:t>StorageID</w:t>
            </w:r>
            <w:r>
              <w:rPr>
                <w:lang w:eastAsia="zh-CN"/>
              </w:rPr>
              <w:tab/>
            </w:r>
            <w:r>
              <w:rPr>
                <w:lang w:eastAsia="zh-CN"/>
              </w:rPr>
              <w:tab/>
              <w:t>Success</w:t>
            </w:r>
          </w:p>
          <w:p w:rsidR="00913B33" w:rsidRDefault="00913B33" w:rsidP="00342313">
            <w:pPr>
              <w:pStyle w:val="TestCaseInfo"/>
              <w:rPr>
                <w:lang w:eastAsia="zh-CN"/>
              </w:rPr>
            </w:pPr>
            <w:r>
              <w:rPr>
                <w:lang w:eastAsia="zh-CN"/>
              </w:rPr>
              <w:t>FALSE</w:t>
            </w:r>
            <w:r>
              <w:rPr>
                <w:lang w:eastAsia="zh-CN"/>
              </w:rPr>
              <w:tab/>
            </w:r>
            <w:r>
              <w:rPr>
                <w:lang w:eastAsia="zh-CN"/>
              </w:rPr>
              <w:tab/>
            </w:r>
            <w:r>
              <w:rPr>
                <w:lang w:eastAsia="zh-CN"/>
              </w:rPr>
              <w:tab/>
              <w:t>Failure</w:t>
            </w:r>
          </w:p>
        </w:tc>
      </w:tr>
      <w:tr w:rsidR="00913B3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913B33">
            <w:pPr>
              <w:pStyle w:val="TestCaseInfo"/>
              <w:rPr>
                <w:lang w:eastAsia="zh-CN"/>
              </w:rPr>
            </w:pPr>
            <w:r>
              <w:rPr>
                <w:lang w:eastAsia="zh-CN"/>
              </w:rPr>
              <w:t>The command returns Storage ID for the provided VNF.</w:t>
            </w:r>
          </w:p>
        </w:tc>
      </w:tr>
    </w:tbl>
    <w:p w:rsidR="00913B33" w:rsidRDefault="00913B33" w:rsidP="00913B33"/>
    <w:p w:rsidR="00A62AAA" w:rsidRDefault="00A62AAA" w:rsidP="00C35DDF"/>
    <w:p w:rsidR="00874974" w:rsidRDefault="00874974" w:rsidP="00874974">
      <w:pPr>
        <w:pStyle w:val="Heading3"/>
      </w:pPr>
      <w:bookmarkStart w:id="6927" w:name="_Toc477275673"/>
      <w:r>
        <w:t>VNF</w:t>
      </w:r>
      <w:bookmarkEnd w:id="6927"/>
    </w:p>
    <w:p w:rsidR="00874974" w:rsidRDefault="00F3163D" w:rsidP="00C35DDF">
      <w:r>
        <w:t>VNF related commands like instantiation, start, stop and termination are in the group VNF.</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28" w:name="_Toc477275725"/>
            <w:r>
              <w:t xml:space="preserve">Function: </w:t>
            </w:r>
            <w:r w:rsidR="00ED4205">
              <w:t>VNFM.</w:t>
            </w:r>
            <w:r w:rsidRPr="00292340">
              <w:t>VNF.Instantiate</w:t>
            </w:r>
            <w:r>
              <w:t>()</w:t>
            </w:r>
            <w:bookmarkEnd w:id="692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292340" w:rsidRPr="00D67489" w:rsidRDefault="00781CED" w:rsidP="00E7531B">
            <w:pPr>
              <w:pStyle w:val="TestCaseInfo"/>
              <w:rPr>
                <w:lang w:eastAsia="zh-CN"/>
              </w:rPr>
            </w:pPr>
            <w:r>
              <w:rPr>
                <w:lang w:eastAsia="zh-CN"/>
              </w:rPr>
              <w:t>vnfPackageID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lang w:eastAsia="zh-CN"/>
              </w:rPr>
              <w:t>TRUE</w:t>
            </w:r>
            <w:r w:rsidR="0000094F">
              <w:rPr>
                <w:lang w:eastAsia="zh-CN"/>
              </w:rPr>
              <w:tab/>
            </w:r>
            <w:r w:rsidR="0000094F">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 xml:space="preserve">The command instantiates the software image given by the </w:t>
            </w:r>
            <w:r w:rsidR="00781CED">
              <w:rPr>
                <w:lang w:eastAsia="zh-CN"/>
              </w:rPr>
              <w:t>vnfPackageID</w:t>
            </w:r>
            <w:r>
              <w:rPr>
                <w:lang w:eastAsia="zh-CN"/>
              </w:rPr>
              <w:t>. At the end a new VNF has been instantiated. It allocates all the required resources so that the VNF is functional working. EM, license file and static configuration file must be setup prior to this call.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29" w:name="_Toc477275726"/>
            <w:r>
              <w:t xml:space="preserve">Function: </w:t>
            </w:r>
            <w:r w:rsidR="00ED4205">
              <w:t>VNFM.</w:t>
            </w:r>
            <w:r w:rsidRPr="00292340">
              <w:t>VNF.Terminate</w:t>
            </w:r>
            <w:r>
              <w:t>()</w:t>
            </w:r>
            <w:bookmarkEnd w:id="692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TRUE</w:t>
            </w:r>
            <w:r>
              <w:rPr>
                <w:lang w:eastAsia="zh-CN"/>
              </w:rPr>
              <w:tab/>
            </w:r>
            <w:r>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00094F">
            <w:pPr>
              <w:pStyle w:val="TestCaseInfo"/>
              <w:rPr>
                <w:lang w:eastAsia="zh-CN"/>
              </w:rPr>
            </w:pPr>
            <w:r>
              <w:rPr>
                <w:lang w:eastAsia="zh-CN"/>
              </w:rPr>
              <w:t>The command terminates the VNF referenced by the ComputeID. All vResources has been released when the command returns.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0" w:name="_Toc477275727"/>
            <w:r>
              <w:t xml:space="preserve">Function: </w:t>
            </w:r>
            <w:r w:rsidR="00ED4205">
              <w:t>VNFM.</w:t>
            </w:r>
            <w:r w:rsidRPr="00292340">
              <w:t>VNF.Start</w:t>
            </w:r>
            <w:r>
              <w:t>()</w:t>
            </w:r>
            <w:bookmarkEnd w:id="693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TRUE</w:t>
            </w:r>
            <w:r>
              <w:rPr>
                <w:lang w:eastAsia="zh-CN"/>
              </w:rPr>
              <w:tab/>
            </w:r>
            <w:r>
              <w:rPr>
                <w:lang w:eastAsia="zh-CN"/>
              </w:rPr>
              <w:tab/>
              <w:t>Success</w:t>
            </w:r>
          </w:p>
          <w:p w:rsidR="00A662A8" w:rsidRDefault="00A662A8"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The command transitions the VNF from the state “Inactive” to the state “Active”. If a problem occurred, it returns FALSE. Otherwise the VNF will be able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1" w:name="_Toc477275728"/>
            <w:r>
              <w:t xml:space="preserve">Function: </w:t>
            </w:r>
            <w:r w:rsidR="00ED4205">
              <w:t>VNFM.</w:t>
            </w:r>
            <w:r w:rsidRPr="00292340">
              <w:t>VNF.Stop</w:t>
            </w:r>
            <w:r>
              <w:t>()</w:t>
            </w:r>
            <w:bookmarkEnd w:id="6931"/>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Pr="00D67489" w:rsidRDefault="002D554E" w:rsidP="006B6C60">
            <w:pPr>
              <w:pStyle w:val="TestCaseInfo"/>
              <w:rPr>
                <w:lang w:eastAsia="zh-CN"/>
              </w:rPr>
            </w:pPr>
            <w:r>
              <w:rPr>
                <w:sz w:val="20"/>
                <w:szCs w:val="20"/>
              </w:rPr>
              <w:t>vnfRecord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TRUE</w:t>
            </w:r>
            <w:r>
              <w:rPr>
                <w:lang w:eastAsia="zh-CN"/>
              </w:rPr>
              <w:tab/>
            </w:r>
            <w:r>
              <w:rPr>
                <w:lang w:eastAsia="zh-CN"/>
              </w:rPr>
              <w:tab/>
              <w:t>Success</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The command transitions the VNF from the state “Active” to the state “Inactive”. If a problem occurred, it returns FALSE. Otherwise the VNF will lose its capability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2" w:name="_Toc477275729"/>
            <w:r>
              <w:t xml:space="preserve">Function: </w:t>
            </w:r>
            <w:r w:rsidR="00ED4205">
              <w:t>VNFM.</w:t>
            </w:r>
            <w:r w:rsidRPr="00292340">
              <w:t>VNF.Upgrade</w:t>
            </w:r>
            <w:r>
              <w:t>()</w:t>
            </w:r>
            <w:bookmarkEnd w:id="693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r w:rsidR="00A662A8">
              <w:rPr>
                <w:lang w:eastAsia="zh-CN"/>
              </w:rPr>
              <w:tab/>
            </w:r>
            <w:r w:rsidR="004A41A4">
              <w:rPr>
                <w:lang w:eastAsia="zh-CN"/>
              </w:rPr>
              <w:tab/>
            </w:r>
            <w:r w:rsidR="00A662A8">
              <w:rPr>
                <w:lang w:eastAsia="zh-CN"/>
              </w:rPr>
              <w:t>to be upgraded existing VNF instance</w:t>
            </w:r>
          </w:p>
          <w:p w:rsidR="00A662A8" w:rsidRPr="00D67489" w:rsidRDefault="00781CED" w:rsidP="00E7531B">
            <w:pPr>
              <w:pStyle w:val="TestCaseInfo"/>
              <w:rPr>
                <w:lang w:eastAsia="zh-CN"/>
              </w:rPr>
            </w:pPr>
            <w:r>
              <w:rPr>
                <w:lang w:eastAsia="zh-CN"/>
              </w:rPr>
              <w:t>vnfPackageID</w:t>
            </w:r>
            <w:r w:rsidR="00A662A8">
              <w:rPr>
                <w:lang w:eastAsia="zh-CN"/>
              </w:rPr>
              <w:tab/>
            </w:r>
            <w:r w:rsidR="004A41A4">
              <w:rPr>
                <w:lang w:eastAsia="zh-CN"/>
              </w:rPr>
              <w:tab/>
            </w:r>
            <w:r w:rsidR="00A662A8">
              <w:rPr>
                <w:lang w:eastAsia="zh-CN"/>
              </w:rPr>
              <w:t>the new sw image to what the VNF should be upgraded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r w:rsidR="004A41A4">
              <w:rPr>
                <w:lang w:eastAsia="zh-CN"/>
              </w:rPr>
              <w:tab/>
            </w:r>
            <w:r w:rsidR="00A662A8">
              <w:rPr>
                <w:lang w:eastAsia="zh-CN"/>
              </w:rPr>
              <w:t>Success, the new compute ID of the upgraded entity</w:t>
            </w:r>
          </w:p>
          <w:p w:rsidR="00292340" w:rsidRDefault="00A662A8" w:rsidP="00A662A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A VNF may need to be upgraded to a new version of the software. The command will replace the existing VNF with the new software image.</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3" w:name="_Toc477275730"/>
            <w:r>
              <w:t xml:space="preserve">Function: </w:t>
            </w:r>
            <w:r w:rsidR="00ED4205">
              <w:t>VNFM.</w:t>
            </w:r>
            <w:r w:rsidRPr="00292340">
              <w:t>VNF.Update</w:t>
            </w:r>
            <w:r>
              <w:t>()</w:t>
            </w:r>
            <w:bookmarkEnd w:id="6933"/>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sz w:val="20"/>
                <w:szCs w:val="20"/>
              </w:rPr>
              <w:t>vnfRecord</w:t>
            </w:r>
            <w:r w:rsidR="00A662A8">
              <w:rPr>
                <w:lang w:eastAsia="zh-CN"/>
              </w:rPr>
              <w:tab/>
            </w:r>
            <w:r w:rsidR="00781CED">
              <w:rPr>
                <w:lang w:eastAsia="zh-CN"/>
              </w:rPr>
              <w:tab/>
            </w:r>
            <w:r w:rsidR="007D5F20">
              <w:rPr>
                <w:lang w:eastAsia="zh-CN"/>
              </w:rPr>
              <w:t>to be updated</w:t>
            </w:r>
            <w:r w:rsidR="00A662A8">
              <w:rPr>
                <w:lang w:eastAsia="zh-CN"/>
              </w:rPr>
              <w:t xml:space="preserve"> existing VNF instance</w:t>
            </w:r>
          </w:p>
          <w:p w:rsidR="00A662A8" w:rsidRPr="00D67489" w:rsidRDefault="00781CED" w:rsidP="00A662A8">
            <w:pPr>
              <w:pStyle w:val="TestCaseInfo"/>
              <w:rPr>
                <w:lang w:eastAsia="zh-CN"/>
              </w:rPr>
            </w:pPr>
            <w:r>
              <w:rPr>
                <w:lang w:eastAsia="zh-CN"/>
              </w:rPr>
              <w:t>vnfPackageID</w:t>
            </w:r>
            <w:r w:rsidR="00A662A8">
              <w:rPr>
                <w:lang w:eastAsia="zh-CN"/>
              </w:rPr>
              <w:tab/>
            </w:r>
            <w:r>
              <w:rPr>
                <w:lang w:eastAsia="zh-CN"/>
              </w:rPr>
              <w:tab/>
            </w:r>
            <w:r w:rsidR="00A662A8">
              <w:rPr>
                <w:lang w:eastAsia="zh-CN"/>
              </w:rPr>
              <w:t>the new sw image to</w:t>
            </w:r>
            <w:r w:rsidR="007D5F20">
              <w:rPr>
                <w:lang w:eastAsia="zh-CN"/>
              </w:rPr>
              <w:t xml:space="preserve"> what the VNF should be updated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r>
            <w:r w:rsidR="004A41A4">
              <w:rPr>
                <w:lang w:eastAsia="zh-CN"/>
              </w:rPr>
              <w:tab/>
            </w:r>
            <w:r w:rsidR="00A662A8">
              <w:rPr>
                <w:lang w:eastAsia="zh-CN"/>
              </w:rPr>
              <w:t>Success, th</w:t>
            </w:r>
            <w:r w:rsidR="007D5F20">
              <w:rPr>
                <w:lang w:eastAsia="zh-CN"/>
              </w:rPr>
              <w:t>e new compute ID of the updated</w:t>
            </w:r>
            <w:r w:rsidR="00A662A8">
              <w:rPr>
                <w:lang w:eastAsia="zh-CN"/>
              </w:rPr>
              <w:t xml:space="preserve"> entity</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7D5F20" w:rsidP="007D5F20">
            <w:pPr>
              <w:pStyle w:val="TestCaseInfo"/>
              <w:rPr>
                <w:lang w:eastAsia="zh-CN"/>
              </w:rPr>
            </w:pPr>
            <w:r>
              <w:rPr>
                <w:lang w:eastAsia="zh-CN"/>
              </w:rPr>
              <w:t>A VNF may need to be updated</w:t>
            </w:r>
            <w:r w:rsidR="00A662A8">
              <w:rPr>
                <w:lang w:eastAsia="zh-CN"/>
              </w:rPr>
              <w:t xml:space="preserve"> </w:t>
            </w:r>
            <w:r>
              <w:rPr>
                <w:lang w:eastAsia="zh-CN"/>
              </w:rPr>
              <w:t xml:space="preserve">with a bug fix of </w:t>
            </w:r>
            <w:r w:rsidR="00A662A8">
              <w:rPr>
                <w:lang w:eastAsia="zh-CN"/>
              </w:rPr>
              <w:t>the software. The command will replace the existing VNF with the new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4" w:name="_Toc477275731"/>
            <w:r>
              <w:t xml:space="preserve">Function: </w:t>
            </w:r>
            <w:r w:rsidR="00ED4205">
              <w:t>VNFM.</w:t>
            </w:r>
            <w:r w:rsidRPr="00292340">
              <w:t>VNF.Rollback</w:t>
            </w:r>
            <w:r>
              <w:t>()</w:t>
            </w:r>
            <w:bookmarkEnd w:id="6934"/>
          </w:p>
        </w:tc>
      </w:tr>
      <w:tr w:rsidR="007D5F2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sz w:val="20"/>
                <w:szCs w:val="20"/>
              </w:rPr>
              <w:t>vnfRecord</w:t>
            </w:r>
            <w:r w:rsidR="007D5F20">
              <w:rPr>
                <w:lang w:eastAsia="zh-CN"/>
              </w:rPr>
              <w:tab/>
            </w:r>
            <w:r w:rsidR="00781CED">
              <w:rPr>
                <w:lang w:eastAsia="zh-CN"/>
              </w:rPr>
              <w:tab/>
            </w:r>
            <w:r w:rsidR="007D5F20">
              <w:rPr>
                <w:lang w:eastAsia="zh-CN"/>
              </w:rPr>
              <w:t>to be rolledback existing VNF instance</w:t>
            </w:r>
          </w:p>
          <w:p w:rsidR="007D5F20" w:rsidRPr="00D67489" w:rsidRDefault="00781CED" w:rsidP="007D5F20">
            <w:pPr>
              <w:pStyle w:val="TestCaseInfo"/>
              <w:rPr>
                <w:lang w:eastAsia="zh-CN"/>
              </w:rPr>
            </w:pPr>
            <w:r>
              <w:rPr>
                <w:lang w:eastAsia="zh-CN"/>
              </w:rPr>
              <w:t>vnfPackageID</w:t>
            </w:r>
            <w:r w:rsidR="007D5F20">
              <w:rPr>
                <w:lang w:eastAsia="zh-CN"/>
              </w:rPr>
              <w:tab/>
            </w:r>
            <w:r>
              <w:rPr>
                <w:lang w:eastAsia="zh-CN"/>
              </w:rPr>
              <w:tab/>
            </w:r>
            <w:r w:rsidR="007D5F20">
              <w:rPr>
                <w:lang w:eastAsia="zh-CN"/>
              </w:rPr>
              <w:t>the new sw image to what the VNF should be rolledback</w:t>
            </w:r>
          </w:p>
        </w:tc>
      </w:tr>
      <w:tr w:rsidR="007D5F2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lang w:eastAsia="zh-CN"/>
              </w:rPr>
              <w:t>TRUE</w:t>
            </w:r>
            <w:r w:rsidR="007D5F20">
              <w:rPr>
                <w:lang w:eastAsia="zh-CN"/>
              </w:rPr>
              <w:tab/>
            </w:r>
            <w:r w:rsidR="004A41A4">
              <w:rPr>
                <w:lang w:eastAsia="zh-CN"/>
              </w:rPr>
              <w:tab/>
            </w:r>
            <w:r w:rsidR="007D5F20">
              <w:rPr>
                <w:lang w:eastAsia="zh-CN"/>
              </w:rPr>
              <w:t>Success, the new compute ID of the rolledback entity</w:t>
            </w:r>
          </w:p>
          <w:p w:rsidR="007D5F20" w:rsidRDefault="007D5F20" w:rsidP="007D5F20">
            <w:pPr>
              <w:pStyle w:val="TestCaseInfo"/>
              <w:rPr>
                <w:lang w:eastAsia="zh-CN"/>
              </w:rPr>
            </w:pPr>
            <w:r>
              <w:rPr>
                <w:lang w:eastAsia="zh-CN"/>
              </w:rPr>
              <w:t>FALSE</w:t>
            </w:r>
            <w:r>
              <w:rPr>
                <w:lang w:eastAsia="zh-CN"/>
              </w:rPr>
              <w:tab/>
            </w:r>
            <w:r>
              <w:rPr>
                <w:lang w:eastAsia="zh-CN"/>
              </w:rPr>
              <w:tab/>
              <w:t>Failure</w:t>
            </w:r>
          </w:p>
        </w:tc>
      </w:tr>
      <w:tr w:rsidR="007D5F2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7D5F20">
            <w:pPr>
              <w:pStyle w:val="TestCaseInfo"/>
              <w:rPr>
                <w:lang w:eastAsia="zh-CN"/>
              </w:rPr>
            </w:pPr>
            <w:r>
              <w:rPr>
                <w:lang w:eastAsia="zh-CN"/>
              </w:rPr>
              <w:t>A VNF may need to be rolledback to an older version of the software. The command will replace the existing VNF with the older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5" w:name="_Toc477275732"/>
            <w:r>
              <w:t xml:space="preserve">Function: </w:t>
            </w:r>
            <w:r w:rsidR="00ED4205">
              <w:t>VNFM.</w:t>
            </w:r>
            <w:r w:rsidRPr="00292340">
              <w:t>VNF.GetVNFstate</w:t>
            </w:r>
            <w:r>
              <w:t>()</w:t>
            </w:r>
            <w:bookmarkEnd w:id="693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E7531B">
            <w:pPr>
              <w:pStyle w:val="TestCaseInfo"/>
              <w:rPr>
                <w:lang w:eastAsia="zh-CN"/>
              </w:rPr>
            </w:pPr>
            <w:r>
              <w:rPr>
                <w:lang w:eastAsia="zh-CN"/>
              </w:rPr>
              <w:t>State of the VNF:</w:t>
            </w:r>
          </w:p>
          <w:p w:rsidR="00292340" w:rsidRDefault="007D5F20" w:rsidP="00FD6C0C">
            <w:pPr>
              <w:pStyle w:val="TestCaseInfo"/>
              <w:numPr>
                <w:ilvl w:val="0"/>
                <w:numId w:val="144"/>
              </w:numPr>
              <w:rPr>
                <w:lang w:eastAsia="zh-CN"/>
              </w:rPr>
            </w:pPr>
            <w:r>
              <w:rPr>
                <w:lang w:eastAsia="zh-CN"/>
              </w:rPr>
              <w:t>NotConfigured</w:t>
            </w:r>
          </w:p>
          <w:p w:rsidR="007D5F20" w:rsidRDefault="007D5F20" w:rsidP="00FD6C0C">
            <w:pPr>
              <w:pStyle w:val="TestCaseInfo"/>
              <w:numPr>
                <w:ilvl w:val="0"/>
                <w:numId w:val="144"/>
              </w:numPr>
              <w:rPr>
                <w:lang w:eastAsia="zh-CN"/>
              </w:rPr>
            </w:pPr>
            <w:r>
              <w:rPr>
                <w:lang w:eastAsia="zh-CN"/>
              </w:rPr>
              <w:t>Inactive</w:t>
            </w:r>
          </w:p>
          <w:p w:rsidR="007D5F20" w:rsidRDefault="007D5F20" w:rsidP="00FD6C0C">
            <w:pPr>
              <w:pStyle w:val="TestCaseInfo"/>
              <w:numPr>
                <w:ilvl w:val="0"/>
                <w:numId w:val="144"/>
              </w:numPr>
              <w:rPr>
                <w:lang w:eastAsia="zh-CN"/>
              </w:rPr>
            </w:pPr>
            <w:r>
              <w:rPr>
                <w:lang w:eastAsia="zh-CN"/>
              </w:rPr>
              <w:t>Active</w:t>
            </w:r>
          </w:p>
          <w:p w:rsidR="00933BAE" w:rsidRDefault="00933BAE" w:rsidP="00FD6C0C">
            <w:pPr>
              <w:pStyle w:val="TestCaseInfo"/>
              <w:numPr>
                <w:ilvl w:val="0"/>
                <w:numId w:val="144"/>
              </w:numPr>
              <w:rPr>
                <w:lang w:eastAsia="zh-CN"/>
              </w:rPr>
            </w:pPr>
            <w:r>
              <w:rPr>
                <w:lang w:eastAsia="zh-CN"/>
              </w:rPr>
              <w:t>FALSE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The command returns the current state of the VNF. </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6" w:name="_Toc477275733"/>
            <w:r>
              <w:t xml:space="preserve">Function: </w:t>
            </w:r>
            <w:r w:rsidR="00ED4205">
              <w:t>VNFM.</w:t>
            </w:r>
            <w:r w:rsidRPr="00292340">
              <w:t>VNF.GetvResourceList</w:t>
            </w:r>
            <w:r>
              <w:t>()</w:t>
            </w:r>
            <w:bookmarkEnd w:id="693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Returns the list of all allocated vResources of the instantiated VNF</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The command returns a list of all allocated vResources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7" w:name="_Toc477275734"/>
            <w:r>
              <w:t xml:space="preserve">Function: </w:t>
            </w:r>
            <w:r w:rsidR="00ED4205">
              <w:t>VNFM.</w:t>
            </w:r>
            <w:r w:rsidRPr="00292340">
              <w:t>VNF.ValidateAllocatedvResources</w:t>
            </w:r>
            <w:r>
              <w:t>()</w:t>
            </w:r>
            <w:bookmarkEnd w:id="693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p>
          <w:p w:rsidR="007D5F20" w:rsidRDefault="00781CED" w:rsidP="00E7531B">
            <w:pPr>
              <w:pStyle w:val="TestCaseInfo"/>
              <w:rPr>
                <w:lang w:eastAsia="zh-CN"/>
              </w:rPr>
            </w:pPr>
            <w:r>
              <w:rPr>
                <w:lang w:eastAsia="zh-CN"/>
              </w:rPr>
              <w:t>vnfPackageID</w:t>
            </w:r>
          </w:p>
          <w:p w:rsidR="007D5F20" w:rsidRDefault="007D5F20" w:rsidP="00E7531B">
            <w:pPr>
              <w:pStyle w:val="TestCaseInfo"/>
              <w:rPr>
                <w:lang w:eastAsia="zh-CN"/>
              </w:rPr>
            </w:pPr>
            <w:r>
              <w:rPr>
                <w:lang w:eastAsia="zh-CN"/>
              </w:rPr>
              <w:t>VNF Resize Level:</w:t>
            </w:r>
          </w:p>
          <w:p w:rsidR="00BA0A09" w:rsidRDefault="00BA0A09" w:rsidP="00FB6000">
            <w:pPr>
              <w:pStyle w:val="TestCaseInfo"/>
              <w:numPr>
                <w:ilvl w:val="0"/>
                <w:numId w:val="145"/>
              </w:numPr>
              <w:rPr>
                <w:lang w:eastAsia="zh-CN"/>
              </w:rPr>
            </w:pPr>
            <w:r>
              <w:rPr>
                <w:lang w:eastAsia="zh-CN"/>
              </w:rPr>
              <w:t>Initial</w:t>
            </w:r>
            <w:r w:rsidR="009440E3">
              <w:rPr>
                <w:lang w:eastAsia="zh-CN"/>
              </w:rPr>
              <w:t xml:space="preserve"> (</w:t>
            </w:r>
            <w:r w:rsidR="009440E3">
              <w:t>INITIAL_VRESOURCE_LEVEL)</w:t>
            </w:r>
          </w:p>
          <w:p w:rsidR="007D5F20" w:rsidRDefault="007D5F20" w:rsidP="00FB6000">
            <w:pPr>
              <w:pStyle w:val="TestCaseInfo"/>
              <w:numPr>
                <w:ilvl w:val="0"/>
                <w:numId w:val="145"/>
              </w:numPr>
              <w:rPr>
                <w:lang w:eastAsia="zh-CN"/>
              </w:rPr>
            </w:pPr>
            <w:r>
              <w:rPr>
                <w:lang w:eastAsia="zh-CN"/>
              </w:rPr>
              <w:t>Normal resize vResource Level</w:t>
            </w:r>
            <w:r w:rsidR="00853666">
              <w:rPr>
                <w:lang w:eastAsia="zh-CN"/>
              </w:rPr>
              <w:t xml:space="preserve"> </w:t>
            </w:r>
            <w:r w:rsidR="009440E3">
              <w:rPr>
                <w:lang w:eastAsia="zh-CN"/>
              </w:rPr>
              <w:t>(</w:t>
            </w:r>
            <w:r w:rsidR="009440E3">
              <w:t>NORMAL_VRESOURCE_LEVEL</w:t>
            </w:r>
            <w:r w:rsidR="00B478C4">
              <w:rPr>
                <w:lang w:eastAsia="zh-CN"/>
              </w:rPr>
              <w:t>)</w:t>
            </w:r>
          </w:p>
          <w:p w:rsidR="007D5F20" w:rsidRDefault="007D5F20" w:rsidP="00FB6000">
            <w:pPr>
              <w:pStyle w:val="TestCaseInfo"/>
              <w:numPr>
                <w:ilvl w:val="0"/>
                <w:numId w:val="145"/>
              </w:numPr>
              <w:rPr>
                <w:lang w:eastAsia="zh-CN"/>
              </w:rPr>
            </w:pPr>
            <w:r>
              <w:rPr>
                <w:lang w:eastAsia="zh-CN"/>
              </w:rPr>
              <w:t>Elevated resize vResource Level</w:t>
            </w:r>
            <w:r w:rsidR="00B478C4">
              <w:rPr>
                <w:lang w:eastAsia="zh-CN"/>
              </w:rPr>
              <w:t xml:space="preserve"> (ELEVATED_VRESOURCE_LEVEL)</w:t>
            </w:r>
          </w:p>
          <w:p w:rsidR="007D5F20" w:rsidRDefault="007D5F20" w:rsidP="00FB6000">
            <w:pPr>
              <w:pStyle w:val="TestCaseInfo"/>
              <w:numPr>
                <w:ilvl w:val="0"/>
                <w:numId w:val="145"/>
              </w:numPr>
              <w:rPr>
                <w:lang w:eastAsia="zh-CN"/>
              </w:rPr>
            </w:pPr>
            <w:r>
              <w:rPr>
                <w:lang w:eastAsia="zh-CN"/>
              </w:rPr>
              <w:t>Max resize vResource Level</w:t>
            </w:r>
            <w:r w:rsidR="004C0265">
              <w:rPr>
                <w:lang w:eastAsia="zh-CN"/>
              </w:rPr>
              <w:t xml:space="preserve"> (</w:t>
            </w:r>
            <w:r w:rsidR="004C0265">
              <w:t>MAX_</w:t>
            </w:r>
            <w:r w:rsidR="00B478C4">
              <w:t>RESIZE_</w:t>
            </w:r>
            <w:r w:rsidR="004C0265">
              <w:t>VRESOURCE_LEVEL)</w:t>
            </w:r>
          </w:p>
          <w:p w:rsidR="007D5F20" w:rsidRDefault="007D5F20" w:rsidP="00FB6000">
            <w:pPr>
              <w:pStyle w:val="TestCaseInfo"/>
              <w:numPr>
                <w:ilvl w:val="0"/>
                <w:numId w:val="145"/>
              </w:numPr>
              <w:rPr>
                <w:lang w:eastAsia="zh-CN"/>
              </w:rPr>
            </w:pPr>
            <w:r>
              <w:rPr>
                <w:lang w:eastAsia="zh-CN"/>
              </w:rPr>
              <w:t>Max resize vResource Level but reduced by VIM vResources</w:t>
            </w:r>
            <w:r w:rsidR="004C0265">
              <w:rPr>
                <w:lang w:eastAsia="zh-CN"/>
              </w:rPr>
              <w:t xml:space="preserve"> </w:t>
            </w:r>
            <w:r w:rsidR="004C0265">
              <w:t>(MAX_</w:t>
            </w:r>
            <w:r w:rsidR="00B478C4">
              <w:t>REDUCED_</w:t>
            </w:r>
            <w:r w:rsidR="004C0265">
              <w:t>RESIZE_VRESOURCE_LEVEL)</w:t>
            </w:r>
          </w:p>
          <w:p w:rsidR="00FB6000" w:rsidRDefault="00FB6000" w:rsidP="00FB6000">
            <w:pPr>
              <w:pStyle w:val="TestCaseInfo"/>
              <w:rPr>
                <w:lang w:eastAsia="zh-CN"/>
              </w:rPr>
            </w:pPr>
            <w:r>
              <w:rPr>
                <w:lang w:eastAsia="zh-CN"/>
              </w:rPr>
              <w:t>Type of vResource to be validated:</w:t>
            </w:r>
          </w:p>
          <w:p w:rsidR="00FB6000" w:rsidRDefault="00FB6000" w:rsidP="00FB6000">
            <w:pPr>
              <w:pStyle w:val="TestCaseInfo"/>
              <w:numPr>
                <w:ilvl w:val="0"/>
                <w:numId w:val="145"/>
              </w:numPr>
              <w:rPr>
                <w:lang w:eastAsia="zh-CN"/>
              </w:rPr>
            </w:pPr>
            <w:r>
              <w:rPr>
                <w:lang w:eastAsia="zh-CN"/>
              </w:rPr>
              <w:t>vMemory</w:t>
            </w:r>
          </w:p>
          <w:p w:rsidR="00FB6000" w:rsidRDefault="00FB6000" w:rsidP="00FB6000">
            <w:pPr>
              <w:pStyle w:val="TestCaseInfo"/>
              <w:numPr>
                <w:ilvl w:val="0"/>
                <w:numId w:val="145"/>
              </w:numPr>
              <w:rPr>
                <w:lang w:eastAsia="zh-CN"/>
              </w:rPr>
            </w:pPr>
            <w:r>
              <w:rPr>
                <w:lang w:eastAsia="zh-CN"/>
              </w:rPr>
              <w:t>vCPU cores</w:t>
            </w:r>
          </w:p>
          <w:p w:rsidR="00FB6000" w:rsidRDefault="00FB6000" w:rsidP="00FB6000">
            <w:pPr>
              <w:pStyle w:val="TestCaseInfo"/>
              <w:numPr>
                <w:ilvl w:val="0"/>
                <w:numId w:val="145"/>
              </w:numPr>
              <w:rPr>
                <w:lang w:eastAsia="zh-CN"/>
              </w:rPr>
            </w:pPr>
            <w:r>
              <w:rPr>
                <w:lang w:eastAsia="zh-CN"/>
              </w:rPr>
              <w:t>vStorage</w:t>
            </w:r>
          </w:p>
          <w:p w:rsidR="00FB6000" w:rsidRDefault="00FB6000" w:rsidP="00FB6000">
            <w:pPr>
              <w:pStyle w:val="TestCaseInfo"/>
              <w:numPr>
                <w:ilvl w:val="0"/>
                <w:numId w:val="145"/>
              </w:numPr>
              <w:rPr>
                <w:lang w:eastAsia="zh-CN"/>
              </w:rPr>
            </w:pPr>
            <w:r>
              <w:rPr>
                <w:lang w:eastAsia="zh-CN"/>
              </w:rPr>
              <w:t>vNIC or specialized hardware</w:t>
            </w:r>
          </w:p>
          <w:p w:rsidR="00FB6000" w:rsidRPr="00D67489" w:rsidRDefault="00FB6000" w:rsidP="00FB6000">
            <w:pPr>
              <w:pStyle w:val="TestCaseInfo"/>
              <w:numPr>
                <w:ilvl w:val="0"/>
                <w:numId w:val="145"/>
              </w:numPr>
              <w:rPr>
                <w:lang w:eastAsia="zh-CN"/>
              </w:rPr>
            </w:pPr>
            <w:r>
              <w:rPr>
                <w:lang w:eastAsia="zh-CN"/>
              </w:rPr>
              <w:t>vResource = any</w:t>
            </w:r>
          </w:p>
        </w:tc>
      </w:tr>
      <w:tr w:rsidR="00DC1C8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TRUE</w:t>
            </w:r>
            <w:r>
              <w:rPr>
                <w:lang w:eastAsia="zh-CN"/>
              </w:rPr>
              <w:tab/>
            </w:r>
            <w:r>
              <w:rPr>
                <w:lang w:eastAsia="zh-CN"/>
              </w:rPr>
              <w:tab/>
              <w:t>vResources are correctly allocated</w:t>
            </w:r>
          </w:p>
          <w:p w:rsidR="00DC1C88" w:rsidRDefault="00DC1C88" w:rsidP="00DC1C88">
            <w:pPr>
              <w:pStyle w:val="TestCaseInfo"/>
              <w:rPr>
                <w:lang w:eastAsia="zh-CN"/>
              </w:rPr>
            </w:pPr>
            <w:r>
              <w:rPr>
                <w:lang w:eastAsia="zh-CN"/>
              </w:rPr>
              <w:t>FALSE</w:t>
            </w:r>
            <w:r>
              <w:rPr>
                <w:lang w:eastAsia="zh-CN"/>
              </w:rPr>
              <w:tab/>
            </w:r>
            <w:r>
              <w:rPr>
                <w:lang w:eastAsia="zh-CN"/>
              </w:rPr>
              <w:tab/>
              <w:t>Failure, vResource mismatch</w:t>
            </w:r>
          </w:p>
        </w:tc>
      </w:tr>
      <w:tr w:rsidR="00DC1C8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The command validates that the VNF has been assigned the expected vResources in the current state.</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8" w:name="_Toc477275735"/>
            <w:r>
              <w:t xml:space="preserve">Function: </w:t>
            </w:r>
            <w:r w:rsidR="00ED4205">
              <w:t>VNFM.</w:t>
            </w:r>
            <w:r w:rsidRPr="00292340">
              <w:t>VNF.AllvResourcesReleased</w:t>
            </w:r>
            <w:r>
              <w:t>()</w:t>
            </w:r>
            <w:bookmarkEnd w:id="693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7B1F7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TRUE</w:t>
            </w:r>
            <w:r>
              <w:rPr>
                <w:lang w:eastAsia="zh-CN"/>
              </w:rPr>
              <w:tab/>
            </w:r>
            <w:r>
              <w:rPr>
                <w:lang w:eastAsia="zh-CN"/>
              </w:rPr>
              <w:tab/>
              <w:t>Success</w:t>
            </w:r>
          </w:p>
          <w:p w:rsidR="007B1F7E" w:rsidRDefault="007B1F7E" w:rsidP="007B1F7E">
            <w:pPr>
              <w:pStyle w:val="TestCaseInfo"/>
              <w:rPr>
                <w:lang w:eastAsia="zh-CN"/>
              </w:rPr>
            </w:pPr>
            <w:r>
              <w:rPr>
                <w:lang w:eastAsia="zh-CN"/>
              </w:rPr>
              <w:t>FALSE</w:t>
            </w:r>
            <w:r>
              <w:rPr>
                <w:lang w:eastAsia="zh-CN"/>
              </w:rPr>
              <w:tab/>
            </w:r>
            <w:r>
              <w:rPr>
                <w:lang w:eastAsia="zh-CN"/>
              </w:rPr>
              <w:tab/>
              <w:t>Failure</w:t>
            </w:r>
          </w:p>
        </w:tc>
      </w:tr>
      <w:tr w:rsidR="007B1F7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The command validates that all vResources of the VNF have been released after the termination command.</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39" w:name="_Toc477275736"/>
            <w:r>
              <w:t xml:space="preserve">Function: </w:t>
            </w:r>
            <w:r w:rsidR="00ED4205">
              <w:t>VNFM.</w:t>
            </w:r>
            <w:r w:rsidRPr="00292340">
              <w:t>VNF.GetScalingLevel</w:t>
            </w:r>
            <w:r>
              <w:t>()</w:t>
            </w:r>
            <w:bookmarkEnd w:id="693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292340"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B1F7E" w:rsidP="00E7531B">
            <w:pPr>
              <w:pStyle w:val="TestCaseInfo"/>
              <w:rPr>
                <w:lang w:eastAsia="zh-CN"/>
              </w:rPr>
            </w:pPr>
            <w:r>
              <w:rPr>
                <w:lang w:eastAsia="zh-CN"/>
              </w:rPr>
              <w:t>The command delivers the current vResource level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40" w:name="_Toc477275737"/>
            <w:r>
              <w:t xml:space="preserve">Function: </w:t>
            </w:r>
            <w:r w:rsidR="00ED4205">
              <w:t>VNFM.</w:t>
            </w:r>
            <w:r w:rsidRPr="00292340">
              <w:t>VNF.ScaleUpOrDown</w:t>
            </w:r>
            <w:r>
              <w:t>()</w:t>
            </w:r>
            <w:bookmarkEnd w:id="6940"/>
          </w:p>
        </w:tc>
      </w:tr>
      <w:tr w:rsidR="00CC2D2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Previous 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CC2D29"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CC2D2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DOWN</w:t>
            </w:r>
            <w:r>
              <w:rPr>
                <w:lang w:eastAsia="zh-CN"/>
              </w:rPr>
              <w:tab/>
            </w:r>
            <w:r>
              <w:rPr>
                <w:lang w:eastAsia="zh-CN"/>
              </w:rPr>
              <w:tab/>
              <w:t>VNF resize down</w:t>
            </w:r>
          </w:p>
          <w:p w:rsidR="00CC2D29" w:rsidRDefault="00CC2D29" w:rsidP="00CC2D29">
            <w:pPr>
              <w:pStyle w:val="TestCaseInfo"/>
              <w:rPr>
                <w:lang w:eastAsia="zh-CN"/>
              </w:rPr>
            </w:pPr>
            <w:r>
              <w:rPr>
                <w:lang w:eastAsia="zh-CN"/>
              </w:rPr>
              <w:t>UP</w:t>
            </w:r>
            <w:r>
              <w:rPr>
                <w:lang w:eastAsia="zh-CN"/>
              </w:rPr>
              <w:tab/>
            </w:r>
            <w:r>
              <w:rPr>
                <w:lang w:eastAsia="zh-CN"/>
              </w:rPr>
              <w:tab/>
              <w:t>VNF resized up</w:t>
            </w:r>
          </w:p>
          <w:p w:rsidR="00CC2D29" w:rsidRDefault="00CC2D29" w:rsidP="00CC2D29">
            <w:pPr>
              <w:pStyle w:val="TestCaseInfo"/>
              <w:rPr>
                <w:lang w:eastAsia="zh-CN"/>
              </w:rPr>
            </w:pPr>
            <w:r>
              <w:rPr>
                <w:lang w:eastAsia="zh-CN"/>
              </w:rPr>
              <w:t>EQUAL</w:t>
            </w:r>
            <w:r>
              <w:rPr>
                <w:lang w:eastAsia="zh-CN"/>
              </w:rPr>
              <w:tab/>
              <w:t>VNF didn’t resize</w:t>
            </w:r>
          </w:p>
        </w:tc>
      </w:tr>
      <w:tr w:rsidR="00CC2D2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The command compares the provided resize level to the current active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1E2A" w:rsidTr="00685CAE">
        <w:tc>
          <w:tcPr>
            <w:tcW w:w="9330" w:type="dxa"/>
            <w:gridSpan w:val="2"/>
            <w:tcBorders>
              <w:top w:val="single" w:sz="2" w:space="0" w:color="auto"/>
              <w:left w:val="single" w:sz="2" w:space="0" w:color="auto"/>
              <w:bottom w:val="single" w:sz="2" w:space="0" w:color="auto"/>
              <w:right w:val="single" w:sz="2" w:space="0" w:color="auto"/>
            </w:tcBorders>
            <w:hideMark/>
          </w:tcPr>
          <w:p w:rsidR="00B11E2A" w:rsidRDefault="00B11E2A" w:rsidP="00B11E2A">
            <w:pPr>
              <w:pStyle w:val="Function"/>
            </w:pPr>
            <w:bookmarkStart w:id="6941" w:name="_Toc477275738"/>
            <w:r>
              <w:t>Function: VNFM.</w:t>
            </w:r>
            <w:r w:rsidRPr="00292340">
              <w:t>VNF.Scale</w:t>
            </w:r>
            <w:r>
              <w:t>In</w:t>
            </w:r>
            <w:r w:rsidRPr="00292340">
              <w:t>Or</w:t>
            </w:r>
            <w:r>
              <w:t>Out()</w:t>
            </w:r>
            <w:bookmarkEnd w:id="6941"/>
          </w:p>
        </w:tc>
      </w:tr>
      <w:tr w:rsidR="00B11E2A" w:rsidTr="00685CAE">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685CAE">
            <w:pPr>
              <w:pStyle w:val="TestCaseInfo"/>
              <w:rPr>
                <w:lang w:eastAsia="zh-CN"/>
              </w:rPr>
            </w:pPr>
            <w:r>
              <w:rPr>
                <w:sz w:val="20"/>
                <w:szCs w:val="20"/>
              </w:rPr>
              <w:t>vnfRecord</w:t>
            </w:r>
          </w:p>
          <w:p w:rsidR="00B11E2A" w:rsidRDefault="00B11E2A" w:rsidP="00685CAE">
            <w:pPr>
              <w:pStyle w:val="TestCaseInfo"/>
              <w:rPr>
                <w:lang w:eastAsia="zh-CN"/>
              </w:rPr>
            </w:pPr>
            <w:r>
              <w:rPr>
                <w:lang w:eastAsia="zh-CN"/>
              </w:rPr>
              <w:t>Previous VNF Resize Level:</w:t>
            </w:r>
          </w:p>
          <w:p w:rsidR="00B11E2A" w:rsidRDefault="00B11E2A" w:rsidP="00685CAE">
            <w:pPr>
              <w:pStyle w:val="TestCaseInfo"/>
              <w:numPr>
                <w:ilvl w:val="0"/>
                <w:numId w:val="145"/>
              </w:numPr>
              <w:rPr>
                <w:lang w:eastAsia="zh-CN"/>
              </w:rPr>
            </w:pPr>
            <w:r>
              <w:rPr>
                <w:lang w:eastAsia="zh-CN"/>
              </w:rPr>
              <w:t>Initial (</w:t>
            </w:r>
            <w:r>
              <w:t>INITIAL_VRESOURCE_LEVEL)</w:t>
            </w:r>
          </w:p>
          <w:p w:rsidR="00B11E2A" w:rsidRDefault="00B11E2A" w:rsidP="00685CAE">
            <w:pPr>
              <w:pStyle w:val="TestCaseInfo"/>
              <w:numPr>
                <w:ilvl w:val="0"/>
                <w:numId w:val="145"/>
              </w:numPr>
              <w:rPr>
                <w:lang w:eastAsia="zh-CN"/>
              </w:rPr>
            </w:pPr>
            <w:r>
              <w:rPr>
                <w:lang w:eastAsia="zh-CN"/>
              </w:rPr>
              <w:t>Normal resize vResource Level (</w:t>
            </w:r>
            <w:r>
              <w:t>NORMAL_VRESOURCE_LEVEL</w:t>
            </w:r>
            <w:r>
              <w:rPr>
                <w:lang w:eastAsia="zh-CN"/>
              </w:rPr>
              <w:t>)</w:t>
            </w:r>
          </w:p>
          <w:p w:rsidR="00B11E2A" w:rsidRDefault="00B11E2A" w:rsidP="00685CAE">
            <w:pPr>
              <w:pStyle w:val="TestCaseInfo"/>
              <w:numPr>
                <w:ilvl w:val="0"/>
                <w:numId w:val="145"/>
              </w:numPr>
              <w:rPr>
                <w:lang w:eastAsia="zh-CN"/>
              </w:rPr>
            </w:pPr>
            <w:r>
              <w:rPr>
                <w:lang w:eastAsia="zh-CN"/>
              </w:rPr>
              <w:t>Elevated resize vResource Level (ELEVATED_VRESOURCE_LEVEL)</w:t>
            </w:r>
          </w:p>
          <w:p w:rsidR="00B11E2A" w:rsidRDefault="00B11E2A" w:rsidP="00685CAE">
            <w:pPr>
              <w:pStyle w:val="TestCaseInfo"/>
              <w:numPr>
                <w:ilvl w:val="0"/>
                <w:numId w:val="145"/>
              </w:numPr>
              <w:rPr>
                <w:lang w:eastAsia="zh-CN"/>
              </w:rPr>
            </w:pPr>
            <w:r>
              <w:rPr>
                <w:lang w:eastAsia="zh-CN"/>
              </w:rPr>
              <w:t>Max resize vResource Level (</w:t>
            </w:r>
            <w:r>
              <w:t>MAX_RESIZE_VRESOURCE_LEVEL)</w:t>
            </w:r>
          </w:p>
          <w:p w:rsidR="00B11E2A" w:rsidRDefault="00B11E2A" w:rsidP="00685CAE">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B11E2A" w:rsidTr="00685CAE">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11E2A" w:rsidRDefault="00FD4435" w:rsidP="00685CAE">
            <w:pPr>
              <w:pStyle w:val="TestCaseInfo"/>
              <w:rPr>
                <w:lang w:eastAsia="zh-CN"/>
              </w:rPr>
            </w:pPr>
            <w:r>
              <w:rPr>
                <w:lang w:eastAsia="zh-CN"/>
              </w:rPr>
              <w:t>IN</w:t>
            </w:r>
            <w:r w:rsidR="00B11E2A">
              <w:rPr>
                <w:lang w:eastAsia="zh-CN"/>
              </w:rPr>
              <w:tab/>
            </w:r>
            <w:r w:rsidR="00B11E2A">
              <w:rPr>
                <w:lang w:eastAsia="zh-CN"/>
              </w:rPr>
              <w:tab/>
              <w:t>VNF resize down</w:t>
            </w:r>
          </w:p>
          <w:p w:rsidR="00B11E2A" w:rsidRDefault="00FD4435" w:rsidP="00685CAE">
            <w:pPr>
              <w:pStyle w:val="TestCaseInfo"/>
              <w:rPr>
                <w:lang w:eastAsia="zh-CN"/>
              </w:rPr>
            </w:pPr>
            <w:r>
              <w:rPr>
                <w:lang w:eastAsia="zh-CN"/>
              </w:rPr>
              <w:t>OUT</w:t>
            </w:r>
            <w:r w:rsidR="00B11E2A">
              <w:rPr>
                <w:lang w:eastAsia="zh-CN"/>
              </w:rPr>
              <w:tab/>
            </w:r>
            <w:r w:rsidR="00B11E2A">
              <w:rPr>
                <w:lang w:eastAsia="zh-CN"/>
              </w:rPr>
              <w:tab/>
              <w:t>VNF resized up</w:t>
            </w:r>
          </w:p>
          <w:p w:rsidR="00B11E2A" w:rsidRDefault="00B11E2A" w:rsidP="00685CAE">
            <w:pPr>
              <w:pStyle w:val="TestCaseInfo"/>
              <w:rPr>
                <w:lang w:eastAsia="zh-CN"/>
              </w:rPr>
            </w:pPr>
            <w:r>
              <w:rPr>
                <w:lang w:eastAsia="zh-CN"/>
              </w:rPr>
              <w:t>EQUAL</w:t>
            </w:r>
            <w:r>
              <w:rPr>
                <w:lang w:eastAsia="zh-CN"/>
              </w:rPr>
              <w:tab/>
              <w:t>VNF didn’t resize</w:t>
            </w:r>
          </w:p>
        </w:tc>
      </w:tr>
      <w:tr w:rsidR="00B11E2A" w:rsidTr="00685CA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11E2A" w:rsidRDefault="00B11E2A" w:rsidP="00685CAE">
            <w:pPr>
              <w:pStyle w:val="TestCaseInfo"/>
              <w:rPr>
                <w:lang w:eastAsia="zh-CN"/>
              </w:rPr>
            </w:pPr>
            <w:r>
              <w:rPr>
                <w:lang w:eastAsia="zh-CN"/>
              </w:rPr>
              <w:t>The command compares the provided resize level to the current active VNF resize level.</w:t>
            </w:r>
          </w:p>
        </w:tc>
      </w:tr>
    </w:tbl>
    <w:p w:rsidR="00B11E2A" w:rsidRDefault="00B11E2A" w:rsidP="00292340"/>
    <w:p w:rsidR="00B11E2A" w:rsidRDefault="00B11E2A"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42" w:name="_Toc477275739"/>
            <w:r>
              <w:t xml:space="preserve">Function: </w:t>
            </w:r>
            <w:r w:rsidR="00ED4205">
              <w:t>VNFM.</w:t>
            </w:r>
            <w:r w:rsidRPr="00292340">
              <w:t>VNF.TriggerResizevResources</w:t>
            </w:r>
            <w:r>
              <w:t>()</w:t>
            </w:r>
            <w:bookmarkEnd w:id="694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Trigger type:</w:t>
            </w:r>
          </w:p>
          <w:p w:rsidR="006E70F4" w:rsidRDefault="006E70F4" w:rsidP="006E70F4">
            <w:pPr>
              <w:pStyle w:val="TestCaseInfo"/>
              <w:numPr>
                <w:ilvl w:val="0"/>
                <w:numId w:val="146"/>
              </w:numPr>
              <w:rPr>
                <w:ins w:id="6943" w:author="Dragomir, Mihai-Stefan" w:date="2017-02-21T09:59:00Z"/>
                <w:lang w:eastAsia="zh-CN"/>
              </w:rPr>
            </w:pPr>
            <w:ins w:id="6944" w:author="Dragomir, Mihai-Stefan" w:date="2017-02-21T09:59:00Z">
              <w:r w:rsidRPr="006E70F4">
                <w:rPr>
                  <w:lang w:eastAsia="zh-CN"/>
                </w:rPr>
                <w:t>VNFM/MANO generated events - Auto Scaling  ( e.g. based on monitoring of resource utilization of the VNF's VMs, upon events received from VNF, EM, VIM)</w:t>
              </w:r>
            </w:ins>
          </w:p>
          <w:p w:rsidR="006E70F4" w:rsidRDefault="006E70F4" w:rsidP="006E70F4">
            <w:pPr>
              <w:pStyle w:val="TestCaseInfo"/>
              <w:numPr>
                <w:ilvl w:val="0"/>
                <w:numId w:val="146"/>
              </w:numPr>
              <w:rPr>
                <w:ins w:id="6945" w:author="Dragomir, Mihai-Stefan" w:date="2017-02-21T09:59:00Z"/>
                <w:lang w:eastAsia="zh-CN"/>
              </w:rPr>
            </w:pPr>
            <w:ins w:id="6946" w:author="Dragomir, Mihai-Stefan" w:date="2017-02-21T09:59:00Z">
              <w:r w:rsidRPr="006E70F4">
                <w:rPr>
                  <w:lang w:eastAsia="zh-CN"/>
                </w:rPr>
                <w:t>VNF generated event – On-demand  Scaling ( e.g. based on traffic, VNF generates the request internally)</w:t>
              </w:r>
            </w:ins>
          </w:p>
          <w:p w:rsidR="006E70F4" w:rsidRDefault="006E70F4" w:rsidP="006E70F4">
            <w:pPr>
              <w:pStyle w:val="TestCaseInfo"/>
              <w:numPr>
                <w:ilvl w:val="0"/>
                <w:numId w:val="146"/>
              </w:numPr>
              <w:rPr>
                <w:ins w:id="6947" w:author="Dragomir, Mihai-Stefan" w:date="2017-02-21T09:59:00Z"/>
                <w:lang w:eastAsia="zh-CN"/>
              </w:rPr>
            </w:pPr>
            <w:ins w:id="6948" w:author="Dragomir, Mihai-Stefan" w:date="2017-02-21T09:59:00Z">
              <w:r w:rsidRPr="006E70F4">
                <w:rPr>
                  <w:lang w:eastAsia="zh-CN"/>
                </w:rPr>
                <w:t>VIM generated event – On-demand Scaling</w:t>
              </w:r>
            </w:ins>
          </w:p>
          <w:p w:rsidR="006E70F4" w:rsidRDefault="006E70F4" w:rsidP="006E70F4">
            <w:pPr>
              <w:pStyle w:val="TestCaseInfo"/>
              <w:numPr>
                <w:ilvl w:val="0"/>
                <w:numId w:val="146"/>
              </w:numPr>
              <w:rPr>
                <w:ins w:id="6949" w:author="Dragomir, Mihai-Stefan" w:date="2017-02-21T09:59:00Z"/>
                <w:lang w:eastAsia="zh-CN"/>
              </w:rPr>
            </w:pPr>
            <w:ins w:id="6950" w:author="Dragomir, Mihai-Stefan" w:date="2017-02-21T09:59:00Z">
              <w:r w:rsidRPr="006E70F4">
                <w:rPr>
                  <w:lang w:eastAsia="zh-CN"/>
                </w:rPr>
                <w:t>EM generated event – On-demand Scaling (e.g. EM receives information from the VNF and determines the need to auto scale)</w:t>
              </w:r>
            </w:ins>
          </w:p>
          <w:p w:rsidR="006E70F4" w:rsidRDefault="006E70F4" w:rsidP="006E70F4">
            <w:pPr>
              <w:pStyle w:val="TestCaseInfo"/>
              <w:numPr>
                <w:ilvl w:val="0"/>
                <w:numId w:val="146"/>
              </w:numPr>
              <w:rPr>
                <w:ins w:id="6951" w:author="Dragomir, Mihai-Stefan" w:date="2017-02-21T09:59:00Z"/>
                <w:lang w:eastAsia="zh-CN"/>
              </w:rPr>
            </w:pPr>
            <w:ins w:id="6952" w:author="Dragomir, Mihai-Stefan" w:date="2017-02-21T09:59:00Z">
              <w:r w:rsidRPr="006E70F4">
                <w:rPr>
                  <w:lang w:eastAsia="zh-CN"/>
                </w:rPr>
                <w:t>MANO generated event - Manual Scaling  (e.g. by operating the MANO interface/API)</w:t>
              </w:r>
            </w:ins>
          </w:p>
          <w:p w:rsidR="006E70F4" w:rsidRDefault="006E70F4" w:rsidP="006E70F4">
            <w:pPr>
              <w:pStyle w:val="TestCaseInfo"/>
              <w:numPr>
                <w:ilvl w:val="0"/>
                <w:numId w:val="146"/>
              </w:numPr>
              <w:rPr>
                <w:ins w:id="6953" w:author="Dragomir, Mihai-Stefan" w:date="2017-02-21T09:59:00Z"/>
                <w:lang w:eastAsia="zh-CN"/>
              </w:rPr>
            </w:pPr>
            <w:ins w:id="6954" w:author="Dragomir, Mihai-Stefan" w:date="2017-02-21T09:59:00Z">
              <w:r w:rsidRPr="006E70F4">
                <w:rPr>
                  <w:lang w:eastAsia="zh-CN"/>
                </w:rPr>
                <w:t>VNF generated event - Manual Scaling</w:t>
              </w:r>
            </w:ins>
          </w:p>
          <w:p w:rsidR="00CC2D29" w:rsidDel="006E70F4" w:rsidRDefault="006E70F4" w:rsidP="006E70F4">
            <w:pPr>
              <w:pStyle w:val="TestCaseInfo"/>
              <w:numPr>
                <w:ilvl w:val="0"/>
                <w:numId w:val="146"/>
              </w:numPr>
              <w:rPr>
                <w:del w:id="6955" w:author="Dragomir, Mihai-Stefan" w:date="2017-02-21T09:59:00Z"/>
                <w:lang w:eastAsia="zh-CN"/>
              </w:rPr>
            </w:pPr>
            <w:ins w:id="6956" w:author="Dragomir, Mihai-Stefan" w:date="2017-02-21T09:59:00Z">
              <w:r w:rsidRPr="006E70F4">
                <w:rPr>
                  <w:lang w:eastAsia="zh-CN"/>
                </w:rPr>
                <w:t>EM generated event – Manual Scaling</w:t>
              </w:r>
            </w:ins>
            <w:del w:id="6957" w:author="Dragomir, Mihai-Stefan" w:date="2017-02-21T09:59:00Z">
              <w:r w:rsidR="00CC2D29" w:rsidDel="006E70F4">
                <w:rPr>
                  <w:lang w:eastAsia="zh-CN"/>
                </w:rPr>
                <w:delText>command to the VNFM</w:delText>
              </w:r>
            </w:del>
          </w:p>
          <w:p w:rsidR="00CC2D29" w:rsidDel="006E70F4" w:rsidRDefault="00CC2D29" w:rsidP="006E70F4">
            <w:pPr>
              <w:pStyle w:val="TestCaseInfo"/>
              <w:numPr>
                <w:ilvl w:val="0"/>
                <w:numId w:val="146"/>
              </w:numPr>
              <w:rPr>
                <w:del w:id="6958" w:author="Dragomir, Mihai-Stefan" w:date="2017-02-21T09:59:00Z"/>
                <w:lang w:eastAsia="zh-CN"/>
              </w:rPr>
            </w:pPr>
            <w:del w:id="6959" w:author="Dragomir, Mihai-Stefan" w:date="2017-02-21T09:59:00Z">
              <w:r w:rsidDel="006E70F4">
                <w:rPr>
                  <w:lang w:eastAsia="zh-CN"/>
                </w:rPr>
                <w:delText>higher traffic load over a longer period of time</w:delText>
              </w:r>
            </w:del>
          </w:p>
          <w:p w:rsidR="00CC2D29" w:rsidDel="006E70F4" w:rsidRDefault="00CC2D29" w:rsidP="006E70F4">
            <w:pPr>
              <w:pStyle w:val="TestCaseInfo"/>
              <w:numPr>
                <w:ilvl w:val="0"/>
                <w:numId w:val="146"/>
              </w:numPr>
              <w:rPr>
                <w:del w:id="6960" w:author="Dragomir, Mihai-Stefan" w:date="2017-02-21T09:59:00Z"/>
                <w:lang w:eastAsia="zh-CN"/>
              </w:rPr>
            </w:pPr>
            <w:del w:id="6961" w:author="Dragomir, Mihai-Stefan" w:date="2017-02-21T09:59:00Z">
              <w:r w:rsidDel="006E70F4">
                <w:rPr>
                  <w:lang w:eastAsia="zh-CN"/>
                </w:rPr>
                <w:delText>triggered by EM</w:delText>
              </w:r>
            </w:del>
          </w:p>
          <w:p w:rsidR="00CC2D29" w:rsidRDefault="00CC2D29" w:rsidP="006E70F4">
            <w:pPr>
              <w:pStyle w:val="TestCaseInfo"/>
              <w:numPr>
                <w:ilvl w:val="0"/>
                <w:numId w:val="146"/>
              </w:numPr>
              <w:rPr>
                <w:lang w:eastAsia="zh-CN"/>
              </w:rPr>
            </w:pPr>
            <w:del w:id="6962" w:author="Dragomir, Mihai-Stefan" w:date="2017-02-21T09:59:00Z">
              <w:r w:rsidDel="006E70F4">
                <w:rPr>
                  <w:lang w:eastAsia="zh-CN"/>
                </w:rPr>
                <w:delText>triggered by VNF</w:delText>
              </w:r>
            </w:del>
          </w:p>
          <w:p w:rsidR="00CC2D29" w:rsidRDefault="00CC2D29" w:rsidP="00CC2D29">
            <w:pPr>
              <w:pStyle w:val="TestCaseInfo"/>
              <w:rPr>
                <w:lang w:eastAsia="zh-CN"/>
              </w:rPr>
            </w:pPr>
            <w:r>
              <w:rPr>
                <w:lang w:eastAsia="zh-CN"/>
              </w:rPr>
              <w:t>Resize Level:</w:t>
            </w:r>
          </w:p>
          <w:p w:rsidR="00B478C4" w:rsidRDefault="00B478C4" w:rsidP="006E70F4">
            <w:pPr>
              <w:pStyle w:val="TestCaseInfo"/>
              <w:numPr>
                <w:ilvl w:val="0"/>
                <w:numId w:val="146"/>
              </w:numPr>
              <w:rPr>
                <w:lang w:eastAsia="zh-CN"/>
              </w:rPr>
            </w:pPr>
            <w:r>
              <w:rPr>
                <w:lang w:eastAsia="zh-CN"/>
              </w:rPr>
              <w:lastRenderedPageBreak/>
              <w:t>Initial (</w:t>
            </w:r>
            <w:r>
              <w:t>INITIAL_VRESOURCE_LEVEL)</w:t>
            </w:r>
          </w:p>
          <w:p w:rsidR="00B478C4" w:rsidRDefault="00B478C4" w:rsidP="006E70F4">
            <w:pPr>
              <w:pStyle w:val="TestCaseInfo"/>
              <w:numPr>
                <w:ilvl w:val="0"/>
                <w:numId w:val="146"/>
              </w:numPr>
              <w:rPr>
                <w:lang w:eastAsia="zh-CN"/>
              </w:rPr>
            </w:pPr>
            <w:r>
              <w:rPr>
                <w:lang w:eastAsia="zh-CN"/>
              </w:rPr>
              <w:t>Normal resize vResource Level (</w:t>
            </w:r>
            <w:r>
              <w:t>NORMAL_VRESOURCE_LEVEL</w:t>
            </w:r>
            <w:r>
              <w:rPr>
                <w:lang w:eastAsia="zh-CN"/>
              </w:rPr>
              <w:t>)</w:t>
            </w:r>
          </w:p>
          <w:p w:rsidR="00B478C4" w:rsidRDefault="00B478C4" w:rsidP="006E70F4">
            <w:pPr>
              <w:pStyle w:val="TestCaseInfo"/>
              <w:numPr>
                <w:ilvl w:val="0"/>
                <w:numId w:val="146"/>
              </w:numPr>
              <w:rPr>
                <w:lang w:eastAsia="zh-CN"/>
              </w:rPr>
            </w:pPr>
            <w:r>
              <w:rPr>
                <w:lang w:eastAsia="zh-CN"/>
              </w:rPr>
              <w:t>Elevated resize vResource Level (ELEVATED_VRESOURCE_LEVEL)</w:t>
            </w:r>
          </w:p>
          <w:p w:rsidR="00B478C4" w:rsidRDefault="00B478C4" w:rsidP="006E70F4">
            <w:pPr>
              <w:pStyle w:val="TestCaseInfo"/>
              <w:numPr>
                <w:ilvl w:val="0"/>
                <w:numId w:val="146"/>
              </w:numPr>
              <w:rPr>
                <w:lang w:eastAsia="zh-CN"/>
              </w:rPr>
            </w:pPr>
            <w:r>
              <w:rPr>
                <w:lang w:eastAsia="zh-CN"/>
              </w:rPr>
              <w:t>Max resize vResource Level (</w:t>
            </w:r>
            <w:r>
              <w:t>MAX_RESIZE_VRESOURCE_LEVEL)</w:t>
            </w:r>
          </w:p>
          <w:p w:rsidR="00B478C4" w:rsidRDefault="00B478C4" w:rsidP="006E70F4">
            <w:pPr>
              <w:pStyle w:val="TestCaseInfo"/>
              <w:numPr>
                <w:ilvl w:val="0"/>
                <w:numId w:val="146"/>
              </w:numPr>
            </w:pPr>
            <w:r>
              <w:rPr>
                <w:lang w:eastAsia="zh-CN"/>
              </w:rPr>
              <w:t xml:space="preserve">Max resize vResource Level but reduced by VIM vResources </w:t>
            </w:r>
            <w:r>
              <w:t>(MAX_REDUCED_RESIZE_VRESOURCE_LEVEL)</w:t>
            </w:r>
          </w:p>
          <w:p w:rsidR="00CC2D29" w:rsidRDefault="00CC2D29" w:rsidP="00B478C4">
            <w:pPr>
              <w:pStyle w:val="TestCaseInfo"/>
              <w:rPr>
                <w:lang w:eastAsia="zh-CN"/>
              </w:rPr>
            </w:pPr>
            <w:r>
              <w:rPr>
                <w:lang w:eastAsia="zh-CN"/>
              </w:rPr>
              <w:t>Type of vResource to be resized:</w:t>
            </w:r>
          </w:p>
          <w:p w:rsidR="00CC2D29" w:rsidRDefault="00CC2D29" w:rsidP="006E70F4">
            <w:pPr>
              <w:pStyle w:val="TestCaseInfo"/>
              <w:numPr>
                <w:ilvl w:val="0"/>
                <w:numId w:val="146"/>
              </w:numPr>
              <w:rPr>
                <w:lang w:eastAsia="zh-CN"/>
              </w:rPr>
            </w:pPr>
            <w:r>
              <w:rPr>
                <w:lang w:eastAsia="zh-CN"/>
              </w:rPr>
              <w:t>vMemory</w:t>
            </w:r>
          </w:p>
          <w:p w:rsidR="00CC2D29" w:rsidRDefault="00CC2D29" w:rsidP="006E70F4">
            <w:pPr>
              <w:pStyle w:val="TestCaseInfo"/>
              <w:numPr>
                <w:ilvl w:val="0"/>
                <w:numId w:val="146"/>
              </w:numPr>
              <w:rPr>
                <w:lang w:eastAsia="zh-CN"/>
              </w:rPr>
            </w:pPr>
            <w:r>
              <w:rPr>
                <w:lang w:eastAsia="zh-CN"/>
              </w:rPr>
              <w:t>vCPU cores</w:t>
            </w:r>
          </w:p>
          <w:p w:rsidR="00CC2D29" w:rsidRDefault="00CC2D29" w:rsidP="006E70F4">
            <w:pPr>
              <w:pStyle w:val="TestCaseInfo"/>
              <w:numPr>
                <w:ilvl w:val="0"/>
                <w:numId w:val="146"/>
              </w:numPr>
              <w:rPr>
                <w:lang w:eastAsia="zh-CN"/>
              </w:rPr>
            </w:pPr>
            <w:r>
              <w:rPr>
                <w:lang w:eastAsia="zh-CN"/>
              </w:rPr>
              <w:t>vStorage</w:t>
            </w:r>
          </w:p>
          <w:p w:rsidR="00CC2D29" w:rsidRDefault="00CC2D29" w:rsidP="006E70F4">
            <w:pPr>
              <w:pStyle w:val="TestCaseInfo"/>
              <w:numPr>
                <w:ilvl w:val="0"/>
                <w:numId w:val="146"/>
              </w:numPr>
              <w:rPr>
                <w:lang w:eastAsia="zh-CN"/>
              </w:rPr>
            </w:pPr>
            <w:r>
              <w:rPr>
                <w:lang w:eastAsia="zh-CN"/>
              </w:rPr>
              <w:t>vNIC or specialized hardware</w:t>
            </w:r>
          </w:p>
          <w:p w:rsidR="00292340" w:rsidRPr="00D67489" w:rsidRDefault="00CC2D29" w:rsidP="006E70F4">
            <w:pPr>
              <w:pStyle w:val="TestCaseInfo"/>
              <w:numPr>
                <w:ilvl w:val="0"/>
                <w:numId w:val="146"/>
              </w:numPr>
              <w:rPr>
                <w:lang w:eastAsia="zh-CN"/>
              </w:rPr>
            </w:pPr>
            <w:r>
              <w:rPr>
                <w:lang w:eastAsia="zh-CN"/>
              </w:rPr>
              <w:t>vResource =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TRUE</w:t>
            </w:r>
            <w:r>
              <w:rPr>
                <w:lang w:eastAsia="zh-CN"/>
              </w:rPr>
              <w:tab/>
            </w:r>
            <w:r>
              <w:rPr>
                <w:lang w:eastAsia="zh-CN"/>
              </w:rPr>
              <w:tab/>
              <w:t>Success</w:t>
            </w:r>
          </w:p>
          <w:p w:rsidR="00292340" w:rsidRDefault="00CC2D29" w:rsidP="00CC2D29">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CC2D29" w:rsidP="00E7531B">
            <w:pPr>
              <w:pStyle w:val="TestCaseInfo"/>
              <w:rPr>
                <w:lang w:eastAsia="zh-CN"/>
              </w:rPr>
            </w:pPr>
            <w:r>
              <w:rPr>
                <w:lang w:eastAsia="zh-CN"/>
              </w:rPr>
              <w:t xml:space="preserve">The command’s task is to initiate the resizing of the VNF. To trigger a resize </w:t>
            </w:r>
            <w:r w:rsidR="00D05AB8">
              <w:rPr>
                <w:lang w:eastAsia="zh-CN"/>
              </w:rPr>
              <w:t>of a VNF, depends on the type of the VNF implementation and the used functionality.</w:t>
            </w:r>
          </w:p>
        </w:tc>
      </w:tr>
    </w:tbl>
    <w:p w:rsidR="00292340" w:rsidRDefault="00292340" w:rsidP="00292340"/>
    <w:p w:rsidR="00874974" w:rsidRDefault="00874974" w:rsidP="00874974">
      <w:pPr>
        <w:pStyle w:val="Heading3"/>
      </w:pPr>
      <w:bookmarkStart w:id="6963" w:name="_Toc477275674"/>
      <w:r>
        <w:t>Migration</w:t>
      </w:r>
      <w:bookmarkEnd w:id="6963"/>
    </w:p>
    <w:p w:rsidR="00874974" w:rsidRDefault="00F3163D" w:rsidP="00292340">
      <w:r>
        <w:t>Migration related commands can be found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B60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FB6000" w:rsidRDefault="00FB6000" w:rsidP="00E26EBA">
            <w:pPr>
              <w:pStyle w:val="Function"/>
            </w:pPr>
            <w:bookmarkStart w:id="6964" w:name="_Toc477275740"/>
            <w:r>
              <w:t>Function: VNFM.</w:t>
            </w:r>
            <w:r w:rsidRPr="00292340">
              <w:t>Migration.</w:t>
            </w:r>
            <w:r>
              <w:t>GetMigrationType ()</w:t>
            </w:r>
            <w:bookmarkEnd w:id="6964"/>
          </w:p>
        </w:tc>
      </w:tr>
      <w:tr w:rsidR="00FB6000"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B6000" w:rsidRPr="00D67489" w:rsidRDefault="00FB6000" w:rsidP="00E26EBA">
            <w:pPr>
              <w:pStyle w:val="TestCaseInfo"/>
              <w:rPr>
                <w:lang w:eastAsia="zh-CN"/>
              </w:rPr>
            </w:pPr>
            <w:r>
              <w:rPr>
                <w:sz w:val="20"/>
                <w:szCs w:val="20"/>
              </w:rPr>
              <w:t>vnfRecord</w:t>
            </w:r>
          </w:p>
        </w:tc>
      </w:tr>
      <w:tr w:rsidR="00FB60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E26EBA">
            <w:pPr>
              <w:pStyle w:val="TestCaseInfo"/>
              <w:rPr>
                <w:lang w:eastAsia="zh-CN"/>
              </w:rPr>
            </w:pPr>
            <w:r w:rsidRPr="004602BE">
              <w:rPr>
                <w:lang w:eastAsia="zh-CN"/>
              </w:rPr>
              <w:t>LIVE_MIGRATION</w:t>
            </w:r>
            <w:r>
              <w:rPr>
                <w:lang w:eastAsia="zh-CN"/>
              </w:rPr>
              <w:tab/>
              <w:t xml:space="preserve">            VNF supports live migration</w:t>
            </w:r>
          </w:p>
          <w:p w:rsidR="00FB6000" w:rsidRDefault="00FB6000" w:rsidP="00E26EBA">
            <w:pPr>
              <w:pStyle w:val="TestCaseInfo"/>
              <w:rPr>
                <w:lang w:eastAsia="zh-CN"/>
              </w:rPr>
            </w:pPr>
            <w:r w:rsidRPr="00CE73FA">
              <w:rPr>
                <w:lang w:eastAsia="zh-CN"/>
              </w:rPr>
              <w:t>OFFLINE_MIGRATION</w:t>
            </w:r>
            <w:r>
              <w:rPr>
                <w:lang w:eastAsia="zh-CN"/>
              </w:rPr>
              <w:tab/>
              <w:t>VNF supports offline migration</w:t>
            </w:r>
          </w:p>
          <w:p w:rsidR="00FB6000" w:rsidRDefault="00FB6000" w:rsidP="00E26EBA">
            <w:pPr>
              <w:pStyle w:val="TestCaseInfo"/>
              <w:rPr>
                <w:lang w:eastAsia="zh-CN"/>
              </w:rPr>
            </w:pPr>
            <w:r>
              <w:rPr>
                <w:lang w:eastAsia="zh-CN"/>
              </w:rPr>
              <w:t>FALSE</w:t>
            </w:r>
            <w:r>
              <w:rPr>
                <w:lang w:eastAsia="zh-CN"/>
              </w:rPr>
              <w:tab/>
            </w:r>
            <w:r>
              <w:rPr>
                <w:lang w:eastAsia="zh-CN"/>
              </w:rPr>
              <w:tab/>
            </w:r>
            <w:r>
              <w:rPr>
                <w:lang w:eastAsia="zh-CN"/>
              </w:rPr>
              <w:tab/>
              <w:t xml:space="preserve">            No migration supported by VNF</w:t>
            </w:r>
          </w:p>
        </w:tc>
      </w:tr>
      <w:tr w:rsidR="00FB60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B6000" w:rsidRDefault="00FB6000"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B6000" w:rsidRDefault="00FB6000" w:rsidP="00FB6000">
            <w:pPr>
              <w:pStyle w:val="TestCaseInfo"/>
              <w:rPr>
                <w:lang w:eastAsia="zh-CN"/>
              </w:rPr>
            </w:pPr>
            <w:r>
              <w:rPr>
                <w:lang w:eastAsia="zh-CN"/>
              </w:rPr>
              <w:t>The c</w:t>
            </w:r>
            <w:r w:rsidRPr="00FB6000">
              <w:rPr>
                <w:lang w:eastAsia="zh-CN"/>
              </w:rPr>
              <w:t>ommand returns migration type supported by VNF</w:t>
            </w:r>
            <w:r>
              <w:rPr>
                <w:lang w:eastAsia="zh-CN"/>
              </w:rPr>
              <w:t>.</w:t>
            </w:r>
          </w:p>
        </w:tc>
      </w:tr>
    </w:tbl>
    <w:p w:rsidR="00FB6000" w:rsidRDefault="00FB60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65" w:name="_Toc477275741"/>
            <w:r>
              <w:t xml:space="preserve">Function: </w:t>
            </w:r>
            <w:r w:rsidR="00ED4205">
              <w:t>VNFM.</w:t>
            </w:r>
            <w:r w:rsidRPr="00292340">
              <w:t>Migration.TriggerMigration</w:t>
            </w:r>
            <w:r>
              <w:t>()</w:t>
            </w:r>
            <w:bookmarkEnd w:id="696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D05AB8">
            <w:pPr>
              <w:pStyle w:val="TestCaseInfo"/>
              <w:rPr>
                <w:lang w:eastAsia="zh-CN"/>
              </w:rPr>
            </w:pPr>
            <w:r>
              <w:rPr>
                <w:sz w:val="20"/>
                <w:szCs w:val="20"/>
              </w:rPr>
              <w:t>vnfRecord</w:t>
            </w:r>
          </w:p>
          <w:p w:rsidR="00D05AB8" w:rsidRDefault="00D05AB8" w:rsidP="00D05AB8">
            <w:pPr>
              <w:pStyle w:val="TestCaseInfo"/>
              <w:rPr>
                <w:lang w:eastAsia="zh-CN"/>
              </w:rPr>
            </w:pPr>
            <w:r>
              <w:rPr>
                <w:lang w:eastAsia="zh-CN"/>
              </w:rPr>
              <w:t>Resource Type for the migration:</w:t>
            </w:r>
          </w:p>
          <w:p w:rsidR="00D05AB8" w:rsidRDefault="00D05AB8" w:rsidP="00FD6C0C">
            <w:pPr>
              <w:pStyle w:val="TestCaseInfo"/>
              <w:numPr>
                <w:ilvl w:val="0"/>
                <w:numId w:val="148"/>
              </w:numPr>
              <w:rPr>
                <w:lang w:eastAsia="zh-CN"/>
              </w:rPr>
            </w:pPr>
            <w:r>
              <w:rPr>
                <w:lang w:eastAsia="zh-CN"/>
              </w:rPr>
              <w:t>vMemory</w:t>
            </w:r>
          </w:p>
          <w:p w:rsidR="00D05AB8" w:rsidRDefault="00D05AB8" w:rsidP="00FD6C0C">
            <w:pPr>
              <w:pStyle w:val="TestCaseInfo"/>
              <w:numPr>
                <w:ilvl w:val="0"/>
                <w:numId w:val="148"/>
              </w:numPr>
              <w:rPr>
                <w:lang w:eastAsia="zh-CN"/>
              </w:rPr>
            </w:pPr>
            <w:r>
              <w:rPr>
                <w:lang w:eastAsia="zh-CN"/>
              </w:rPr>
              <w:t>vCPU cores</w:t>
            </w:r>
          </w:p>
          <w:p w:rsidR="00D05AB8" w:rsidRDefault="00D05AB8" w:rsidP="00FD6C0C">
            <w:pPr>
              <w:pStyle w:val="TestCaseInfo"/>
              <w:numPr>
                <w:ilvl w:val="0"/>
                <w:numId w:val="148"/>
              </w:numPr>
              <w:rPr>
                <w:lang w:eastAsia="zh-CN"/>
              </w:rPr>
            </w:pPr>
            <w:r>
              <w:rPr>
                <w:lang w:eastAsia="zh-CN"/>
              </w:rPr>
              <w:t>vStorage</w:t>
            </w:r>
          </w:p>
          <w:p w:rsidR="00D05AB8" w:rsidRDefault="00D05AB8" w:rsidP="00FD6C0C">
            <w:pPr>
              <w:pStyle w:val="TestCaseInfo"/>
              <w:numPr>
                <w:ilvl w:val="0"/>
                <w:numId w:val="148"/>
              </w:numPr>
              <w:rPr>
                <w:lang w:eastAsia="zh-CN"/>
              </w:rPr>
            </w:pPr>
            <w:r>
              <w:rPr>
                <w:lang w:eastAsia="zh-CN"/>
              </w:rPr>
              <w:t>vNIC or specialized hardware</w:t>
            </w:r>
          </w:p>
          <w:p w:rsidR="00292340" w:rsidRPr="00D67489" w:rsidRDefault="00D05AB8" w:rsidP="00FD6C0C">
            <w:pPr>
              <w:pStyle w:val="TestCaseInfo"/>
              <w:numPr>
                <w:ilvl w:val="0"/>
                <w:numId w:val="148"/>
              </w:numPr>
              <w:rPr>
                <w:lang w:eastAsia="zh-CN"/>
              </w:rPr>
            </w:pPr>
            <w:r>
              <w:rPr>
                <w:lang w:eastAsia="zh-CN"/>
              </w:rPr>
              <w:t>any vResource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5AB8" w:rsidRDefault="00D05AB8" w:rsidP="00D05AB8">
            <w:pPr>
              <w:pStyle w:val="TestCaseInfo"/>
              <w:rPr>
                <w:lang w:eastAsia="zh-CN"/>
              </w:rPr>
            </w:pPr>
            <w:r>
              <w:rPr>
                <w:lang w:eastAsia="zh-CN"/>
              </w:rPr>
              <w:t>TRUE</w:t>
            </w:r>
            <w:r>
              <w:rPr>
                <w:lang w:eastAsia="zh-CN"/>
              </w:rPr>
              <w:tab/>
            </w:r>
            <w:r>
              <w:rPr>
                <w:lang w:eastAsia="zh-CN"/>
              </w:rPr>
              <w:tab/>
              <w:t>Success</w:t>
            </w:r>
            <w:r w:rsidR="00D00751">
              <w:rPr>
                <w:lang w:eastAsia="zh-CN"/>
              </w:rPr>
              <w:t>, migration has been started</w:t>
            </w:r>
          </w:p>
          <w:p w:rsidR="00292340" w:rsidRDefault="00D05AB8" w:rsidP="00D05AB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5AB8" w:rsidP="00E7531B">
            <w:pPr>
              <w:pStyle w:val="TestCaseInfo"/>
              <w:rPr>
                <w:lang w:eastAsia="zh-CN"/>
              </w:rPr>
            </w:pPr>
            <w:r>
              <w:rPr>
                <w:lang w:eastAsia="zh-CN"/>
              </w:rPr>
              <w:t>The command will cause a migration of the specified vResource type.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66" w:name="_Toc477275742"/>
            <w:r>
              <w:t xml:space="preserve">Function: </w:t>
            </w:r>
            <w:r w:rsidR="00ED4205">
              <w:t>VNFM.</w:t>
            </w:r>
            <w:r w:rsidRPr="00292340">
              <w:t>Migration.ValidateMigrationSuccess</w:t>
            </w:r>
            <w:r>
              <w:t>()</w:t>
            </w:r>
            <w:bookmarkEnd w:id="696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r>
            <w:r>
              <w:rPr>
                <w:lang w:eastAsia="zh-CN"/>
              </w:rPr>
              <w:tab/>
              <w:t>Success, migration completed successfully</w:t>
            </w:r>
          </w:p>
          <w:p w:rsidR="00D00751" w:rsidRDefault="00D00751" w:rsidP="00D00751">
            <w:pPr>
              <w:pStyle w:val="TestCaseInfo"/>
              <w:rPr>
                <w:lang w:eastAsia="zh-CN"/>
              </w:rPr>
            </w:pPr>
            <w:r>
              <w:rPr>
                <w:lang w:eastAsia="zh-CN"/>
              </w:rPr>
              <w:t>IN_PROGRESS</w:t>
            </w:r>
            <w:r>
              <w:rPr>
                <w:lang w:eastAsia="zh-CN"/>
              </w:rPr>
              <w:tab/>
              <w:t>Migration is still in progress</w:t>
            </w:r>
          </w:p>
          <w:p w:rsidR="00292340" w:rsidRDefault="00D00751" w:rsidP="00D00751">
            <w:pPr>
              <w:pStyle w:val="TestCaseInfo"/>
              <w:rPr>
                <w:lang w:eastAsia="zh-CN"/>
              </w:rPr>
            </w:pPr>
            <w:r>
              <w:rPr>
                <w:lang w:eastAsia="zh-CN"/>
              </w:rPr>
              <w:t>FALSE</w:t>
            </w:r>
            <w:r>
              <w:rPr>
                <w:lang w:eastAsia="zh-CN"/>
              </w:rPr>
              <w:tab/>
            </w:r>
            <w:r>
              <w:rPr>
                <w:lang w:eastAsia="zh-CN"/>
              </w:rPr>
              <w:tab/>
            </w:r>
            <w:r>
              <w:rPr>
                <w:lang w:eastAsia="zh-CN"/>
              </w:rPr>
              <w:tab/>
              <w:t>Failure, migration completed unsuccessfully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 xml:space="preserve">The command returns the current status of the migration process. Therefore the command </w:t>
            </w:r>
            <w:r>
              <w:t>VNFM.</w:t>
            </w:r>
            <w:r w:rsidRPr="00292340">
              <w:t>Migration.TriggerMigration</w:t>
            </w:r>
            <w:r>
              <w:t>() should have been giver before calling this command. If the migration is not completed, the command returns IN_PROGRESS.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67" w:name="_Toc477275743"/>
            <w:r>
              <w:t xml:space="preserve">Function: </w:t>
            </w:r>
            <w:r w:rsidR="00ED4205">
              <w:t>VNFM.VNF.RecoveryCMDtoVNF</w:t>
            </w:r>
            <w:r>
              <w:t>()</w:t>
            </w:r>
            <w:bookmarkEnd w:id="696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292340" w:rsidRDefault="00D00751" w:rsidP="00D00751">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The command instructs the VNF to start the process of a VNF recovery. This command should be given only after a VNF fault injection has been applied to the VNF so that the recovery command can heal the VNF from a problem.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D4205"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D4205" w:rsidRDefault="00ED4205" w:rsidP="008E2D32">
            <w:pPr>
              <w:pStyle w:val="Function"/>
            </w:pPr>
            <w:bookmarkStart w:id="6968" w:name="_Toc477275744"/>
            <w:r>
              <w:t>Function: VNFM.RecoveryCMDtoVNFM()</w:t>
            </w:r>
            <w:bookmarkEnd w:id="6968"/>
          </w:p>
        </w:tc>
      </w:tr>
      <w:tr w:rsidR="00D00751"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00751" w:rsidRPr="00D67489" w:rsidRDefault="00963FFC" w:rsidP="00A62AAA">
            <w:pPr>
              <w:pStyle w:val="TestCaseInfo"/>
              <w:rPr>
                <w:lang w:eastAsia="zh-CN"/>
              </w:rPr>
            </w:pPr>
            <w:r>
              <w:rPr>
                <w:sz w:val="20"/>
                <w:szCs w:val="20"/>
              </w:rPr>
              <w:t>vnfRecord</w:t>
            </w:r>
          </w:p>
        </w:tc>
      </w:tr>
      <w:tr w:rsidR="00D00751"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D00751" w:rsidRDefault="00D00751" w:rsidP="00D00751">
            <w:pPr>
              <w:pStyle w:val="TestCaseInfo"/>
              <w:rPr>
                <w:lang w:eastAsia="zh-CN"/>
              </w:rPr>
            </w:pPr>
            <w:r>
              <w:rPr>
                <w:lang w:eastAsia="zh-CN"/>
              </w:rPr>
              <w:t>FALSE</w:t>
            </w:r>
            <w:r>
              <w:rPr>
                <w:lang w:eastAsia="zh-CN"/>
              </w:rPr>
              <w:tab/>
            </w:r>
            <w:r>
              <w:rPr>
                <w:lang w:eastAsia="zh-CN"/>
              </w:rPr>
              <w:tab/>
              <w:t>Failure</w:t>
            </w:r>
          </w:p>
        </w:tc>
      </w:tr>
      <w:tr w:rsidR="00D00751"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The command instructs the VNFM to start the process of a VNF recovery. This command should be given only after a VNF fault injection has been applied to the VNF so that the recovery command can heal the VNF from a problem.</w:t>
            </w:r>
          </w:p>
        </w:tc>
      </w:tr>
    </w:tbl>
    <w:p w:rsidR="00ED4205" w:rsidRDefault="00ED4205" w:rsidP="00292340"/>
    <w:p w:rsidR="00ED4205" w:rsidRDefault="00874974" w:rsidP="00874974">
      <w:pPr>
        <w:pStyle w:val="Heading3"/>
      </w:pPr>
      <w:bookmarkStart w:id="6969" w:name="_Toc477275675"/>
      <w:r>
        <w:t>vNetwork</w:t>
      </w:r>
      <w:bookmarkEnd w:id="6969"/>
    </w:p>
    <w:p w:rsidR="00874974" w:rsidRDefault="00F3163D" w:rsidP="00292340">
      <w:r>
        <w:t>vNetwork related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70" w:name="_Toc477275745"/>
            <w:r>
              <w:t xml:space="preserve">Function: </w:t>
            </w:r>
            <w:r w:rsidR="00ED4205">
              <w:t>VNFM.</w:t>
            </w:r>
            <w:r w:rsidR="00CA4FD6" w:rsidRPr="00CA4FD6">
              <w:t>VNetwork.ValidatevNetworkResourceAllocation</w:t>
            </w:r>
            <w:r>
              <w:t>()</w:t>
            </w:r>
            <w:bookmarkEnd w:id="697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E7531B">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vNetwork allocation and setup is correct</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D6E3E" w:rsidP="000D6E3E">
            <w:pPr>
              <w:pStyle w:val="TestCaseInfo"/>
              <w:rPr>
                <w:lang w:eastAsia="zh-CN"/>
              </w:rPr>
            </w:pPr>
            <w:r>
              <w:rPr>
                <w:lang w:eastAsia="zh-CN"/>
              </w:rPr>
              <w:t>The command validates the vNetwork allocation and setup against the VNFD and the current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71" w:name="_Toc477275746"/>
            <w:r>
              <w:t xml:space="preserve">Function: </w:t>
            </w:r>
            <w:r w:rsidR="00ED4205">
              <w:t>VNFM.</w:t>
            </w:r>
            <w:r w:rsidR="00CA4FD6" w:rsidRPr="00CA4FD6">
              <w:t>VNetwork.ValidatevNetworkResourceRelease</w:t>
            </w:r>
            <w:r>
              <w:t>()</w:t>
            </w:r>
            <w:bookmarkEnd w:id="6971"/>
          </w:p>
        </w:tc>
      </w:tr>
      <w:tr w:rsidR="000D6E3E"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D6E3E" w:rsidRPr="00D67489" w:rsidRDefault="00963FFC" w:rsidP="00A62AAA">
            <w:pPr>
              <w:pStyle w:val="TestCaseInfo"/>
              <w:rPr>
                <w:lang w:eastAsia="zh-CN"/>
              </w:rPr>
            </w:pPr>
            <w:r>
              <w:rPr>
                <w:sz w:val="20"/>
                <w:szCs w:val="20"/>
              </w:rPr>
              <w:t>vnfRecord</w:t>
            </w:r>
          </w:p>
        </w:tc>
      </w:tr>
      <w:tr w:rsidR="000D6E3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all vNetwork resources released</w:t>
            </w:r>
          </w:p>
          <w:p w:rsidR="000D6E3E" w:rsidRDefault="000D6E3E" w:rsidP="000D6E3E">
            <w:pPr>
              <w:pStyle w:val="TestCaseInfo"/>
              <w:rPr>
                <w:lang w:eastAsia="zh-CN"/>
              </w:rPr>
            </w:pPr>
            <w:r>
              <w:rPr>
                <w:lang w:eastAsia="zh-CN"/>
              </w:rPr>
              <w:t>FALSE</w:t>
            </w:r>
            <w:r>
              <w:rPr>
                <w:lang w:eastAsia="zh-CN"/>
              </w:rPr>
              <w:tab/>
            </w:r>
            <w:r>
              <w:rPr>
                <w:lang w:eastAsia="zh-CN"/>
              </w:rPr>
              <w:tab/>
              <w:t>Failure</w:t>
            </w:r>
          </w:p>
        </w:tc>
      </w:tr>
      <w:tr w:rsidR="000D6E3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The command validates the freeing of all vNetwork resources.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72" w:name="_Toc477275747"/>
            <w:r>
              <w:t xml:space="preserve">Function: </w:t>
            </w:r>
            <w:r w:rsidR="00ED4205">
              <w:t>VNFM.</w:t>
            </w:r>
            <w:r w:rsidR="00CA4FD6" w:rsidRPr="00CA4FD6">
              <w:t>VNetwork.Se</w:t>
            </w:r>
            <w:r w:rsidR="00CA4FD6">
              <w:t>tB</w:t>
            </w:r>
            <w:r w:rsidR="00CA4FD6" w:rsidRPr="00CA4FD6">
              <w:t>andwidth</w:t>
            </w:r>
            <w:r>
              <w:t>()</w:t>
            </w:r>
            <w:bookmarkEnd w:id="697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E7531B">
            <w:pPr>
              <w:pStyle w:val="TestCaseInfo"/>
              <w:rPr>
                <w:lang w:eastAsia="zh-CN"/>
              </w:rPr>
            </w:pPr>
            <w:r>
              <w:rPr>
                <w:sz w:val="20"/>
                <w:szCs w:val="20"/>
              </w:rPr>
              <w:t>vnfRecord</w:t>
            </w:r>
          </w:p>
          <w:p w:rsidR="000D6E3E" w:rsidRDefault="000D6E3E" w:rsidP="00E7531B">
            <w:pPr>
              <w:pStyle w:val="TestCaseInfo"/>
              <w:rPr>
                <w:lang w:eastAsia="zh-CN"/>
              </w:rPr>
            </w:pPr>
            <w:r>
              <w:rPr>
                <w:lang w:eastAsia="zh-CN"/>
              </w:rPr>
              <w:t>Percentage or</w:t>
            </w:r>
          </w:p>
          <w:p w:rsidR="00292340" w:rsidRPr="00D67489" w:rsidRDefault="000D6E3E" w:rsidP="000D6E3E">
            <w:pPr>
              <w:pStyle w:val="TestCaseInfo"/>
              <w:rPr>
                <w:lang w:eastAsia="zh-CN"/>
              </w:rPr>
            </w:pPr>
            <w:r>
              <w:rPr>
                <w:lang w:eastAsia="zh-CN"/>
              </w:rPr>
              <w:t>Low, Medium, High</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bandwidth of the vNetwork is set to the requested level</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modifies the default settings of the vNetwork bandwidth.</w:t>
            </w:r>
          </w:p>
        </w:tc>
      </w:tr>
    </w:tbl>
    <w:p w:rsidR="00292340" w:rsidRDefault="00292340" w:rsidP="00292340"/>
    <w:p w:rsidR="00874974" w:rsidRDefault="00874974" w:rsidP="00874974">
      <w:pPr>
        <w:pStyle w:val="Heading3"/>
      </w:pPr>
      <w:bookmarkStart w:id="6973" w:name="_Toc477275676"/>
      <w:r>
        <w:t>vStorage</w:t>
      </w:r>
      <w:bookmarkEnd w:id="6973"/>
    </w:p>
    <w:p w:rsidR="00874974" w:rsidRDefault="00F3163D" w:rsidP="00292340">
      <w:r>
        <w:t>vStorage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74" w:name="_Toc477275748"/>
            <w:r>
              <w:t xml:space="preserve">Function: </w:t>
            </w:r>
            <w:r w:rsidR="00ED4205">
              <w:t>VNFM.</w:t>
            </w:r>
            <w:r w:rsidR="00CA4FD6" w:rsidRPr="00CA4FD6">
              <w:t>VStorage.GetvStorageSize</w:t>
            </w:r>
            <w:r>
              <w:t>()</w:t>
            </w:r>
            <w:bookmarkEnd w:id="697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7E179F" w:rsidRDefault="007E179F" w:rsidP="00E7531B">
            <w:pPr>
              <w:pStyle w:val="TestCaseInfo"/>
              <w:rPr>
                <w:lang w:eastAsia="zh-CN"/>
              </w:rPr>
            </w:pPr>
            <w:r>
              <w:rPr>
                <w:lang w:eastAsia="zh-CN"/>
              </w:rPr>
              <w:t>Scale</w:t>
            </w:r>
          </w:p>
          <w:p w:rsidR="007E179F" w:rsidRDefault="007E179F" w:rsidP="007E179F">
            <w:pPr>
              <w:pStyle w:val="TestCaseInfo"/>
              <w:numPr>
                <w:ilvl w:val="0"/>
                <w:numId w:val="150"/>
              </w:numPr>
              <w:rPr>
                <w:lang w:eastAsia="zh-CN"/>
              </w:rPr>
            </w:pPr>
            <w:r>
              <w:rPr>
                <w:lang w:eastAsia="zh-CN"/>
              </w:rPr>
              <w:t>Gbytes</w:t>
            </w:r>
          </w:p>
          <w:p w:rsidR="007E179F" w:rsidRDefault="007E179F" w:rsidP="007E179F">
            <w:pPr>
              <w:pStyle w:val="TestCaseInfo"/>
              <w:numPr>
                <w:ilvl w:val="0"/>
                <w:numId w:val="150"/>
              </w:numPr>
              <w:rPr>
                <w:lang w:eastAsia="zh-CN"/>
              </w:rPr>
            </w:pPr>
            <w:r>
              <w:rPr>
                <w:lang w:eastAsia="zh-CN"/>
              </w:rPr>
              <w:t>Mbytes</w:t>
            </w:r>
          </w:p>
          <w:p w:rsidR="007E179F" w:rsidRPr="00D67489" w:rsidRDefault="007E179F" w:rsidP="007E179F">
            <w:pPr>
              <w:pStyle w:val="TestCaseInfo"/>
              <w:numPr>
                <w:ilvl w:val="0"/>
                <w:numId w:val="150"/>
              </w:numPr>
              <w:rPr>
                <w:lang w:eastAsia="zh-CN"/>
              </w:rPr>
            </w:pPr>
            <w:r>
              <w:rPr>
                <w:lang w:eastAsia="zh-CN"/>
              </w:rPr>
              <w:t>Bytes</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SIZE</w:t>
            </w:r>
            <w:r>
              <w:rPr>
                <w:lang w:eastAsia="zh-CN"/>
              </w:rPr>
              <w:tab/>
            </w:r>
            <w:r>
              <w:rPr>
                <w:lang w:eastAsia="zh-CN"/>
              </w:rPr>
              <w:tab/>
              <w:t>Size of the storage reported in the requested scale</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determines the size of the storage.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75" w:name="_Toc477275749"/>
            <w:r>
              <w:t xml:space="preserve">Function: </w:t>
            </w:r>
            <w:r w:rsidR="00ED4205">
              <w:t>VNFM.</w:t>
            </w:r>
            <w:r w:rsidR="00CA4FD6" w:rsidRPr="00CA4FD6">
              <w:t>VStorage.TriggerIncreasevStorage</w:t>
            </w:r>
            <w:r>
              <w:t>()</w:t>
            </w:r>
            <w:bookmarkEnd w:id="697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AD4465" w:rsidRDefault="00AD4465" w:rsidP="00AD4465">
            <w:pPr>
              <w:pStyle w:val="TestCaseInfo"/>
              <w:rPr>
                <w:lang w:eastAsia="zh-CN"/>
              </w:rPr>
            </w:pPr>
            <w:r>
              <w:rPr>
                <w:lang w:eastAsia="zh-CN"/>
              </w:rPr>
              <w:t>Trigger by</w:t>
            </w:r>
          </w:p>
          <w:p w:rsidR="00AD4465" w:rsidRDefault="00AD4465" w:rsidP="00AD4465">
            <w:pPr>
              <w:pStyle w:val="TestCaseInfo"/>
              <w:numPr>
                <w:ilvl w:val="0"/>
                <w:numId w:val="151"/>
              </w:numPr>
              <w:rPr>
                <w:lang w:eastAsia="zh-CN"/>
              </w:rPr>
            </w:pPr>
            <w:r>
              <w:rPr>
                <w:lang w:eastAsia="zh-CN"/>
              </w:rPr>
              <w:t>VIM</w:t>
            </w:r>
          </w:p>
          <w:p w:rsidR="00AD4465" w:rsidRDefault="00AD4465" w:rsidP="00AD4465">
            <w:pPr>
              <w:pStyle w:val="TestCaseInfo"/>
              <w:numPr>
                <w:ilvl w:val="0"/>
                <w:numId w:val="151"/>
              </w:numPr>
              <w:rPr>
                <w:lang w:eastAsia="zh-CN"/>
              </w:rPr>
            </w:pPr>
            <w:r>
              <w:rPr>
                <w:lang w:eastAsia="zh-CN"/>
              </w:rPr>
              <w:t>EM</w:t>
            </w:r>
          </w:p>
          <w:p w:rsidR="00AD4465" w:rsidRDefault="00AD4465" w:rsidP="00AD4465">
            <w:pPr>
              <w:pStyle w:val="TestCaseInfo"/>
              <w:numPr>
                <w:ilvl w:val="0"/>
                <w:numId w:val="151"/>
              </w:numPr>
              <w:rPr>
                <w:lang w:eastAsia="zh-CN"/>
              </w:rPr>
            </w:pPr>
            <w:r>
              <w:rPr>
                <w:lang w:eastAsia="zh-CN"/>
              </w:rPr>
              <w:t>VNFM</w:t>
            </w:r>
          </w:p>
          <w:p w:rsidR="00AD4465" w:rsidRDefault="00AD4465" w:rsidP="00AD4465">
            <w:pPr>
              <w:pStyle w:val="TestCaseInfo"/>
              <w:numPr>
                <w:ilvl w:val="0"/>
                <w:numId w:val="151"/>
              </w:numPr>
              <w:rPr>
                <w:lang w:eastAsia="zh-CN"/>
              </w:rPr>
            </w:pPr>
            <w:r>
              <w:rPr>
                <w:lang w:eastAsia="zh-CN"/>
              </w:rPr>
              <w:t>VNF</w:t>
            </w:r>
          </w:p>
          <w:p w:rsidR="00AD4465" w:rsidRPr="00D67489" w:rsidRDefault="00AD4465" w:rsidP="00AD4465">
            <w:pPr>
              <w:pStyle w:val="TestCaseInfo"/>
              <w:numPr>
                <w:ilvl w:val="0"/>
                <w:numId w:val="151"/>
              </w:numPr>
              <w:rPr>
                <w:lang w:eastAsia="zh-CN"/>
              </w:rPr>
            </w:pPr>
            <w:r>
              <w:rPr>
                <w:lang w:eastAsia="zh-CN"/>
              </w:rPr>
              <w:t>Increased traffic load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increase issued</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issues a request to trigger a storage increase.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76" w:name="_Toc477275750"/>
            <w:r>
              <w:t xml:space="preserve">Function: </w:t>
            </w:r>
            <w:r w:rsidR="00ED4205">
              <w:t>VNFM.</w:t>
            </w:r>
            <w:r w:rsidR="00CA4FD6" w:rsidRPr="00CA4FD6">
              <w:t>VStorage.DecreasevStorage</w:t>
            </w:r>
            <w:r>
              <w:t>()</w:t>
            </w:r>
            <w:bookmarkEnd w:id="6976"/>
          </w:p>
        </w:tc>
      </w:tr>
      <w:tr w:rsidR="007E179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370FB" w:rsidRDefault="005370FB" w:rsidP="005370FB">
            <w:pPr>
              <w:pStyle w:val="TestCaseInfo"/>
              <w:rPr>
                <w:lang w:eastAsia="zh-CN"/>
              </w:rPr>
            </w:pPr>
            <w:r>
              <w:rPr>
                <w:lang w:eastAsia="zh-CN"/>
              </w:rPr>
              <w:t>StorageID</w:t>
            </w:r>
            <w:r w:rsidR="00963FFC">
              <w:rPr>
                <w:lang w:eastAsia="zh-CN"/>
              </w:rPr>
              <w:t xml:space="preserve"> or </w:t>
            </w:r>
            <w:r w:rsidR="00963FFC">
              <w:rPr>
                <w:sz w:val="20"/>
                <w:szCs w:val="20"/>
              </w:rPr>
              <w:t>vnfRecord</w:t>
            </w:r>
          </w:p>
          <w:p w:rsidR="005370FB" w:rsidRDefault="005370FB" w:rsidP="005370FB">
            <w:pPr>
              <w:pStyle w:val="TestCaseInfo"/>
              <w:rPr>
                <w:lang w:eastAsia="zh-CN"/>
              </w:rPr>
            </w:pPr>
            <w:r>
              <w:rPr>
                <w:lang w:eastAsia="zh-CN"/>
              </w:rPr>
              <w:t>Trigger by</w:t>
            </w:r>
          </w:p>
          <w:p w:rsidR="005370FB" w:rsidRDefault="005370FB" w:rsidP="005370FB">
            <w:pPr>
              <w:pStyle w:val="TestCaseInfo"/>
              <w:numPr>
                <w:ilvl w:val="0"/>
                <w:numId w:val="151"/>
              </w:numPr>
              <w:rPr>
                <w:lang w:eastAsia="zh-CN"/>
              </w:rPr>
            </w:pPr>
            <w:r>
              <w:rPr>
                <w:lang w:eastAsia="zh-CN"/>
              </w:rPr>
              <w:t>VIM</w:t>
            </w:r>
          </w:p>
          <w:p w:rsidR="005370FB" w:rsidRDefault="005370FB" w:rsidP="005370FB">
            <w:pPr>
              <w:pStyle w:val="TestCaseInfo"/>
              <w:numPr>
                <w:ilvl w:val="0"/>
                <w:numId w:val="151"/>
              </w:numPr>
              <w:rPr>
                <w:lang w:eastAsia="zh-CN"/>
              </w:rPr>
            </w:pPr>
            <w:r>
              <w:rPr>
                <w:lang w:eastAsia="zh-CN"/>
              </w:rPr>
              <w:t>EM</w:t>
            </w:r>
          </w:p>
          <w:p w:rsidR="005370FB" w:rsidRDefault="005370FB" w:rsidP="005370FB">
            <w:pPr>
              <w:pStyle w:val="TestCaseInfo"/>
              <w:numPr>
                <w:ilvl w:val="0"/>
                <w:numId w:val="151"/>
              </w:numPr>
              <w:rPr>
                <w:lang w:eastAsia="zh-CN"/>
              </w:rPr>
            </w:pPr>
            <w:r>
              <w:rPr>
                <w:lang w:eastAsia="zh-CN"/>
              </w:rPr>
              <w:t>VNFM</w:t>
            </w:r>
          </w:p>
          <w:p w:rsidR="005370FB" w:rsidRDefault="005370FB" w:rsidP="005370FB">
            <w:pPr>
              <w:pStyle w:val="TestCaseInfo"/>
              <w:numPr>
                <w:ilvl w:val="0"/>
                <w:numId w:val="151"/>
              </w:numPr>
              <w:rPr>
                <w:lang w:eastAsia="zh-CN"/>
              </w:rPr>
            </w:pPr>
            <w:r>
              <w:rPr>
                <w:lang w:eastAsia="zh-CN"/>
              </w:rPr>
              <w:t>VNF</w:t>
            </w:r>
          </w:p>
          <w:p w:rsidR="007E179F" w:rsidRPr="00D67489" w:rsidRDefault="005370FB" w:rsidP="005370FB">
            <w:pPr>
              <w:pStyle w:val="TestCaseInfo"/>
              <w:numPr>
                <w:ilvl w:val="0"/>
                <w:numId w:val="151"/>
              </w:numPr>
              <w:rPr>
                <w:lang w:eastAsia="zh-CN"/>
              </w:rPr>
            </w:pPr>
            <w:r>
              <w:rPr>
                <w:lang w:eastAsia="zh-CN"/>
              </w:rPr>
              <w:t>Increased traffic load</w:t>
            </w:r>
          </w:p>
        </w:tc>
      </w:tr>
      <w:tr w:rsidR="007E179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decrease issued</w:t>
            </w:r>
          </w:p>
          <w:p w:rsidR="007E179F" w:rsidRDefault="007E179F" w:rsidP="007E179F">
            <w:pPr>
              <w:pStyle w:val="TestCaseInfo"/>
              <w:rPr>
                <w:lang w:eastAsia="zh-CN"/>
              </w:rPr>
            </w:pPr>
            <w:r>
              <w:rPr>
                <w:lang w:eastAsia="zh-CN"/>
              </w:rPr>
              <w:t>FALSE</w:t>
            </w:r>
            <w:r>
              <w:rPr>
                <w:lang w:eastAsia="zh-CN"/>
              </w:rPr>
              <w:tab/>
            </w:r>
            <w:r>
              <w:rPr>
                <w:lang w:eastAsia="zh-CN"/>
              </w:rPr>
              <w:tab/>
              <w:t>Failure</w:t>
            </w:r>
          </w:p>
        </w:tc>
      </w:tr>
      <w:tr w:rsidR="007E179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The command issues a request to trigger a storage decrease.</w:t>
            </w:r>
          </w:p>
        </w:tc>
      </w:tr>
    </w:tbl>
    <w:p w:rsidR="00292340" w:rsidRDefault="00292340" w:rsidP="00292340"/>
    <w:p w:rsidR="00874974" w:rsidRDefault="00874974" w:rsidP="00874974">
      <w:pPr>
        <w:pStyle w:val="Heading3"/>
      </w:pPr>
      <w:bookmarkStart w:id="6977" w:name="_Toc477275677"/>
      <w:r>
        <w:t>Fault</w:t>
      </w:r>
      <w:bookmarkEnd w:id="6977"/>
    </w:p>
    <w:p w:rsidR="00874974" w:rsidRDefault="00F3163D" w:rsidP="00292340">
      <w:r>
        <w:t>Fault Management require their own group and have been listed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78" w:name="_Toc477275751"/>
            <w:r>
              <w:t xml:space="preserve">Function: </w:t>
            </w:r>
            <w:r w:rsidR="00ED4205">
              <w:t>VNFM.</w:t>
            </w:r>
            <w:r w:rsidR="00CA4FD6" w:rsidRPr="00CA4FD6">
              <w:t>Fault.RegisterForNotification</w:t>
            </w:r>
            <w:r>
              <w:t>()</w:t>
            </w:r>
            <w:bookmarkEnd w:id="697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697A7B" w:rsidRDefault="00963FFC" w:rsidP="005370FB">
            <w:pPr>
              <w:pStyle w:val="TestCaseInfo"/>
              <w:rPr>
                <w:lang w:eastAsia="zh-CN"/>
              </w:rPr>
            </w:pPr>
            <w:r>
              <w:rPr>
                <w:sz w:val="20"/>
                <w:szCs w:val="20"/>
              </w:rPr>
              <w:t>vnfRecord</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3"/>
              </w:numPr>
              <w:rPr>
                <w:lang w:eastAsia="zh-CN"/>
              </w:rPr>
            </w:pPr>
            <w:r>
              <w:rPr>
                <w:lang w:eastAsia="zh-CN"/>
              </w:rPr>
              <w:t>vCPU</w:t>
            </w:r>
          </w:p>
          <w:p w:rsidR="005370FB" w:rsidRDefault="005370FB" w:rsidP="005370FB">
            <w:pPr>
              <w:pStyle w:val="TestCaseInfo"/>
              <w:numPr>
                <w:ilvl w:val="0"/>
                <w:numId w:val="153"/>
              </w:numPr>
              <w:rPr>
                <w:lang w:eastAsia="zh-CN"/>
              </w:rPr>
            </w:pPr>
            <w:r>
              <w:rPr>
                <w:lang w:eastAsia="zh-CN"/>
              </w:rPr>
              <w:t>vMemory</w:t>
            </w:r>
          </w:p>
          <w:p w:rsidR="005370FB" w:rsidRDefault="005370FB" w:rsidP="005370FB">
            <w:pPr>
              <w:pStyle w:val="TestCaseInfo"/>
              <w:numPr>
                <w:ilvl w:val="0"/>
                <w:numId w:val="153"/>
              </w:numPr>
              <w:rPr>
                <w:lang w:eastAsia="zh-CN"/>
              </w:rPr>
            </w:pPr>
            <w:r>
              <w:rPr>
                <w:lang w:eastAsia="zh-CN"/>
              </w:rPr>
              <w:t>vNetwork</w:t>
            </w:r>
          </w:p>
          <w:p w:rsidR="005370FB" w:rsidRDefault="005370FB" w:rsidP="005370FB">
            <w:pPr>
              <w:pStyle w:val="TestCaseInfo"/>
              <w:numPr>
                <w:ilvl w:val="0"/>
                <w:numId w:val="153"/>
              </w:numPr>
              <w:rPr>
                <w:lang w:eastAsia="zh-CN"/>
              </w:rPr>
            </w:pPr>
            <w:r>
              <w:rPr>
                <w:lang w:eastAsia="zh-CN"/>
              </w:rPr>
              <w:t>vStorage</w:t>
            </w:r>
          </w:p>
          <w:p w:rsidR="005370FB" w:rsidRDefault="005370FB" w:rsidP="005370FB">
            <w:pPr>
              <w:pStyle w:val="TestCaseInfo"/>
              <w:numPr>
                <w:ilvl w:val="0"/>
                <w:numId w:val="153"/>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2"/>
              </w:numPr>
              <w:rPr>
                <w:lang w:eastAsia="zh-CN"/>
              </w:rPr>
            </w:pPr>
            <w:r>
              <w:rPr>
                <w:lang w:eastAsia="zh-CN"/>
              </w:rPr>
              <w:t>Critical</w:t>
            </w:r>
          </w:p>
          <w:p w:rsidR="005370FB" w:rsidRDefault="005370FB" w:rsidP="005370FB">
            <w:pPr>
              <w:pStyle w:val="TestCaseInfo"/>
              <w:numPr>
                <w:ilvl w:val="0"/>
                <w:numId w:val="152"/>
              </w:numPr>
              <w:rPr>
                <w:lang w:eastAsia="zh-CN"/>
              </w:rPr>
            </w:pPr>
            <w:r>
              <w:rPr>
                <w:lang w:eastAsia="zh-CN"/>
              </w:rPr>
              <w:t>Major</w:t>
            </w:r>
          </w:p>
          <w:p w:rsidR="005370FB" w:rsidRDefault="005370FB" w:rsidP="005370FB">
            <w:pPr>
              <w:pStyle w:val="TestCaseInfo"/>
              <w:numPr>
                <w:ilvl w:val="0"/>
                <w:numId w:val="152"/>
              </w:numPr>
              <w:rPr>
                <w:lang w:eastAsia="zh-CN"/>
              </w:rPr>
            </w:pPr>
            <w:r>
              <w:rPr>
                <w:lang w:eastAsia="zh-CN"/>
              </w:rPr>
              <w:t>Minor</w:t>
            </w:r>
          </w:p>
          <w:p w:rsidR="005370FB" w:rsidRDefault="005370FB" w:rsidP="005370FB">
            <w:pPr>
              <w:pStyle w:val="TestCaseInfo"/>
              <w:numPr>
                <w:ilvl w:val="0"/>
                <w:numId w:val="152"/>
              </w:numPr>
              <w:rPr>
                <w:lang w:eastAsia="zh-CN"/>
              </w:rPr>
            </w:pPr>
            <w:r>
              <w:rPr>
                <w:lang w:eastAsia="zh-CN"/>
              </w:rPr>
              <w:t>Warning</w:t>
            </w:r>
          </w:p>
          <w:p w:rsidR="00292340" w:rsidRDefault="005370FB" w:rsidP="005370FB">
            <w:pPr>
              <w:pStyle w:val="TestCaseInfo"/>
              <w:numPr>
                <w:ilvl w:val="0"/>
                <w:numId w:val="152"/>
              </w:numPr>
              <w:rPr>
                <w:lang w:eastAsia="zh-CN"/>
              </w:rPr>
            </w:pPr>
            <w:r>
              <w:rPr>
                <w:lang w:eastAsia="zh-CN"/>
              </w:rPr>
              <w:t>Indeterminate</w:t>
            </w:r>
          </w:p>
          <w:p w:rsidR="005370FB" w:rsidRPr="00D67489" w:rsidRDefault="005370FB" w:rsidP="005370FB">
            <w:pPr>
              <w:pStyle w:val="TestCaseInfo"/>
              <w:numPr>
                <w:ilvl w:val="0"/>
                <w:numId w:val="152"/>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5370FB">
            <w:pPr>
              <w:pStyle w:val="TestCaseInfo"/>
              <w:rPr>
                <w:lang w:eastAsia="zh-CN"/>
              </w:rPr>
            </w:pPr>
            <w:r>
              <w:rPr>
                <w:lang w:eastAsia="zh-CN"/>
              </w:rPr>
              <w:t>FaultRegisterID</w:t>
            </w:r>
            <w:r>
              <w:rPr>
                <w:lang w:eastAsia="zh-CN"/>
              </w:rPr>
              <w:tab/>
              <w:t>Success</w:t>
            </w:r>
          </w:p>
          <w:p w:rsidR="005370FB" w:rsidRDefault="005370FB" w:rsidP="005370FB">
            <w:pPr>
              <w:pStyle w:val="TestCaseInfo"/>
              <w:rPr>
                <w:lang w:eastAsia="zh-CN"/>
              </w:rPr>
            </w:pPr>
            <w:r>
              <w:rPr>
                <w:lang w:eastAsia="zh-CN"/>
              </w:rPr>
              <w:t>FALSE</w:t>
            </w:r>
            <w:r>
              <w:rPr>
                <w:lang w:eastAsia="zh-CN"/>
              </w:rPr>
              <w:tab/>
            </w:r>
            <w:r>
              <w:rPr>
                <w:lang w:eastAsia="zh-CN"/>
              </w:rPr>
              <w:tab/>
            </w:r>
            <w:r>
              <w:rPr>
                <w:lang w:eastAsia="zh-CN"/>
              </w:rPr>
              <w:tab/>
              <w:t>Registration failed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registers a Fault Notification of the specified type and severity at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79" w:name="_Toc477275752"/>
            <w:r>
              <w:t xml:space="preserve">Function: </w:t>
            </w:r>
            <w:r w:rsidR="00ED4205">
              <w:t>VNFM.</w:t>
            </w:r>
            <w:r w:rsidR="00CA4FD6" w:rsidRPr="00CA4FD6">
              <w:t>Fault.DeregisterForNotification</w:t>
            </w:r>
            <w:r>
              <w:t>()</w:t>
            </w:r>
            <w:bookmarkEnd w:id="697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5370FB" w:rsidP="00E7531B">
            <w:pPr>
              <w:pStyle w:val="TestCaseInfo"/>
              <w:rPr>
                <w:lang w:eastAsia="zh-CN"/>
              </w:rPr>
            </w:pPr>
            <w:r>
              <w:rPr>
                <w:lang w:eastAsia="zh-CN"/>
              </w:rPr>
              <w:t>FaultRegisterID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TRUE</w:t>
            </w:r>
            <w:r>
              <w:rPr>
                <w:lang w:eastAsia="zh-CN"/>
              </w:rPr>
              <w:tab/>
            </w:r>
            <w:r>
              <w:rPr>
                <w:lang w:eastAsia="zh-CN"/>
              </w:rPr>
              <w:tab/>
              <w:t>Successful deregistration</w:t>
            </w:r>
          </w:p>
          <w:p w:rsidR="005370FB" w:rsidRDefault="005370FB" w:rsidP="005370F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deregisters a previous registered Fault Notification from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80" w:name="_Toc477275753"/>
            <w:r>
              <w:t xml:space="preserve">Function: </w:t>
            </w:r>
            <w:r w:rsidR="00ED4205">
              <w:t>VNFM.</w:t>
            </w:r>
            <w:r w:rsidR="00CA4FD6" w:rsidRPr="00CA4FD6">
              <w:t>Fault.ListFaultNotificationRegistration</w:t>
            </w:r>
            <w:r>
              <w:t>()</w:t>
            </w:r>
            <w:bookmarkEnd w:id="698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6981" w:name="ListFault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370FB">
            <w:pPr>
              <w:pStyle w:val="TestCaseInfo"/>
              <w:rPr>
                <w:lang w:eastAsia="zh-CN"/>
              </w:rPr>
            </w:pPr>
            <w:r>
              <w:rPr>
                <w:sz w:val="20"/>
                <w:szCs w:val="20"/>
              </w:rPr>
              <w:t>vnfRecord</w:t>
            </w:r>
            <w:r w:rsidR="002C75BB">
              <w:rPr>
                <w:lang w:eastAsia="zh-CN"/>
              </w:rPr>
              <w:t xml:space="preserve"> or ANY</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5"/>
              </w:numPr>
              <w:rPr>
                <w:lang w:eastAsia="zh-CN"/>
              </w:rPr>
            </w:pPr>
            <w:r>
              <w:rPr>
                <w:lang w:eastAsia="zh-CN"/>
              </w:rPr>
              <w:t>vCPU</w:t>
            </w:r>
          </w:p>
          <w:p w:rsidR="005370FB" w:rsidRDefault="005370FB" w:rsidP="005370FB">
            <w:pPr>
              <w:pStyle w:val="TestCaseInfo"/>
              <w:numPr>
                <w:ilvl w:val="0"/>
                <w:numId w:val="155"/>
              </w:numPr>
              <w:rPr>
                <w:lang w:eastAsia="zh-CN"/>
              </w:rPr>
            </w:pPr>
            <w:r>
              <w:rPr>
                <w:lang w:eastAsia="zh-CN"/>
              </w:rPr>
              <w:t>vMemory</w:t>
            </w:r>
          </w:p>
          <w:p w:rsidR="005370FB" w:rsidRDefault="005370FB" w:rsidP="005370FB">
            <w:pPr>
              <w:pStyle w:val="TestCaseInfo"/>
              <w:numPr>
                <w:ilvl w:val="0"/>
                <w:numId w:val="155"/>
              </w:numPr>
              <w:rPr>
                <w:lang w:eastAsia="zh-CN"/>
              </w:rPr>
            </w:pPr>
            <w:r>
              <w:rPr>
                <w:lang w:eastAsia="zh-CN"/>
              </w:rPr>
              <w:t>vNetwork</w:t>
            </w:r>
          </w:p>
          <w:p w:rsidR="005370FB" w:rsidRDefault="005370FB" w:rsidP="005370FB">
            <w:pPr>
              <w:pStyle w:val="TestCaseInfo"/>
              <w:numPr>
                <w:ilvl w:val="0"/>
                <w:numId w:val="155"/>
              </w:numPr>
              <w:rPr>
                <w:lang w:eastAsia="zh-CN"/>
              </w:rPr>
            </w:pPr>
            <w:r>
              <w:rPr>
                <w:lang w:eastAsia="zh-CN"/>
              </w:rPr>
              <w:t>vStorage</w:t>
            </w:r>
          </w:p>
          <w:p w:rsidR="005370FB" w:rsidRDefault="005370FB" w:rsidP="005370FB">
            <w:pPr>
              <w:pStyle w:val="TestCaseInfo"/>
              <w:numPr>
                <w:ilvl w:val="0"/>
                <w:numId w:val="155"/>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4"/>
              </w:numPr>
              <w:rPr>
                <w:lang w:eastAsia="zh-CN"/>
              </w:rPr>
            </w:pPr>
            <w:r>
              <w:rPr>
                <w:lang w:eastAsia="zh-CN"/>
              </w:rPr>
              <w:t>Critical</w:t>
            </w:r>
          </w:p>
          <w:p w:rsidR="005370FB" w:rsidRDefault="005370FB" w:rsidP="005370FB">
            <w:pPr>
              <w:pStyle w:val="TestCaseInfo"/>
              <w:numPr>
                <w:ilvl w:val="0"/>
                <w:numId w:val="154"/>
              </w:numPr>
              <w:rPr>
                <w:lang w:eastAsia="zh-CN"/>
              </w:rPr>
            </w:pPr>
            <w:r>
              <w:rPr>
                <w:lang w:eastAsia="zh-CN"/>
              </w:rPr>
              <w:t>Major</w:t>
            </w:r>
          </w:p>
          <w:p w:rsidR="005370FB" w:rsidRDefault="005370FB" w:rsidP="005370FB">
            <w:pPr>
              <w:pStyle w:val="TestCaseInfo"/>
              <w:numPr>
                <w:ilvl w:val="0"/>
                <w:numId w:val="154"/>
              </w:numPr>
              <w:rPr>
                <w:lang w:eastAsia="zh-CN"/>
              </w:rPr>
            </w:pPr>
            <w:r>
              <w:rPr>
                <w:lang w:eastAsia="zh-CN"/>
              </w:rPr>
              <w:t>Minor</w:t>
            </w:r>
          </w:p>
          <w:p w:rsidR="005370FB" w:rsidRDefault="005370FB" w:rsidP="005370FB">
            <w:pPr>
              <w:pStyle w:val="TestCaseInfo"/>
              <w:numPr>
                <w:ilvl w:val="0"/>
                <w:numId w:val="154"/>
              </w:numPr>
              <w:rPr>
                <w:lang w:eastAsia="zh-CN"/>
              </w:rPr>
            </w:pPr>
            <w:r>
              <w:rPr>
                <w:lang w:eastAsia="zh-CN"/>
              </w:rPr>
              <w:t>Warning</w:t>
            </w:r>
          </w:p>
          <w:p w:rsidR="00292340" w:rsidRDefault="005370FB" w:rsidP="005370FB">
            <w:pPr>
              <w:pStyle w:val="TestCaseInfo"/>
              <w:numPr>
                <w:ilvl w:val="0"/>
                <w:numId w:val="154"/>
              </w:numPr>
              <w:rPr>
                <w:lang w:eastAsia="zh-CN"/>
              </w:rPr>
            </w:pPr>
            <w:r>
              <w:rPr>
                <w:lang w:eastAsia="zh-CN"/>
              </w:rPr>
              <w:t>Indeterminate</w:t>
            </w:r>
          </w:p>
          <w:p w:rsidR="005370FB" w:rsidRPr="00D67489" w:rsidRDefault="005370FB" w:rsidP="005370FB">
            <w:pPr>
              <w:pStyle w:val="TestCaseInfo"/>
              <w:numPr>
                <w:ilvl w:val="0"/>
                <w:numId w:val="154"/>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List of Fault Notifications passing the filter with following information:</w:t>
            </w:r>
          </w:p>
          <w:p w:rsidR="005370FB" w:rsidRDefault="005370FB" w:rsidP="004F5EAE">
            <w:pPr>
              <w:pStyle w:val="TestCaseInfo"/>
              <w:numPr>
                <w:ilvl w:val="0"/>
                <w:numId w:val="156"/>
              </w:numPr>
              <w:rPr>
                <w:lang w:eastAsia="zh-CN"/>
              </w:rPr>
            </w:pPr>
            <w:r>
              <w:rPr>
                <w:lang w:eastAsia="zh-CN"/>
              </w:rPr>
              <w:t>FaultRegisterID</w:t>
            </w:r>
          </w:p>
          <w:p w:rsidR="005370FB" w:rsidRDefault="005370FB" w:rsidP="004F5EAE">
            <w:pPr>
              <w:pStyle w:val="TestCaseInfo"/>
              <w:numPr>
                <w:ilvl w:val="0"/>
                <w:numId w:val="156"/>
              </w:numPr>
              <w:rPr>
                <w:lang w:eastAsia="zh-CN"/>
              </w:rPr>
            </w:pPr>
            <w:r>
              <w:rPr>
                <w:lang w:eastAsia="zh-CN"/>
              </w:rPr>
              <w:t>Type</w:t>
            </w:r>
          </w:p>
          <w:p w:rsidR="005370FB" w:rsidRDefault="005370FB" w:rsidP="004F5EAE">
            <w:pPr>
              <w:pStyle w:val="TestCaseInfo"/>
              <w:numPr>
                <w:ilvl w:val="0"/>
                <w:numId w:val="156"/>
              </w:numPr>
              <w:rPr>
                <w:lang w:eastAsia="zh-CN"/>
              </w:rPr>
            </w:pPr>
            <w:r>
              <w:rPr>
                <w:lang w:eastAsia="zh-CN"/>
              </w:rPr>
              <w:t>Severity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 xml:space="preserve">The command retrieves all Fault Notification registrations at the VIM passing the filter. </w:t>
            </w:r>
          </w:p>
        </w:tc>
      </w:tr>
      <w:bookmarkEnd w:id="6981"/>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82" w:name="_Toc477275754"/>
            <w:r>
              <w:t xml:space="preserve">Function: </w:t>
            </w:r>
            <w:r w:rsidR="00ED4205">
              <w:t>VNFM.</w:t>
            </w:r>
            <w:r w:rsidR="00CA4FD6" w:rsidRPr="00CA4FD6">
              <w:t>Fault.ListFaultNotificationInformation</w:t>
            </w:r>
            <w:r>
              <w:t>()</w:t>
            </w:r>
            <w:bookmarkEnd w:id="698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6983" w:name="ListFaultNotificationInformation"/>
            <w:r>
              <w:t>Input:</w:t>
            </w:r>
          </w:p>
        </w:tc>
        <w:tc>
          <w:tcPr>
            <w:tcW w:w="7979" w:type="dxa"/>
            <w:tcBorders>
              <w:top w:val="single" w:sz="2" w:space="0" w:color="auto"/>
              <w:left w:val="single" w:sz="2" w:space="0" w:color="auto"/>
              <w:bottom w:val="single" w:sz="2" w:space="0" w:color="auto"/>
              <w:right w:val="single" w:sz="2" w:space="0" w:color="auto"/>
            </w:tcBorders>
          </w:tcPr>
          <w:p w:rsidR="0052294D" w:rsidRDefault="0052294D" w:rsidP="0052294D">
            <w:pPr>
              <w:pStyle w:val="TestCaseInfo"/>
              <w:rPr>
                <w:lang w:eastAsia="zh-CN"/>
              </w:rPr>
            </w:pPr>
            <w:r>
              <w:rPr>
                <w:lang w:eastAsia="zh-CN"/>
              </w:rPr>
              <w:t>FaultRegisterID or ANY</w:t>
            </w:r>
          </w:p>
          <w:p w:rsidR="0052294D" w:rsidRDefault="00963FFC" w:rsidP="0052294D">
            <w:pPr>
              <w:pStyle w:val="TestCaseInfo"/>
              <w:rPr>
                <w:lang w:eastAsia="zh-CN"/>
              </w:rPr>
            </w:pPr>
            <w:r>
              <w:rPr>
                <w:sz w:val="20"/>
                <w:szCs w:val="20"/>
              </w:rPr>
              <w:t>vnfRecord</w:t>
            </w:r>
            <w:r w:rsidR="002C75BB">
              <w:rPr>
                <w:lang w:eastAsia="zh-CN"/>
              </w:rPr>
              <w:t xml:space="preserve"> or ANY</w:t>
            </w:r>
          </w:p>
          <w:p w:rsidR="002C75BB" w:rsidRDefault="002C75BB" w:rsidP="0052294D">
            <w:pPr>
              <w:pStyle w:val="TestCaseInfo"/>
              <w:rPr>
                <w:lang w:eastAsia="zh-CN"/>
              </w:rPr>
            </w:pP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292340" w:rsidRPr="00D67489" w:rsidRDefault="0052294D" w:rsidP="004F5EAE">
            <w:pPr>
              <w:pStyle w:val="TestCaseInfo"/>
              <w:numPr>
                <w:ilvl w:val="0"/>
                <w:numId w:val="159"/>
              </w:numPr>
              <w:rPr>
                <w:lang w:eastAsia="zh-CN"/>
              </w:rPr>
            </w:pPr>
            <w:r>
              <w:rPr>
                <w:lang w:eastAsia="zh-CN"/>
              </w:rPr>
              <w:t>vStorage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C75BB" w:rsidRDefault="002C75BB" w:rsidP="0052294D">
            <w:pPr>
              <w:pStyle w:val="TestCaseInfo"/>
              <w:rPr>
                <w:lang w:eastAsia="zh-CN"/>
              </w:rPr>
            </w:pPr>
            <w:r>
              <w:rPr>
                <w:lang w:eastAsia="zh-CN"/>
              </w:rPr>
              <w:t>List of</w:t>
            </w:r>
          </w:p>
          <w:p w:rsidR="0052294D" w:rsidRDefault="0052294D" w:rsidP="0052294D">
            <w:pPr>
              <w:pStyle w:val="TestCaseInfo"/>
              <w:rPr>
                <w:lang w:eastAsia="zh-CN"/>
              </w:rPr>
            </w:pPr>
            <w:r>
              <w:rPr>
                <w:lang w:eastAsia="zh-CN"/>
              </w:rPr>
              <w:t>FaultRegisterID</w:t>
            </w:r>
          </w:p>
          <w:p w:rsidR="002C75BB" w:rsidRDefault="00963FFC" w:rsidP="0052294D">
            <w:pPr>
              <w:pStyle w:val="TestCaseInfo"/>
              <w:rPr>
                <w:lang w:eastAsia="zh-CN"/>
              </w:rPr>
            </w:pPr>
            <w:r>
              <w:rPr>
                <w:sz w:val="20"/>
                <w:szCs w:val="20"/>
              </w:rPr>
              <w:t>vnfRecord</w:t>
            </w: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52294D" w:rsidRDefault="0052294D" w:rsidP="0052294D">
            <w:pPr>
              <w:pStyle w:val="TestCaseInfo"/>
              <w:rPr>
                <w:lang w:eastAsia="zh-CN"/>
              </w:rPr>
            </w:pPr>
            <w:r>
              <w:rPr>
                <w:lang w:eastAsia="zh-CN"/>
              </w:rPr>
              <w:t>vStorage Severity</w:t>
            </w:r>
          </w:p>
          <w:p w:rsidR="0052294D" w:rsidRDefault="0052294D" w:rsidP="004F5EAE">
            <w:pPr>
              <w:pStyle w:val="TestCaseInfo"/>
              <w:numPr>
                <w:ilvl w:val="0"/>
                <w:numId w:val="158"/>
              </w:numPr>
              <w:rPr>
                <w:lang w:eastAsia="zh-CN"/>
              </w:rPr>
            </w:pPr>
            <w:r>
              <w:rPr>
                <w:lang w:eastAsia="zh-CN"/>
              </w:rPr>
              <w:t>Critical</w:t>
            </w:r>
          </w:p>
          <w:p w:rsidR="0052294D" w:rsidRDefault="0052294D" w:rsidP="004F5EAE">
            <w:pPr>
              <w:pStyle w:val="TestCaseInfo"/>
              <w:numPr>
                <w:ilvl w:val="0"/>
                <w:numId w:val="158"/>
              </w:numPr>
              <w:rPr>
                <w:lang w:eastAsia="zh-CN"/>
              </w:rPr>
            </w:pPr>
            <w:r>
              <w:rPr>
                <w:lang w:eastAsia="zh-CN"/>
              </w:rPr>
              <w:t>Major</w:t>
            </w:r>
          </w:p>
          <w:p w:rsidR="0052294D" w:rsidRDefault="0052294D" w:rsidP="004F5EAE">
            <w:pPr>
              <w:pStyle w:val="TestCaseInfo"/>
              <w:numPr>
                <w:ilvl w:val="0"/>
                <w:numId w:val="158"/>
              </w:numPr>
              <w:rPr>
                <w:lang w:eastAsia="zh-CN"/>
              </w:rPr>
            </w:pPr>
            <w:r>
              <w:rPr>
                <w:lang w:eastAsia="zh-CN"/>
              </w:rPr>
              <w:t>Minor</w:t>
            </w:r>
          </w:p>
          <w:p w:rsidR="0052294D" w:rsidRDefault="0052294D" w:rsidP="004F5EAE">
            <w:pPr>
              <w:pStyle w:val="TestCaseInfo"/>
              <w:numPr>
                <w:ilvl w:val="0"/>
                <w:numId w:val="158"/>
              </w:numPr>
              <w:rPr>
                <w:lang w:eastAsia="zh-CN"/>
              </w:rPr>
            </w:pPr>
            <w:r>
              <w:rPr>
                <w:lang w:eastAsia="zh-CN"/>
              </w:rPr>
              <w:t>Warning</w:t>
            </w:r>
          </w:p>
          <w:p w:rsidR="0052294D" w:rsidRDefault="0052294D" w:rsidP="004F5EAE">
            <w:pPr>
              <w:pStyle w:val="TestCaseInfo"/>
              <w:numPr>
                <w:ilvl w:val="0"/>
                <w:numId w:val="158"/>
              </w:numPr>
              <w:rPr>
                <w:lang w:eastAsia="zh-CN"/>
              </w:rPr>
            </w:pPr>
            <w:r>
              <w:rPr>
                <w:lang w:eastAsia="zh-CN"/>
              </w:rPr>
              <w:t>Indeterminate</w:t>
            </w:r>
          </w:p>
          <w:p w:rsidR="0052294D" w:rsidRDefault="0052294D" w:rsidP="0052294D">
            <w:pPr>
              <w:pStyle w:val="TestCaseInfo"/>
              <w:rPr>
                <w:lang w:eastAsia="zh-CN"/>
              </w:rPr>
            </w:pPr>
            <w:r>
              <w:rPr>
                <w:lang w:eastAsia="zh-CN"/>
              </w:rPr>
              <w:t>Alarm State</w:t>
            </w:r>
          </w:p>
          <w:p w:rsidR="0052294D" w:rsidRDefault="0052294D" w:rsidP="004F5EAE">
            <w:pPr>
              <w:pStyle w:val="TestCaseInfo"/>
              <w:numPr>
                <w:ilvl w:val="0"/>
                <w:numId w:val="157"/>
              </w:numPr>
              <w:rPr>
                <w:lang w:eastAsia="zh-CN"/>
              </w:rPr>
            </w:pPr>
            <w:r>
              <w:rPr>
                <w:lang w:eastAsia="zh-CN"/>
              </w:rPr>
              <w:t>Fired</w:t>
            </w:r>
          </w:p>
          <w:p w:rsidR="0052294D" w:rsidRDefault="0052294D" w:rsidP="004F5EAE">
            <w:pPr>
              <w:pStyle w:val="TestCaseInfo"/>
              <w:numPr>
                <w:ilvl w:val="0"/>
                <w:numId w:val="157"/>
              </w:numPr>
              <w:rPr>
                <w:lang w:eastAsia="zh-CN"/>
              </w:rPr>
            </w:pPr>
            <w:r>
              <w:rPr>
                <w:lang w:eastAsia="zh-CN"/>
              </w:rPr>
              <w:t>Updated</w:t>
            </w:r>
          </w:p>
          <w:p w:rsidR="00292340" w:rsidRDefault="0052294D" w:rsidP="004F5EAE">
            <w:pPr>
              <w:pStyle w:val="TestCaseInfo"/>
              <w:numPr>
                <w:ilvl w:val="0"/>
                <w:numId w:val="157"/>
              </w:numPr>
              <w:rPr>
                <w:lang w:eastAsia="zh-CN"/>
              </w:rPr>
            </w:pPr>
            <w:r>
              <w:rPr>
                <w:lang w:eastAsia="zh-CN"/>
              </w:rPr>
              <w:t>Cleared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2294D" w:rsidP="00E7531B">
            <w:pPr>
              <w:pStyle w:val="TestCaseInfo"/>
              <w:rPr>
                <w:lang w:eastAsia="zh-CN"/>
              </w:rPr>
            </w:pPr>
            <w:r>
              <w:rPr>
                <w:lang w:eastAsia="zh-CN"/>
              </w:rPr>
              <w:t>Retrieval of Fault Notification Registration Information</w:t>
            </w:r>
          </w:p>
        </w:tc>
      </w:tr>
      <w:bookmarkEnd w:id="6983"/>
    </w:tbl>
    <w:p w:rsidR="00292340" w:rsidRDefault="00292340" w:rsidP="00292340"/>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84" w:name="_Toc477275755"/>
            <w:r>
              <w:t xml:space="preserve">Function: </w:t>
            </w:r>
            <w:r w:rsidR="00ED4205">
              <w:t>VNFM.</w:t>
            </w:r>
            <w:r w:rsidR="00CA4FD6" w:rsidRPr="00CA4FD6">
              <w:t>Fault.VNFFaultInjection</w:t>
            </w:r>
            <w:r>
              <w:t>()</w:t>
            </w:r>
            <w:bookmarkEnd w:id="698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6985" w:name="VNFFaultInjec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2294D">
            <w:pPr>
              <w:pStyle w:val="TestCaseInfo"/>
              <w:rPr>
                <w:lang w:eastAsia="zh-CN"/>
              </w:rPr>
            </w:pPr>
            <w:r>
              <w:rPr>
                <w:sz w:val="20"/>
                <w:szCs w:val="20"/>
              </w:rPr>
              <w:t>vnfRecord</w:t>
            </w:r>
          </w:p>
          <w:p w:rsidR="00874974" w:rsidRDefault="00874974" w:rsidP="0052294D">
            <w:pPr>
              <w:pStyle w:val="TestCaseInfo"/>
              <w:rPr>
                <w:lang w:eastAsia="zh-CN"/>
              </w:rPr>
            </w:pPr>
            <w:r>
              <w:rPr>
                <w:lang w:eastAsia="zh-CN"/>
              </w:rPr>
              <w:t>Command</w:t>
            </w:r>
          </w:p>
          <w:p w:rsidR="00874974" w:rsidRDefault="00874974" w:rsidP="004F5EAE">
            <w:pPr>
              <w:pStyle w:val="TestCaseInfo"/>
              <w:numPr>
                <w:ilvl w:val="0"/>
                <w:numId w:val="162"/>
              </w:numPr>
              <w:rPr>
                <w:lang w:eastAsia="zh-CN"/>
              </w:rPr>
            </w:pPr>
            <w:r>
              <w:rPr>
                <w:lang w:eastAsia="zh-CN"/>
              </w:rPr>
              <w:t>VIM command to stop the VNF</w:t>
            </w:r>
          </w:p>
          <w:p w:rsidR="00874974" w:rsidRDefault="00874974" w:rsidP="004F5EAE">
            <w:pPr>
              <w:pStyle w:val="TestCaseInfo"/>
              <w:numPr>
                <w:ilvl w:val="0"/>
                <w:numId w:val="162"/>
              </w:numPr>
              <w:rPr>
                <w:lang w:eastAsia="zh-CN"/>
              </w:rPr>
            </w:pPr>
            <w:r>
              <w:rPr>
                <w:lang w:eastAsia="zh-CN"/>
              </w:rPr>
              <w:t>VIM command to stop one of the compute notes of the VNF</w:t>
            </w:r>
          </w:p>
          <w:p w:rsidR="00874974" w:rsidRDefault="00874974" w:rsidP="004F5EAE">
            <w:pPr>
              <w:pStyle w:val="TestCaseInfo"/>
              <w:numPr>
                <w:ilvl w:val="0"/>
                <w:numId w:val="162"/>
              </w:numPr>
              <w:rPr>
                <w:lang w:eastAsia="zh-CN"/>
              </w:rPr>
            </w:pPr>
            <w:r>
              <w:rPr>
                <w:lang w:eastAsia="zh-CN"/>
              </w:rPr>
              <w:t>VIM command to cause vStorage fault</w:t>
            </w:r>
          </w:p>
          <w:p w:rsidR="00874974" w:rsidRDefault="00874974" w:rsidP="004F5EAE">
            <w:pPr>
              <w:pStyle w:val="TestCaseInfo"/>
              <w:numPr>
                <w:ilvl w:val="0"/>
                <w:numId w:val="162"/>
              </w:numPr>
              <w:rPr>
                <w:lang w:eastAsia="zh-CN"/>
              </w:rPr>
            </w:pPr>
            <w:r>
              <w:rPr>
                <w:lang w:eastAsia="zh-CN"/>
              </w:rPr>
              <w:t>VIM command to cause vMemory fault</w:t>
            </w:r>
          </w:p>
          <w:p w:rsidR="00874974" w:rsidRDefault="00874974" w:rsidP="004F5EAE">
            <w:pPr>
              <w:pStyle w:val="TestCaseInfo"/>
              <w:numPr>
                <w:ilvl w:val="0"/>
                <w:numId w:val="162"/>
              </w:numPr>
              <w:rPr>
                <w:lang w:eastAsia="zh-CN"/>
              </w:rPr>
            </w:pPr>
            <w:r>
              <w:rPr>
                <w:lang w:eastAsia="zh-CN"/>
              </w:rPr>
              <w:t>VIM command to cause vNetwork fault</w:t>
            </w:r>
          </w:p>
          <w:p w:rsidR="00874974" w:rsidRDefault="00874974" w:rsidP="004F5EAE">
            <w:pPr>
              <w:pStyle w:val="TestCaseInfo"/>
              <w:numPr>
                <w:ilvl w:val="0"/>
                <w:numId w:val="162"/>
              </w:numPr>
              <w:rPr>
                <w:lang w:eastAsia="zh-CN"/>
              </w:rPr>
            </w:pPr>
            <w:r>
              <w:rPr>
                <w:lang w:eastAsia="zh-CN"/>
              </w:rPr>
              <w:t>VIM command to cause EM communication fault</w:t>
            </w:r>
          </w:p>
          <w:p w:rsidR="00874974" w:rsidRDefault="00874974" w:rsidP="004F5EAE">
            <w:pPr>
              <w:pStyle w:val="TestCaseInfo"/>
              <w:numPr>
                <w:ilvl w:val="0"/>
                <w:numId w:val="162"/>
              </w:numPr>
              <w:rPr>
                <w:lang w:eastAsia="zh-CN"/>
              </w:rPr>
            </w:pPr>
            <w:r>
              <w:rPr>
                <w:lang w:eastAsia="zh-CN"/>
              </w:rPr>
              <w:t>VIM command to cause VNF and VNFM communication fault</w:t>
            </w:r>
          </w:p>
          <w:p w:rsidR="0052294D" w:rsidRDefault="0052294D" w:rsidP="0052294D">
            <w:pPr>
              <w:pStyle w:val="TestCaseInfo"/>
              <w:rPr>
                <w:lang w:eastAsia="zh-CN"/>
              </w:rPr>
            </w:pPr>
            <w:r>
              <w:rPr>
                <w:lang w:eastAsia="zh-CN"/>
              </w:rPr>
              <w:t>Fault Type</w:t>
            </w:r>
          </w:p>
          <w:p w:rsidR="0052294D" w:rsidRDefault="0052294D" w:rsidP="004F5EAE">
            <w:pPr>
              <w:pStyle w:val="TestCaseInfo"/>
              <w:numPr>
                <w:ilvl w:val="0"/>
                <w:numId w:val="160"/>
              </w:numPr>
              <w:rPr>
                <w:lang w:eastAsia="zh-CN"/>
              </w:rPr>
            </w:pPr>
            <w:r>
              <w:rPr>
                <w:lang w:eastAsia="zh-CN"/>
              </w:rPr>
              <w:t>vCPU</w:t>
            </w:r>
          </w:p>
          <w:p w:rsidR="0052294D" w:rsidRDefault="0052294D" w:rsidP="004F5EAE">
            <w:pPr>
              <w:pStyle w:val="TestCaseInfo"/>
              <w:numPr>
                <w:ilvl w:val="0"/>
                <w:numId w:val="160"/>
              </w:numPr>
              <w:rPr>
                <w:lang w:eastAsia="zh-CN"/>
              </w:rPr>
            </w:pPr>
            <w:r>
              <w:rPr>
                <w:lang w:eastAsia="zh-CN"/>
              </w:rPr>
              <w:t>vMemory</w:t>
            </w:r>
          </w:p>
          <w:p w:rsidR="0052294D" w:rsidRDefault="0052294D" w:rsidP="004F5EAE">
            <w:pPr>
              <w:pStyle w:val="TestCaseInfo"/>
              <w:numPr>
                <w:ilvl w:val="0"/>
                <w:numId w:val="160"/>
              </w:numPr>
              <w:rPr>
                <w:lang w:eastAsia="zh-CN"/>
              </w:rPr>
            </w:pPr>
            <w:r>
              <w:rPr>
                <w:lang w:eastAsia="zh-CN"/>
              </w:rPr>
              <w:t>vNetwork</w:t>
            </w:r>
          </w:p>
          <w:p w:rsidR="0052294D" w:rsidRDefault="0052294D" w:rsidP="004F5EAE">
            <w:pPr>
              <w:pStyle w:val="TestCaseInfo"/>
              <w:numPr>
                <w:ilvl w:val="0"/>
                <w:numId w:val="160"/>
              </w:numPr>
              <w:rPr>
                <w:lang w:eastAsia="zh-CN"/>
              </w:rPr>
            </w:pPr>
            <w:r>
              <w:rPr>
                <w:lang w:eastAsia="zh-CN"/>
              </w:rPr>
              <w:t>vStorage</w:t>
            </w:r>
          </w:p>
          <w:p w:rsidR="0052294D" w:rsidRDefault="0052294D" w:rsidP="0052294D">
            <w:pPr>
              <w:pStyle w:val="TestCaseInfo"/>
              <w:rPr>
                <w:lang w:eastAsia="zh-CN"/>
              </w:rPr>
            </w:pPr>
            <w:r>
              <w:rPr>
                <w:lang w:eastAsia="zh-CN"/>
              </w:rPr>
              <w:t>Severity</w:t>
            </w:r>
          </w:p>
          <w:p w:rsidR="0052294D" w:rsidRDefault="0052294D" w:rsidP="004F5EAE">
            <w:pPr>
              <w:pStyle w:val="TestCaseInfo"/>
              <w:numPr>
                <w:ilvl w:val="0"/>
                <w:numId w:val="161"/>
              </w:numPr>
              <w:rPr>
                <w:lang w:eastAsia="zh-CN"/>
              </w:rPr>
            </w:pPr>
            <w:r>
              <w:rPr>
                <w:lang w:eastAsia="zh-CN"/>
              </w:rPr>
              <w:t>Critical</w:t>
            </w:r>
          </w:p>
          <w:p w:rsidR="0052294D" w:rsidRDefault="0052294D" w:rsidP="004F5EAE">
            <w:pPr>
              <w:pStyle w:val="TestCaseInfo"/>
              <w:numPr>
                <w:ilvl w:val="0"/>
                <w:numId w:val="161"/>
              </w:numPr>
              <w:rPr>
                <w:lang w:eastAsia="zh-CN"/>
              </w:rPr>
            </w:pPr>
            <w:r>
              <w:rPr>
                <w:lang w:eastAsia="zh-CN"/>
              </w:rPr>
              <w:t>Major</w:t>
            </w:r>
          </w:p>
          <w:p w:rsidR="0052294D" w:rsidRDefault="0052294D" w:rsidP="004F5EAE">
            <w:pPr>
              <w:pStyle w:val="TestCaseInfo"/>
              <w:numPr>
                <w:ilvl w:val="0"/>
                <w:numId w:val="161"/>
              </w:numPr>
              <w:rPr>
                <w:lang w:eastAsia="zh-CN"/>
              </w:rPr>
            </w:pPr>
            <w:r>
              <w:rPr>
                <w:lang w:eastAsia="zh-CN"/>
              </w:rPr>
              <w:lastRenderedPageBreak/>
              <w:t>Minor</w:t>
            </w:r>
          </w:p>
          <w:p w:rsidR="0052294D" w:rsidRDefault="0052294D" w:rsidP="004F5EAE">
            <w:pPr>
              <w:pStyle w:val="TestCaseInfo"/>
              <w:numPr>
                <w:ilvl w:val="0"/>
                <w:numId w:val="161"/>
              </w:numPr>
              <w:rPr>
                <w:lang w:eastAsia="zh-CN"/>
              </w:rPr>
            </w:pPr>
            <w:r>
              <w:rPr>
                <w:lang w:eastAsia="zh-CN"/>
              </w:rPr>
              <w:t>Warning</w:t>
            </w:r>
          </w:p>
          <w:p w:rsidR="00292340" w:rsidRPr="00D67489" w:rsidRDefault="0052294D" w:rsidP="004F5EAE">
            <w:pPr>
              <w:pStyle w:val="TestCaseInfo"/>
              <w:numPr>
                <w:ilvl w:val="0"/>
                <w:numId w:val="161"/>
              </w:numPr>
              <w:rPr>
                <w:lang w:eastAsia="zh-CN"/>
              </w:rPr>
            </w:pPr>
            <w:r>
              <w:rPr>
                <w:lang w:eastAsia="zh-CN"/>
              </w:rPr>
              <w:t>Indeterminate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D911D3" w:rsidP="00E7531B">
            <w:pPr>
              <w:pStyle w:val="TestCaseInfo"/>
              <w:rPr>
                <w:lang w:eastAsia="zh-CN"/>
              </w:rPr>
            </w:pPr>
            <w:r>
              <w:rPr>
                <w:lang w:eastAsia="zh-CN"/>
              </w:rPr>
              <w:t>faultInjectionID</w:t>
            </w:r>
            <w:r w:rsidR="00874974">
              <w:rPr>
                <w:lang w:eastAsia="zh-CN"/>
              </w:rPr>
              <w:tab/>
            </w:r>
            <w:r w:rsidR="00874974">
              <w:rPr>
                <w:lang w:eastAsia="zh-CN"/>
              </w:rPr>
              <w:tab/>
              <w:t>Success of fault injection</w:t>
            </w:r>
          </w:p>
          <w:p w:rsidR="00874974" w:rsidRDefault="00874974"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74974" w:rsidP="00E7531B">
            <w:pPr>
              <w:pStyle w:val="TestCaseInfo"/>
              <w:rPr>
                <w:lang w:eastAsia="zh-CN"/>
              </w:rPr>
            </w:pPr>
            <w:r>
              <w:rPr>
                <w:lang w:eastAsia="zh-CN"/>
              </w:rPr>
              <w:t>The command injects a vResource fault for the VNF.</w:t>
            </w:r>
          </w:p>
        </w:tc>
      </w:tr>
      <w:bookmarkEnd w:id="6985"/>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911D3" w:rsidTr="009A25AD">
        <w:tc>
          <w:tcPr>
            <w:tcW w:w="9330" w:type="dxa"/>
            <w:gridSpan w:val="2"/>
            <w:tcBorders>
              <w:top w:val="single" w:sz="2" w:space="0" w:color="auto"/>
              <w:left w:val="single" w:sz="2" w:space="0" w:color="auto"/>
              <w:bottom w:val="single" w:sz="2" w:space="0" w:color="auto"/>
              <w:right w:val="single" w:sz="2" w:space="0" w:color="auto"/>
            </w:tcBorders>
            <w:hideMark/>
          </w:tcPr>
          <w:p w:rsidR="00D911D3" w:rsidRDefault="00D911D3" w:rsidP="009A25AD">
            <w:pPr>
              <w:pStyle w:val="Function"/>
            </w:pPr>
            <w:bookmarkStart w:id="6986" w:name="_Toc477275756"/>
            <w:r>
              <w:t>Function: VNFM.</w:t>
            </w:r>
            <w:r w:rsidRPr="00CA4FD6">
              <w:t>Fault.VNFFaultInjection</w:t>
            </w:r>
            <w:r>
              <w:t>Removal()</w:t>
            </w:r>
            <w:bookmarkEnd w:id="6986"/>
          </w:p>
        </w:tc>
      </w:tr>
      <w:tr w:rsidR="00D911D3"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bookmarkStart w:id="6987" w:name="VNFFaultInjectionRemoval"/>
            <w:r>
              <w:t>Input:</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sz w:val="20"/>
                <w:szCs w:val="20"/>
              </w:rPr>
              <w:t>vnfRecord</w:t>
            </w:r>
          </w:p>
          <w:p w:rsidR="00D911D3" w:rsidRPr="00D67489" w:rsidRDefault="00D911D3" w:rsidP="008528FE">
            <w:pPr>
              <w:pStyle w:val="TestCaseInfo"/>
              <w:rPr>
                <w:lang w:eastAsia="zh-CN"/>
              </w:rPr>
            </w:pPr>
            <w:r>
              <w:rPr>
                <w:lang w:eastAsia="zh-CN"/>
              </w:rPr>
              <w:t>faultInjectionID</w:t>
            </w:r>
          </w:p>
        </w:tc>
      </w:tr>
      <w:tr w:rsidR="00D911D3"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lang w:eastAsia="zh-CN"/>
              </w:rPr>
              <w:t>TRUE</w:t>
            </w:r>
            <w:r>
              <w:rPr>
                <w:lang w:eastAsia="zh-CN"/>
              </w:rPr>
              <w:tab/>
            </w:r>
            <w:r>
              <w:rPr>
                <w:lang w:eastAsia="zh-CN"/>
              </w:rPr>
              <w:tab/>
              <w:t>Success of fault injection removal</w:t>
            </w:r>
          </w:p>
          <w:p w:rsidR="00D911D3" w:rsidRDefault="00D911D3" w:rsidP="009A25AD">
            <w:pPr>
              <w:pStyle w:val="TestCaseInfo"/>
              <w:rPr>
                <w:lang w:eastAsia="zh-CN"/>
              </w:rPr>
            </w:pPr>
            <w:r>
              <w:rPr>
                <w:lang w:eastAsia="zh-CN"/>
              </w:rPr>
              <w:t>FALSE</w:t>
            </w:r>
            <w:r>
              <w:rPr>
                <w:lang w:eastAsia="zh-CN"/>
              </w:rPr>
              <w:tab/>
            </w:r>
            <w:r>
              <w:rPr>
                <w:lang w:eastAsia="zh-CN"/>
              </w:rPr>
              <w:tab/>
              <w:t>Failure</w:t>
            </w:r>
          </w:p>
        </w:tc>
      </w:tr>
      <w:tr w:rsidR="00D911D3"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D911D3">
            <w:pPr>
              <w:pStyle w:val="TestCaseInfo"/>
              <w:rPr>
                <w:lang w:eastAsia="zh-CN"/>
              </w:rPr>
            </w:pPr>
            <w:r>
              <w:rPr>
                <w:lang w:eastAsia="zh-CN"/>
              </w:rPr>
              <w:t>The command clears or removes the previously injected vResource fault for the VNF.</w:t>
            </w:r>
          </w:p>
        </w:tc>
      </w:tr>
      <w:bookmarkEnd w:id="6987"/>
    </w:tbl>
    <w:p w:rsidR="00D911D3" w:rsidRDefault="00D911D3" w:rsidP="00292340"/>
    <w:p w:rsidR="00874974" w:rsidRDefault="00874974" w:rsidP="00874974">
      <w:pPr>
        <w:pStyle w:val="Heading3"/>
      </w:pPr>
      <w:bookmarkStart w:id="6988" w:name="_Toc477275678"/>
      <w:r>
        <w:t>Performance</w:t>
      </w:r>
      <w:bookmarkEnd w:id="6988"/>
    </w:p>
    <w:p w:rsidR="00874974" w:rsidRDefault="00F3163D" w:rsidP="00292340">
      <w:r>
        <w:t>Another group is the group Performance and provides commands for Performance Management.</w:t>
      </w:r>
    </w:p>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33B6D" w:rsidTr="00E26EBA">
        <w:tc>
          <w:tcPr>
            <w:tcW w:w="9330" w:type="dxa"/>
            <w:gridSpan w:val="2"/>
            <w:tcBorders>
              <w:top w:val="single" w:sz="2" w:space="0" w:color="auto"/>
              <w:left w:val="single" w:sz="2" w:space="0" w:color="auto"/>
              <w:bottom w:val="single" w:sz="2" w:space="0" w:color="auto"/>
              <w:right w:val="single" w:sz="2" w:space="0" w:color="auto"/>
            </w:tcBorders>
            <w:hideMark/>
          </w:tcPr>
          <w:p w:rsidR="00633B6D" w:rsidRDefault="00633B6D" w:rsidP="00167CF8">
            <w:pPr>
              <w:pStyle w:val="Function"/>
            </w:pPr>
            <w:bookmarkStart w:id="6989" w:name="_Toc477275757"/>
            <w:r>
              <w:t>Function: VNFM.Performance.</w:t>
            </w:r>
            <w:r w:rsidR="00E91AB5">
              <w:t>L</w:t>
            </w:r>
            <w:r>
              <w:t>istPMJobs()</w:t>
            </w:r>
            <w:bookmarkEnd w:id="6989"/>
          </w:p>
        </w:tc>
      </w:tr>
      <w:tr w:rsidR="00633B6D"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rPr>
                <w:lang w:eastAsia="zh-CN"/>
              </w:rPr>
            </w:pPr>
            <w:r w:rsidRPr="00707EFE">
              <w:t>vnfRecord</w:t>
            </w:r>
            <w:r w:rsidRPr="008D33D8">
              <w:rPr>
                <w:lang w:eastAsia="zh-CN"/>
              </w:rPr>
              <w:t xml:space="preserve"> or ANY</w:t>
            </w:r>
          </w:p>
          <w:p w:rsidR="00633B6D" w:rsidRPr="008D33D8" w:rsidRDefault="00DE6174" w:rsidP="00633B6D">
            <w:pPr>
              <w:pStyle w:val="TestCaseInfo"/>
            </w:pPr>
            <w:r>
              <w:rPr>
                <w:lang w:eastAsia="zh-CN"/>
              </w:rPr>
              <w:t>pmJobID</w:t>
            </w:r>
            <w:r w:rsidR="00633B6D" w:rsidRPr="008D33D8">
              <w:rPr>
                <w:lang w:eastAsia="zh-CN"/>
              </w:rPr>
              <w:t xml:space="preserve"> or ANY</w:t>
            </w:r>
          </w:p>
          <w:p w:rsidR="00633B6D" w:rsidRPr="008D33D8" w:rsidRDefault="00633B6D" w:rsidP="00633B6D">
            <w:pPr>
              <w:pStyle w:val="TestCaseInfo"/>
            </w:pPr>
            <w:r w:rsidRPr="008D33D8">
              <w:rPr>
                <w:lang w:eastAsia="zh-CN"/>
              </w:rPr>
              <w:t>Type</w:t>
            </w:r>
          </w:p>
          <w:p w:rsidR="00633B6D" w:rsidRPr="008D33D8" w:rsidRDefault="00633B6D" w:rsidP="00633B6D">
            <w:pPr>
              <w:pStyle w:val="TestCaseInfo"/>
              <w:numPr>
                <w:ilvl w:val="0"/>
                <w:numId w:val="204"/>
              </w:numPr>
              <w:rPr>
                <w:lang w:eastAsia="zh-CN"/>
              </w:rPr>
            </w:pPr>
            <w:r w:rsidRPr="008D33D8">
              <w:rPr>
                <w:lang w:eastAsia="zh-CN"/>
              </w:rPr>
              <w:t>vCPU</w:t>
            </w:r>
          </w:p>
          <w:p w:rsidR="00633B6D" w:rsidRPr="008D33D8" w:rsidRDefault="00633B6D" w:rsidP="00633B6D">
            <w:pPr>
              <w:pStyle w:val="TestCaseInfo"/>
              <w:numPr>
                <w:ilvl w:val="0"/>
                <w:numId w:val="204"/>
              </w:numPr>
              <w:rPr>
                <w:lang w:eastAsia="zh-CN"/>
              </w:rPr>
            </w:pPr>
            <w:r w:rsidRPr="008D33D8">
              <w:rPr>
                <w:lang w:eastAsia="zh-CN"/>
              </w:rPr>
              <w:t>vMemory</w:t>
            </w:r>
          </w:p>
          <w:p w:rsidR="00633B6D" w:rsidRPr="008D33D8" w:rsidRDefault="00633B6D" w:rsidP="00633B6D">
            <w:pPr>
              <w:pStyle w:val="TestCaseInfo"/>
              <w:numPr>
                <w:ilvl w:val="0"/>
                <w:numId w:val="204"/>
              </w:numPr>
              <w:rPr>
                <w:lang w:eastAsia="zh-CN"/>
              </w:rPr>
            </w:pPr>
            <w:r w:rsidRPr="008D33D8">
              <w:rPr>
                <w:lang w:eastAsia="zh-CN"/>
              </w:rPr>
              <w:t>vNetwork</w:t>
            </w:r>
          </w:p>
          <w:p w:rsidR="0059418B" w:rsidRPr="008D33D8" w:rsidRDefault="00633B6D" w:rsidP="00707EFE">
            <w:pPr>
              <w:pStyle w:val="TestCaseInfo"/>
              <w:numPr>
                <w:ilvl w:val="0"/>
                <w:numId w:val="204"/>
              </w:numPr>
              <w:rPr>
                <w:lang w:eastAsia="zh-CN"/>
              </w:rPr>
            </w:pPr>
            <w:r w:rsidRPr="008D33D8">
              <w:rPr>
                <w:lang w:eastAsia="zh-CN"/>
              </w:rPr>
              <w:t>vStorage</w:t>
            </w:r>
          </w:p>
          <w:p w:rsidR="00633B6D" w:rsidRPr="00D67489" w:rsidRDefault="00633B6D" w:rsidP="00707EFE">
            <w:pPr>
              <w:pStyle w:val="TestCaseInfo"/>
              <w:numPr>
                <w:ilvl w:val="0"/>
                <w:numId w:val="204"/>
              </w:numPr>
              <w:rPr>
                <w:lang w:eastAsia="zh-CN"/>
              </w:rPr>
            </w:pPr>
            <w:r w:rsidRPr="008D33D8">
              <w:rPr>
                <w:lang w:eastAsia="zh-CN"/>
              </w:rPr>
              <w:t>ALL</w:t>
            </w:r>
          </w:p>
        </w:tc>
      </w:tr>
      <w:tr w:rsidR="00633B6D"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33B6D" w:rsidRPr="008D33D8" w:rsidRDefault="00633B6D" w:rsidP="00633B6D">
            <w:pPr>
              <w:pStyle w:val="TestCaseInfo"/>
            </w:pPr>
            <w:r w:rsidRPr="008D33D8">
              <w:rPr>
                <w:lang w:eastAsia="zh-CN"/>
              </w:rPr>
              <w:t>List of performance</w:t>
            </w:r>
            <w:r w:rsidR="00E43176" w:rsidRPr="008D33D8">
              <w:rPr>
                <w:lang w:eastAsia="zh-CN"/>
              </w:rPr>
              <w:t xml:space="preserve"> management</w:t>
            </w:r>
            <w:r w:rsidRPr="008D33D8">
              <w:rPr>
                <w:lang w:eastAsia="zh-CN"/>
              </w:rPr>
              <w:t xml:space="preserve"> jobs</w:t>
            </w:r>
          </w:p>
          <w:p w:rsidR="00633B6D" w:rsidRPr="008D33D8" w:rsidRDefault="00633B6D" w:rsidP="00633B6D">
            <w:pPr>
              <w:pStyle w:val="TestCaseInfo"/>
              <w:numPr>
                <w:ilvl w:val="0"/>
                <w:numId w:val="205"/>
              </w:numPr>
              <w:rPr>
                <w:lang w:eastAsia="zh-CN"/>
              </w:rPr>
            </w:pPr>
            <w:r w:rsidRPr="00707EFE">
              <w:t>vnfRecord</w:t>
            </w:r>
          </w:p>
          <w:p w:rsidR="00633B6D" w:rsidRPr="008D33D8" w:rsidRDefault="00DE6174" w:rsidP="00633B6D">
            <w:pPr>
              <w:pStyle w:val="TestCaseInfo"/>
              <w:numPr>
                <w:ilvl w:val="0"/>
                <w:numId w:val="205"/>
              </w:numPr>
            </w:pPr>
            <w:r>
              <w:rPr>
                <w:lang w:eastAsia="zh-CN"/>
              </w:rPr>
              <w:t>pmJobID</w:t>
            </w:r>
          </w:p>
          <w:p w:rsidR="00633B6D" w:rsidRPr="008D33D8" w:rsidRDefault="00633B6D" w:rsidP="00633B6D">
            <w:pPr>
              <w:pStyle w:val="TestCaseInfo"/>
              <w:numPr>
                <w:ilvl w:val="0"/>
                <w:numId w:val="205"/>
              </w:numPr>
              <w:rPr>
                <w:lang w:eastAsia="zh-CN"/>
              </w:rPr>
            </w:pPr>
            <w:r w:rsidRPr="008D33D8">
              <w:rPr>
                <w:lang w:eastAsia="zh-CN"/>
              </w:rPr>
              <w:t>Type</w:t>
            </w:r>
          </w:p>
          <w:p w:rsidR="00633B6D" w:rsidRPr="008D33D8" w:rsidRDefault="00633B6D" w:rsidP="00633B6D">
            <w:pPr>
              <w:pStyle w:val="TestCaseInfo"/>
              <w:numPr>
                <w:ilvl w:val="0"/>
                <w:numId w:val="205"/>
              </w:numPr>
              <w:rPr>
                <w:lang w:eastAsia="zh-CN"/>
              </w:rPr>
            </w:pPr>
            <w:r w:rsidRPr="008D33D8">
              <w:rPr>
                <w:lang w:eastAsia="zh-CN"/>
              </w:rPr>
              <w:t xml:space="preserve">Collection period </w:t>
            </w:r>
          </w:p>
          <w:p w:rsidR="00633B6D" w:rsidRPr="008D33D8" w:rsidRDefault="00633B6D" w:rsidP="00633B6D">
            <w:pPr>
              <w:pStyle w:val="TestCaseInfo"/>
              <w:numPr>
                <w:ilvl w:val="0"/>
                <w:numId w:val="205"/>
              </w:numPr>
              <w:rPr>
                <w:lang w:eastAsia="zh-CN"/>
              </w:rPr>
            </w:pPr>
            <w:r w:rsidRPr="008D33D8">
              <w:rPr>
                <w:lang w:eastAsia="zh-CN"/>
              </w:rPr>
              <w:t>Reporting period</w:t>
            </w:r>
          </w:p>
          <w:p w:rsidR="00633B6D" w:rsidRDefault="00633B6D" w:rsidP="00707EFE">
            <w:pPr>
              <w:pStyle w:val="TestCaseInfo"/>
              <w:numPr>
                <w:ilvl w:val="0"/>
                <w:numId w:val="205"/>
              </w:numPr>
            </w:pPr>
            <w:r w:rsidRPr="008D33D8">
              <w:rPr>
                <w:lang w:eastAsia="zh-CN"/>
              </w:rPr>
              <w:t>Reporting boundary to define the duration</w:t>
            </w:r>
          </w:p>
        </w:tc>
      </w:tr>
      <w:tr w:rsidR="00633B6D"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3B6D" w:rsidRDefault="00633B6D"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33B6D" w:rsidRDefault="00633B6D" w:rsidP="00E26EBA">
            <w:pPr>
              <w:pStyle w:val="TestCaseInfo"/>
              <w:rPr>
                <w:lang w:eastAsia="zh-CN"/>
              </w:rPr>
            </w:pPr>
            <w:r>
              <w:rPr>
                <w:lang w:eastAsia="zh-CN"/>
              </w:rPr>
              <w:t xml:space="preserve">The command lists all performance </w:t>
            </w:r>
            <w:r w:rsidR="00DF0A42">
              <w:rPr>
                <w:lang w:eastAsia="zh-CN"/>
              </w:rPr>
              <w:t xml:space="preserve">management </w:t>
            </w:r>
            <w:r>
              <w:rPr>
                <w:lang w:eastAsia="zh-CN"/>
              </w:rPr>
              <w:t>jobs</w:t>
            </w:r>
            <w:r w:rsidR="00A22C4E">
              <w:rPr>
                <w:lang w:eastAsia="zh-CN"/>
              </w:rPr>
              <w:t xml:space="preserve"> matching the filter</w:t>
            </w:r>
            <w:r w:rsidR="00BE3793">
              <w:rPr>
                <w:lang w:eastAsia="zh-CN"/>
              </w:rPr>
              <w:t>.</w:t>
            </w:r>
          </w:p>
        </w:tc>
      </w:tr>
    </w:tbl>
    <w:p w:rsidR="00633B6D" w:rsidRDefault="00633B6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D66F5" w:rsidTr="00E26EBA">
        <w:tc>
          <w:tcPr>
            <w:tcW w:w="9330" w:type="dxa"/>
            <w:gridSpan w:val="2"/>
            <w:tcBorders>
              <w:top w:val="single" w:sz="2" w:space="0" w:color="auto"/>
              <w:left w:val="single" w:sz="2" w:space="0" w:color="auto"/>
              <w:bottom w:val="single" w:sz="2" w:space="0" w:color="auto"/>
              <w:right w:val="single" w:sz="2" w:space="0" w:color="auto"/>
            </w:tcBorders>
            <w:hideMark/>
          </w:tcPr>
          <w:p w:rsidR="004D66F5" w:rsidRDefault="004D66F5" w:rsidP="00E26EBA">
            <w:pPr>
              <w:pStyle w:val="Function"/>
            </w:pPr>
            <w:bookmarkStart w:id="6990" w:name="_Toc477275758"/>
            <w:r>
              <w:t>Function: VNFM.Performance.CreatePMJob()</w:t>
            </w:r>
            <w:bookmarkEnd w:id="6990"/>
          </w:p>
        </w:tc>
      </w:tr>
      <w:tr w:rsidR="004D66F5" w:rsidRPr="00D67489"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D66F5" w:rsidRPr="008D33D8" w:rsidRDefault="004D66F5" w:rsidP="004D66F5">
            <w:pPr>
              <w:pStyle w:val="TestCaseInfo"/>
              <w:rPr>
                <w:lang w:eastAsia="zh-CN"/>
              </w:rPr>
            </w:pPr>
            <w:r w:rsidRPr="00707EFE">
              <w:t>vnfRecord</w:t>
            </w:r>
          </w:p>
          <w:p w:rsidR="004D66F5" w:rsidRPr="008D33D8" w:rsidRDefault="004D66F5" w:rsidP="004D66F5">
            <w:pPr>
              <w:pStyle w:val="TestCaseInfo"/>
              <w:rPr>
                <w:lang w:eastAsia="zh-CN"/>
              </w:rPr>
            </w:pPr>
            <w:r w:rsidRPr="008D33D8">
              <w:rPr>
                <w:lang w:eastAsia="zh-CN"/>
              </w:rPr>
              <w:t>Type</w:t>
            </w:r>
          </w:p>
          <w:p w:rsidR="004D66F5" w:rsidRPr="008D33D8" w:rsidRDefault="004D66F5" w:rsidP="004D66F5">
            <w:pPr>
              <w:pStyle w:val="TestCaseInfo"/>
              <w:numPr>
                <w:ilvl w:val="0"/>
                <w:numId w:val="204"/>
              </w:numPr>
              <w:rPr>
                <w:lang w:eastAsia="zh-CN"/>
              </w:rPr>
            </w:pPr>
            <w:r w:rsidRPr="008D33D8">
              <w:rPr>
                <w:lang w:eastAsia="zh-CN"/>
              </w:rPr>
              <w:t>vCPU</w:t>
            </w:r>
          </w:p>
          <w:p w:rsidR="004D66F5" w:rsidRPr="008D33D8" w:rsidRDefault="004D66F5" w:rsidP="004D66F5">
            <w:pPr>
              <w:pStyle w:val="TestCaseInfo"/>
              <w:numPr>
                <w:ilvl w:val="0"/>
                <w:numId w:val="204"/>
              </w:numPr>
              <w:rPr>
                <w:lang w:eastAsia="zh-CN"/>
              </w:rPr>
            </w:pPr>
            <w:r w:rsidRPr="008D33D8">
              <w:rPr>
                <w:lang w:eastAsia="zh-CN"/>
              </w:rPr>
              <w:t>vMemory</w:t>
            </w:r>
          </w:p>
          <w:p w:rsidR="004D66F5" w:rsidRPr="008D33D8" w:rsidRDefault="004D66F5" w:rsidP="004D66F5">
            <w:pPr>
              <w:pStyle w:val="TestCaseInfo"/>
              <w:numPr>
                <w:ilvl w:val="0"/>
                <w:numId w:val="204"/>
              </w:numPr>
              <w:rPr>
                <w:lang w:eastAsia="zh-CN"/>
              </w:rPr>
            </w:pPr>
            <w:r w:rsidRPr="008D33D8">
              <w:rPr>
                <w:lang w:eastAsia="zh-CN"/>
              </w:rPr>
              <w:t>vNetwork</w:t>
            </w:r>
          </w:p>
          <w:p w:rsidR="004D66F5" w:rsidRPr="008D33D8" w:rsidRDefault="004D66F5" w:rsidP="004D66F5">
            <w:pPr>
              <w:pStyle w:val="TestCaseInfo"/>
              <w:numPr>
                <w:ilvl w:val="0"/>
                <w:numId w:val="204"/>
              </w:numPr>
              <w:rPr>
                <w:lang w:eastAsia="zh-CN"/>
              </w:rPr>
            </w:pPr>
            <w:r w:rsidRPr="008D33D8">
              <w:rPr>
                <w:lang w:eastAsia="zh-CN"/>
              </w:rPr>
              <w:t>vStorage</w:t>
            </w:r>
          </w:p>
          <w:p w:rsidR="004D66F5" w:rsidRPr="008D33D8" w:rsidRDefault="004D66F5" w:rsidP="004D66F5">
            <w:pPr>
              <w:pStyle w:val="TestCaseInfo"/>
              <w:numPr>
                <w:ilvl w:val="0"/>
                <w:numId w:val="204"/>
              </w:numPr>
              <w:rPr>
                <w:lang w:eastAsia="zh-CN"/>
              </w:rPr>
            </w:pPr>
            <w:r w:rsidRPr="008D33D8">
              <w:rPr>
                <w:lang w:eastAsia="zh-CN"/>
              </w:rPr>
              <w:t>ALL</w:t>
            </w:r>
          </w:p>
          <w:p w:rsidR="004D66F5" w:rsidRPr="008D33D8" w:rsidRDefault="004D66F5" w:rsidP="004D66F5">
            <w:pPr>
              <w:pStyle w:val="TestCaseInfo"/>
              <w:rPr>
                <w:lang w:eastAsia="zh-CN"/>
              </w:rPr>
            </w:pPr>
            <w:r w:rsidRPr="008D33D8">
              <w:rPr>
                <w:lang w:eastAsia="zh-CN"/>
              </w:rPr>
              <w:t xml:space="preserve">Collection period </w:t>
            </w:r>
          </w:p>
          <w:p w:rsidR="004D66F5" w:rsidRPr="008D33D8" w:rsidRDefault="004D66F5" w:rsidP="004D66F5">
            <w:pPr>
              <w:pStyle w:val="TestCaseInfo"/>
              <w:rPr>
                <w:lang w:eastAsia="zh-CN"/>
              </w:rPr>
            </w:pPr>
            <w:r w:rsidRPr="008D33D8">
              <w:rPr>
                <w:lang w:eastAsia="zh-CN"/>
              </w:rPr>
              <w:lastRenderedPageBreak/>
              <w:t>Reporting period</w:t>
            </w:r>
          </w:p>
          <w:p w:rsidR="004D66F5" w:rsidRPr="008D33D8" w:rsidRDefault="004D66F5">
            <w:pPr>
              <w:pStyle w:val="TestCaseInfo"/>
            </w:pPr>
            <w:r w:rsidRPr="008D33D8">
              <w:rPr>
                <w:lang w:eastAsia="zh-CN"/>
              </w:rPr>
              <w:t>Reporting boundary to define the duration</w:t>
            </w:r>
          </w:p>
        </w:tc>
      </w:tr>
      <w:tr w:rsidR="004D66F5"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4D66F5" w:rsidRDefault="00DE6174" w:rsidP="004D66F5">
            <w:pPr>
              <w:pStyle w:val="TestCaseInfo"/>
            </w:pPr>
            <w:r>
              <w:rPr>
                <w:lang w:eastAsia="zh-CN"/>
              </w:rPr>
              <w:t>pmJobID</w:t>
            </w:r>
            <w:r w:rsidR="004D66F5">
              <w:rPr>
                <w:lang w:eastAsia="zh-CN"/>
              </w:rPr>
              <w:tab/>
              <w:t xml:space="preserve">Successful </w:t>
            </w:r>
            <w:r w:rsidR="003A4C43">
              <w:rPr>
                <w:lang w:eastAsia="zh-CN"/>
              </w:rPr>
              <w:t>create</w:t>
            </w:r>
          </w:p>
          <w:p w:rsidR="004D66F5" w:rsidRDefault="004D66F5">
            <w:pPr>
              <w:pStyle w:val="TestCaseInfo"/>
              <w:rPr>
                <w:lang w:eastAsia="zh-CN"/>
              </w:rPr>
            </w:pPr>
            <w:r>
              <w:rPr>
                <w:lang w:eastAsia="zh-CN"/>
              </w:rPr>
              <w:t>FALSE</w:t>
            </w:r>
            <w:r>
              <w:rPr>
                <w:lang w:eastAsia="zh-CN"/>
              </w:rPr>
              <w:tab/>
            </w:r>
            <w:r>
              <w:rPr>
                <w:lang w:eastAsia="zh-CN"/>
              </w:rPr>
              <w:tab/>
              <w:t>Error</w:t>
            </w:r>
          </w:p>
        </w:tc>
      </w:tr>
      <w:tr w:rsidR="004D66F5"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D66F5" w:rsidRDefault="004D66F5" w:rsidP="00E26EB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D66F5" w:rsidRDefault="00E666D7">
            <w:pPr>
              <w:pStyle w:val="TestCaseInfo"/>
              <w:rPr>
                <w:lang w:eastAsia="zh-CN"/>
              </w:rPr>
            </w:pPr>
            <w:r>
              <w:rPr>
                <w:lang w:eastAsia="zh-CN"/>
              </w:rPr>
              <w:t xml:space="preserve">The command creates a </w:t>
            </w:r>
            <w:r w:rsidR="00FB0AE5">
              <w:rPr>
                <w:lang w:eastAsia="zh-CN"/>
              </w:rPr>
              <w:t>p</w:t>
            </w:r>
            <w:r>
              <w:rPr>
                <w:lang w:eastAsia="zh-CN"/>
              </w:rPr>
              <w:t xml:space="preserve">erformance </w:t>
            </w:r>
            <w:r w:rsidR="00FB0AE5">
              <w:rPr>
                <w:lang w:eastAsia="zh-CN"/>
              </w:rPr>
              <w:t>m</w:t>
            </w:r>
            <w:r>
              <w:rPr>
                <w:lang w:eastAsia="zh-CN"/>
              </w:rPr>
              <w:t>anagement job which controls the collection and reporting of performance information. The user needs to provide information to specify the type of collection, the collection period</w:t>
            </w:r>
            <w:r w:rsidR="004A41A4">
              <w:rPr>
                <w:lang w:eastAsia="zh-CN"/>
              </w:rPr>
              <w:t xml:space="preserve"> and</w:t>
            </w:r>
            <w:r>
              <w:rPr>
                <w:lang w:eastAsia="zh-CN"/>
              </w:rPr>
              <w:t xml:space="preserve"> reporting style.</w:t>
            </w:r>
          </w:p>
        </w:tc>
      </w:tr>
    </w:tbl>
    <w:p w:rsidR="004D66F5" w:rsidRDefault="004D66F5"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44500" w:rsidTr="00E26EBA">
        <w:tc>
          <w:tcPr>
            <w:tcW w:w="9330" w:type="dxa"/>
            <w:gridSpan w:val="2"/>
            <w:tcBorders>
              <w:top w:val="single" w:sz="2" w:space="0" w:color="auto"/>
              <w:left w:val="single" w:sz="2" w:space="0" w:color="auto"/>
              <w:bottom w:val="single" w:sz="2" w:space="0" w:color="auto"/>
              <w:right w:val="single" w:sz="2" w:space="0" w:color="auto"/>
            </w:tcBorders>
            <w:hideMark/>
          </w:tcPr>
          <w:p w:rsidR="00A44500" w:rsidRDefault="00A44500">
            <w:pPr>
              <w:pStyle w:val="Function"/>
            </w:pPr>
            <w:bookmarkStart w:id="6991" w:name="_Toc477275759"/>
            <w:r>
              <w:t>Function: VNFM.Performance.DeletePMJob()</w:t>
            </w:r>
            <w:bookmarkEnd w:id="6991"/>
          </w:p>
        </w:tc>
      </w:tr>
      <w:tr w:rsidR="00A44500" w:rsidRPr="00D67489" w:rsidTr="00E26EBA">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Pr="00707EFE" w:rsidRDefault="00A44500" w:rsidP="00E26EBA">
            <w:pPr>
              <w:pStyle w:val="TestCaseDescription"/>
              <w:rPr>
                <w:sz w:val="22"/>
                <w:szCs w:val="22"/>
              </w:rPr>
            </w:pPr>
            <w:r w:rsidRPr="00707EFE">
              <w:rPr>
                <w:sz w:val="22"/>
                <w:szCs w:val="22"/>
              </w:rPr>
              <w:t>Input:</w:t>
            </w:r>
          </w:p>
        </w:tc>
        <w:tc>
          <w:tcPr>
            <w:tcW w:w="7979" w:type="dxa"/>
            <w:tcBorders>
              <w:top w:val="single" w:sz="2" w:space="0" w:color="auto"/>
              <w:left w:val="single" w:sz="2" w:space="0" w:color="auto"/>
              <w:bottom w:val="single" w:sz="2" w:space="0" w:color="auto"/>
              <w:right w:val="single" w:sz="2" w:space="0" w:color="auto"/>
            </w:tcBorders>
          </w:tcPr>
          <w:p w:rsidR="007A660C" w:rsidRPr="008D33D8" w:rsidRDefault="007A660C" w:rsidP="007A660C">
            <w:pPr>
              <w:pStyle w:val="TestCaseInfo"/>
              <w:rPr>
                <w:lang w:eastAsia="zh-CN"/>
              </w:rPr>
            </w:pPr>
            <w:r w:rsidRPr="00707EFE">
              <w:t>vnfRecord</w:t>
            </w:r>
          </w:p>
          <w:p w:rsidR="00A44500" w:rsidRPr="008D33D8" w:rsidRDefault="00DE6174" w:rsidP="00A44500">
            <w:pPr>
              <w:pStyle w:val="TestCaseInfo"/>
              <w:rPr>
                <w:lang w:eastAsia="zh-CN"/>
              </w:rPr>
            </w:pPr>
            <w:r>
              <w:rPr>
                <w:lang w:eastAsia="zh-CN"/>
              </w:rPr>
              <w:t>pmJobID</w:t>
            </w:r>
          </w:p>
        </w:tc>
      </w:tr>
      <w:tr w:rsidR="00A44500" w:rsidTr="00E26EBA">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44500" w:rsidRDefault="00A44500" w:rsidP="00A44500">
            <w:pPr>
              <w:pStyle w:val="TestCaseInfo"/>
            </w:pPr>
            <w:r>
              <w:rPr>
                <w:lang w:eastAsia="zh-CN"/>
              </w:rPr>
              <w:t>TRUE</w:t>
            </w:r>
            <w:r>
              <w:rPr>
                <w:lang w:eastAsia="zh-CN"/>
              </w:rPr>
              <w:tab/>
            </w:r>
            <w:r>
              <w:rPr>
                <w:lang w:eastAsia="zh-CN"/>
              </w:rPr>
              <w:tab/>
              <w:t>Successful de</w:t>
            </w:r>
            <w:r w:rsidR="00167CF8">
              <w:rPr>
                <w:lang w:eastAsia="zh-CN"/>
              </w:rPr>
              <w:t>lete</w:t>
            </w:r>
          </w:p>
          <w:p w:rsidR="00A44500" w:rsidRDefault="00A44500" w:rsidP="00A44500">
            <w:pPr>
              <w:pStyle w:val="TestCaseInfo"/>
              <w:rPr>
                <w:lang w:eastAsia="zh-CN"/>
              </w:rPr>
            </w:pPr>
            <w:r>
              <w:rPr>
                <w:lang w:eastAsia="zh-CN"/>
              </w:rPr>
              <w:t>FALSE</w:t>
            </w:r>
            <w:r>
              <w:rPr>
                <w:lang w:eastAsia="zh-CN"/>
              </w:rPr>
              <w:tab/>
            </w:r>
            <w:r>
              <w:rPr>
                <w:lang w:eastAsia="zh-CN"/>
              </w:rPr>
              <w:tab/>
              <w:t>Error</w:t>
            </w:r>
          </w:p>
        </w:tc>
      </w:tr>
      <w:tr w:rsidR="00A44500" w:rsidTr="00E26EB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44500" w:rsidRDefault="00A44500" w:rsidP="00A4450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44500" w:rsidRDefault="00A44500">
            <w:pPr>
              <w:pStyle w:val="TestCaseInfo"/>
              <w:rPr>
                <w:lang w:eastAsia="zh-CN"/>
              </w:rPr>
            </w:pPr>
            <w:r>
              <w:rPr>
                <w:lang w:eastAsia="zh-CN"/>
              </w:rPr>
              <w:t xml:space="preserve">The command deletes the </w:t>
            </w:r>
            <w:r w:rsidR="00FB0AE5">
              <w:rPr>
                <w:lang w:eastAsia="zh-CN"/>
              </w:rPr>
              <w:t>p</w:t>
            </w:r>
            <w:r>
              <w:rPr>
                <w:lang w:eastAsia="zh-CN"/>
              </w:rPr>
              <w:t xml:space="preserve">erformance </w:t>
            </w:r>
            <w:r w:rsidR="00FB0AE5">
              <w:rPr>
                <w:lang w:eastAsia="zh-CN"/>
              </w:rPr>
              <w:t>m</w:t>
            </w:r>
            <w:r>
              <w:rPr>
                <w:lang w:eastAsia="zh-CN"/>
              </w:rPr>
              <w:t>anagement job with the given ID.</w:t>
            </w:r>
          </w:p>
        </w:tc>
      </w:tr>
    </w:tbl>
    <w:p w:rsidR="00A44500" w:rsidRDefault="00A4450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11209" w:rsidTr="005545F0">
        <w:tc>
          <w:tcPr>
            <w:tcW w:w="9330" w:type="dxa"/>
            <w:gridSpan w:val="2"/>
            <w:tcBorders>
              <w:top w:val="single" w:sz="2" w:space="0" w:color="auto"/>
              <w:left w:val="single" w:sz="2" w:space="0" w:color="auto"/>
              <w:bottom w:val="single" w:sz="2" w:space="0" w:color="auto"/>
              <w:right w:val="single" w:sz="2" w:space="0" w:color="auto"/>
            </w:tcBorders>
            <w:hideMark/>
          </w:tcPr>
          <w:p w:rsidR="00D11209" w:rsidRDefault="00D11209">
            <w:pPr>
              <w:pStyle w:val="Function"/>
            </w:pPr>
            <w:bookmarkStart w:id="6992" w:name="_Toc477275760"/>
            <w:r>
              <w:t>Function: VNFM.Performance.ListThresholds()</w:t>
            </w:r>
            <w:bookmarkEnd w:id="6992"/>
          </w:p>
        </w:tc>
      </w:tr>
      <w:tr w:rsidR="00D11209" w:rsidRPr="00D67489" w:rsidTr="005545F0">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rPr>
                <w:lang w:eastAsia="zh-CN"/>
              </w:rPr>
            </w:pPr>
            <w:r w:rsidRPr="00D75827">
              <w:t>vnfRecord</w:t>
            </w:r>
            <w:r w:rsidRPr="008D33D8">
              <w:rPr>
                <w:lang w:eastAsia="zh-CN"/>
              </w:rPr>
              <w:t xml:space="preserve"> or ANY</w:t>
            </w:r>
          </w:p>
          <w:p w:rsidR="00D11209" w:rsidRPr="008D33D8" w:rsidRDefault="00C42266" w:rsidP="005545F0">
            <w:pPr>
              <w:pStyle w:val="TestCaseInfo"/>
            </w:pPr>
            <w:r>
              <w:rPr>
                <w:lang w:eastAsia="zh-CN"/>
              </w:rPr>
              <w:t>t</w:t>
            </w:r>
            <w:r w:rsidR="00D11209">
              <w:rPr>
                <w:lang w:eastAsia="zh-CN"/>
              </w:rPr>
              <w:t>hresholdID</w:t>
            </w:r>
            <w:r w:rsidR="00D11209" w:rsidRPr="008D33D8">
              <w:rPr>
                <w:lang w:eastAsia="zh-CN"/>
              </w:rPr>
              <w:t xml:space="preserve"> or ANY</w:t>
            </w:r>
          </w:p>
          <w:p w:rsidR="00D11209" w:rsidRPr="008D33D8" w:rsidRDefault="00D11209" w:rsidP="005545F0">
            <w:pPr>
              <w:pStyle w:val="TestCaseInfo"/>
            </w:pPr>
            <w:r>
              <w:rPr>
                <w:lang w:eastAsia="zh-CN"/>
              </w:rPr>
              <w:t>metric</w:t>
            </w:r>
            <w:r w:rsidRPr="008D33D8">
              <w:rPr>
                <w:lang w:eastAsia="zh-CN"/>
              </w:rPr>
              <w:t>Type</w:t>
            </w:r>
          </w:p>
          <w:p w:rsidR="00D11209" w:rsidRPr="008D33D8" w:rsidRDefault="00D11209" w:rsidP="005545F0">
            <w:pPr>
              <w:pStyle w:val="TestCaseInfo"/>
              <w:numPr>
                <w:ilvl w:val="0"/>
                <w:numId w:val="204"/>
              </w:numPr>
              <w:rPr>
                <w:lang w:eastAsia="zh-CN"/>
              </w:rPr>
            </w:pPr>
            <w:r w:rsidRPr="008D33D8">
              <w:rPr>
                <w:lang w:eastAsia="zh-CN"/>
              </w:rPr>
              <w:t>vCPU</w:t>
            </w:r>
          </w:p>
          <w:p w:rsidR="00D11209" w:rsidRPr="008D33D8" w:rsidRDefault="00D11209" w:rsidP="005545F0">
            <w:pPr>
              <w:pStyle w:val="TestCaseInfo"/>
              <w:numPr>
                <w:ilvl w:val="0"/>
                <w:numId w:val="204"/>
              </w:numPr>
              <w:rPr>
                <w:lang w:eastAsia="zh-CN"/>
              </w:rPr>
            </w:pPr>
            <w:r w:rsidRPr="008D33D8">
              <w:rPr>
                <w:lang w:eastAsia="zh-CN"/>
              </w:rPr>
              <w:t>vMemory</w:t>
            </w:r>
          </w:p>
          <w:p w:rsidR="00D11209" w:rsidRPr="008D33D8" w:rsidRDefault="00D11209" w:rsidP="005545F0">
            <w:pPr>
              <w:pStyle w:val="TestCaseInfo"/>
              <w:numPr>
                <w:ilvl w:val="0"/>
                <w:numId w:val="204"/>
              </w:numPr>
              <w:rPr>
                <w:lang w:eastAsia="zh-CN"/>
              </w:rPr>
            </w:pPr>
            <w:r w:rsidRPr="008D33D8">
              <w:rPr>
                <w:lang w:eastAsia="zh-CN"/>
              </w:rPr>
              <w:t>vNetwork</w:t>
            </w:r>
          </w:p>
          <w:p w:rsidR="00D11209" w:rsidRPr="008D33D8" w:rsidRDefault="00D11209" w:rsidP="005545F0">
            <w:pPr>
              <w:pStyle w:val="TestCaseInfo"/>
              <w:numPr>
                <w:ilvl w:val="0"/>
                <w:numId w:val="204"/>
              </w:numPr>
              <w:rPr>
                <w:lang w:eastAsia="zh-CN"/>
              </w:rPr>
            </w:pPr>
            <w:r w:rsidRPr="008D33D8">
              <w:rPr>
                <w:lang w:eastAsia="zh-CN"/>
              </w:rPr>
              <w:t>vStorage</w:t>
            </w:r>
          </w:p>
          <w:p w:rsidR="00D11209" w:rsidRDefault="00D11209" w:rsidP="005545F0">
            <w:pPr>
              <w:pStyle w:val="TestCaseInfo"/>
              <w:numPr>
                <w:ilvl w:val="0"/>
                <w:numId w:val="204"/>
              </w:numPr>
              <w:rPr>
                <w:lang w:eastAsia="zh-CN"/>
              </w:rPr>
            </w:pPr>
            <w:r w:rsidRPr="008D33D8">
              <w:rPr>
                <w:lang w:eastAsia="zh-CN"/>
              </w:rPr>
              <w:t>ALL</w:t>
            </w:r>
          </w:p>
          <w:p w:rsidR="00D11209" w:rsidRDefault="00D11209" w:rsidP="00707EFE">
            <w:pPr>
              <w:pStyle w:val="TestCaseInfo"/>
              <w:rPr>
                <w:lang w:eastAsia="zh-CN"/>
              </w:rPr>
            </w:pPr>
            <w:r>
              <w:rPr>
                <w:lang w:eastAsia="zh-CN"/>
              </w:rPr>
              <w:t>thresholdType</w:t>
            </w:r>
          </w:p>
          <w:p w:rsidR="00D11209" w:rsidRDefault="00D11209" w:rsidP="00707EFE">
            <w:pPr>
              <w:pStyle w:val="TestCaseInfo"/>
              <w:numPr>
                <w:ilvl w:val="0"/>
                <w:numId w:val="213"/>
              </w:numPr>
              <w:rPr>
                <w:lang w:eastAsia="zh-CN"/>
              </w:rPr>
            </w:pPr>
            <w:r w:rsidRPr="00D11209">
              <w:rPr>
                <w:lang w:eastAsia="zh-CN"/>
              </w:rPr>
              <w:t>single/multi value threshold</w:t>
            </w:r>
          </w:p>
          <w:p w:rsidR="00D11209" w:rsidRPr="00D67489" w:rsidRDefault="00D11209" w:rsidP="00707EFE">
            <w:pPr>
              <w:pStyle w:val="TestCaseInfo"/>
              <w:numPr>
                <w:ilvl w:val="0"/>
                <w:numId w:val="213"/>
              </w:numPr>
              <w:rPr>
                <w:lang w:eastAsia="zh-CN"/>
              </w:rPr>
            </w:pPr>
            <w:r w:rsidRPr="00D11209">
              <w:rPr>
                <w:lang w:eastAsia="zh-CN"/>
              </w:rPr>
              <w:t>static/dynamic/template base threshold</w:t>
            </w:r>
          </w:p>
        </w:tc>
      </w:tr>
      <w:tr w:rsidR="00D11209" w:rsidTr="005545F0">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11209" w:rsidRPr="008D33D8" w:rsidRDefault="00D11209" w:rsidP="005545F0">
            <w:pPr>
              <w:pStyle w:val="TestCaseInfo"/>
            </w:pPr>
            <w:r w:rsidRPr="008D33D8">
              <w:rPr>
                <w:lang w:eastAsia="zh-CN"/>
              </w:rPr>
              <w:t xml:space="preserve">List of </w:t>
            </w:r>
            <w:r>
              <w:rPr>
                <w:lang w:eastAsia="zh-CN"/>
              </w:rPr>
              <w:t>thresholds</w:t>
            </w:r>
          </w:p>
          <w:p w:rsidR="00D11209" w:rsidRPr="008D33D8" w:rsidRDefault="00D11209" w:rsidP="005545F0">
            <w:pPr>
              <w:pStyle w:val="TestCaseInfo"/>
              <w:numPr>
                <w:ilvl w:val="0"/>
                <w:numId w:val="205"/>
              </w:numPr>
              <w:rPr>
                <w:lang w:eastAsia="zh-CN"/>
              </w:rPr>
            </w:pPr>
            <w:r w:rsidRPr="00D75827">
              <w:t>vnfRecord</w:t>
            </w:r>
          </w:p>
          <w:p w:rsidR="00D11209" w:rsidRPr="008D33D8" w:rsidRDefault="00C42266" w:rsidP="005545F0">
            <w:pPr>
              <w:pStyle w:val="TestCaseInfo"/>
              <w:numPr>
                <w:ilvl w:val="0"/>
                <w:numId w:val="205"/>
              </w:numPr>
            </w:pPr>
            <w:r>
              <w:rPr>
                <w:lang w:eastAsia="zh-CN"/>
              </w:rPr>
              <w:t>t</w:t>
            </w:r>
            <w:r w:rsidR="00D11209">
              <w:rPr>
                <w:lang w:eastAsia="zh-CN"/>
              </w:rPr>
              <w:t>hresholdID</w:t>
            </w:r>
          </w:p>
          <w:p w:rsidR="00D11209" w:rsidRPr="008D33D8" w:rsidRDefault="00D11209" w:rsidP="005545F0">
            <w:pPr>
              <w:pStyle w:val="TestCaseInfo"/>
              <w:numPr>
                <w:ilvl w:val="0"/>
                <w:numId w:val="205"/>
              </w:numPr>
              <w:rPr>
                <w:lang w:eastAsia="zh-CN"/>
              </w:rPr>
            </w:pPr>
            <w:r>
              <w:rPr>
                <w:lang w:eastAsia="zh-CN"/>
              </w:rPr>
              <w:t>metric</w:t>
            </w:r>
            <w:r w:rsidRPr="008D33D8">
              <w:rPr>
                <w:lang w:eastAsia="zh-CN"/>
              </w:rPr>
              <w:t>Type</w:t>
            </w:r>
          </w:p>
          <w:p w:rsidR="00D11209" w:rsidRDefault="00C42266" w:rsidP="00D11209">
            <w:pPr>
              <w:pStyle w:val="TestCaseInfo"/>
              <w:numPr>
                <w:ilvl w:val="0"/>
                <w:numId w:val="205"/>
              </w:numPr>
            </w:pPr>
            <w:r>
              <w:t>t</w:t>
            </w:r>
            <w:r w:rsidR="00D11209">
              <w:t>hreshold</w:t>
            </w:r>
            <w:r>
              <w:t>T</w:t>
            </w:r>
            <w:r w:rsidR="00D11209">
              <w:t>ype</w:t>
            </w:r>
          </w:p>
          <w:p w:rsidR="00D11209" w:rsidRDefault="00D11209" w:rsidP="005545F0">
            <w:pPr>
              <w:pStyle w:val="TestCaseInfo"/>
              <w:numPr>
                <w:ilvl w:val="0"/>
                <w:numId w:val="205"/>
              </w:numPr>
              <w:ind w:left="1112"/>
            </w:pPr>
            <w:r>
              <w:t>single/multi value threshold</w:t>
            </w:r>
          </w:p>
          <w:p w:rsidR="00D11209" w:rsidRDefault="00D11209" w:rsidP="005545F0">
            <w:pPr>
              <w:pStyle w:val="TestCaseInfo"/>
              <w:numPr>
                <w:ilvl w:val="0"/>
                <w:numId w:val="205"/>
              </w:numPr>
              <w:ind w:left="1112"/>
            </w:pPr>
            <w:r>
              <w:t>static/dynamic/template base threshold</w:t>
            </w:r>
          </w:p>
          <w:p w:rsidR="00D11209" w:rsidRDefault="00C42266" w:rsidP="00D11209">
            <w:pPr>
              <w:pStyle w:val="TestCaseInfo"/>
              <w:numPr>
                <w:ilvl w:val="0"/>
                <w:numId w:val="205"/>
              </w:numPr>
            </w:pPr>
            <w:r>
              <w:t>t</w:t>
            </w:r>
            <w:r w:rsidR="00D11209">
              <w:t>hreshold</w:t>
            </w:r>
            <w:r>
              <w:t>D</w:t>
            </w:r>
            <w:r w:rsidR="00D11209">
              <w:t>etails</w:t>
            </w:r>
          </w:p>
          <w:p w:rsidR="00D11209" w:rsidRDefault="00D11209" w:rsidP="005545F0">
            <w:pPr>
              <w:pStyle w:val="TestCaseInfo"/>
              <w:numPr>
                <w:ilvl w:val="0"/>
                <w:numId w:val="205"/>
              </w:numPr>
              <w:ind w:left="1112"/>
            </w:pPr>
            <w:r>
              <w:t>value to be crossed</w:t>
            </w:r>
          </w:p>
          <w:p w:rsidR="00D11209" w:rsidRDefault="00D11209" w:rsidP="005545F0">
            <w:pPr>
              <w:pStyle w:val="TestCaseInfo"/>
              <w:numPr>
                <w:ilvl w:val="0"/>
                <w:numId w:val="205"/>
              </w:numPr>
              <w:ind w:left="1112"/>
            </w:pPr>
            <w:r>
              <w:t>direction in which the value is crossed</w:t>
            </w:r>
          </w:p>
          <w:p w:rsidR="00D11209" w:rsidRDefault="00D11209" w:rsidP="00707EFE">
            <w:pPr>
              <w:pStyle w:val="TestCaseInfo"/>
              <w:numPr>
                <w:ilvl w:val="0"/>
                <w:numId w:val="205"/>
              </w:numPr>
              <w:ind w:left="1112"/>
            </w:pPr>
            <w:r>
              <w:t>details on the notification to be generated</w:t>
            </w:r>
          </w:p>
        </w:tc>
      </w:tr>
      <w:tr w:rsidR="00D11209" w:rsidTr="005545F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11209" w:rsidRDefault="00D11209" w:rsidP="005545F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11209" w:rsidRDefault="00D11209">
            <w:pPr>
              <w:pStyle w:val="TestCaseInfo"/>
              <w:rPr>
                <w:lang w:eastAsia="zh-CN"/>
              </w:rPr>
            </w:pPr>
            <w:r>
              <w:rPr>
                <w:lang w:eastAsia="zh-CN"/>
              </w:rPr>
              <w:t xml:space="preserve">The command lists all </w:t>
            </w:r>
            <w:r w:rsidR="00A559DA">
              <w:rPr>
                <w:lang w:eastAsia="zh-CN"/>
              </w:rPr>
              <w:t>thresholds</w:t>
            </w:r>
            <w:r w:rsidR="002E270C">
              <w:rPr>
                <w:lang w:eastAsia="zh-CN"/>
              </w:rPr>
              <w:t xml:space="preserve"> matching the filter</w:t>
            </w:r>
            <w:r>
              <w:rPr>
                <w:lang w:eastAsia="zh-CN"/>
              </w:rPr>
              <w:t>.</w:t>
            </w:r>
          </w:p>
        </w:tc>
      </w:tr>
    </w:tbl>
    <w:p w:rsidR="00C65A1A" w:rsidRDefault="00C65A1A" w:rsidP="00C65A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D1EDA" w:rsidTr="005F76A6">
        <w:tc>
          <w:tcPr>
            <w:tcW w:w="9330" w:type="dxa"/>
            <w:gridSpan w:val="2"/>
            <w:tcBorders>
              <w:top w:val="single" w:sz="2" w:space="0" w:color="auto"/>
              <w:left w:val="single" w:sz="2" w:space="0" w:color="auto"/>
              <w:bottom w:val="single" w:sz="2" w:space="0" w:color="auto"/>
              <w:right w:val="single" w:sz="2" w:space="0" w:color="auto"/>
            </w:tcBorders>
            <w:hideMark/>
          </w:tcPr>
          <w:p w:rsidR="00FD1EDA" w:rsidRDefault="00FD1EDA" w:rsidP="005F76A6">
            <w:pPr>
              <w:pStyle w:val="Function"/>
            </w:pPr>
            <w:bookmarkStart w:id="6993" w:name="_Toc477275761"/>
            <w:r>
              <w:t>Function: VNFM.Performance.CreateThreshold()</w:t>
            </w:r>
            <w:bookmarkEnd w:id="6993"/>
          </w:p>
        </w:tc>
      </w:tr>
      <w:tr w:rsidR="00FD1EDA" w:rsidRPr="008D33D8"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D1EDA" w:rsidRPr="008D33D8" w:rsidRDefault="00FD1EDA" w:rsidP="005F76A6">
            <w:pPr>
              <w:pStyle w:val="TestCaseInfo"/>
              <w:rPr>
                <w:lang w:eastAsia="zh-CN"/>
              </w:rPr>
            </w:pPr>
            <w:r w:rsidRPr="00D75827">
              <w:t>vnfRecord</w:t>
            </w:r>
          </w:p>
          <w:p w:rsidR="00FD1EDA" w:rsidRPr="008D33D8" w:rsidRDefault="00FD1EDA" w:rsidP="005F76A6">
            <w:pPr>
              <w:pStyle w:val="TestCaseInfo"/>
              <w:rPr>
                <w:lang w:eastAsia="zh-CN"/>
              </w:rPr>
            </w:pPr>
            <w:r>
              <w:rPr>
                <w:lang w:eastAsia="zh-CN"/>
              </w:rPr>
              <w:t>metric</w:t>
            </w:r>
            <w:r w:rsidRPr="008D33D8">
              <w:rPr>
                <w:lang w:eastAsia="zh-CN"/>
              </w:rPr>
              <w:t>Type</w:t>
            </w:r>
          </w:p>
          <w:p w:rsidR="00FD1EDA" w:rsidRPr="008D33D8" w:rsidRDefault="00FD1EDA" w:rsidP="005F76A6">
            <w:pPr>
              <w:pStyle w:val="TestCaseInfo"/>
              <w:numPr>
                <w:ilvl w:val="0"/>
                <w:numId w:val="204"/>
              </w:numPr>
              <w:rPr>
                <w:lang w:eastAsia="zh-CN"/>
              </w:rPr>
            </w:pPr>
            <w:r w:rsidRPr="008D33D8">
              <w:rPr>
                <w:lang w:eastAsia="zh-CN"/>
              </w:rPr>
              <w:t>vCPU</w:t>
            </w:r>
          </w:p>
          <w:p w:rsidR="00FD1EDA" w:rsidRPr="008D33D8" w:rsidRDefault="00FD1EDA" w:rsidP="005F76A6">
            <w:pPr>
              <w:pStyle w:val="TestCaseInfo"/>
              <w:numPr>
                <w:ilvl w:val="0"/>
                <w:numId w:val="204"/>
              </w:numPr>
              <w:rPr>
                <w:lang w:eastAsia="zh-CN"/>
              </w:rPr>
            </w:pPr>
            <w:r w:rsidRPr="008D33D8">
              <w:rPr>
                <w:lang w:eastAsia="zh-CN"/>
              </w:rPr>
              <w:t>vMemory</w:t>
            </w:r>
          </w:p>
          <w:p w:rsidR="00FD1EDA" w:rsidRPr="008D33D8" w:rsidRDefault="00FD1EDA" w:rsidP="005F76A6">
            <w:pPr>
              <w:pStyle w:val="TestCaseInfo"/>
              <w:numPr>
                <w:ilvl w:val="0"/>
                <w:numId w:val="204"/>
              </w:numPr>
              <w:rPr>
                <w:lang w:eastAsia="zh-CN"/>
              </w:rPr>
            </w:pPr>
            <w:r w:rsidRPr="008D33D8">
              <w:rPr>
                <w:lang w:eastAsia="zh-CN"/>
              </w:rPr>
              <w:t>vNetwork</w:t>
            </w:r>
          </w:p>
          <w:p w:rsidR="00FD1EDA" w:rsidRPr="008D33D8" w:rsidRDefault="00FD1EDA" w:rsidP="005F76A6">
            <w:pPr>
              <w:pStyle w:val="TestCaseInfo"/>
              <w:numPr>
                <w:ilvl w:val="0"/>
                <w:numId w:val="204"/>
              </w:numPr>
              <w:rPr>
                <w:lang w:eastAsia="zh-CN"/>
              </w:rPr>
            </w:pPr>
            <w:r w:rsidRPr="008D33D8">
              <w:rPr>
                <w:lang w:eastAsia="zh-CN"/>
              </w:rPr>
              <w:lastRenderedPageBreak/>
              <w:t>vStorage</w:t>
            </w:r>
          </w:p>
          <w:p w:rsidR="00FD1EDA" w:rsidRPr="008D33D8" w:rsidRDefault="00FD1EDA" w:rsidP="005F76A6">
            <w:pPr>
              <w:pStyle w:val="TestCaseInfo"/>
              <w:numPr>
                <w:ilvl w:val="0"/>
                <w:numId w:val="204"/>
              </w:numPr>
              <w:rPr>
                <w:lang w:eastAsia="zh-CN"/>
              </w:rPr>
            </w:pPr>
            <w:r w:rsidRPr="008D33D8">
              <w:rPr>
                <w:lang w:eastAsia="zh-CN"/>
              </w:rPr>
              <w:t>ALL</w:t>
            </w:r>
          </w:p>
          <w:p w:rsidR="00FD1EDA" w:rsidRDefault="00FD1EDA" w:rsidP="005F76A6">
            <w:pPr>
              <w:pStyle w:val="TestCaseInfo"/>
            </w:pPr>
            <w:r>
              <w:t>thresholdType</w:t>
            </w:r>
          </w:p>
          <w:p w:rsidR="00FD1EDA" w:rsidRDefault="00FD1EDA" w:rsidP="005F76A6">
            <w:pPr>
              <w:pStyle w:val="TestCaseInfo"/>
              <w:numPr>
                <w:ilvl w:val="0"/>
                <w:numId w:val="204"/>
              </w:numPr>
            </w:pPr>
            <w:r>
              <w:t>single/multi value threshold</w:t>
            </w:r>
          </w:p>
          <w:p w:rsidR="00FD1EDA" w:rsidRDefault="00FD1EDA" w:rsidP="005F76A6">
            <w:pPr>
              <w:pStyle w:val="TestCaseInfo"/>
              <w:numPr>
                <w:ilvl w:val="0"/>
                <w:numId w:val="204"/>
              </w:numPr>
            </w:pPr>
            <w:r>
              <w:t>static/dynamic/template base threshold</w:t>
            </w:r>
          </w:p>
          <w:p w:rsidR="00FD1EDA" w:rsidRDefault="00FD1EDA" w:rsidP="005F76A6">
            <w:pPr>
              <w:pStyle w:val="TestCaseInfo"/>
            </w:pPr>
            <w:r>
              <w:t>thresholdDetails</w:t>
            </w:r>
          </w:p>
          <w:p w:rsidR="00FD1EDA" w:rsidRDefault="00FD1EDA" w:rsidP="005F76A6">
            <w:pPr>
              <w:pStyle w:val="TestCaseInfo"/>
              <w:numPr>
                <w:ilvl w:val="0"/>
                <w:numId w:val="204"/>
              </w:numPr>
            </w:pPr>
            <w:r>
              <w:t>value to be crossed</w:t>
            </w:r>
          </w:p>
          <w:p w:rsidR="00FD1EDA" w:rsidRDefault="00FD1EDA" w:rsidP="005F76A6">
            <w:pPr>
              <w:pStyle w:val="TestCaseInfo"/>
              <w:numPr>
                <w:ilvl w:val="0"/>
                <w:numId w:val="204"/>
              </w:numPr>
            </w:pPr>
            <w:r>
              <w:t>direction in which the value is crossed</w:t>
            </w:r>
          </w:p>
          <w:p w:rsidR="00FD1EDA" w:rsidRPr="008D33D8" w:rsidRDefault="00FD1EDA" w:rsidP="005F76A6">
            <w:pPr>
              <w:pStyle w:val="TestCaseInfo"/>
              <w:numPr>
                <w:ilvl w:val="0"/>
                <w:numId w:val="204"/>
              </w:numPr>
            </w:pPr>
            <w:r>
              <w:t>details on the notification to be generated</w:t>
            </w:r>
          </w:p>
        </w:tc>
      </w:tr>
      <w:tr w:rsidR="00FD1EDA" w:rsidTr="005F76A6">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FD1EDA" w:rsidRDefault="00FD1EDA" w:rsidP="005F76A6">
            <w:pPr>
              <w:pStyle w:val="TestCaseInfo"/>
            </w:pPr>
            <w:r>
              <w:rPr>
                <w:lang w:eastAsia="zh-CN"/>
              </w:rPr>
              <w:t>thresholdID</w:t>
            </w:r>
            <w:r>
              <w:rPr>
                <w:lang w:eastAsia="zh-CN"/>
              </w:rPr>
              <w:tab/>
              <w:t>Successful create</w:t>
            </w:r>
          </w:p>
          <w:p w:rsidR="00FD1EDA" w:rsidRDefault="00FD1EDA" w:rsidP="005F76A6">
            <w:pPr>
              <w:pStyle w:val="TestCaseInfo"/>
              <w:rPr>
                <w:lang w:eastAsia="zh-CN"/>
              </w:rPr>
            </w:pPr>
            <w:r>
              <w:rPr>
                <w:lang w:eastAsia="zh-CN"/>
              </w:rPr>
              <w:t>FALSE</w:t>
            </w:r>
            <w:r>
              <w:rPr>
                <w:lang w:eastAsia="zh-CN"/>
              </w:rPr>
              <w:tab/>
            </w:r>
            <w:r>
              <w:rPr>
                <w:lang w:eastAsia="zh-CN"/>
              </w:rPr>
              <w:tab/>
              <w:t>Error</w:t>
            </w:r>
          </w:p>
        </w:tc>
      </w:tr>
      <w:tr w:rsidR="00FD1EDA" w:rsidTr="005F76A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D1EDA" w:rsidRDefault="00FD1EDA"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D1EDA" w:rsidRDefault="00FD1EDA">
            <w:pPr>
              <w:pStyle w:val="TestCaseInfo"/>
              <w:rPr>
                <w:lang w:eastAsia="zh-CN"/>
              </w:rPr>
            </w:pPr>
            <w:r>
              <w:rPr>
                <w:lang w:eastAsia="zh-CN"/>
              </w:rPr>
              <w:t>The command creates a threshold to specify threshold levels on specified metric type and VNF for which notifications will be generated when crossed.</w:t>
            </w:r>
          </w:p>
        </w:tc>
      </w:tr>
    </w:tbl>
    <w:p w:rsidR="00FD1EDA" w:rsidRDefault="00A20F47" w:rsidP="00707EFE">
      <w:pPr>
        <w:tabs>
          <w:tab w:val="left" w:pos="2415"/>
        </w:tabs>
      </w:pPr>
      <w:r>
        <w:tab/>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65A1A" w:rsidTr="005F76A6">
        <w:tc>
          <w:tcPr>
            <w:tcW w:w="9330" w:type="dxa"/>
            <w:gridSpan w:val="2"/>
            <w:tcBorders>
              <w:top w:val="single" w:sz="2" w:space="0" w:color="auto"/>
              <w:left w:val="single" w:sz="2" w:space="0" w:color="auto"/>
              <w:bottom w:val="single" w:sz="2" w:space="0" w:color="auto"/>
              <w:right w:val="single" w:sz="2" w:space="0" w:color="auto"/>
            </w:tcBorders>
            <w:hideMark/>
          </w:tcPr>
          <w:p w:rsidR="00C65A1A" w:rsidRDefault="00C65A1A">
            <w:pPr>
              <w:pStyle w:val="Function"/>
            </w:pPr>
            <w:bookmarkStart w:id="6994" w:name="_Toc477275762"/>
            <w:r>
              <w:t>Function: VNFM.Performance.DeleteThreshold()</w:t>
            </w:r>
            <w:bookmarkEnd w:id="6994"/>
          </w:p>
        </w:tc>
      </w:tr>
      <w:tr w:rsidR="00C65A1A" w:rsidRPr="00D67489"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Pr="00D75827" w:rsidRDefault="00C65A1A" w:rsidP="005F76A6">
            <w:pPr>
              <w:pStyle w:val="TestCaseDescription"/>
              <w:rPr>
                <w:sz w:val="22"/>
                <w:szCs w:val="22"/>
              </w:rPr>
            </w:pPr>
            <w:r w:rsidRPr="00D75827">
              <w:rPr>
                <w:sz w:val="22"/>
                <w:szCs w:val="22"/>
              </w:rPr>
              <w:t>Input:</w:t>
            </w:r>
          </w:p>
        </w:tc>
        <w:tc>
          <w:tcPr>
            <w:tcW w:w="7979" w:type="dxa"/>
            <w:tcBorders>
              <w:top w:val="single" w:sz="2" w:space="0" w:color="auto"/>
              <w:left w:val="single" w:sz="2" w:space="0" w:color="auto"/>
              <w:bottom w:val="single" w:sz="2" w:space="0" w:color="auto"/>
              <w:right w:val="single" w:sz="2" w:space="0" w:color="auto"/>
            </w:tcBorders>
          </w:tcPr>
          <w:p w:rsidR="00C65A1A" w:rsidRPr="008D33D8" w:rsidRDefault="00C65A1A" w:rsidP="005F76A6">
            <w:pPr>
              <w:pStyle w:val="TestCaseInfo"/>
              <w:rPr>
                <w:lang w:eastAsia="zh-CN"/>
              </w:rPr>
            </w:pPr>
            <w:r w:rsidRPr="00D75827">
              <w:t>vnfRecord</w:t>
            </w:r>
          </w:p>
          <w:p w:rsidR="00C65A1A" w:rsidRPr="008D33D8" w:rsidRDefault="00C42266">
            <w:pPr>
              <w:pStyle w:val="TestCaseInfo"/>
              <w:rPr>
                <w:lang w:eastAsia="zh-CN"/>
              </w:rPr>
            </w:pPr>
            <w:r>
              <w:rPr>
                <w:lang w:eastAsia="zh-CN"/>
              </w:rPr>
              <w:t>threshold</w:t>
            </w:r>
            <w:r w:rsidR="00C65A1A">
              <w:rPr>
                <w:lang w:eastAsia="zh-CN"/>
              </w:rPr>
              <w:t>ID</w:t>
            </w:r>
          </w:p>
        </w:tc>
      </w:tr>
      <w:tr w:rsidR="00C65A1A" w:rsidTr="005F76A6">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5F76A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65A1A" w:rsidRDefault="00C65A1A" w:rsidP="005F76A6">
            <w:pPr>
              <w:pStyle w:val="TestCaseInfo"/>
            </w:pPr>
            <w:r>
              <w:rPr>
                <w:lang w:eastAsia="zh-CN"/>
              </w:rPr>
              <w:t>TRUE</w:t>
            </w:r>
            <w:r>
              <w:rPr>
                <w:lang w:eastAsia="zh-CN"/>
              </w:rPr>
              <w:tab/>
            </w:r>
            <w:r>
              <w:rPr>
                <w:lang w:eastAsia="zh-CN"/>
              </w:rPr>
              <w:tab/>
              <w:t>Successful delete</w:t>
            </w:r>
          </w:p>
          <w:p w:rsidR="00C65A1A" w:rsidRDefault="00C65A1A" w:rsidP="005F76A6">
            <w:pPr>
              <w:pStyle w:val="TestCaseInfo"/>
              <w:rPr>
                <w:lang w:eastAsia="zh-CN"/>
              </w:rPr>
            </w:pPr>
            <w:r>
              <w:rPr>
                <w:lang w:eastAsia="zh-CN"/>
              </w:rPr>
              <w:t>FALSE</w:t>
            </w:r>
            <w:r>
              <w:rPr>
                <w:lang w:eastAsia="zh-CN"/>
              </w:rPr>
              <w:tab/>
            </w:r>
            <w:r>
              <w:rPr>
                <w:lang w:eastAsia="zh-CN"/>
              </w:rPr>
              <w:tab/>
              <w:t>Error</w:t>
            </w:r>
          </w:p>
        </w:tc>
      </w:tr>
      <w:tr w:rsidR="00C65A1A" w:rsidTr="005F76A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65A1A" w:rsidRDefault="00C65A1A"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65A1A" w:rsidRDefault="00C65A1A">
            <w:pPr>
              <w:pStyle w:val="TestCaseInfo"/>
              <w:rPr>
                <w:lang w:eastAsia="zh-CN"/>
              </w:rPr>
            </w:pPr>
            <w:r>
              <w:rPr>
                <w:lang w:eastAsia="zh-CN"/>
              </w:rPr>
              <w:t xml:space="preserve">The command deletes the </w:t>
            </w:r>
            <w:r w:rsidR="00C42266">
              <w:rPr>
                <w:lang w:eastAsia="zh-CN"/>
              </w:rPr>
              <w:t xml:space="preserve">threshold </w:t>
            </w:r>
            <w:r>
              <w:rPr>
                <w:lang w:eastAsia="zh-CN"/>
              </w:rPr>
              <w:t>with the given ID.</w:t>
            </w:r>
          </w:p>
        </w:tc>
      </w:tr>
    </w:tbl>
    <w:p w:rsidR="00D11209" w:rsidRDefault="00D11209"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6995" w:name="_Toc477275763"/>
            <w:r>
              <w:t xml:space="preserve">Function: </w:t>
            </w:r>
            <w:r w:rsidR="00ED4205">
              <w:t>VNFM.</w:t>
            </w:r>
            <w:r w:rsidR="00CA4FD6" w:rsidRPr="00CA4FD6">
              <w:t>Performance.ListPerformanceNotificatio</w:t>
            </w:r>
            <w:r w:rsidR="00011F87">
              <w:t>nSubscription</w:t>
            </w:r>
            <w:r>
              <w:t>()</w:t>
            </w:r>
            <w:bookmarkEnd w:id="699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6996" w:name="ListPerformance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921758" w:rsidRPr="008D33D8" w:rsidRDefault="00921758" w:rsidP="00921758">
            <w:pPr>
              <w:pStyle w:val="TestCaseInfo"/>
            </w:pPr>
            <w:r w:rsidRPr="00707EFE">
              <w:t>vnf</w:t>
            </w:r>
            <w:r w:rsidR="005E480F">
              <w:t>InstanceID</w:t>
            </w:r>
            <w:r w:rsidRPr="008D33D8">
              <w:rPr>
                <w:lang w:eastAsia="zh-CN"/>
              </w:rPr>
              <w:t xml:space="preserve"> or ANY</w:t>
            </w:r>
          </w:p>
          <w:p w:rsidR="00921758" w:rsidRPr="008D33D8" w:rsidRDefault="00781CED" w:rsidP="00921758">
            <w:pPr>
              <w:pStyle w:val="TestCaseInfo"/>
            </w:pPr>
            <w:r>
              <w:rPr>
                <w:lang w:eastAsia="zh-CN"/>
              </w:rPr>
              <w:t>perfSubscriptionID</w:t>
            </w:r>
            <w:r w:rsidR="001E7953">
              <w:rPr>
                <w:lang w:eastAsia="zh-CN"/>
              </w:rPr>
              <w:t xml:space="preserve"> </w:t>
            </w:r>
            <w:r w:rsidR="00921758" w:rsidRPr="008D33D8">
              <w:rPr>
                <w:lang w:eastAsia="zh-CN"/>
              </w:rPr>
              <w:t>or ANY</w:t>
            </w:r>
          </w:p>
          <w:p w:rsidR="001D690A" w:rsidRPr="008D33D8" w:rsidRDefault="000537B8" w:rsidP="00707EFE">
            <w:pPr>
              <w:pStyle w:val="TestCaseInfo"/>
              <w:rPr>
                <w:lang w:eastAsia="zh-CN"/>
              </w:rPr>
            </w:pPr>
            <w:r>
              <w:rPr>
                <w:lang w:eastAsia="zh-CN"/>
              </w:rPr>
              <w:t>p</w:t>
            </w:r>
            <w:r w:rsidR="00AF3506">
              <w:rPr>
                <w:lang w:eastAsia="zh-CN"/>
              </w:rPr>
              <w:t>erfNotificationType</w:t>
            </w:r>
            <w:r w:rsidR="00921758" w:rsidRPr="008D33D8">
              <w:rPr>
                <w:lang w:eastAsia="zh-CN"/>
              </w:rPr>
              <w:t xml:space="preserve"> or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05F87" w:rsidRPr="008D33D8" w:rsidRDefault="00205F87" w:rsidP="00205F87">
            <w:pPr>
              <w:pStyle w:val="TestCaseInfo"/>
            </w:pPr>
            <w:r w:rsidRPr="008D33D8">
              <w:rPr>
                <w:lang w:eastAsia="zh-CN"/>
              </w:rPr>
              <w:t xml:space="preserve">List of performance notifications </w:t>
            </w:r>
            <w:r w:rsidR="00011F87">
              <w:rPr>
                <w:lang w:eastAsia="zh-CN"/>
              </w:rPr>
              <w:t>subscriptions</w:t>
            </w:r>
          </w:p>
          <w:p w:rsidR="00205F87" w:rsidRPr="008D33D8" w:rsidRDefault="005E480F" w:rsidP="00205F87">
            <w:pPr>
              <w:pStyle w:val="TestCaseInfo"/>
              <w:numPr>
                <w:ilvl w:val="0"/>
                <w:numId w:val="165"/>
              </w:numPr>
            </w:pPr>
            <w:r w:rsidRPr="00022770">
              <w:t>vnf</w:t>
            </w:r>
            <w:r>
              <w:t>InstanceID</w:t>
            </w:r>
          </w:p>
          <w:p w:rsidR="001E7953" w:rsidRDefault="00781CED" w:rsidP="00205F87">
            <w:pPr>
              <w:pStyle w:val="TestCaseInfo"/>
              <w:numPr>
                <w:ilvl w:val="0"/>
                <w:numId w:val="165"/>
              </w:numPr>
            </w:pPr>
            <w:r>
              <w:rPr>
                <w:lang w:eastAsia="zh-CN"/>
              </w:rPr>
              <w:t>perfSubscriptionID</w:t>
            </w:r>
          </w:p>
          <w:p w:rsidR="001D690A" w:rsidRPr="008D33D8" w:rsidRDefault="000537B8" w:rsidP="00205F87">
            <w:pPr>
              <w:pStyle w:val="TestCaseInfo"/>
              <w:numPr>
                <w:ilvl w:val="0"/>
                <w:numId w:val="165"/>
              </w:numPr>
              <w:rPr>
                <w:lang w:eastAsia="zh-CN"/>
              </w:rPr>
            </w:pPr>
            <w:r>
              <w:rPr>
                <w:lang w:eastAsia="zh-CN"/>
              </w:rPr>
              <w:t>p</w:t>
            </w:r>
            <w:r w:rsidR="00AF3506">
              <w:rPr>
                <w:lang w:eastAsia="zh-CN"/>
              </w:rPr>
              <w:t>erfNotificationType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D690A" w:rsidP="00167CF8">
            <w:pPr>
              <w:pStyle w:val="TestCaseInfo"/>
              <w:rPr>
                <w:lang w:eastAsia="zh-CN"/>
              </w:rPr>
            </w:pPr>
            <w:r>
              <w:rPr>
                <w:lang w:eastAsia="zh-CN"/>
              </w:rPr>
              <w:t xml:space="preserve">The command lists all </w:t>
            </w:r>
            <w:r w:rsidR="00011F87">
              <w:rPr>
                <w:lang w:eastAsia="zh-CN"/>
              </w:rPr>
              <w:t xml:space="preserve">subscriptions </w:t>
            </w:r>
            <w:r>
              <w:rPr>
                <w:lang w:eastAsia="zh-CN"/>
              </w:rPr>
              <w:t>f</w:t>
            </w:r>
            <w:r w:rsidR="00011F87">
              <w:rPr>
                <w:lang w:eastAsia="zh-CN"/>
              </w:rPr>
              <w:t>or</w:t>
            </w:r>
            <w:r>
              <w:rPr>
                <w:lang w:eastAsia="zh-CN"/>
              </w:rPr>
              <w:t xml:space="preserve"> performance </w:t>
            </w:r>
            <w:r w:rsidR="00205F87">
              <w:rPr>
                <w:lang w:eastAsia="zh-CN"/>
              </w:rPr>
              <w:t>n</w:t>
            </w:r>
            <w:r w:rsidR="00015E9C">
              <w:rPr>
                <w:lang w:eastAsia="zh-CN"/>
              </w:rPr>
              <w:t>otifications</w:t>
            </w:r>
            <w:r w:rsidR="00A22C4E">
              <w:rPr>
                <w:lang w:eastAsia="zh-CN"/>
              </w:rPr>
              <w:t xml:space="preserve"> matching the filter</w:t>
            </w:r>
            <w:r w:rsidR="00453C89">
              <w:rPr>
                <w:lang w:eastAsia="zh-CN"/>
              </w:rPr>
              <w:t>.</w:t>
            </w:r>
          </w:p>
        </w:tc>
      </w:tr>
      <w:bookmarkEnd w:id="6996"/>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6997" w:name="_Toc477275764"/>
            <w:r>
              <w:t xml:space="preserve">Function: </w:t>
            </w:r>
            <w:r w:rsidR="00ED4205">
              <w:t>VNFM.</w:t>
            </w:r>
            <w:r w:rsidR="00CA4FD6" w:rsidRPr="00CA4FD6">
              <w:t>Performance.</w:t>
            </w:r>
            <w:r w:rsidR="001E7953">
              <w:t>Subscribe</w:t>
            </w:r>
            <w:r w:rsidR="00CA4FD6" w:rsidRPr="00CA4FD6">
              <w:t>PerformanceNotification</w:t>
            </w:r>
            <w:r>
              <w:t>()</w:t>
            </w:r>
            <w:bookmarkEnd w:id="699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8D33D8" w:rsidRDefault="005E480F" w:rsidP="008D33D8">
            <w:pPr>
              <w:pStyle w:val="TestCaseDescription"/>
              <w:rPr>
                <w:b w:val="0"/>
                <w:i w:val="0"/>
                <w:color w:val="45525A" w:themeColor="text1"/>
                <w:sz w:val="22"/>
                <w:szCs w:val="22"/>
              </w:rPr>
            </w:pPr>
            <w:r w:rsidRPr="005E480F">
              <w:rPr>
                <w:b w:val="0"/>
                <w:i w:val="0"/>
                <w:color w:val="45525A" w:themeColor="text1"/>
                <w:sz w:val="22"/>
                <w:szCs w:val="22"/>
              </w:rPr>
              <w:t>vnfInstanceID</w:t>
            </w:r>
          </w:p>
          <w:p w:rsidR="008D33D8" w:rsidRDefault="000537B8" w:rsidP="008D33D8">
            <w:pPr>
              <w:pStyle w:val="TestCaseDescription"/>
              <w:rPr>
                <w:b w:val="0"/>
                <w:i w:val="0"/>
                <w:color w:val="45525A" w:themeColor="text1"/>
                <w:sz w:val="22"/>
                <w:szCs w:val="22"/>
              </w:rPr>
            </w:pPr>
            <w:r>
              <w:rPr>
                <w:b w:val="0"/>
                <w:i w:val="0"/>
                <w:color w:val="45525A" w:themeColor="text1"/>
                <w:sz w:val="22"/>
                <w:szCs w:val="22"/>
              </w:rPr>
              <w:t>p</w:t>
            </w:r>
            <w:r w:rsidR="00AF3506">
              <w:rPr>
                <w:b w:val="0"/>
                <w:i w:val="0"/>
                <w:color w:val="45525A" w:themeColor="text1"/>
                <w:sz w:val="22"/>
                <w:szCs w:val="22"/>
              </w:rPr>
              <w:t>erfNotificationType</w:t>
            </w:r>
          </w:p>
          <w:p w:rsidR="008D33D8" w:rsidRDefault="008D33D8" w:rsidP="00707EFE">
            <w:pPr>
              <w:pStyle w:val="TestCaseDescription"/>
              <w:numPr>
                <w:ilvl w:val="0"/>
                <w:numId w:val="211"/>
              </w:numPr>
              <w:rPr>
                <w:b w:val="0"/>
                <w:i w:val="0"/>
                <w:color w:val="45525A" w:themeColor="text1"/>
                <w:sz w:val="22"/>
                <w:szCs w:val="22"/>
              </w:rPr>
            </w:pPr>
            <w:r w:rsidRPr="00707EFE">
              <w:rPr>
                <w:b w:val="0"/>
                <w:i w:val="0"/>
                <w:color w:val="45525A" w:themeColor="text1"/>
                <w:sz w:val="22"/>
                <w:szCs w:val="22"/>
              </w:rPr>
              <w:t>performance data notification</w:t>
            </w:r>
          </w:p>
          <w:p w:rsidR="009F2D87" w:rsidRDefault="009F2D87" w:rsidP="00707EFE">
            <w:pPr>
              <w:pStyle w:val="TestCaseDescription"/>
              <w:numPr>
                <w:ilvl w:val="0"/>
                <w:numId w:val="211"/>
              </w:numPr>
              <w:rPr>
                <w:b w:val="0"/>
                <w:i w:val="0"/>
                <w:color w:val="45525A" w:themeColor="text1"/>
                <w:sz w:val="22"/>
                <w:szCs w:val="22"/>
              </w:rPr>
            </w:pPr>
            <w:r>
              <w:rPr>
                <w:b w:val="0"/>
                <w:i w:val="0"/>
                <w:color w:val="45525A" w:themeColor="text1"/>
                <w:sz w:val="22"/>
                <w:szCs w:val="22"/>
              </w:rPr>
              <w:t>performance threshold notification</w:t>
            </w:r>
          </w:p>
          <w:p w:rsidR="009F2D87" w:rsidRPr="008D33D8" w:rsidRDefault="009F2D87">
            <w:pPr>
              <w:pStyle w:val="TestCaseInfo"/>
              <w:rPr>
                <w:lang w:eastAsia="zh-CN"/>
              </w:rPr>
            </w:pP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Pr="008D33D8" w:rsidRDefault="00781CED" w:rsidP="00E7531B">
            <w:pPr>
              <w:pStyle w:val="TestCaseInfo"/>
              <w:rPr>
                <w:lang w:eastAsia="zh-CN"/>
              </w:rPr>
            </w:pPr>
            <w:r>
              <w:rPr>
                <w:lang w:eastAsia="zh-CN"/>
              </w:rPr>
              <w:t>perfSubscriptionID</w:t>
            </w:r>
            <w:r w:rsidR="00BD0ECF" w:rsidRPr="008D33D8">
              <w:rPr>
                <w:lang w:eastAsia="zh-CN"/>
              </w:rPr>
              <w:tab/>
              <w:t>Successfully registered</w:t>
            </w:r>
          </w:p>
          <w:p w:rsidR="00BD0ECF" w:rsidRPr="008D33D8" w:rsidRDefault="00BD0ECF" w:rsidP="00E7531B">
            <w:pPr>
              <w:pStyle w:val="TestCaseInfo"/>
              <w:rPr>
                <w:lang w:eastAsia="zh-CN"/>
              </w:rPr>
            </w:pPr>
            <w:r w:rsidRPr="008D33D8">
              <w:rPr>
                <w:lang w:eastAsia="zh-CN"/>
              </w:rPr>
              <w:t>FALSE</w:t>
            </w:r>
            <w:r w:rsidRPr="008D33D8">
              <w:rPr>
                <w:lang w:eastAsia="zh-CN"/>
              </w:rPr>
              <w:tab/>
            </w:r>
            <w:r w:rsidRPr="008D33D8">
              <w:rPr>
                <w:lang w:eastAsia="zh-CN"/>
              </w:rPr>
              <w:tab/>
            </w:r>
            <w:r w:rsidRPr="008D33D8">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pPr>
              <w:pStyle w:val="TestCaseInfo"/>
              <w:rPr>
                <w:lang w:eastAsia="zh-CN"/>
              </w:rPr>
            </w:pPr>
            <w:r>
              <w:rPr>
                <w:lang w:eastAsia="zh-CN"/>
              </w:rPr>
              <w:t xml:space="preserve">The command </w:t>
            </w:r>
            <w:r w:rsidR="001E7953">
              <w:rPr>
                <w:lang w:eastAsia="zh-CN"/>
              </w:rPr>
              <w:t xml:space="preserve">subscribes </w:t>
            </w:r>
            <w:r>
              <w:rPr>
                <w:lang w:eastAsia="zh-CN"/>
              </w:rPr>
              <w:t>for performance data notification. The user need</w:t>
            </w:r>
            <w:r w:rsidR="00B0412D">
              <w:rPr>
                <w:lang w:eastAsia="zh-CN"/>
              </w:rPr>
              <w:t>s</w:t>
            </w:r>
            <w:r>
              <w:rPr>
                <w:lang w:eastAsia="zh-CN"/>
              </w:rPr>
              <w:t xml:space="preserve"> to provide information to specify the type of</w:t>
            </w:r>
            <w:r w:rsidR="004D2FFF">
              <w:rPr>
                <w:lang w:eastAsia="zh-CN"/>
              </w:rPr>
              <w:t xml:space="preserve"> notification</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pPr>
              <w:pStyle w:val="Function"/>
            </w:pPr>
            <w:bookmarkStart w:id="6998" w:name="_Toc477275765"/>
            <w:r>
              <w:t xml:space="preserve">Function: </w:t>
            </w:r>
            <w:r w:rsidR="00ED4205">
              <w:t>VNFM.</w:t>
            </w:r>
            <w:r w:rsidR="00CA4FD6" w:rsidRPr="00CA4FD6">
              <w:t>Performance.</w:t>
            </w:r>
            <w:r w:rsidR="001E7953">
              <w:t>Unsubscribe</w:t>
            </w:r>
            <w:r w:rsidR="00CA4FD6" w:rsidRPr="00CA4FD6">
              <w:t>PerformanceNotification</w:t>
            </w:r>
            <w:r>
              <w:t>()</w:t>
            </w:r>
            <w:bookmarkEnd w:id="699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5E480F" w:rsidP="00E7531B">
            <w:pPr>
              <w:pStyle w:val="TestCaseInfo"/>
              <w:rPr>
                <w:lang w:eastAsia="zh-CN"/>
              </w:rPr>
            </w:pPr>
            <w:r w:rsidRPr="00022770">
              <w:t>vnf</w:t>
            </w:r>
            <w:r>
              <w:t>InstanceID</w:t>
            </w:r>
          </w:p>
          <w:p w:rsidR="00292340" w:rsidRPr="008D33D8" w:rsidRDefault="00781CED" w:rsidP="00E7531B">
            <w:pPr>
              <w:pStyle w:val="TestCaseInfo"/>
              <w:rPr>
                <w:lang w:eastAsia="zh-CN"/>
              </w:rPr>
            </w:pPr>
            <w:r>
              <w:rPr>
                <w:lang w:eastAsia="zh-CN"/>
              </w:rPr>
              <w:t>perfSubscriptionID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TRUE</w:t>
            </w:r>
            <w:r>
              <w:rPr>
                <w:lang w:eastAsia="zh-CN"/>
              </w:rPr>
              <w:tab/>
            </w:r>
            <w:r>
              <w:rPr>
                <w:lang w:eastAsia="zh-CN"/>
              </w:rPr>
              <w:tab/>
              <w:t xml:space="preserve">Successful </w:t>
            </w:r>
            <w:r w:rsidR="00324BC5">
              <w:rPr>
                <w:lang w:eastAsia="zh-CN"/>
              </w:rPr>
              <w:t>unsubscribe</w:t>
            </w:r>
          </w:p>
          <w:p w:rsidR="00846385" w:rsidRDefault="00846385" w:rsidP="00E7531B">
            <w:pPr>
              <w:pStyle w:val="TestCaseInfo"/>
              <w:rPr>
                <w:lang w:eastAsia="zh-CN"/>
              </w:rPr>
            </w:pPr>
            <w:r>
              <w:rPr>
                <w:lang w:eastAsia="zh-CN"/>
              </w:rPr>
              <w:t>FALSE</w:t>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F504E">
            <w:pPr>
              <w:pStyle w:val="TestCaseInfo"/>
              <w:rPr>
                <w:lang w:eastAsia="zh-CN"/>
              </w:rPr>
            </w:pPr>
            <w:r>
              <w:rPr>
                <w:lang w:eastAsia="zh-CN"/>
              </w:rPr>
              <w:t xml:space="preserve">The command </w:t>
            </w:r>
            <w:r w:rsidR="001E7953">
              <w:rPr>
                <w:lang w:eastAsia="zh-CN"/>
              </w:rPr>
              <w:t>unsubscribes</w:t>
            </w:r>
            <w:r>
              <w:rPr>
                <w:lang w:eastAsia="zh-CN"/>
              </w:rPr>
              <w:t xml:space="preserve"> the performance notification with the given ID</w:t>
            </w:r>
            <w:bookmarkStart w:id="6999" w:name="ListPerformanceDataInformation11"/>
            <w:bookmarkEnd w:id="6999"/>
            <w:r>
              <w:rPr>
                <w:lang w:eastAsia="zh-CN"/>
              </w:rPr>
              <w:t>.</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000" w:name="_Toc477275766"/>
            <w:r>
              <w:t xml:space="preserve">Function: </w:t>
            </w:r>
            <w:r w:rsidR="00ED4205">
              <w:t>VNFM.</w:t>
            </w:r>
            <w:r w:rsidR="00CA4FD6" w:rsidRPr="00CA4FD6">
              <w:t>Performance.ListPerformanceDataInformation</w:t>
            </w:r>
            <w:r>
              <w:t>()</w:t>
            </w:r>
            <w:bookmarkEnd w:id="700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7001" w:name="ListPerformanceDataInformation"/>
            <w:r>
              <w:t>Input:</w:t>
            </w:r>
          </w:p>
        </w:tc>
        <w:tc>
          <w:tcPr>
            <w:tcW w:w="7979" w:type="dxa"/>
            <w:tcBorders>
              <w:top w:val="single" w:sz="2" w:space="0" w:color="auto"/>
              <w:left w:val="single" w:sz="2" w:space="0" w:color="auto"/>
              <w:bottom w:val="single" w:sz="2" w:space="0" w:color="auto"/>
              <w:right w:val="single" w:sz="2" w:space="0" w:color="auto"/>
            </w:tcBorders>
          </w:tcPr>
          <w:p w:rsidR="00963FFC" w:rsidRPr="008D33D8" w:rsidRDefault="00963FFC" w:rsidP="00E7531B">
            <w:pPr>
              <w:pStyle w:val="TestCaseInfo"/>
              <w:rPr>
                <w:lang w:eastAsia="zh-CN"/>
              </w:rPr>
            </w:pPr>
            <w:r w:rsidRPr="00707EFE">
              <w:t>vnfRecord</w:t>
            </w:r>
          </w:p>
          <w:p w:rsidR="00292340" w:rsidRPr="008D33D8" w:rsidRDefault="00DE6174">
            <w:pPr>
              <w:pStyle w:val="TestCaseInfo"/>
              <w:rPr>
                <w:lang w:eastAsia="zh-CN"/>
              </w:rPr>
            </w:pPr>
            <w:r>
              <w:rPr>
                <w:lang w:eastAsia="zh-CN"/>
              </w:rPr>
              <w:t>pmJobID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C4D99" w:rsidRDefault="000C4D99" w:rsidP="000C4D99">
            <w:pPr>
              <w:pStyle w:val="TestCaseInfo"/>
            </w:pPr>
            <w:r>
              <w:rPr>
                <w:lang w:eastAsia="zh-CN"/>
              </w:rPr>
              <w:t>List of performance reports:</w:t>
            </w:r>
          </w:p>
          <w:p w:rsidR="000C4D99" w:rsidRDefault="000C4D99" w:rsidP="000C4D99">
            <w:pPr>
              <w:pStyle w:val="TestCaseInfo"/>
              <w:numPr>
                <w:ilvl w:val="0"/>
                <w:numId w:val="209"/>
              </w:numPr>
            </w:pPr>
            <w:r>
              <w:rPr>
                <w:lang w:eastAsia="zh-CN"/>
              </w:rPr>
              <w:t>vnfType</w:t>
            </w:r>
          </w:p>
          <w:p w:rsidR="000C4D99" w:rsidRDefault="000C4D99" w:rsidP="000C4D99">
            <w:pPr>
              <w:pStyle w:val="TestCaseInfo"/>
              <w:numPr>
                <w:ilvl w:val="0"/>
                <w:numId w:val="209"/>
              </w:numPr>
            </w:pPr>
            <w:r>
              <w:rPr>
                <w:lang w:eastAsia="zh-CN"/>
              </w:rPr>
              <w:t>vnfID</w:t>
            </w:r>
          </w:p>
          <w:p w:rsidR="000C4D99" w:rsidRDefault="000C4D99" w:rsidP="000C4D99">
            <w:pPr>
              <w:pStyle w:val="TestCaseInfo"/>
              <w:numPr>
                <w:ilvl w:val="0"/>
                <w:numId w:val="209"/>
              </w:numPr>
            </w:pPr>
            <w:r>
              <w:rPr>
                <w:lang w:eastAsia="zh-CN"/>
              </w:rPr>
              <w:t>metric name</w:t>
            </w:r>
          </w:p>
          <w:p w:rsidR="000C4D99" w:rsidRDefault="000C4D99" w:rsidP="000C4D99">
            <w:pPr>
              <w:pStyle w:val="TestCaseInfo"/>
              <w:numPr>
                <w:ilvl w:val="0"/>
                <w:numId w:val="209"/>
              </w:numPr>
            </w:pPr>
            <w:r>
              <w:rPr>
                <w:lang w:eastAsia="zh-CN"/>
              </w:rPr>
              <w:t>list of performance values:</w:t>
            </w:r>
          </w:p>
          <w:p w:rsidR="000C4D99" w:rsidRDefault="000C4D99" w:rsidP="000C4D99">
            <w:pPr>
              <w:pStyle w:val="TestCaseInfo"/>
              <w:numPr>
                <w:ilvl w:val="1"/>
                <w:numId w:val="209"/>
              </w:numPr>
            </w:pPr>
            <w:r>
              <w:rPr>
                <w:lang w:eastAsia="zh-CN"/>
              </w:rPr>
              <w:t>time stamp</w:t>
            </w:r>
          </w:p>
          <w:p w:rsidR="000C4D99" w:rsidRDefault="000C4D99" w:rsidP="00707EFE">
            <w:pPr>
              <w:pStyle w:val="TestCaseInfo"/>
              <w:numPr>
                <w:ilvl w:val="1"/>
                <w:numId w:val="209"/>
              </w:numPr>
              <w:rPr>
                <w:lang w:eastAsia="zh-CN"/>
              </w:rPr>
            </w:pPr>
            <w:r>
              <w:rPr>
                <w:lang w:eastAsia="zh-CN"/>
              </w:rPr>
              <w:t>value</w:t>
            </w:r>
          </w:p>
          <w:p w:rsidR="00292340" w:rsidRDefault="000C4D99" w:rsidP="00707EFE">
            <w:pPr>
              <w:pStyle w:val="TestCaseInfo"/>
              <w:numPr>
                <w:ilvl w:val="1"/>
                <w:numId w:val="209"/>
              </w:numPr>
              <w:rPr>
                <w:lang w:eastAsia="zh-CN"/>
              </w:rPr>
            </w:pPr>
            <w:r>
              <w:rPr>
                <w:lang w:eastAsia="zh-CN"/>
              </w:rPr>
              <w:t>unit</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C4D99">
            <w:pPr>
              <w:pStyle w:val="TestCaseInfo"/>
              <w:rPr>
                <w:lang w:eastAsia="zh-CN"/>
              </w:rPr>
            </w:pPr>
            <w:r>
              <w:rPr>
                <w:lang w:eastAsia="zh-CN"/>
              </w:rPr>
              <w:t>The command retrieves the collected performance data information.</w:t>
            </w:r>
          </w:p>
        </w:tc>
      </w:tr>
      <w:bookmarkEnd w:id="7001"/>
    </w:tbl>
    <w:p w:rsidR="00292340" w:rsidRDefault="00292340" w:rsidP="00C35DDF"/>
    <w:p w:rsidR="00C35DDF" w:rsidRDefault="00C35DDF" w:rsidP="00C35DDF">
      <w:pPr>
        <w:pStyle w:val="Heading2"/>
      </w:pPr>
      <w:bookmarkStart w:id="7002" w:name="_Toc477275679"/>
      <w:r>
        <w:t>VNFD API Module</w:t>
      </w:r>
      <w:bookmarkEnd w:id="7002"/>
    </w:p>
    <w:p w:rsidR="00C35DDF" w:rsidRDefault="00F3163D" w:rsidP="00C35DDF">
      <w:r>
        <w:t>The VNFD API module is responsible to provide commands for the VNFD validation. This section requires additional work.</w:t>
      </w:r>
    </w:p>
    <w:p w:rsidR="00ED4205" w:rsidRDefault="00ED4205" w:rsidP="00C35DDF"/>
    <w:p w:rsidR="00ED4205" w:rsidRDefault="00ED4205"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7003" w:name="_Toc477275767"/>
            <w:r>
              <w:t>Function: ()</w:t>
            </w:r>
            <w:bookmarkEnd w:id="7003"/>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B94DE1" w:rsidP="009C528F">
            <w:pPr>
              <w:pStyle w:val="TestCaseInfo"/>
              <w:rPr>
                <w:lang w:eastAsia="zh-CN"/>
              </w:rPr>
            </w:pP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bl>
    <w:p w:rsidR="00B94DE1" w:rsidRDefault="00B94DE1" w:rsidP="00B94DE1"/>
    <w:p w:rsidR="00B94DE1" w:rsidRDefault="00B94DE1" w:rsidP="00C35DDF"/>
    <w:p w:rsidR="00C35DDF" w:rsidRDefault="00C35DDF" w:rsidP="00C35DDF">
      <w:pPr>
        <w:pStyle w:val="Heading2"/>
      </w:pPr>
      <w:bookmarkStart w:id="7004" w:name="_Toc477275680"/>
      <w:r>
        <w:t>VIM API Module</w:t>
      </w:r>
      <w:bookmarkEnd w:id="7004"/>
    </w:p>
    <w:p w:rsidR="00C35DDF" w:rsidRDefault="002A4F4F" w:rsidP="00C35DDF">
      <w:r>
        <w:t>T</w:t>
      </w:r>
      <w:r w:rsidR="00F3163D">
        <w:t xml:space="preserve">he VIM </w:t>
      </w:r>
      <w:r>
        <w:t>API module gives access to the VIM. Information, statistic information, notification registrations and states can be gathered and validated against the VNFM information.</w:t>
      </w:r>
    </w:p>
    <w:p w:rsidR="00F3163D" w:rsidRDefault="00F3163D" w:rsidP="00C35DDF"/>
    <w:p w:rsidR="00DD24DC" w:rsidRDefault="00DD24DC" w:rsidP="00DD24DC">
      <w:r>
        <w:t>Class VIM:</w:t>
      </w:r>
    </w:p>
    <w:p w:rsidR="00DD24DC" w:rsidRDefault="00DD24DC" w:rsidP="00DD24DC">
      <w:pPr>
        <w:ind w:left="720"/>
      </w:pPr>
      <w:r>
        <w:t>swImage.ListSwImage()</w:t>
      </w:r>
    </w:p>
    <w:p w:rsidR="00DD24DC" w:rsidRDefault="00DD24DC" w:rsidP="00DD24DC">
      <w:pPr>
        <w:ind w:left="720"/>
      </w:pPr>
      <w:r>
        <w:t>swImage.Installation()</w:t>
      </w:r>
    </w:p>
    <w:p w:rsidR="00DD24DC" w:rsidRDefault="00DD24DC" w:rsidP="00DD24DC">
      <w:pPr>
        <w:ind w:left="720"/>
      </w:pPr>
      <w:r>
        <w:t>swImage.Deletion()</w:t>
      </w:r>
    </w:p>
    <w:p w:rsidR="00DD24DC" w:rsidRDefault="00DD24DC" w:rsidP="00C5031A">
      <w:pPr>
        <w:ind w:left="720"/>
      </w:pPr>
      <w:r>
        <w:t>AddvResourceCapability()</w:t>
      </w:r>
    </w:p>
    <w:p w:rsidR="00DD24DC" w:rsidRDefault="00DD24DC" w:rsidP="00DD24DC">
      <w:pPr>
        <w:ind w:left="720"/>
      </w:pPr>
      <w:r>
        <w:t>RemovevResourceCapability()</w:t>
      </w:r>
    </w:p>
    <w:p w:rsidR="00DD24DC" w:rsidRDefault="00DD24DC" w:rsidP="00DD24DC">
      <w:pPr>
        <w:ind w:left="720"/>
      </w:pPr>
      <w:r>
        <w:t>Snapshot.GetComputeImageList()</w:t>
      </w:r>
    </w:p>
    <w:p w:rsidR="00DD24DC" w:rsidRDefault="00DD24DC" w:rsidP="00DD24DC">
      <w:pPr>
        <w:ind w:left="720"/>
      </w:pPr>
      <w:r>
        <w:t>Snapshot.DeleteComputeImage()</w:t>
      </w:r>
    </w:p>
    <w:p w:rsidR="00DD24DC" w:rsidRDefault="00DD24DC" w:rsidP="00DD24DC">
      <w:pPr>
        <w:ind w:left="720"/>
      </w:pPr>
      <w:r>
        <w:t>Snapshot.GetStorageImageList()</w:t>
      </w:r>
    </w:p>
    <w:p w:rsidR="00DD24DC" w:rsidRDefault="00DD24DC" w:rsidP="00DD24DC">
      <w:pPr>
        <w:ind w:left="720"/>
      </w:pPr>
      <w:r>
        <w:t>Snapshot.DeleteStorageImage()</w:t>
      </w:r>
    </w:p>
    <w:p w:rsidR="00DD24DC" w:rsidRDefault="00DD24DC" w:rsidP="00C5031A">
      <w:pPr>
        <w:ind w:left="720"/>
      </w:pPr>
      <w:r>
        <w:t>ReduceNFVIvResource</w:t>
      </w:r>
      <w:r w:rsidR="00C5031A">
        <w:t>()</w:t>
      </w:r>
    </w:p>
    <w:p w:rsidR="00DD24DC" w:rsidRDefault="00C5031A" w:rsidP="00C5031A">
      <w:pPr>
        <w:ind w:left="720"/>
      </w:pPr>
      <w:r>
        <w:t>Fault.</w:t>
      </w:r>
      <w:r w:rsidR="00DD24DC">
        <w:t>ListFaultNotificationRegistration</w:t>
      </w:r>
      <w:r>
        <w:t>()</w:t>
      </w:r>
    </w:p>
    <w:p w:rsidR="00DD24DC" w:rsidRDefault="00C5031A" w:rsidP="00C5031A">
      <w:pPr>
        <w:ind w:left="720"/>
      </w:pPr>
      <w:r>
        <w:t>Fault.</w:t>
      </w:r>
      <w:r w:rsidR="00DD24DC">
        <w:t>ListFaultNotificationInformation</w:t>
      </w:r>
      <w:r>
        <w:t>()</w:t>
      </w:r>
    </w:p>
    <w:p w:rsidR="00DD24DC" w:rsidRDefault="00C5031A" w:rsidP="00C5031A">
      <w:pPr>
        <w:ind w:left="720"/>
      </w:pPr>
      <w:r>
        <w:lastRenderedPageBreak/>
        <w:t>Fault.</w:t>
      </w:r>
      <w:r w:rsidR="00DD24DC">
        <w:t>VNF</w:t>
      </w:r>
      <w:r>
        <w:t>F</w:t>
      </w:r>
      <w:r w:rsidR="00DD24DC">
        <w:t>ault</w:t>
      </w:r>
      <w:r>
        <w:t>I</w:t>
      </w:r>
      <w:r w:rsidR="00DD24DC">
        <w:t>njection</w:t>
      </w:r>
      <w:r>
        <w:t>()</w:t>
      </w:r>
    </w:p>
    <w:p w:rsidR="00DD24DC" w:rsidRDefault="00DD24DC" w:rsidP="00C5031A">
      <w:pPr>
        <w:ind w:left="720"/>
      </w:pPr>
      <w:r>
        <w:t>Performance</w:t>
      </w:r>
      <w:r w:rsidR="00C5031A">
        <w:t>.ListPerformanceNotification</w:t>
      </w:r>
      <w:r>
        <w:t>Registration</w:t>
      </w:r>
      <w:r w:rsidR="00C5031A">
        <w:t>()</w:t>
      </w:r>
    </w:p>
    <w:p w:rsidR="00ED4205" w:rsidRDefault="00C5031A" w:rsidP="00C5031A">
      <w:pPr>
        <w:ind w:left="720"/>
      </w:pPr>
      <w:r>
        <w:t>Performance.</w:t>
      </w:r>
      <w:r w:rsidR="00F747C2">
        <w:t>ListPerformanceDataInformation</w:t>
      </w:r>
      <w:r>
        <w:t>()</w:t>
      </w:r>
    </w:p>
    <w:p w:rsidR="00ED4205" w:rsidRDefault="00ED4205" w:rsidP="00C35DDF"/>
    <w:p w:rsidR="00F747C2" w:rsidRDefault="00F747C2" w:rsidP="00C35DDF">
      <w:r>
        <w:t>The words “Cross Reference” mean that a similar VNF command exists and the same command information have been copied here at this location.</w:t>
      </w:r>
    </w:p>
    <w:p w:rsidR="00F747C2" w:rsidRDefault="00F747C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B94DE1" w:rsidTr="009C528F">
        <w:tc>
          <w:tcPr>
            <w:tcW w:w="9330" w:type="dxa"/>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7005" w:name="_Toc477275768"/>
            <w:r>
              <w:t xml:space="preserve">Function: </w:t>
            </w:r>
            <w:r w:rsidR="00E7531B">
              <w:t>VIM.</w:t>
            </w:r>
            <w:r w:rsidR="00C5031A" w:rsidRPr="00C5031A">
              <w:t>swImage.ListSwImage</w:t>
            </w:r>
            <w:r>
              <w:t>()</w:t>
            </w:r>
            <w:bookmarkEnd w:id="7005"/>
          </w:p>
        </w:tc>
      </w:tr>
    </w:tbl>
    <w:p w:rsidR="00CA1CEB" w:rsidRDefault="00692870" w:rsidP="00B94DE1">
      <w:pPr>
        <w:rPr>
          <w:rFonts w:asciiTheme="minorHAnsi" w:hAnsiTheme="minorHAnsi" w:cstheme="minorBidi"/>
        </w:rPr>
      </w:pPr>
      <w:r>
        <w:t>Cross Reference:</w:t>
      </w:r>
      <w:r>
        <w:fldChar w:fldCharType="begin"/>
      </w:r>
      <w:r>
        <w:instrText xml:space="preserve"> REF swImage_ListSwImage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Filter Parameter:</w:t>
            </w:r>
          </w:p>
          <w:p w:rsidR="00CA1CEB" w:rsidRDefault="00CA1CEB" w:rsidP="00FD6C0C">
            <w:pPr>
              <w:pStyle w:val="TestCaseInfo"/>
              <w:numPr>
                <w:ilvl w:val="0"/>
                <w:numId w:val="138"/>
              </w:numPr>
              <w:rPr>
                <w:lang w:eastAsia="zh-CN"/>
              </w:rPr>
            </w:pPr>
            <w:r>
              <w:rPr>
                <w:lang w:eastAsia="zh-CN"/>
              </w:rPr>
              <w:t>ComputeImageID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Pr="00D67489" w:rsidRDefault="00CA1CEB" w:rsidP="00802ED5">
            <w:pPr>
              <w:pStyle w:val="TestCaseInfo"/>
              <w:rPr>
                <w:lang w:eastAsia="zh-CN"/>
              </w:rPr>
            </w:pPr>
            <w:r>
              <w:rPr>
                <w:lang w:eastAsia="zh-CN"/>
              </w:rPr>
              <w:t>If none is given, no filter should be applied</w:t>
            </w:r>
          </w:p>
        </w:tc>
      </w:tr>
      <w:tr w:rsidR="00CA1CEB"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802ED5">
            <w:pPr>
              <w:pStyle w:val="TestCaseInfo"/>
              <w:rPr>
                <w:lang w:eastAsia="zh-CN"/>
              </w:rPr>
            </w:pPr>
            <w:r>
              <w:rPr>
                <w:lang w:eastAsia="zh-CN"/>
              </w:rPr>
              <w:t>List of Software Images with the following information per image:</w:t>
            </w:r>
          </w:p>
          <w:p w:rsidR="00CA1CEB" w:rsidRDefault="00781CED" w:rsidP="00FD6C0C">
            <w:pPr>
              <w:pStyle w:val="TestCaseInfo"/>
              <w:numPr>
                <w:ilvl w:val="0"/>
                <w:numId w:val="138"/>
              </w:numPr>
              <w:rPr>
                <w:lang w:eastAsia="zh-CN"/>
              </w:rPr>
            </w:pPr>
            <w:r>
              <w:rPr>
                <w:lang w:eastAsia="zh-CN"/>
              </w:rPr>
              <w:t>vnfPackageID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Default="00CA1CEB" w:rsidP="00802ED5">
            <w:pPr>
              <w:pStyle w:val="TestCaseInfo"/>
              <w:rPr>
                <w:lang w:eastAsia="zh-CN"/>
              </w:rPr>
            </w:pPr>
            <w:r>
              <w:rPr>
                <w:lang w:eastAsia="zh-CN"/>
              </w:rPr>
              <w:t>If none is returned, no software image found.</w:t>
            </w:r>
          </w:p>
        </w:tc>
      </w:tr>
      <w:tr w:rsidR="00CA1CEB"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The command returns the installed software images by applying the filter and further reducing the list.</w:t>
            </w:r>
          </w:p>
        </w:tc>
      </w:tr>
    </w:tbl>
    <w:p w:rsidR="00B94DE1" w:rsidRDefault="00692870" w:rsidP="00B94DE1">
      <w:r>
        <w:fldChar w:fldCharType="end"/>
      </w:r>
    </w:p>
    <w:p w:rsidR="00692870" w:rsidRDefault="0069287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06" w:name="_Toc477275769"/>
            <w:r>
              <w:t xml:space="preserve">Function: </w:t>
            </w:r>
            <w:r w:rsidR="00E7531B">
              <w:t>VIM.</w:t>
            </w:r>
            <w:r w:rsidRPr="00C5031A">
              <w:t>swImage.Installation</w:t>
            </w:r>
            <w:r>
              <w:t>()</w:t>
            </w:r>
            <w:bookmarkEnd w:id="7006"/>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136A15" w:rsidP="00E7531B">
            <w:pPr>
              <w:pStyle w:val="TestCaseInfo"/>
              <w:rPr>
                <w:lang w:eastAsia="zh-CN"/>
              </w:rPr>
            </w:pPr>
            <w:r>
              <w:rPr>
                <w:lang w:eastAsia="zh-CN"/>
              </w:rPr>
              <w:t>Link to the software image package</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781CED" w:rsidP="006C43B3">
            <w:pPr>
              <w:pStyle w:val="TestCaseInfo"/>
              <w:rPr>
                <w:lang w:eastAsia="zh-CN"/>
              </w:rPr>
            </w:pPr>
            <w:r>
              <w:rPr>
                <w:lang w:eastAsia="zh-CN"/>
              </w:rPr>
              <w:t>vnfPackageID</w:t>
            </w:r>
            <w:r w:rsidR="00136A15">
              <w:rPr>
                <w:lang w:eastAsia="zh-CN"/>
              </w:rPr>
              <w:tab/>
            </w:r>
            <w:r>
              <w:rPr>
                <w:lang w:eastAsia="zh-CN"/>
              </w:rPr>
              <w:tab/>
            </w:r>
            <w:r w:rsidR="00136A15">
              <w:rPr>
                <w:lang w:eastAsia="zh-CN"/>
              </w:rPr>
              <w:t>Installation successful</w:t>
            </w:r>
          </w:p>
          <w:p w:rsidR="00136A15" w:rsidRDefault="00136A15" w:rsidP="00E7531B">
            <w:pPr>
              <w:pStyle w:val="TestCaseInfo"/>
              <w:rPr>
                <w:lang w:eastAsia="zh-CN"/>
              </w:rPr>
            </w:pPr>
            <w:r>
              <w:rPr>
                <w:lang w:eastAsia="zh-CN"/>
              </w:rPr>
              <w:t>FALSE</w:t>
            </w:r>
            <w:r>
              <w:rPr>
                <w:lang w:eastAsia="zh-CN"/>
              </w:rPr>
              <w:tab/>
            </w:r>
            <w:r>
              <w:rPr>
                <w:lang w:eastAsia="zh-CN"/>
              </w:rPr>
              <w:tab/>
            </w:r>
            <w:r w:rsidR="00781CED">
              <w:rPr>
                <w:lang w:eastAsia="zh-CN"/>
              </w:rPr>
              <w:tab/>
            </w:r>
            <w:r>
              <w:rPr>
                <w:lang w:eastAsia="zh-CN"/>
              </w:rPr>
              <w:t>Installation 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installs the software image in the VIM and makes it available for use.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07" w:name="_Toc477275770"/>
            <w:r>
              <w:lastRenderedPageBreak/>
              <w:t xml:space="preserve">Function: </w:t>
            </w:r>
            <w:r w:rsidR="00E7531B">
              <w:t>VIM.</w:t>
            </w:r>
            <w:r>
              <w:t>swImage.Deletion()</w:t>
            </w:r>
            <w:bookmarkEnd w:id="7007"/>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781CED" w:rsidP="006C43B3">
            <w:pPr>
              <w:pStyle w:val="TestCaseInfo"/>
              <w:rPr>
                <w:lang w:eastAsia="zh-CN"/>
              </w:rPr>
            </w:pPr>
            <w:r>
              <w:rPr>
                <w:lang w:eastAsia="zh-CN"/>
              </w:rPr>
              <w:t>vnfPackageID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TRUE</w:t>
            </w:r>
            <w:r>
              <w:rPr>
                <w:lang w:eastAsia="zh-CN"/>
              </w:rPr>
              <w:tab/>
            </w:r>
            <w:r>
              <w:rPr>
                <w:lang w:eastAsia="zh-CN"/>
              </w:rPr>
              <w:tab/>
              <w:t>software image has been removed</w:t>
            </w:r>
          </w:p>
          <w:p w:rsidR="006C43B3" w:rsidRDefault="006C43B3" w:rsidP="006C43B3">
            <w:pPr>
              <w:pStyle w:val="TestCaseInfo"/>
              <w:rPr>
                <w:lang w:eastAsia="zh-CN"/>
              </w:rPr>
            </w:pPr>
            <w:r>
              <w:rPr>
                <w:lang w:eastAsia="zh-CN"/>
              </w:rPr>
              <w:t>FALSE</w:t>
            </w:r>
            <w:r>
              <w:rPr>
                <w:lang w:eastAsia="zh-CN"/>
              </w:rPr>
              <w:tab/>
            </w:r>
            <w:r>
              <w:rPr>
                <w:lang w:eastAsia="zh-CN"/>
              </w:rPr>
              <w:tab/>
              <w:t>Error</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deletes the previous installed software image.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08" w:name="_Toc477275771"/>
            <w:r>
              <w:t xml:space="preserve">Function: </w:t>
            </w:r>
            <w:r w:rsidR="00E7531B">
              <w:t>VIM.</w:t>
            </w:r>
            <w:r w:rsidRPr="00C5031A">
              <w:t>AddvResourceCapability</w:t>
            </w:r>
            <w:r>
              <w:t>()</w:t>
            </w:r>
            <w:bookmarkEnd w:id="7008"/>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Pr="00D67489" w:rsidRDefault="004459B6" w:rsidP="004459B6">
            <w:pPr>
              <w:pStyle w:val="TestCaseInfo"/>
              <w:rPr>
                <w:lang w:eastAsia="zh-CN"/>
              </w:rPr>
            </w:pPr>
            <w:r>
              <w:rPr>
                <w:lang w:eastAsia="zh-CN"/>
              </w:rPr>
              <w:t>vResourceRemovalID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5D4871" w:rsidP="00E7531B">
            <w:pPr>
              <w:pStyle w:val="TestCaseInfo"/>
              <w:rPr>
                <w:lang w:eastAsia="zh-CN"/>
              </w:rPr>
            </w:pPr>
            <w:r>
              <w:rPr>
                <w:lang w:eastAsia="zh-CN"/>
              </w:rPr>
              <w:t>TRUE</w:t>
            </w:r>
            <w:r>
              <w:rPr>
                <w:lang w:eastAsia="zh-CN"/>
              </w:rPr>
              <w:tab/>
            </w:r>
            <w:r w:rsidR="004459B6">
              <w:rPr>
                <w:lang w:eastAsia="zh-CN"/>
              </w:rPr>
              <w:tab/>
              <w:t>Success</w:t>
            </w:r>
          </w:p>
          <w:p w:rsidR="004459B6" w:rsidRDefault="004459B6" w:rsidP="00E7531B">
            <w:pPr>
              <w:pStyle w:val="TestCaseInfo"/>
              <w:rPr>
                <w:lang w:eastAsia="zh-CN"/>
              </w:rPr>
            </w:pPr>
            <w:r>
              <w:rPr>
                <w:lang w:eastAsia="zh-CN"/>
              </w:rPr>
              <w:t>FALSE</w:t>
            </w:r>
            <w:r>
              <w:rPr>
                <w:lang w:eastAsia="zh-CN"/>
              </w:rPr>
              <w:tab/>
            </w:r>
            <w:r>
              <w:rPr>
                <w:lang w:eastAsia="zh-CN"/>
              </w:rPr>
              <w:tab/>
              <w:t>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4459B6" w:rsidP="005D4871">
            <w:pPr>
              <w:pStyle w:val="TestCaseInfo"/>
              <w:rPr>
                <w:lang w:eastAsia="zh-CN"/>
              </w:rPr>
            </w:pPr>
            <w:r>
              <w:rPr>
                <w:lang w:eastAsia="zh-CN"/>
              </w:rPr>
              <w:t xml:space="preserve">The command </w:t>
            </w:r>
            <w:r w:rsidR="005D4871">
              <w:rPr>
                <w:lang w:eastAsia="zh-CN"/>
              </w:rPr>
              <w:t xml:space="preserve">adds </w:t>
            </w:r>
            <w:r>
              <w:rPr>
                <w:lang w:eastAsia="zh-CN"/>
              </w:rPr>
              <w:t xml:space="preserve">the </w:t>
            </w:r>
            <w:r w:rsidR="005D4871">
              <w:rPr>
                <w:lang w:eastAsia="zh-CN"/>
              </w:rPr>
              <w:t>previous removed vResources.</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09" w:name="_Toc477275772"/>
            <w:r>
              <w:t xml:space="preserve">Function: </w:t>
            </w:r>
            <w:r w:rsidR="00E7531B">
              <w:t>VIM.</w:t>
            </w:r>
            <w:r w:rsidRPr="00C5031A">
              <w:t>RemovevResourceCapability</w:t>
            </w:r>
            <w:r>
              <w:t>()</w:t>
            </w:r>
            <w:bookmarkEnd w:id="7009"/>
          </w:p>
        </w:tc>
      </w:tr>
      <w:tr w:rsidR="004459B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List of vResource types and counts to be removed</w:t>
            </w:r>
          </w:p>
          <w:p w:rsidR="004459B6" w:rsidRDefault="004459B6" w:rsidP="004459B6">
            <w:pPr>
              <w:pStyle w:val="TestCaseInfo"/>
              <w:rPr>
                <w:lang w:eastAsia="zh-CN"/>
              </w:rPr>
            </w:pPr>
            <w:r>
              <w:rPr>
                <w:lang w:eastAsia="zh-CN"/>
              </w:rPr>
              <w:t>Type</w:t>
            </w:r>
          </w:p>
          <w:p w:rsidR="004459B6" w:rsidRDefault="004459B6" w:rsidP="004459B6">
            <w:pPr>
              <w:pStyle w:val="TestCaseInfo"/>
              <w:numPr>
                <w:ilvl w:val="0"/>
                <w:numId w:val="160"/>
              </w:numPr>
              <w:rPr>
                <w:lang w:eastAsia="zh-CN"/>
              </w:rPr>
            </w:pPr>
            <w:r>
              <w:rPr>
                <w:lang w:eastAsia="zh-CN"/>
              </w:rPr>
              <w:t>vCPU</w:t>
            </w:r>
          </w:p>
          <w:p w:rsidR="004459B6" w:rsidRDefault="004459B6" w:rsidP="004459B6">
            <w:pPr>
              <w:pStyle w:val="TestCaseInfo"/>
              <w:numPr>
                <w:ilvl w:val="0"/>
                <w:numId w:val="160"/>
              </w:numPr>
              <w:rPr>
                <w:lang w:eastAsia="zh-CN"/>
              </w:rPr>
            </w:pPr>
            <w:r>
              <w:rPr>
                <w:lang w:eastAsia="zh-CN"/>
              </w:rPr>
              <w:t>vMemory</w:t>
            </w:r>
          </w:p>
          <w:p w:rsidR="004459B6" w:rsidRDefault="004459B6" w:rsidP="004459B6">
            <w:pPr>
              <w:pStyle w:val="TestCaseInfo"/>
              <w:numPr>
                <w:ilvl w:val="0"/>
                <w:numId w:val="160"/>
              </w:numPr>
              <w:rPr>
                <w:lang w:eastAsia="zh-CN"/>
              </w:rPr>
            </w:pPr>
            <w:r>
              <w:rPr>
                <w:lang w:eastAsia="zh-CN"/>
              </w:rPr>
              <w:t>vNetwork</w:t>
            </w:r>
          </w:p>
          <w:p w:rsidR="004459B6" w:rsidRDefault="004459B6" w:rsidP="004459B6">
            <w:pPr>
              <w:pStyle w:val="TestCaseInfo"/>
              <w:numPr>
                <w:ilvl w:val="0"/>
                <w:numId w:val="160"/>
              </w:numPr>
              <w:rPr>
                <w:lang w:eastAsia="zh-CN"/>
              </w:rPr>
            </w:pPr>
            <w:r>
              <w:rPr>
                <w:lang w:eastAsia="zh-CN"/>
              </w:rPr>
              <w:t>vStorage</w:t>
            </w:r>
          </w:p>
          <w:p w:rsidR="004459B6" w:rsidRDefault="004459B6" w:rsidP="004459B6">
            <w:pPr>
              <w:pStyle w:val="TestCaseInfo"/>
              <w:numPr>
                <w:ilvl w:val="0"/>
                <w:numId w:val="160"/>
              </w:numPr>
              <w:rPr>
                <w:lang w:eastAsia="zh-CN"/>
              </w:rPr>
            </w:pPr>
            <w:r>
              <w:rPr>
                <w:lang w:eastAsia="zh-CN"/>
              </w:rPr>
              <w:t>vNIC</w:t>
            </w:r>
          </w:p>
          <w:p w:rsidR="001460F4" w:rsidRPr="00D67489" w:rsidRDefault="001460F4" w:rsidP="00707EFE">
            <w:pPr>
              <w:pStyle w:val="TestCaseInfo"/>
              <w:rPr>
                <w:lang w:eastAsia="zh-CN"/>
              </w:rPr>
            </w:pPr>
            <w:r>
              <w:rPr>
                <w:lang w:eastAsia="zh-CN"/>
              </w:rPr>
              <w:t>Number of vResources to be removed</w:t>
            </w:r>
          </w:p>
        </w:tc>
      </w:tr>
      <w:tr w:rsidR="004459B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vResourceRemovalID</w:t>
            </w:r>
            <w:r>
              <w:rPr>
                <w:lang w:eastAsia="zh-CN"/>
              </w:rPr>
              <w:tab/>
            </w:r>
            <w:r>
              <w:rPr>
                <w:lang w:eastAsia="zh-CN"/>
              </w:rPr>
              <w:tab/>
              <w:t>Success</w:t>
            </w:r>
          </w:p>
          <w:p w:rsidR="004459B6" w:rsidRDefault="004459B6" w:rsidP="004459B6">
            <w:pPr>
              <w:pStyle w:val="TestCaseInfo"/>
              <w:rPr>
                <w:lang w:eastAsia="zh-CN"/>
              </w:rPr>
            </w:pPr>
            <w:r>
              <w:rPr>
                <w:lang w:eastAsia="zh-CN"/>
              </w:rPr>
              <w:t>FALSE</w:t>
            </w:r>
            <w:r>
              <w:rPr>
                <w:lang w:eastAsia="zh-CN"/>
              </w:rPr>
              <w:tab/>
            </w:r>
            <w:r>
              <w:rPr>
                <w:lang w:eastAsia="zh-CN"/>
              </w:rPr>
              <w:tab/>
            </w:r>
            <w:r>
              <w:rPr>
                <w:lang w:eastAsia="zh-CN"/>
              </w:rPr>
              <w:tab/>
            </w:r>
            <w:r>
              <w:rPr>
                <w:lang w:eastAsia="zh-CN"/>
              </w:rPr>
              <w:tab/>
              <w:t>Failure</w:t>
            </w:r>
          </w:p>
        </w:tc>
      </w:tr>
      <w:tr w:rsidR="004459B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The command removes the specified number of vResources so that the VNF scaling will not be able to take advantage of them and reaches a vResource exhaustion when scaling up/out.</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10" w:name="_Toc477275773"/>
            <w:r>
              <w:t xml:space="preserve">Function: </w:t>
            </w:r>
            <w:r w:rsidR="00E7531B">
              <w:t>VIM.</w:t>
            </w:r>
            <w:r w:rsidRPr="00C5031A">
              <w:t>Snapshot.GetComputeImageList</w:t>
            </w:r>
            <w:r>
              <w:t>()</w:t>
            </w:r>
            <w:bookmarkEnd w:id="7010"/>
          </w:p>
        </w:tc>
      </w:tr>
    </w:tbl>
    <w:p w:rsidR="00CA1CEB" w:rsidRDefault="00692870" w:rsidP="00C5031A">
      <w:pPr>
        <w:rPr>
          <w:rFonts w:asciiTheme="minorHAnsi" w:hAnsiTheme="minorHAnsi" w:cstheme="minorBidi"/>
        </w:rPr>
      </w:pPr>
      <w:r>
        <w:t>Cross Reference</w:t>
      </w:r>
      <w:r>
        <w:fldChar w:fldCharType="begin"/>
      </w:r>
      <w:r>
        <w:instrText xml:space="preserve"> REF GetComputeImageList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ComputeImageID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vCompute Image information with information per image:</w:t>
            </w:r>
          </w:p>
          <w:p w:rsidR="00CA1CEB" w:rsidRDefault="00CA1CEB" w:rsidP="00FD6C0C">
            <w:pPr>
              <w:pStyle w:val="TestCaseInfo"/>
              <w:numPr>
                <w:ilvl w:val="0"/>
                <w:numId w:val="142"/>
              </w:numPr>
              <w:rPr>
                <w:lang w:eastAsia="zh-CN"/>
              </w:rPr>
            </w:pPr>
            <w:r>
              <w:rPr>
                <w:lang w:eastAsia="zh-CN"/>
              </w:rPr>
              <w:t>ComputeImageID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vCompute images on the system by applying the specified filter.</w:t>
            </w:r>
          </w:p>
        </w:tc>
      </w:tr>
    </w:tbl>
    <w:p w:rsidR="00C5031A" w:rsidRDefault="00692870"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11" w:name="_Toc477275774"/>
            <w:r>
              <w:t xml:space="preserve">Function: </w:t>
            </w:r>
            <w:r w:rsidR="00E7531B">
              <w:t>VIM.</w:t>
            </w:r>
            <w:r w:rsidRPr="00C5031A">
              <w:t>Snapshot.DeleteComputeImage</w:t>
            </w:r>
            <w:r>
              <w:t>()</w:t>
            </w:r>
            <w:bookmarkEnd w:id="7011"/>
          </w:p>
        </w:tc>
      </w:tr>
    </w:tbl>
    <w:p w:rsidR="00CA1CEB" w:rsidRDefault="00692870" w:rsidP="00C5031A">
      <w:pPr>
        <w:rPr>
          <w:rFonts w:asciiTheme="minorHAnsi" w:hAnsiTheme="minorHAnsi" w:cstheme="minorBidi"/>
        </w:rPr>
      </w:pPr>
      <w:r>
        <w:t>Cross Reference:</w:t>
      </w:r>
      <w:r>
        <w:fldChar w:fldCharType="begin"/>
      </w:r>
      <w:r>
        <w:instrText xml:space="preserve"> REF Snapshot_DeleteComputeImage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E7531B">
            <w:pPr>
              <w:pStyle w:val="TestCaseInfo"/>
              <w:rPr>
                <w:lang w:eastAsia="zh-CN"/>
              </w:rPr>
            </w:pPr>
            <w:r>
              <w:rPr>
                <w:lang w:eastAsia="zh-CN"/>
              </w:rPr>
              <w:t>ComputeImageID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TRUE</w:t>
            </w:r>
            <w:r>
              <w:rPr>
                <w:lang w:eastAsia="zh-CN"/>
              </w:rPr>
              <w:tab/>
            </w:r>
            <w:r>
              <w:rPr>
                <w:lang w:eastAsia="zh-CN"/>
              </w:rPr>
              <w:tab/>
              <w:t>Success</w:t>
            </w:r>
          </w:p>
          <w:p w:rsidR="00CA1CEB" w:rsidRDefault="00CA1CEB" w:rsidP="00B56E26">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The command erases the specified vCompute node image.</w:t>
            </w:r>
          </w:p>
        </w:tc>
      </w:tr>
    </w:tbl>
    <w:p w:rsidR="00C5031A" w:rsidRDefault="00692870" w:rsidP="00C5031A">
      <w:r>
        <w:fldChar w:fldCharType="end"/>
      </w:r>
    </w:p>
    <w:p w:rsidR="00DB511F" w:rsidRDefault="00DB511F"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12" w:name="_Toc477275775"/>
            <w:r>
              <w:t xml:space="preserve">Function: </w:t>
            </w:r>
            <w:r w:rsidR="00E7531B">
              <w:t>VIM.</w:t>
            </w:r>
            <w:r w:rsidRPr="00C5031A">
              <w:t>Snapshot.GetStorageImageList</w:t>
            </w:r>
            <w:r>
              <w:t>()</w:t>
            </w:r>
            <w:bookmarkEnd w:id="7012"/>
          </w:p>
        </w:tc>
      </w:tr>
    </w:tbl>
    <w:p w:rsidR="00CA1CEB" w:rsidRDefault="00692870" w:rsidP="00C5031A">
      <w:pPr>
        <w:rPr>
          <w:rFonts w:asciiTheme="minorHAnsi" w:hAnsiTheme="minorHAnsi" w:cstheme="minorBidi"/>
        </w:rPr>
      </w:pPr>
      <w:r>
        <w:t>Cross Reference:</w:t>
      </w:r>
      <w:r w:rsidR="00DB511F">
        <w:fldChar w:fldCharType="begin"/>
      </w:r>
      <w:r w:rsidR="00DB511F">
        <w:instrText xml:space="preserve"> REF GetStorageImageList </w:instrText>
      </w:r>
      <w:r w:rsidR="00DB511F">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StorageImageID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List of vStorage Image information with information per image:</w:t>
            </w:r>
          </w:p>
          <w:p w:rsidR="00CA1CEB" w:rsidRDefault="00CA1CEB" w:rsidP="00FD6C0C">
            <w:pPr>
              <w:pStyle w:val="TestCaseInfo"/>
              <w:numPr>
                <w:ilvl w:val="0"/>
                <w:numId w:val="142"/>
              </w:numPr>
              <w:rPr>
                <w:lang w:eastAsia="zh-CN"/>
              </w:rPr>
            </w:pPr>
            <w:r>
              <w:rPr>
                <w:lang w:eastAsia="zh-CN"/>
              </w:rPr>
              <w:t>StorageImageID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vStorage images on the system by applying the specified filter.</w:t>
            </w:r>
          </w:p>
        </w:tc>
      </w:tr>
    </w:tbl>
    <w:p w:rsidR="00C5031A" w:rsidRDefault="00DB511F"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13" w:name="_Toc477275776"/>
            <w:r>
              <w:t xml:space="preserve">Function: </w:t>
            </w:r>
            <w:r w:rsidR="00E7531B">
              <w:t>VIM.</w:t>
            </w:r>
            <w:r w:rsidR="00E7531B" w:rsidRPr="00E7531B">
              <w:t>Snapshot.DeleteStorageImage</w:t>
            </w:r>
            <w:r>
              <w:t>()</w:t>
            </w:r>
            <w:bookmarkEnd w:id="7013"/>
          </w:p>
        </w:tc>
      </w:tr>
    </w:tbl>
    <w:p w:rsidR="00CA1CEB" w:rsidRDefault="00692870" w:rsidP="00C5031A">
      <w:pPr>
        <w:rPr>
          <w:rFonts w:asciiTheme="minorHAnsi" w:hAnsiTheme="minorHAnsi" w:cstheme="minorBidi"/>
        </w:rPr>
      </w:pPr>
      <w:r>
        <w:t>Cross Reference</w:t>
      </w:r>
      <w:r>
        <w:fldChar w:fldCharType="begin"/>
      </w:r>
      <w:r>
        <w:instrText xml:space="preserve"> REF DeleteStorageImage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D94849">
            <w:pPr>
              <w:pStyle w:val="TestCaseInfo"/>
              <w:rPr>
                <w:lang w:eastAsia="zh-CN"/>
              </w:rPr>
            </w:pPr>
            <w:r>
              <w:rPr>
                <w:lang w:eastAsia="zh-CN"/>
              </w:rPr>
              <w:t>StorageImageID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TRUE</w:t>
            </w:r>
            <w:r>
              <w:rPr>
                <w:lang w:eastAsia="zh-CN"/>
              </w:rPr>
              <w:tab/>
            </w:r>
            <w:r>
              <w:rPr>
                <w:lang w:eastAsia="zh-CN"/>
              </w:rPr>
              <w:tab/>
              <w:t>Success</w:t>
            </w:r>
          </w:p>
          <w:p w:rsidR="00CA1CEB" w:rsidRDefault="00CA1CEB" w:rsidP="00D94849">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erases the specified vStorage image.</w:t>
            </w:r>
          </w:p>
        </w:tc>
      </w:tr>
    </w:tbl>
    <w:p w:rsidR="00C5031A" w:rsidRDefault="00692870" w:rsidP="00B94DE1">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14" w:name="_Toc477275777"/>
            <w:r>
              <w:t xml:space="preserve">Function: </w:t>
            </w:r>
            <w:r w:rsidR="00E7531B">
              <w:t>VIM.</w:t>
            </w:r>
            <w:r w:rsidR="00E7531B" w:rsidRPr="00E7531B">
              <w:t>Fault.ListFaultNotificationRegistration</w:t>
            </w:r>
            <w:r>
              <w:t>()</w:t>
            </w:r>
            <w:bookmarkEnd w:id="7014"/>
          </w:p>
        </w:tc>
      </w:tr>
    </w:tbl>
    <w:p w:rsidR="00CA1CEB" w:rsidRDefault="009848AB" w:rsidP="00C5031A">
      <w:pPr>
        <w:rPr>
          <w:rFonts w:asciiTheme="minorHAnsi" w:hAnsiTheme="minorHAnsi" w:cstheme="minorBidi"/>
        </w:rPr>
      </w:pPr>
      <w:r>
        <w:t>Cross Reference</w:t>
      </w:r>
      <w:r>
        <w:fldChar w:fldCharType="begin"/>
      </w:r>
      <w:r>
        <w:instrText xml:space="preserve"> REF ListFaultNotificationRegistration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370FB">
            <w:pPr>
              <w:pStyle w:val="TestCaseInfo"/>
              <w:rPr>
                <w:lang w:eastAsia="zh-CN"/>
              </w:rPr>
            </w:pPr>
            <w:r>
              <w:rPr>
                <w:lang w:eastAsia="zh-CN"/>
              </w:rPr>
              <w:t>Type:</w:t>
            </w:r>
          </w:p>
          <w:p w:rsidR="00CA1CEB" w:rsidRDefault="00CA1CEB" w:rsidP="005370FB">
            <w:pPr>
              <w:pStyle w:val="TestCaseInfo"/>
              <w:numPr>
                <w:ilvl w:val="0"/>
                <w:numId w:val="155"/>
              </w:numPr>
              <w:rPr>
                <w:lang w:eastAsia="zh-CN"/>
              </w:rPr>
            </w:pPr>
            <w:r>
              <w:rPr>
                <w:lang w:eastAsia="zh-CN"/>
              </w:rPr>
              <w:t>vCPU</w:t>
            </w:r>
          </w:p>
          <w:p w:rsidR="00CA1CEB" w:rsidRDefault="00CA1CEB" w:rsidP="005370FB">
            <w:pPr>
              <w:pStyle w:val="TestCaseInfo"/>
              <w:numPr>
                <w:ilvl w:val="0"/>
                <w:numId w:val="155"/>
              </w:numPr>
              <w:rPr>
                <w:lang w:eastAsia="zh-CN"/>
              </w:rPr>
            </w:pPr>
            <w:r>
              <w:rPr>
                <w:lang w:eastAsia="zh-CN"/>
              </w:rPr>
              <w:t>vMemory</w:t>
            </w:r>
          </w:p>
          <w:p w:rsidR="00CA1CEB" w:rsidRDefault="00CA1CEB" w:rsidP="005370FB">
            <w:pPr>
              <w:pStyle w:val="TestCaseInfo"/>
              <w:numPr>
                <w:ilvl w:val="0"/>
                <w:numId w:val="155"/>
              </w:numPr>
              <w:rPr>
                <w:lang w:eastAsia="zh-CN"/>
              </w:rPr>
            </w:pPr>
            <w:r>
              <w:rPr>
                <w:lang w:eastAsia="zh-CN"/>
              </w:rPr>
              <w:t>vNetwork</w:t>
            </w:r>
          </w:p>
          <w:p w:rsidR="00CA1CEB" w:rsidRDefault="00CA1CEB" w:rsidP="005370FB">
            <w:pPr>
              <w:pStyle w:val="TestCaseInfo"/>
              <w:numPr>
                <w:ilvl w:val="0"/>
                <w:numId w:val="155"/>
              </w:numPr>
              <w:rPr>
                <w:lang w:eastAsia="zh-CN"/>
              </w:rPr>
            </w:pPr>
            <w:r>
              <w:rPr>
                <w:lang w:eastAsia="zh-CN"/>
              </w:rPr>
              <w:t>vStorage</w:t>
            </w:r>
          </w:p>
          <w:p w:rsidR="00CA1CEB" w:rsidRDefault="00CA1CEB" w:rsidP="005370FB">
            <w:pPr>
              <w:pStyle w:val="TestCaseInfo"/>
              <w:numPr>
                <w:ilvl w:val="0"/>
                <w:numId w:val="155"/>
              </w:numPr>
              <w:rPr>
                <w:lang w:eastAsia="zh-CN"/>
              </w:rPr>
            </w:pPr>
            <w:r>
              <w:rPr>
                <w:lang w:eastAsia="zh-CN"/>
              </w:rPr>
              <w:t>ANY</w:t>
            </w:r>
          </w:p>
          <w:p w:rsidR="00CA1CEB" w:rsidRDefault="00CA1CEB" w:rsidP="005370FB">
            <w:pPr>
              <w:pStyle w:val="TestCaseInfo"/>
              <w:rPr>
                <w:lang w:eastAsia="zh-CN"/>
              </w:rPr>
            </w:pPr>
            <w:r>
              <w:rPr>
                <w:lang w:eastAsia="zh-CN"/>
              </w:rPr>
              <w:t>Severity:</w:t>
            </w:r>
          </w:p>
          <w:p w:rsidR="00CA1CEB" w:rsidRDefault="00CA1CEB" w:rsidP="005370FB">
            <w:pPr>
              <w:pStyle w:val="TestCaseInfo"/>
              <w:numPr>
                <w:ilvl w:val="0"/>
                <w:numId w:val="154"/>
              </w:numPr>
              <w:rPr>
                <w:lang w:eastAsia="zh-CN"/>
              </w:rPr>
            </w:pPr>
            <w:r>
              <w:rPr>
                <w:lang w:eastAsia="zh-CN"/>
              </w:rPr>
              <w:t>Critical</w:t>
            </w:r>
          </w:p>
          <w:p w:rsidR="00CA1CEB" w:rsidRDefault="00CA1CEB" w:rsidP="005370FB">
            <w:pPr>
              <w:pStyle w:val="TestCaseInfo"/>
              <w:numPr>
                <w:ilvl w:val="0"/>
                <w:numId w:val="154"/>
              </w:numPr>
              <w:rPr>
                <w:lang w:eastAsia="zh-CN"/>
              </w:rPr>
            </w:pPr>
            <w:r>
              <w:rPr>
                <w:lang w:eastAsia="zh-CN"/>
              </w:rPr>
              <w:t>Major</w:t>
            </w:r>
          </w:p>
          <w:p w:rsidR="00CA1CEB" w:rsidRDefault="00CA1CEB" w:rsidP="005370FB">
            <w:pPr>
              <w:pStyle w:val="TestCaseInfo"/>
              <w:numPr>
                <w:ilvl w:val="0"/>
                <w:numId w:val="154"/>
              </w:numPr>
              <w:rPr>
                <w:lang w:eastAsia="zh-CN"/>
              </w:rPr>
            </w:pPr>
            <w:r>
              <w:rPr>
                <w:lang w:eastAsia="zh-CN"/>
              </w:rPr>
              <w:t>Minor</w:t>
            </w:r>
          </w:p>
          <w:p w:rsidR="00CA1CEB" w:rsidRDefault="00CA1CEB" w:rsidP="005370FB">
            <w:pPr>
              <w:pStyle w:val="TestCaseInfo"/>
              <w:numPr>
                <w:ilvl w:val="0"/>
                <w:numId w:val="154"/>
              </w:numPr>
              <w:rPr>
                <w:lang w:eastAsia="zh-CN"/>
              </w:rPr>
            </w:pPr>
            <w:r>
              <w:rPr>
                <w:lang w:eastAsia="zh-CN"/>
              </w:rPr>
              <w:t>Warning</w:t>
            </w:r>
          </w:p>
          <w:p w:rsidR="00CA1CEB" w:rsidRDefault="00CA1CEB" w:rsidP="005370FB">
            <w:pPr>
              <w:pStyle w:val="TestCaseInfo"/>
              <w:numPr>
                <w:ilvl w:val="0"/>
                <w:numId w:val="154"/>
              </w:numPr>
              <w:rPr>
                <w:lang w:eastAsia="zh-CN"/>
              </w:rPr>
            </w:pPr>
            <w:r>
              <w:rPr>
                <w:lang w:eastAsia="zh-CN"/>
              </w:rPr>
              <w:t>Indeterminate</w:t>
            </w:r>
          </w:p>
          <w:p w:rsidR="00CA1CEB" w:rsidRPr="00D67489" w:rsidRDefault="00CA1CEB" w:rsidP="005370FB">
            <w:pPr>
              <w:pStyle w:val="TestCaseInfo"/>
              <w:numPr>
                <w:ilvl w:val="0"/>
                <w:numId w:val="154"/>
              </w:numPr>
              <w:rPr>
                <w:lang w:eastAsia="zh-CN"/>
              </w:rPr>
            </w:pPr>
            <w:r>
              <w:rPr>
                <w:lang w:eastAsia="zh-CN"/>
              </w:rPr>
              <w:t>ANY</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Fault Notifications passing the filter with following information:</w:t>
            </w:r>
          </w:p>
          <w:p w:rsidR="00CA1CEB" w:rsidRDefault="00CA1CEB" w:rsidP="004F5EAE">
            <w:pPr>
              <w:pStyle w:val="TestCaseInfo"/>
              <w:numPr>
                <w:ilvl w:val="0"/>
                <w:numId w:val="156"/>
              </w:numPr>
              <w:rPr>
                <w:lang w:eastAsia="zh-CN"/>
              </w:rPr>
            </w:pPr>
            <w:r>
              <w:rPr>
                <w:lang w:eastAsia="zh-CN"/>
              </w:rPr>
              <w:t>FaultRegisterID</w:t>
            </w:r>
          </w:p>
          <w:p w:rsidR="00CA1CEB" w:rsidRDefault="00CA1CEB" w:rsidP="004F5EAE">
            <w:pPr>
              <w:pStyle w:val="TestCaseInfo"/>
              <w:numPr>
                <w:ilvl w:val="0"/>
                <w:numId w:val="156"/>
              </w:numPr>
              <w:rPr>
                <w:lang w:eastAsia="zh-CN"/>
              </w:rPr>
            </w:pPr>
            <w:r>
              <w:rPr>
                <w:lang w:eastAsia="zh-CN"/>
              </w:rPr>
              <w:t>Type</w:t>
            </w:r>
          </w:p>
          <w:p w:rsidR="0096611A" w:rsidRDefault="00CA1CEB" w:rsidP="00963FFC">
            <w:pPr>
              <w:pStyle w:val="TestCaseInfo"/>
              <w:numPr>
                <w:ilvl w:val="0"/>
                <w:numId w:val="156"/>
              </w:numPr>
              <w:rPr>
                <w:lang w:eastAsia="zh-CN"/>
              </w:rPr>
            </w:pPr>
            <w:r>
              <w:rPr>
                <w:lang w:eastAsia="zh-CN"/>
              </w:rPr>
              <w:lastRenderedPageBreak/>
              <w:t>Severity</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 xml:space="preserve">The command retrieves all Fault Notification registrations at the VIM passing the filter. </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15" w:name="_Toc477275778"/>
            <w:r>
              <w:t xml:space="preserve">Function: </w:t>
            </w:r>
            <w:r w:rsidR="00E7531B">
              <w:t>VIM.</w:t>
            </w:r>
            <w:r w:rsidR="00E7531B" w:rsidRPr="00E7531B">
              <w:t>Fault.ListFaultNotificationInformation</w:t>
            </w:r>
            <w:r>
              <w:t>()</w:t>
            </w:r>
            <w:bookmarkEnd w:id="7015"/>
          </w:p>
        </w:tc>
      </w:tr>
    </w:tbl>
    <w:p w:rsidR="00CA1CEB" w:rsidRDefault="009848AB" w:rsidP="00C5031A">
      <w:pPr>
        <w:rPr>
          <w:rFonts w:asciiTheme="minorHAnsi" w:hAnsiTheme="minorHAnsi" w:cstheme="minorBidi"/>
        </w:rPr>
      </w:pPr>
      <w:r>
        <w:t>Cross Reference</w:t>
      </w:r>
      <w:r>
        <w:fldChar w:fldCharType="begin"/>
      </w:r>
      <w:r>
        <w:instrText xml:space="preserve"> REF ListFaultNotificationInformation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2294D">
            <w:pPr>
              <w:pStyle w:val="TestCaseInfo"/>
              <w:rPr>
                <w:lang w:eastAsia="zh-CN"/>
              </w:rPr>
            </w:pPr>
            <w:r>
              <w:rPr>
                <w:lang w:eastAsia="zh-CN"/>
              </w:rPr>
              <w:t>FaultRegisterID or ANY</w:t>
            </w:r>
          </w:p>
          <w:p w:rsidR="00CA1CEB" w:rsidRDefault="00CA1CEB" w:rsidP="0052294D">
            <w:pPr>
              <w:pStyle w:val="TestCaseInfo"/>
              <w:rPr>
                <w:lang w:eastAsia="zh-CN"/>
              </w:rPr>
            </w:pP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Pr="00D67489" w:rsidRDefault="00CA1CEB" w:rsidP="004F5EAE">
            <w:pPr>
              <w:pStyle w:val="TestCaseInfo"/>
              <w:numPr>
                <w:ilvl w:val="0"/>
                <w:numId w:val="159"/>
              </w:numPr>
              <w:rPr>
                <w:lang w:eastAsia="zh-CN"/>
              </w:rPr>
            </w:pPr>
            <w:r>
              <w:rPr>
                <w:lang w:eastAsia="zh-CN"/>
              </w:rPr>
              <w:t>vStorage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6611A" w:rsidRDefault="00CA1CEB" w:rsidP="0052294D">
            <w:pPr>
              <w:pStyle w:val="TestCaseInfo"/>
              <w:rPr>
                <w:lang w:eastAsia="zh-CN"/>
              </w:rPr>
            </w:pPr>
            <w:r>
              <w:rPr>
                <w:lang w:eastAsia="zh-CN"/>
              </w:rPr>
              <w:t>FaultRegisterID</w:t>
            </w: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Default="00CA1CEB" w:rsidP="0052294D">
            <w:pPr>
              <w:pStyle w:val="TestCaseInfo"/>
              <w:rPr>
                <w:lang w:eastAsia="zh-CN"/>
              </w:rPr>
            </w:pPr>
            <w:r>
              <w:rPr>
                <w:lang w:eastAsia="zh-CN"/>
              </w:rPr>
              <w:t>vStorage Severity</w:t>
            </w:r>
          </w:p>
          <w:p w:rsidR="00CA1CEB" w:rsidRDefault="00CA1CEB" w:rsidP="004F5EAE">
            <w:pPr>
              <w:pStyle w:val="TestCaseInfo"/>
              <w:numPr>
                <w:ilvl w:val="0"/>
                <w:numId w:val="158"/>
              </w:numPr>
              <w:rPr>
                <w:lang w:eastAsia="zh-CN"/>
              </w:rPr>
            </w:pPr>
            <w:r>
              <w:rPr>
                <w:lang w:eastAsia="zh-CN"/>
              </w:rPr>
              <w:t>Critical</w:t>
            </w:r>
          </w:p>
          <w:p w:rsidR="00CA1CEB" w:rsidRDefault="00CA1CEB" w:rsidP="004F5EAE">
            <w:pPr>
              <w:pStyle w:val="TestCaseInfo"/>
              <w:numPr>
                <w:ilvl w:val="0"/>
                <w:numId w:val="158"/>
              </w:numPr>
              <w:rPr>
                <w:lang w:eastAsia="zh-CN"/>
              </w:rPr>
            </w:pPr>
            <w:r>
              <w:rPr>
                <w:lang w:eastAsia="zh-CN"/>
              </w:rPr>
              <w:t>Major</w:t>
            </w:r>
          </w:p>
          <w:p w:rsidR="00CA1CEB" w:rsidRDefault="00CA1CEB" w:rsidP="004F5EAE">
            <w:pPr>
              <w:pStyle w:val="TestCaseInfo"/>
              <w:numPr>
                <w:ilvl w:val="0"/>
                <w:numId w:val="158"/>
              </w:numPr>
              <w:rPr>
                <w:lang w:eastAsia="zh-CN"/>
              </w:rPr>
            </w:pPr>
            <w:r>
              <w:rPr>
                <w:lang w:eastAsia="zh-CN"/>
              </w:rPr>
              <w:t>Minor</w:t>
            </w:r>
          </w:p>
          <w:p w:rsidR="00CA1CEB" w:rsidRDefault="00CA1CEB" w:rsidP="004F5EAE">
            <w:pPr>
              <w:pStyle w:val="TestCaseInfo"/>
              <w:numPr>
                <w:ilvl w:val="0"/>
                <w:numId w:val="158"/>
              </w:numPr>
              <w:rPr>
                <w:lang w:eastAsia="zh-CN"/>
              </w:rPr>
            </w:pPr>
            <w:r>
              <w:rPr>
                <w:lang w:eastAsia="zh-CN"/>
              </w:rPr>
              <w:t>Warning</w:t>
            </w:r>
          </w:p>
          <w:p w:rsidR="00CA1CEB" w:rsidRDefault="00CA1CEB" w:rsidP="004F5EAE">
            <w:pPr>
              <w:pStyle w:val="TestCaseInfo"/>
              <w:numPr>
                <w:ilvl w:val="0"/>
                <w:numId w:val="158"/>
              </w:numPr>
              <w:rPr>
                <w:lang w:eastAsia="zh-CN"/>
              </w:rPr>
            </w:pPr>
            <w:r>
              <w:rPr>
                <w:lang w:eastAsia="zh-CN"/>
              </w:rPr>
              <w:t>Indeterminate</w:t>
            </w:r>
          </w:p>
          <w:p w:rsidR="00CA1CEB" w:rsidRDefault="00CA1CEB" w:rsidP="0052294D">
            <w:pPr>
              <w:pStyle w:val="TestCaseInfo"/>
              <w:rPr>
                <w:lang w:eastAsia="zh-CN"/>
              </w:rPr>
            </w:pPr>
            <w:r>
              <w:rPr>
                <w:lang w:eastAsia="zh-CN"/>
              </w:rPr>
              <w:t>Alarm State</w:t>
            </w:r>
          </w:p>
          <w:p w:rsidR="00CA1CEB" w:rsidRDefault="00CA1CEB" w:rsidP="004F5EAE">
            <w:pPr>
              <w:pStyle w:val="TestCaseInfo"/>
              <w:numPr>
                <w:ilvl w:val="0"/>
                <w:numId w:val="157"/>
              </w:numPr>
              <w:rPr>
                <w:lang w:eastAsia="zh-CN"/>
              </w:rPr>
            </w:pPr>
            <w:r>
              <w:rPr>
                <w:lang w:eastAsia="zh-CN"/>
              </w:rPr>
              <w:t>Fired</w:t>
            </w:r>
          </w:p>
          <w:p w:rsidR="00CA1CEB" w:rsidRDefault="00CA1CEB" w:rsidP="004F5EAE">
            <w:pPr>
              <w:pStyle w:val="TestCaseInfo"/>
              <w:numPr>
                <w:ilvl w:val="0"/>
                <w:numId w:val="157"/>
              </w:numPr>
              <w:rPr>
                <w:lang w:eastAsia="zh-CN"/>
              </w:rPr>
            </w:pPr>
            <w:r>
              <w:rPr>
                <w:lang w:eastAsia="zh-CN"/>
              </w:rPr>
              <w:t>Updated</w:t>
            </w:r>
          </w:p>
          <w:p w:rsidR="00CA1CEB" w:rsidRDefault="00CA1CEB" w:rsidP="004F5EAE">
            <w:pPr>
              <w:pStyle w:val="TestCaseInfo"/>
              <w:numPr>
                <w:ilvl w:val="0"/>
                <w:numId w:val="157"/>
              </w:numPr>
              <w:rPr>
                <w:lang w:eastAsia="zh-CN"/>
              </w:rPr>
            </w:pPr>
            <w:r>
              <w:rPr>
                <w:lang w:eastAsia="zh-CN"/>
              </w:rPr>
              <w:t>Cleared</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Retrieval of Fault Notification Registration Information</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16" w:name="_Toc477275779"/>
            <w:r>
              <w:t xml:space="preserve">Function: </w:t>
            </w:r>
            <w:r w:rsidR="00E7531B">
              <w:t>VIM.</w:t>
            </w:r>
            <w:r w:rsidR="00E7531B" w:rsidRPr="00E7531B">
              <w:t>Fault.VNFFaultInjection</w:t>
            </w:r>
            <w:r>
              <w:t>()</w:t>
            </w:r>
            <w:bookmarkEnd w:id="7016"/>
          </w:p>
        </w:tc>
      </w:tr>
    </w:tbl>
    <w:p w:rsidR="00213DFB" w:rsidRDefault="009848AB" w:rsidP="00C5031A">
      <w:pPr>
        <w:rPr>
          <w:rFonts w:asciiTheme="minorHAnsi" w:hAnsiTheme="minorHAnsi" w:cstheme="minorBidi"/>
        </w:rPr>
      </w:pPr>
      <w:r>
        <w:t>Cross Reference</w:t>
      </w:r>
      <w:r>
        <w:fldChar w:fldCharType="begin"/>
      </w:r>
      <w:r>
        <w:instrText xml:space="preserve"> REF VNFFaultInjection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52294D">
            <w:pPr>
              <w:pStyle w:val="TestCaseInfo"/>
              <w:rPr>
                <w:lang w:eastAsia="zh-CN"/>
              </w:rPr>
            </w:pPr>
            <w:r>
              <w:rPr>
                <w:sz w:val="20"/>
                <w:szCs w:val="20"/>
              </w:rPr>
              <w:t>vnfRecord</w:t>
            </w:r>
          </w:p>
          <w:p w:rsidR="00213DFB" w:rsidRDefault="00213DFB" w:rsidP="0052294D">
            <w:pPr>
              <w:pStyle w:val="TestCaseInfo"/>
              <w:rPr>
                <w:lang w:eastAsia="zh-CN"/>
              </w:rPr>
            </w:pPr>
            <w:r>
              <w:rPr>
                <w:lang w:eastAsia="zh-CN"/>
              </w:rPr>
              <w:t>Command</w:t>
            </w:r>
          </w:p>
          <w:p w:rsidR="00213DFB" w:rsidRDefault="00213DFB" w:rsidP="004F5EAE">
            <w:pPr>
              <w:pStyle w:val="TestCaseInfo"/>
              <w:numPr>
                <w:ilvl w:val="0"/>
                <w:numId w:val="162"/>
              </w:numPr>
              <w:rPr>
                <w:lang w:eastAsia="zh-CN"/>
              </w:rPr>
            </w:pPr>
            <w:r>
              <w:rPr>
                <w:lang w:eastAsia="zh-CN"/>
              </w:rPr>
              <w:t>VIM command to stop the VNF</w:t>
            </w:r>
          </w:p>
          <w:p w:rsidR="00213DFB" w:rsidRDefault="00213DFB" w:rsidP="004F5EAE">
            <w:pPr>
              <w:pStyle w:val="TestCaseInfo"/>
              <w:numPr>
                <w:ilvl w:val="0"/>
                <w:numId w:val="162"/>
              </w:numPr>
              <w:rPr>
                <w:lang w:eastAsia="zh-CN"/>
              </w:rPr>
            </w:pPr>
            <w:r>
              <w:rPr>
                <w:lang w:eastAsia="zh-CN"/>
              </w:rPr>
              <w:t>VIM command to stop one of the compute notes of the VNF</w:t>
            </w:r>
          </w:p>
          <w:p w:rsidR="00213DFB" w:rsidRDefault="00213DFB" w:rsidP="004F5EAE">
            <w:pPr>
              <w:pStyle w:val="TestCaseInfo"/>
              <w:numPr>
                <w:ilvl w:val="0"/>
                <w:numId w:val="162"/>
              </w:numPr>
              <w:rPr>
                <w:lang w:eastAsia="zh-CN"/>
              </w:rPr>
            </w:pPr>
            <w:r>
              <w:rPr>
                <w:lang w:eastAsia="zh-CN"/>
              </w:rPr>
              <w:t>VIM command to cause vStorage fault</w:t>
            </w:r>
          </w:p>
          <w:p w:rsidR="00213DFB" w:rsidRDefault="00213DFB" w:rsidP="004F5EAE">
            <w:pPr>
              <w:pStyle w:val="TestCaseInfo"/>
              <w:numPr>
                <w:ilvl w:val="0"/>
                <w:numId w:val="162"/>
              </w:numPr>
              <w:rPr>
                <w:lang w:eastAsia="zh-CN"/>
              </w:rPr>
            </w:pPr>
            <w:r>
              <w:rPr>
                <w:lang w:eastAsia="zh-CN"/>
              </w:rPr>
              <w:t>VIM command to cause vMemory fault</w:t>
            </w:r>
          </w:p>
          <w:p w:rsidR="00213DFB" w:rsidRDefault="00213DFB" w:rsidP="004F5EAE">
            <w:pPr>
              <w:pStyle w:val="TestCaseInfo"/>
              <w:numPr>
                <w:ilvl w:val="0"/>
                <w:numId w:val="162"/>
              </w:numPr>
              <w:rPr>
                <w:lang w:eastAsia="zh-CN"/>
              </w:rPr>
            </w:pPr>
            <w:r>
              <w:rPr>
                <w:lang w:eastAsia="zh-CN"/>
              </w:rPr>
              <w:t>VIM command to cause vNetwork fault</w:t>
            </w:r>
          </w:p>
          <w:p w:rsidR="00213DFB" w:rsidRDefault="00213DFB" w:rsidP="004F5EAE">
            <w:pPr>
              <w:pStyle w:val="TestCaseInfo"/>
              <w:numPr>
                <w:ilvl w:val="0"/>
                <w:numId w:val="162"/>
              </w:numPr>
              <w:rPr>
                <w:lang w:eastAsia="zh-CN"/>
              </w:rPr>
            </w:pPr>
            <w:r>
              <w:rPr>
                <w:lang w:eastAsia="zh-CN"/>
              </w:rPr>
              <w:t>VIM command to cause EM communication fault</w:t>
            </w:r>
          </w:p>
          <w:p w:rsidR="00213DFB" w:rsidRDefault="00213DFB" w:rsidP="004F5EAE">
            <w:pPr>
              <w:pStyle w:val="TestCaseInfo"/>
              <w:numPr>
                <w:ilvl w:val="0"/>
                <w:numId w:val="162"/>
              </w:numPr>
              <w:rPr>
                <w:lang w:eastAsia="zh-CN"/>
              </w:rPr>
            </w:pPr>
            <w:r>
              <w:rPr>
                <w:lang w:eastAsia="zh-CN"/>
              </w:rPr>
              <w:t>VIM command to cause VNF and VNFM communication fault</w:t>
            </w:r>
          </w:p>
          <w:p w:rsidR="00213DFB" w:rsidRDefault="00213DFB" w:rsidP="0052294D">
            <w:pPr>
              <w:pStyle w:val="TestCaseInfo"/>
              <w:rPr>
                <w:lang w:eastAsia="zh-CN"/>
              </w:rPr>
            </w:pPr>
            <w:r>
              <w:rPr>
                <w:lang w:eastAsia="zh-CN"/>
              </w:rPr>
              <w:t>Fault Type</w:t>
            </w:r>
          </w:p>
          <w:p w:rsidR="00213DFB" w:rsidRDefault="00213DFB" w:rsidP="004F5EAE">
            <w:pPr>
              <w:pStyle w:val="TestCaseInfo"/>
              <w:numPr>
                <w:ilvl w:val="0"/>
                <w:numId w:val="160"/>
              </w:numPr>
              <w:rPr>
                <w:lang w:eastAsia="zh-CN"/>
              </w:rPr>
            </w:pPr>
            <w:r>
              <w:rPr>
                <w:lang w:eastAsia="zh-CN"/>
              </w:rPr>
              <w:t>vCPU</w:t>
            </w:r>
          </w:p>
          <w:p w:rsidR="00213DFB" w:rsidRDefault="00213DFB" w:rsidP="004F5EAE">
            <w:pPr>
              <w:pStyle w:val="TestCaseInfo"/>
              <w:numPr>
                <w:ilvl w:val="0"/>
                <w:numId w:val="160"/>
              </w:numPr>
              <w:rPr>
                <w:lang w:eastAsia="zh-CN"/>
              </w:rPr>
            </w:pPr>
            <w:r>
              <w:rPr>
                <w:lang w:eastAsia="zh-CN"/>
              </w:rPr>
              <w:t>vMemory</w:t>
            </w:r>
          </w:p>
          <w:p w:rsidR="00213DFB" w:rsidRDefault="00213DFB" w:rsidP="004F5EAE">
            <w:pPr>
              <w:pStyle w:val="TestCaseInfo"/>
              <w:numPr>
                <w:ilvl w:val="0"/>
                <w:numId w:val="160"/>
              </w:numPr>
              <w:rPr>
                <w:lang w:eastAsia="zh-CN"/>
              </w:rPr>
            </w:pPr>
            <w:r>
              <w:rPr>
                <w:lang w:eastAsia="zh-CN"/>
              </w:rPr>
              <w:t>vNetwork</w:t>
            </w:r>
          </w:p>
          <w:p w:rsidR="00213DFB" w:rsidRDefault="00213DFB" w:rsidP="004F5EAE">
            <w:pPr>
              <w:pStyle w:val="TestCaseInfo"/>
              <w:numPr>
                <w:ilvl w:val="0"/>
                <w:numId w:val="160"/>
              </w:numPr>
              <w:rPr>
                <w:lang w:eastAsia="zh-CN"/>
              </w:rPr>
            </w:pPr>
            <w:r>
              <w:rPr>
                <w:lang w:eastAsia="zh-CN"/>
              </w:rPr>
              <w:t>vStorage</w:t>
            </w:r>
          </w:p>
          <w:p w:rsidR="00213DFB" w:rsidRDefault="00213DFB" w:rsidP="0052294D">
            <w:pPr>
              <w:pStyle w:val="TestCaseInfo"/>
              <w:rPr>
                <w:lang w:eastAsia="zh-CN"/>
              </w:rPr>
            </w:pPr>
            <w:r>
              <w:rPr>
                <w:lang w:eastAsia="zh-CN"/>
              </w:rPr>
              <w:lastRenderedPageBreak/>
              <w:t>Severity</w:t>
            </w:r>
          </w:p>
          <w:p w:rsidR="00213DFB" w:rsidRDefault="00213DFB" w:rsidP="004F5EAE">
            <w:pPr>
              <w:pStyle w:val="TestCaseInfo"/>
              <w:numPr>
                <w:ilvl w:val="0"/>
                <w:numId w:val="161"/>
              </w:numPr>
              <w:rPr>
                <w:lang w:eastAsia="zh-CN"/>
              </w:rPr>
            </w:pPr>
            <w:r>
              <w:rPr>
                <w:lang w:eastAsia="zh-CN"/>
              </w:rPr>
              <w:t>Critical</w:t>
            </w:r>
          </w:p>
          <w:p w:rsidR="00213DFB" w:rsidRDefault="00213DFB" w:rsidP="004F5EAE">
            <w:pPr>
              <w:pStyle w:val="TestCaseInfo"/>
              <w:numPr>
                <w:ilvl w:val="0"/>
                <w:numId w:val="161"/>
              </w:numPr>
              <w:rPr>
                <w:lang w:eastAsia="zh-CN"/>
              </w:rPr>
            </w:pPr>
            <w:r>
              <w:rPr>
                <w:lang w:eastAsia="zh-CN"/>
              </w:rPr>
              <w:t>Major</w:t>
            </w:r>
          </w:p>
          <w:p w:rsidR="00213DFB" w:rsidRDefault="00213DFB" w:rsidP="004F5EAE">
            <w:pPr>
              <w:pStyle w:val="TestCaseInfo"/>
              <w:numPr>
                <w:ilvl w:val="0"/>
                <w:numId w:val="161"/>
              </w:numPr>
              <w:rPr>
                <w:lang w:eastAsia="zh-CN"/>
              </w:rPr>
            </w:pPr>
            <w:r>
              <w:rPr>
                <w:lang w:eastAsia="zh-CN"/>
              </w:rPr>
              <w:t>Minor</w:t>
            </w:r>
          </w:p>
          <w:p w:rsidR="00213DFB" w:rsidRDefault="00213DFB" w:rsidP="004F5EAE">
            <w:pPr>
              <w:pStyle w:val="TestCaseInfo"/>
              <w:numPr>
                <w:ilvl w:val="0"/>
                <w:numId w:val="161"/>
              </w:numPr>
              <w:rPr>
                <w:lang w:eastAsia="zh-CN"/>
              </w:rPr>
            </w:pPr>
            <w:r>
              <w:rPr>
                <w:lang w:eastAsia="zh-CN"/>
              </w:rPr>
              <w:t>Warning</w:t>
            </w:r>
          </w:p>
          <w:p w:rsidR="00213DFB" w:rsidRPr="00D67489" w:rsidRDefault="00213DFB" w:rsidP="004F5EAE">
            <w:pPr>
              <w:pStyle w:val="TestCaseInfo"/>
              <w:numPr>
                <w:ilvl w:val="0"/>
                <w:numId w:val="161"/>
              </w:numPr>
              <w:rPr>
                <w:lang w:eastAsia="zh-CN"/>
              </w:rPr>
            </w:pPr>
            <w:r>
              <w:rPr>
                <w:lang w:eastAsia="zh-CN"/>
              </w:rPr>
              <w:t>Indeterminate</w:t>
            </w:r>
          </w:p>
        </w:tc>
      </w:tr>
      <w:tr w:rsidR="00213DF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faultInjectionID</w:t>
            </w:r>
            <w:r>
              <w:rPr>
                <w:lang w:eastAsia="zh-CN"/>
              </w:rPr>
              <w:tab/>
            </w:r>
            <w:r>
              <w:rPr>
                <w:lang w:eastAsia="zh-CN"/>
              </w:rPr>
              <w:tab/>
              <w:t>Success of fault injection</w:t>
            </w:r>
          </w:p>
          <w:p w:rsidR="00213DFB" w:rsidRDefault="00213DFB" w:rsidP="00E7531B">
            <w:pPr>
              <w:pStyle w:val="TestCaseInfo"/>
              <w:rPr>
                <w:lang w:eastAsia="zh-CN"/>
              </w:rPr>
            </w:pPr>
            <w:r>
              <w:rPr>
                <w:lang w:eastAsia="zh-CN"/>
              </w:rPr>
              <w:t>FALSE</w:t>
            </w:r>
            <w:r>
              <w:rPr>
                <w:lang w:eastAsia="zh-CN"/>
              </w:rPr>
              <w:tab/>
            </w:r>
            <w:r>
              <w:rPr>
                <w:lang w:eastAsia="zh-CN"/>
              </w:rPr>
              <w:tab/>
              <w:t>Failure</w:t>
            </w:r>
          </w:p>
        </w:tc>
      </w:tr>
      <w:tr w:rsidR="00213DF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The command injects a vResource fault for the VNF.</w:t>
            </w:r>
          </w:p>
        </w:tc>
      </w:tr>
    </w:tbl>
    <w:p w:rsidR="00C5031A" w:rsidRDefault="009848AB" w:rsidP="00C5031A">
      <w:r>
        <w:fldChar w:fldCharType="end"/>
      </w:r>
    </w:p>
    <w:p w:rsidR="00213DFB" w:rsidRDefault="00213DFB" w:rsidP="00213DFB">
      <w:pPr>
        <w:pStyle w:val="Function"/>
      </w:pPr>
      <w:bookmarkStart w:id="7017" w:name="_Toc477275780"/>
      <w:r>
        <w:t>Function: VIM.</w:t>
      </w:r>
      <w:r w:rsidRPr="00E7531B">
        <w:t>Fault.VNFFaultInjection</w:t>
      </w:r>
      <w:r>
        <w:t>Removal()</w:t>
      </w:r>
      <w:bookmarkEnd w:id="7017"/>
    </w:p>
    <w:p w:rsidR="009848AB" w:rsidRDefault="00213DFB" w:rsidP="00C5031A">
      <w:r>
        <w:t>Cross Reference</w:t>
      </w:r>
    </w:p>
    <w:p w:rsidR="00213DFB" w:rsidRDefault="00213DFB" w:rsidP="00C5031A">
      <w:pPr>
        <w:rPr>
          <w:rFonts w:asciiTheme="minorHAnsi" w:hAnsiTheme="minorHAnsi" w:cstheme="minorBidi"/>
        </w:rPr>
      </w:pPr>
      <w:r>
        <w:fldChar w:fldCharType="begin"/>
      </w:r>
      <w:r>
        <w:instrText xml:space="preserve"> REF VNFFaultInjectionRemoval \h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sz w:val="20"/>
                <w:szCs w:val="20"/>
              </w:rPr>
              <w:t>vnfRecord</w:t>
            </w:r>
          </w:p>
          <w:p w:rsidR="00213DFB" w:rsidRPr="00D67489" w:rsidRDefault="00213DFB" w:rsidP="008528FE">
            <w:pPr>
              <w:pStyle w:val="TestCaseInfo"/>
              <w:rPr>
                <w:lang w:eastAsia="zh-CN"/>
              </w:rPr>
            </w:pPr>
            <w:r>
              <w:rPr>
                <w:lang w:eastAsia="zh-CN"/>
              </w:rPr>
              <w:t>faultInjectionID</w:t>
            </w:r>
          </w:p>
        </w:tc>
      </w:tr>
      <w:tr w:rsidR="00213DFB"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lang w:eastAsia="zh-CN"/>
              </w:rPr>
              <w:t>TRUE</w:t>
            </w:r>
            <w:r>
              <w:rPr>
                <w:lang w:eastAsia="zh-CN"/>
              </w:rPr>
              <w:tab/>
            </w:r>
            <w:r>
              <w:rPr>
                <w:lang w:eastAsia="zh-CN"/>
              </w:rPr>
              <w:tab/>
              <w:t>Success of fault injection removal</w:t>
            </w:r>
          </w:p>
          <w:p w:rsidR="00213DFB" w:rsidRDefault="00213DFB" w:rsidP="009A25AD">
            <w:pPr>
              <w:pStyle w:val="TestCaseInfo"/>
              <w:rPr>
                <w:lang w:eastAsia="zh-CN"/>
              </w:rPr>
            </w:pPr>
            <w:r>
              <w:rPr>
                <w:lang w:eastAsia="zh-CN"/>
              </w:rPr>
              <w:t>FALSE</w:t>
            </w:r>
            <w:r>
              <w:rPr>
                <w:lang w:eastAsia="zh-CN"/>
              </w:rPr>
              <w:tab/>
            </w:r>
            <w:r>
              <w:rPr>
                <w:lang w:eastAsia="zh-CN"/>
              </w:rPr>
              <w:tab/>
              <w:t>Failure</w:t>
            </w:r>
          </w:p>
        </w:tc>
      </w:tr>
      <w:tr w:rsidR="00213DFB"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D911D3">
            <w:pPr>
              <w:pStyle w:val="TestCaseInfo"/>
              <w:rPr>
                <w:lang w:eastAsia="zh-CN"/>
              </w:rPr>
            </w:pPr>
            <w:r>
              <w:rPr>
                <w:lang w:eastAsia="zh-CN"/>
              </w:rPr>
              <w:t>The command clears or removes the previously injected vResource fault for the VNF.</w:t>
            </w:r>
          </w:p>
        </w:tc>
      </w:tr>
    </w:tbl>
    <w:p w:rsidR="00213DFB" w:rsidRDefault="00213DFB"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290BF5" w:rsidTr="00E26EBA">
        <w:tc>
          <w:tcPr>
            <w:tcW w:w="9330" w:type="dxa"/>
            <w:tcBorders>
              <w:top w:val="single" w:sz="2" w:space="0" w:color="auto"/>
              <w:left w:val="single" w:sz="2" w:space="0" w:color="auto"/>
              <w:bottom w:val="single" w:sz="2" w:space="0" w:color="auto"/>
              <w:right w:val="single" w:sz="2" w:space="0" w:color="auto"/>
            </w:tcBorders>
            <w:hideMark/>
          </w:tcPr>
          <w:p w:rsidR="00290BF5" w:rsidRDefault="00290BF5">
            <w:pPr>
              <w:pStyle w:val="Function"/>
            </w:pPr>
            <w:bookmarkStart w:id="7018" w:name="_Toc477275781"/>
            <w:r>
              <w:t>Function: VIM.</w:t>
            </w:r>
            <w:r w:rsidRPr="00E7531B">
              <w:t>Performance.ListP</w:t>
            </w:r>
            <w:r>
              <w:t>MJobs()</w:t>
            </w:r>
            <w:bookmarkEnd w:id="7018"/>
          </w:p>
        </w:tc>
      </w:tr>
    </w:tbl>
    <w:p w:rsidR="00290BF5" w:rsidRDefault="00E26EBA" w:rsidP="00C5031A">
      <w:r>
        <w:t>Cross Reference</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136EFE" w:rsidRPr="00D67489" w:rsidTr="00707EFE">
        <w:trPr>
          <w:trHeight w:val="247"/>
        </w:trPr>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36EFE" w:rsidRPr="008D33D8" w:rsidRDefault="00DE6174" w:rsidP="00136EFE">
            <w:pPr>
              <w:pStyle w:val="TestCaseInfo"/>
            </w:pPr>
            <w:r>
              <w:rPr>
                <w:lang w:eastAsia="zh-CN"/>
              </w:rPr>
              <w:t>pmJobID</w:t>
            </w:r>
            <w:r w:rsidR="00136EFE" w:rsidRPr="008D33D8">
              <w:rPr>
                <w:lang w:eastAsia="zh-CN"/>
              </w:rPr>
              <w:t xml:space="preserve"> or ANY</w:t>
            </w:r>
          </w:p>
          <w:p w:rsidR="00136EFE" w:rsidRPr="008D33D8" w:rsidRDefault="00136EFE" w:rsidP="00136EFE">
            <w:pPr>
              <w:pStyle w:val="TestCaseInfo"/>
            </w:pPr>
            <w:r w:rsidRPr="008D33D8">
              <w:rPr>
                <w:lang w:eastAsia="zh-CN"/>
              </w:rPr>
              <w:t>Type</w:t>
            </w:r>
          </w:p>
          <w:p w:rsidR="00136EFE" w:rsidRPr="008D33D8" w:rsidRDefault="00136EFE" w:rsidP="00136EFE">
            <w:pPr>
              <w:pStyle w:val="TestCaseInfo"/>
              <w:numPr>
                <w:ilvl w:val="0"/>
                <w:numId w:val="204"/>
              </w:numPr>
              <w:rPr>
                <w:lang w:eastAsia="zh-CN"/>
              </w:rPr>
            </w:pPr>
            <w:r w:rsidRPr="008D33D8">
              <w:rPr>
                <w:lang w:eastAsia="zh-CN"/>
              </w:rPr>
              <w:t>vCPU</w:t>
            </w:r>
          </w:p>
          <w:p w:rsidR="00136EFE" w:rsidRPr="008D33D8" w:rsidRDefault="00136EFE" w:rsidP="00136EFE">
            <w:pPr>
              <w:pStyle w:val="TestCaseInfo"/>
              <w:numPr>
                <w:ilvl w:val="0"/>
                <w:numId w:val="204"/>
              </w:numPr>
              <w:rPr>
                <w:lang w:eastAsia="zh-CN"/>
              </w:rPr>
            </w:pPr>
            <w:r w:rsidRPr="008D33D8">
              <w:rPr>
                <w:lang w:eastAsia="zh-CN"/>
              </w:rPr>
              <w:t>vMemory</w:t>
            </w:r>
          </w:p>
          <w:p w:rsidR="00136EFE" w:rsidRPr="008D33D8" w:rsidRDefault="00136EFE" w:rsidP="00136EFE">
            <w:pPr>
              <w:pStyle w:val="TestCaseInfo"/>
              <w:numPr>
                <w:ilvl w:val="0"/>
                <w:numId w:val="204"/>
              </w:numPr>
              <w:rPr>
                <w:lang w:eastAsia="zh-CN"/>
              </w:rPr>
            </w:pPr>
            <w:r w:rsidRPr="008D33D8">
              <w:rPr>
                <w:lang w:eastAsia="zh-CN"/>
              </w:rPr>
              <w:t>vNetwork</w:t>
            </w:r>
          </w:p>
          <w:p w:rsidR="00136EFE" w:rsidRPr="008D33D8" w:rsidRDefault="00136EFE" w:rsidP="00136EFE">
            <w:pPr>
              <w:pStyle w:val="TestCaseInfo"/>
              <w:numPr>
                <w:ilvl w:val="0"/>
                <w:numId w:val="204"/>
              </w:numPr>
              <w:rPr>
                <w:lang w:eastAsia="zh-CN"/>
              </w:rPr>
            </w:pPr>
            <w:r w:rsidRPr="008D33D8">
              <w:rPr>
                <w:lang w:eastAsia="zh-CN"/>
              </w:rPr>
              <w:t>vStorage</w:t>
            </w:r>
          </w:p>
          <w:p w:rsidR="00136EFE" w:rsidRPr="00D67489" w:rsidRDefault="00136EFE" w:rsidP="00136EFE">
            <w:pPr>
              <w:pStyle w:val="TestCaseInfo"/>
              <w:numPr>
                <w:ilvl w:val="0"/>
                <w:numId w:val="204"/>
              </w:numPr>
              <w:rPr>
                <w:lang w:eastAsia="zh-CN"/>
              </w:rPr>
            </w:pPr>
            <w:r w:rsidRPr="008D33D8">
              <w:rPr>
                <w:lang w:eastAsia="zh-CN"/>
              </w:rPr>
              <w:t>ALL</w:t>
            </w:r>
          </w:p>
        </w:tc>
      </w:tr>
      <w:tr w:rsidR="00136EFE" w:rsidTr="00707EFE">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136EFE" w:rsidRPr="008D33D8" w:rsidRDefault="00136EFE" w:rsidP="00136EFE">
            <w:pPr>
              <w:pStyle w:val="TestCaseInfo"/>
            </w:pPr>
            <w:r w:rsidRPr="008D33D8">
              <w:rPr>
                <w:lang w:eastAsia="zh-CN"/>
              </w:rPr>
              <w:t>List of performance management jobs</w:t>
            </w:r>
          </w:p>
          <w:p w:rsidR="00136EFE" w:rsidRPr="008D33D8" w:rsidRDefault="00DE6174" w:rsidP="00136EFE">
            <w:pPr>
              <w:pStyle w:val="TestCaseInfo"/>
              <w:numPr>
                <w:ilvl w:val="0"/>
                <w:numId w:val="205"/>
              </w:numPr>
            </w:pPr>
            <w:r>
              <w:rPr>
                <w:lang w:eastAsia="zh-CN"/>
              </w:rPr>
              <w:t>pmJobID</w:t>
            </w:r>
          </w:p>
          <w:p w:rsidR="00136EFE" w:rsidRPr="008D33D8" w:rsidRDefault="00136EFE" w:rsidP="00136EFE">
            <w:pPr>
              <w:pStyle w:val="TestCaseInfo"/>
              <w:numPr>
                <w:ilvl w:val="0"/>
                <w:numId w:val="205"/>
              </w:numPr>
              <w:rPr>
                <w:lang w:eastAsia="zh-CN"/>
              </w:rPr>
            </w:pPr>
            <w:r w:rsidRPr="008D33D8">
              <w:rPr>
                <w:lang w:eastAsia="zh-CN"/>
              </w:rPr>
              <w:t>Type</w:t>
            </w:r>
          </w:p>
          <w:p w:rsidR="00136EFE" w:rsidRPr="008D33D8" w:rsidRDefault="00136EFE" w:rsidP="00136EFE">
            <w:pPr>
              <w:pStyle w:val="TestCaseInfo"/>
              <w:numPr>
                <w:ilvl w:val="0"/>
                <w:numId w:val="205"/>
              </w:numPr>
              <w:rPr>
                <w:lang w:eastAsia="zh-CN"/>
              </w:rPr>
            </w:pPr>
            <w:r w:rsidRPr="008D33D8">
              <w:rPr>
                <w:lang w:eastAsia="zh-CN"/>
              </w:rPr>
              <w:t xml:space="preserve">Collection period </w:t>
            </w:r>
          </w:p>
          <w:p w:rsidR="00136EFE" w:rsidRPr="008D33D8" w:rsidRDefault="00136EFE" w:rsidP="00136EFE">
            <w:pPr>
              <w:pStyle w:val="TestCaseInfo"/>
              <w:numPr>
                <w:ilvl w:val="0"/>
                <w:numId w:val="205"/>
              </w:numPr>
              <w:rPr>
                <w:lang w:eastAsia="zh-CN"/>
              </w:rPr>
            </w:pPr>
            <w:r w:rsidRPr="008D33D8">
              <w:rPr>
                <w:lang w:eastAsia="zh-CN"/>
              </w:rPr>
              <w:t>Reporting period</w:t>
            </w:r>
          </w:p>
          <w:p w:rsidR="00136EFE" w:rsidRDefault="00136EFE">
            <w:pPr>
              <w:pStyle w:val="TestCaseInfo"/>
              <w:numPr>
                <w:ilvl w:val="0"/>
                <w:numId w:val="205"/>
              </w:numPr>
            </w:pPr>
            <w:r w:rsidRPr="008D33D8">
              <w:rPr>
                <w:lang w:eastAsia="zh-CN"/>
              </w:rPr>
              <w:t>Reporting boundary to define the duration</w:t>
            </w:r>
          </w:p>
        </w:tc>
      </w:tr>
      <w:tr w:rsidR="00136EFE" w:rsidTr="00136EFE">
        <w:tc>
          <w:tcPr>
            <w:tcW w:w="1351" w:type="dxa"/>
            <w:tcBorders>
              <w:top w:val="single" w:sz="2" w:space="0" w:color="auto"/>
              <w:left w:val="single" w:sz="2" w:space="0" w:color="auto"/>
              <w:bottom w:val="single" w:sz="2" w:space="0" w:color="auto"/>
              <w:right w:val="single" w:sz="2" w:space="0" w:color="auto"/>
            </w:tcBorders>
            <w:vAlign w:val="center"/>
          </w:tcPr>
          <w:p w:rsidR="00136EFE" w:rsidRDefault="00136EFE" w:rsidP="00136EF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36EFE" w:rsidRDefault="00136EFE" w:rsidP="00707EFE">
            <w:pPr>
              <w:pStyle w:val="TestCaseInfo"/>
            </w:pPr>
            <w:r>
              <w:rPr>
                <w:lang w:eastAsia="zh-CN"/>
              </w:rPr>
              <w:t>The command lists all performance management jobs</w:t>
            </w:r>
            <w:r w:rsidR="00A22C4E">
              <w:rPr>
                <w:lang w:eastAsia="zh-CN"/>
              </w:rPr>
              <w:t xml:space="preserve"> matching the filter</w:t>
            </w:r>
            <w:r>
              <w:rPr>
                <w:lang w:eastAsia="zh-CN"/>
              </w:rPr>
              <w:t>.</w:t>
            </w:r>
          </w:p>
        </w:tc>
      </w:tr>
    </w:tbl>
    <w:p w:rsidR="00A507CD" w:rsidRDefault="00A507CD"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A507CD" w:rsidTr="005F76A6">
        <w:tc>
          <w:tcPr>
            <w:tcW w:w="9330" w:type="dxa"/>
            <w:tcBorders>
              <w:top w:val="single" w:sz="2" w:space="0" w:color="auto"/>
              <w:left w:val="single" w:sz="2" w:space="0" w:color="auto"/>
              <w:bottom w:val="single" w:sz="2" w:space="0" w:color="auto"/>
              <w:right w:val="single" w:sz="2" w:space="0" w:color="auto"/>
            </w:tcBorders>
            <w:hideMark/>
          </w:tcPr>
          <w:p w:rsidR="00A507CD" w:rsidRDefault="00A507CD">
            <w:pPr>
              <w:pStyle w:val="Function"/>
            </w:pPr>
            <w:bookmarkStart w:id="7019" w:name="_Toc477275782"/>
            <w:r>
              <w:t>Function: VIM.</w:t>
            </w:r>
            <w:r w:rsidRPr="00E7531B">
              <w:t>Performance.List</w:t>
            </w:r>
            <w:r>
              <w:t>Thresholds()</w:t>
            </w:r>
            <w:bookmarkEnd w:id="7019"/>
          </w:p>
        </w:tc>
      </w:tr>
    </w:tbl>
    <w:p w:rsidR="00A507CD" w:rsidRDefault="00A507CD" w:rsidP="00A507CD">
      <w:r>
        <w:t>Cross Reference</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507CD" w:rsidRPr="00D67489" w:rsidTr="005F76A6">
        <w:trPr>
          <w:trHeight w:val="247"/>
        </w:trPr>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rsidP="002E270C">
            <w:pPr>
              <w:pStyle w:val="TestCaseInfo"/>
            </w:pPr>
            <w:r>
              <w:rPr>
                <w:lang w:eastAsia="zh-CN"/>
              </w:rPr>
              <w:t>thresholdID</w:t>
            </w:r>
            <w:r w:rsidRPr="008D33D8">
              <w:rPr>
                <w:lang w:eastAsia="zh-CN"/>
              </w:rPr>
              <w:t xml:space="preserve"> or ANY</w:t>
            </w:r>
          </w:p>
          <w:p w:rsidR="002E270C" w:rsidRPr="008D33D8" w:rsidRDefault="002E270C" w:rsidP="002E270C">
            <w:pPr>
              <w:pStyle w:val="TestCaseInfo"/>
            </w:pPr>
            <w:r>
              <w:rPr>
                <w:lang w:eastAsia="zh-CN"/>
              </w:rPr>
              <w:t>metric</w:t>
            </w:r>
            <w:r w:rsidRPr="008D33D8">
              <w:rPr>
                <w:lang w:eastAsia="zh-CN"/>
              </w:rPr>
              <w:t>Type</w:t>
            </w:r>
          </w:p>
          <w:p w:rsidR="002E270C" w:rsidRPr="008D33D8" w:rsidRDefault="002E270C" w:rsidP="002E270C">
            <w:pPr>
              <w:pStyle w:val="TestCaseInfo"/>
              <w:numPr>
                <w:ilvl w:val="0"/>
                <w:numId w:val="204"/>
              </w:numPr>
              <w:rPr>
                <w:lang w:eastAsia="zh-CN"/>
              </w:rPr>
            </w:pPr>
            <w:r w:rsidRPr="008D33D8">
              <w:rPr>
                <w:lang w:eastAsia="zh-CN"/>
              </w:rPr>
              <w:t>vCPU</w:t>
            </w:r>
          </w:p>
          <w:p w:rsidR="002E270C" w:rsidRPr="008D33D8" w:rsidRDefault="002E270C" w:rsidP="002E270C">
            <w:pPr>
              <w:pStyle w:val="TestCaseInfo"/>
              <w:numPr>
                <w:ilvl w:val="0"/>
                <w:numId w:val="204"/>
              </w:numPr>
              <w:rPr>
                <w:lang w:eastAsia="zh-CN"/>
              </w:rPr>
            </w:pPr>
            <w:r w:rsidRPr="008D33D8">
              <w:rPr>
                <w:lang w:eastAsia="zh-CN"/>
              </w:rPr>
              <w:t>vMemory</w:t>
            </w:r>
          </w:p>
          <w:p w:rsidR="002E270C" w:rsidRPr="008D33D8" w:rsidRDefault="002E270C" w:rsidP="002E270C">
            <w:pPr>
              <w:pStyle w:val="TestCaseInfo"/>
              <w:numPr>
                <w:ilvl w:val="0"/>
                <w:numId w:val="204"/>
              </w:numPr>
              <w:rPr>
                <w:lang w:eastAsia="zh-CN"/>
              </w:rPr>
            </w:pPr>
            <w:r w:rsidRPr="008D33D8">
              <w:rPr>
                <w:lang w:eastAsia="zh-CN"/>
              </w:rPr>
              <w:t>vNetwork</w:t>
            </w:r>
          </w:p>
          <w:p w:rsidR="002E270C" w:rsidRPr="008D33D8" w:rsidRDefault="002E270C" w:rsidP="002E270C">
            <w:pPr>
              <w:pStyle w:val="TestCaseInfo"/>
              <w:numPr>
                <w:ilvl w:val="0"/>
                <w:numId w:val="204"/>
              </w:numPr>
              <w:rPr>
                <w:lang w:eastAsia="zh-CN"/>
              </w:rPr>
            </w:pPr>
            <w:r w:rsidRPr="008D33D8">
              <w:rPr>
                <w:lang w:eastAsia="zh-CN"/>
              </w:rPr>
              <w:t>vStorage</w:t>
            </w:r>
          </w:p>
          <w:p w:rsidR="002E270C" w:rsidRDefault="002E270C" w:rsidP="002E270C">
            <w:pPr>
              <w:pStyle w:val="TestCaseInfo"/>
              <w:numPr>
                <w:ilvl w:val="0"/>
                <w:numId w:val="204"/>
              </w:numPr>
              <w:rPr>
                <w:lang w:eastAsia="zh-CN"/>
              </w:rPr>
            </w:pPr>
            <w:r w:rsidRPr="008D33D8">
              <w:rPr>
                <w:lang w:eastAsia="zh-CN"/>
              </w:rPr>
              <w:t>ALL</w:t>
            </w:r>
          </w:p>
          <w:p w:rsidR="002E270C" w:rsidRDefault="002E270C" w:rsidP="002E270C">
            <w:pPr>
              <w:pStyle w:val="TestCaseInfo"/>
              <w:rPr>
                <w:lang w:eastAsia="zh-CN"/>
              </w:rPr>
            </w:pPr>
            <w:r>
              <w:rPr>
                <w:lang w:eastAsia="zh-CN"/>
              </w:rPr>
              <w:t>thresholdType</w:t>
            </w:r>
          </w:p>
          <w:p w:rsidR="002E270C" w:rsidRDefault="002E270C" w:rsidP="002E270C">
            <w:pPr>
              <w:pStyle w:val="TestCaseInfo"/>
              <w:numPr>
                <w:ilvl w:val="0"/>
                <w:numId w:val="213"/>
              </w:numPr>
              <w:rPr>
                <w:lang w:eastAsia="zh-CN"/>
              </w:rPr>
            </w:pPr>
            <w:r w:rsidRPr="00D11209">
              <w:rPr>
                <w:lang w:eastAsia="zh-CN"/>
              </w:rPr>
              <w:lastRenderedPageBreak/>
              <w:t>single/multi value threshold</w:t>
            </w:r>
          </w:p>
          <w:p w:rsidR="00A507CD" w:rsidRPr="00D67489" w:rsidRDefault="002E270C" w:rsidP="00707EFE">
            <w:pPr>
              <w:pStyle w:val="TestCaseInfo"/>
              <w:numPr>
                <w:ilvl w:val="0"/>
                <w:numId w:val="213"/>
              </w:numPr>
              <w:rPr>
                <w:lang w:eastAsia="zh-CN"/>
              </w:rPr>
            </w:pPr>
            <w:r w:rsidRPr="00D11209">
              <w:rPr>
                <w:lang w:eastAsia="zh-CN"/>
              </w:rPr>
              <w:t>static/dynamic/template base threshold</w:t>
            </w:r>
          </w:p>
        </w:tc>
      </w:tr>
      <w:tr w:rsidR="00A507CD" w:rsidTr="005F76A6">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E270C" w:rsidRPr="008D33D8" w:rsidRDefault="002E270C" w:rsidP="00707EFE">
            <w:pPr>
              <w:pStyle w:val="TestCaseInfo"/>
              <w:rPr>
                <w:lang w:eastAsia="zh-CN"/>
              </w:rPr>
            </w:pPr>
            <w:r w:rsidRPr="008D33D8">
              <w:rPr>
                <w:lang w:eastAsia="zh-CN"/>
              </w:rPr>
              <w:t xml:space="preserve">List of </w:t>
            </w:r>
            <w:r>
              <w:rPr>
                <w:lang w:eastAsia="zh-CN"/>
              </w:rPr>
              <w:t>thresholds</w:t>
            </w:r>
          </w:p>
          <w:p w:rsidR="002E270C" w:rsidRPr="008D33D8" w:rsidRDefault="002E270C" w:rsidP="002E270C">
            <w:pPr>
              <w:pStyle w:val="TestCaseInfo"/>
              <w:numPr>
                <w:ilvl w:val="0"/>
                <w:numId w:val="205"/>
              </w:numPr>
            </w:pPr>
            <w:r>
              <w:rPr>
                <w:lang w:eastAsia="zh-CN"/>
              </w:rPr>
              <w:t>thresholdID</w:t>
            </w:r>
          </w:p>
          <w:p w:rsidR="002E270C" w:rsidRPr="008D33D8" w:rsidRDefault="002E270C" w:rsidP="002E270C">
            <w:pPr>
              <w:pStyle w:val="TestCaseInfo"/>
              <w:numPr>
                <w:ilvl w:val="0"/>
                <w:numId w:val="205"/>
              </w:numPr>
              <w:rPr>
                <w:lang w:eastAsia="zh-CN"/>
              </w:rPr>
            </w:pPr>
            <w:r>
              <w:rPr>
                <w:lang w:eastAsia="zh-CN"/>
              </w:rPr>
              <w:t>metric</w:t>
            </w:r>
            <w:r w:rsidRPr="008D33D8">
              <w:rPr>
                <w:lang w:eastAsia="zh-CN"/>
              </w:rPr>
              <w:t>Type</w:t>
            </w:r>
          </w:p>
          <w:p w:rsidR="002E270C" w:rsidRDefault="002E270C" w:rsidP="002E270C">
            <w:pPr>
              <w:pStyle w:val="TestCaseInfo"/>
              <w:numPr>
                <w:ilvl w:val="0"/>
                <w:numId w:val="205"/>
              </w:numPr>
            </w:pPr>
            <w:r>
              <w:t>thresholdType</w:t>
            </w:r>
          </w:p>
          <w:p w:rsidR="002E270C" w:rsidRDefault="002E270C" w:rsidP="002E270C">
            <w:pPr>
              <w:pStyle w:val="TestCaseInfo"/>
              <w:numPr>
                <w:ilvl w:val="0"/>
                <w:numId w:val="205"/>
              </w:numPr>
              <w:ind w:left="1112"/>
            </w:pPr>
            <w:r>
              <w:t>single/multi value threshold</w:t>
            </w:r>
          </w:p>
          <w:p w:rsidR="002E270C" w:rsidRDefault="002E270C" w:rsidP="002E270C">
            <w:pPr>
              <w:pStyle w:val="TestCaseInfo"/>
              <w:numPr>
                <w:ilvl w:val="0"/>
                <w:numId w:val="205"/>
              </w:numPr>
              <w:ind w:left="1112"/>
            </w:pPr>
            <w:r>
              <w:t>static/dynamic/template base threshold</w:t>
            </w:r>
          </w:p>
          <w:p w:rsidR="002E270C" w:rsidRDefault="002E270C" w:rsidP="002E270C">
            <w:pPr>
              <w:pStyle w:val="TestCaseInfo"/>
              <w:numPr>
                <w:ilvl w:val="0"/>
                <w:numId w:val="205"/>
              </w:numPr>
            </w:pPr>
            <w:r>
              <w:t>thresholdDetails</w:t>
            </w:r>
          </w:p>
          <w:p w:rsidR="002E270C" w:rsidRDefault="002E270C" w:rsidP="002E270C">
            <w:pPr>
              <w:pStyle w:val="TestCaseInfo"/>
              <w:numPr>
                <w:ilvl w:val="0"/>
                <w:numId w:val="205"/>
              </w:numPr>
              <w:ind w:left="1112"/>
            </w:pPr>
            <w:r>
              <w:t>value to be crossed</w:t>
            </w:r>
          </w:p>
          <w:p w:rsidR="002E270C" w:rsidRDefault="002E270C" w:rsidP="002E270C">
            <w:pPr>
              <w:pStyle w:val="TestCaseInfo"/>
              <w:numPr>
                <w:ilvl w:val="0"/>
                <w:numId w:val="205"/>
              </w:numPr>
              <w:ind w:left="1112"/>
            </w:pPr>
            <w:r>
              <w:t>direction in which the value is crossed</w:t>
            </w:r>
          </w:p>
          <w:p w:rsidR="00A507CD" w:rsidRDefault="002E270C" w:rsidP="00707EFE">
            <w:pPr>
              <w:pStyle w:val="TestCaseInfo"/>
              <w:numPr>
                <w:ilvl w:val="0"/>
                <w:numId w:val="205"/>
              </w:numPr>
              <w:ind w:left="1112"/>
            </w:pPr>
            <w:r>
              <w:t>details on the notification to be generated</w:t>
            </w:r>
          </w:p>
        </w:tc>
      </w:tr>
      <w:tr w:rsidR="00A507CD" w:rsidTr="005F76A6">
        <w:tc>
          <w:tcPr>
            <w:tcW w:w="1351" w:type="dxa"/>
            <w:tcBorders>
              <w:top w:val="single" w:sz="2" w:space="0" w:color="auto"/>
              <w:left w:val="single" w:sz="2" w:space="0" w:color="auto"/>
              <w:bottom w:val="single" w:sz="2" w:space="0" w:color="auto"/>
              <w:right w:val="single" w:sz="2" w:space="0" w:color="auto"/>
            </w:tcBorders>
            <w:vAlign w:val="center"/>
          </w:tcPr>
          <w:p w:rsidR="00A507CD" w:rsidRDefault="00A507CD" w:rsidP="005F76A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507CD" w:rsidRDefault="00A22C4E" w:rsidP="005F76A6">
            <w:pPr>
              <w:pStyle w:val="TestCaseInfo"/>
            </w:pPr>
            <w:r>
              <w:rPr>
                <w:lang w:eastAsia="zh-CN"/>
              </w:rPr>
              <w:t>The command lists all thresholds matching the filter.</w:t>
            </w:r>
          </w:p>
        </w:tc>
      </w:tr>
    </w:tbl>
    <w:p w:rsidR="00A507CD" w:rsidRDefault="00A507CD"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pPr>
              <w:pStyle w:val="Function"/>
            </w:pPr>
            <w:bookmarkStart w:id="7020" w:name="_Toc477275783"/>
            <w:r>
              <w:t xml:space="preserve">Function: </w:t>
            </w:r>
            <w:r w:rsidR="00E7531B">
              <w:t>VIM.</w:t>
            </w:r>
            <w:r w:rsidR="00E7531B" w:rsidRPr="00E7531B">
              <w:t>Performance.ListPerformanceNotification</w:t>
            </w:r>
            <w:r w:rsidR="00A82B46">
              <w:t>Subscription</w:t>
            </w:r>
            <w:r>
              <w:t>()</w:t>
            </w:r>
            <w:bookmarkEnd w:id="7020"/>
          </w:p>
        </w:tc>
      </w:tr>
    </w:tbl>
    <w:p w:rsidR="00CD7EC8" w:rsidRDefault="009848AB" w:rsidP="00C5031A">
      <w:pPr>
        <w:rPr>
          <w:rFonts w:asciiTheme="minorHAnsi" w:hAnsiTheme="minorHAnsi" w:cstheme="minorBidi"/>
        </w:rPr>
      </w:pPr>
      <w:r>
        <w:t>Cross Reference:</w:t>
      </w:r>
      <w:r>
        <w:fldChar w:fldCharType="begin"/>
      </w:r>
      <w:r>
        <w:instrText xml:space="preserve"> REF ListPerformanceNotificationRegistration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591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781CED" w:rsidP="002F591F">
            <w:pPr>
              <w:pStyle w:val="TestCaseInfo"/>
            </w:pPr>
            <w:r>
              <w:rPr>
                <w:lang w:eastAsia="zh-CN"/>
              </w:rPr>
              <w:t>perfSubscriptionID</w:t>
            </w:r>
            <w:r w:rsidR="002F591F">
              <w:rPr>
                <w:lang w:eastAsia="zh-CN"/>
              </w:rPr>
              <w:t xml:space="preserve"> </w:t>
            </w:r>
            <w:r w:rsidR="002F591F" w:rsidRPr="008D33D8">
              <w:rPr>
                <w:lang w:eastAsia="zh-CN"/>
              </w:rPr>
              <w:t>or ANY</w:t>
            </w:r>
          </w:p>
          <w:p w:rsidR="002F591F" w:rsidRPr="008D33D8" w:rsidRDefault="000537B8" w:rsidP="00707EFE">
            <w:pPr>
              <w:pStyle w:val="TestCaseInfo"/>
              <w:rPr>
                <w:lang w:eastAsia="zh-CN"/>
              </w:rPr>
            </w:pPr>
            <w:r>
              <w:rPr>
                <w:lang w:eastAsia="zh-CN"/>
              </w:rPr>
              <w:t>p</w:t>
            </w:r>
            <w:r w:rsidR="00AF3506">
              <w:rPr>
                <w:lang w:eastAsia="zh-CN"/>
              </w:rPr>
              <w:t>erfNotificationType</w:t>
            </w:r>
            <w:r w:rsidR="002F591F" w:rsidRPr="008D33D8">
              <w:rPr>
                <w:lang w:eastAsia="zh-CN"/>
              </w:rPr>
              <w:t xml:space="preserve"> or ANY</w:t>
            </w:r>
          </w:p>
        </w:tc>
      </w:tr>
      <w:tr w:rsidR="002F591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591F" w:rsidRPr="008D33D8" w:rsidRDefault="002F591F" w:rsidP="00707EFE">
            <w:pPr>
              <w:pStyle w:val="TestCaseInfo"/>
            </w:pPr>
            <w:r w:rsidRPr="008D33D8">
              <w:rPr>
                <w:lang w:eastAsia="zh-CN"/>
              </w:rPr>
              <w:t xml:space="preserve">List of performance notifications </w:t>
            </w:r>
            <w:r>
              <w:rPr>
                <w:lang w:eastAsia="zh-CN"/>
              </w:rPr>
              <w:t>subscriptions</w:t>
            </w:r>
          </w:p>
          <w:p w:rsidR="002F591F" w:rsidRDefault="00781CED" w:rsidP="002F591F">
            <w:pPr>
              <w:pStyle w:val="TestCaseInfo"/>
              <w:numPr>
                <w:ilvl w:val="0"/>
                <w:numId w:val="165"/>
              </w:numPr>
            </w:pPr>
            <w:r>
              <w:rPr>
                <w:lang w:eastAsia="zh-CN"/>
              </w:rPr>
              <w:t>perfSubscriptionID</w:t>
            </w:r>
          </w:p>
          <w:p w:rsidR="002F591F" w:rsidRPr="008D33D8" w:rsidRDefault="000537B8" w:rsidP="002F591F">
            <w:pPr>
              <w:pStyle w:val="TestCaseInfo"/>
              <w:numPr>
                <w:ilvl w:val="0"/>
                <w:numId w:val="165"/>
              </w:numPr>
              <w:rPr>
                <w:lang w:eastAsia="zh-CN"/>
              </w:rPr>
            </w:pPr>
            <w:r>
              <w:rPr>
                <w:lang w:eastAsia="zh-CN"/>
              </w:rPr>
              <w:t>p</w:t>
            </w:r>
            <w:r w:rsidR="00AF3506">
              <w:rPr>
                <w:lang w:eastAsia="zh-CN"/>
              </w:rPr>
              <w:t>erfNotificationType</w:t>
            </w:r>
          </w:p>
        </w:tc>
      </w:tr>
      <w:tr w:rsidR="002F591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591F" w:rsidRDefault="002F591F" w:rsidP="002F591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591F" w:rsidRDefault="002F591F" w:rsidP="002F591F">
            <w:pPr>
              <w:pStyle w:val="TestCaseInfo"/>
              <w:rPr>
                <w:lang w:eastAsia="zh-CN"/>
              </w:rPr>
            </w:pPr>
            <w:r>
              <w:rPr>
                <w:lang w:eastAsia="zh-CN"/>
              </w:rPr>
              <w:t>The command lists all subscriptions for performance notifications</w:t>
            </w:r>
            <w:r w:rsidR="00A22C4E">
              <w:rPr>
                <w:lang w:eastAsia="zh-CN"/>
              </w:rPr>
              <w:t xml:space="preserve"> matching the filter</w:t>
            </w:r>
            <w:r>
              <w:rPr>
                <w:lang w:eastAsia="zh-CN"/>
              </w:rPr>
              <w:t>.</w:t>
            </w:r>
          </w:p>
        </w:tc>
      </w:tr>
    </w:tbl>
    <w:p w:rsidR="009848AB" w:rsidRDefault="009848AB"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021" w:name="_Toc477275784"/>
            <w:r>
              <w:t xml:space="preserve">Function: </w:t>
            </w:r>
            <w:r w:rsidR="00E7531B">
              <w:t>VIM.</w:t>
            </w:r>
            <w:r w:rsidR="00E7531B" w:rsidRPr="00E7531B">
              <w:t>Performance.</w:t>
            </w:r>
            <w:r w:rsidR="00F747C2">
              <w:t>ListPerformanceDataInformation</w:t>
            </w:r>
            <w:r>
              <w:t>(</w:t>
            </w:r>
            <w:r w:rsidR="002538DB">
              <w:t>)</w:t>
            </w:r>
            <w:bookmarkEnd w:id="7021"/>
          </w:p>
        </w:tc>
      </w:tr>
    </w:tbl>
    <w:p w:rsidR="00CD7EC8" w:rsidRDefault="00F747C2" w:rsidP="00B94DE1">
      <w:pPr>
        <w:rPr>
          <w:rFonts w:asciiTheme="minorHAnsi" w:hAnsiTheme="minorHAnsi" w:cstheme="minorBidi"/>
        </w:rPr>
      </w:pPr>
      <w:r>
        <w:t>Cross Reference</w:t>
      </w:r>
      <w:r>
        <w:fldChar w:fldCharType="begin"/>
      </w:r>
      <w:r>
        <w:instrText xml:space="preserve"> REF ListPerformanceDataInformation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83E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83E64" w:rsidRPr="008D33D8" w:rsidRDefault="00DE6174">
            <w:pPr>
              <w:pStyle w:val="TestCaseInfo"/>
              <w:rPr>
                <w:lang w:eastAsia="zh-CN"/>
              </w:rPr>
            </w:pPr>
            <w:r>
              <w:rPr>
                <w:lang w:eastAsia="zh-CN"/>
              </w:rPr>
              <w:t>pmJobID</w:t>
            </w:r>
          </w:p>
        </w:tc>
      </w:tr>
      <w:tr w:rsidR="00083E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pPr>
            <w:r>
              <w:rPr>
                <w:lang w:eastAsia="zh-CN"/>
              </w:rPr>
              <w:t>List of performance reports:</w:t>
            </w:r>
          </w:p>
          <w:p w:rsidR="00083E64" w:rsidRDefault="00083E64" w:rsidP="00083E64">
            <w:pPr>
              <w:pStyle w:val="TestCaseInfo"/>
              <w:numPr>
                <w:ilvl w:val="0"/>
                <w:numId w:val="209"/>
              </w:numPr>
            </w:pPr>
            <w:r>
              <w:rPr>
                <w:lang w:eastAsia="zh-CN"/>
              </w:rPr>
              <w:t>metric name</w:t>
            </w:r>
          </w:p>
          <w:p w:rsidR="00083E64" w:rsidRDefault="00083E64" w:rsidP="00083E64">
            <w:pPr>
              <w:pStyle w:val="TestCaseInfo"/>
              <w:numPr>
                <w:ilvl w:val="0"/>
                <w:numId w:val="209"/>
              </w:numPr>
            </w:pPr>
            <w:r>
              <w:rPr>
                <w:lang w:eastAsia="zh-CN"/>
              </w:rPr>
              <w:t>list of performance values:</w:t>
            </w:r>
          </w:p>
          <w:p w:rsidR="00083E64" w:rsidRDefault="00083E64" w:rsidP="00083E64">
            <w:pPr>
              <w:pStyle w:val="TestCaseInfo"/>
              <w:numPr>
                <w:ilvl w:val="1"/>
                <w:numId w:val="209"/>
              </w:numPr>
            </w:pPr>
            <w:r>
              <w:rPr>
                <w:lang w:eastAsia="zh-CN"/>
              </w:rPr>
              <w:t>time stamp</w:t>
            </w:r>
          </w:p>
          <w:p w:rsidR="00083E64" w:rsidRDefault="00083E64" w:rsidP="00083E64">
            <w:pPr>
              <w:pStyle w:val="TestCaseInfo"/>
              <w:numPr>
                <w:ilvl w:val="1"/>
                <w:numId w:val="209"/>
              </w:numPr>
              <w:rPr>
                <w:lang w:eastAsia="zh-CN"/>
              </w:rPr>
            </w:pPr>
            <w:r>
              <w:rPr>
                <w:lang w:eastAsia="zh-CN"/>
              </w:rPr>
              <w:t>value</w:t>
            </w:r>
          </w:p>
          <w:p w:rsidR="00083E64" w:rsidRDefault="00083E64" w:rsidP="00707EFE">
            <w:pPr>
              <w:pStyle w:val="TestCaseInfo"/>
              <w:numPr>
                <w:ilvl w:val="1"/>
                <w:numId w:val="209"/>
              </w:numPr>
              <w:rPr>
                <w:lang w:eastAsia="zh-CN"/>
              </w:rPr>
            </w:pPr>
            <w:r>
              <w:rPr>
                <w:lang w:eastAsia="zh-CN"/>
              </w:rPr>
              <w:t>unit</w:t>
            </w:r>
          </w:p>
        </w:tc>
      </w:tr>
      <w:tr w:rsidR="00083E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83E64" w:rsidRDefault="00083E64" w:rsidP="00083E6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83E64" w:rsidRDefault="00083E64" w:rsidP="00083E64">
            <w:pPr>
              <w:pStyle w:val="TestCaseInfo"/>
              <w:rPr>
                <w:lang w:eastAsia="zh-CN"/>
              </w:rPr>
            </w:pPr>
            <w:r>
              <w:rPr>
                <w:lang w:eastAsia="zh-CN"/>
              </w:rPr>
              <w:t>The command retrieves the collected performance data information.</w:t>
            </w:r>
          </w:p>
        </w:tc>
      </w:tr>
    </w:tbl>
    <w:p w:rsidR="00C5031A" w:rsidRDefault="00F747C2" w:rsidP="00B94DE1">
      <w:r>
        <w:fldChar w:fldCharType="end"/>
      </w:r>
    </w:p>
    <w:p w:rsidR="00B94DE1" w:rsidRDefault="00B94DE1" w:rsidP="00C35DDF"/>
    <w:p w:rsidR="00C35DDF" w:rsidRDefault="00C35DDF" w:rsidP="00C35DDF">
      <w:pPr>
        <w:pStyle w:val="Heading2"/>
      </w:pPr>
      <w:bookmarkStart w:id="7022" w:name="_Toc477275681"/>
      <w:r>
        <w:t>Traffic API Module</w:t>
      </w:r>
      <w:bookmarkEnd w:id="7022"/>
    </w:p>
    <w:p w:rsidR="002A4F4F" w:rsidRDefault="002A4F4F" w:rsidP="005A676A">
      <w:r>
        <w:t>The traffic module exposes the functionality to control the test traffic.</w:t>
      </w:r>
    </w:p>
    <w:p w:rsidR="002A4F4F" w:rsidRDefault="002A4F4F" w:rsidP="005A676A"/>
    <w:p w:rsidR="00E7531B" w:rsidRDefault="00E7531B" w:rsidP="005A676A">
      <w:r>
        <w:t>class traffic:</w:t>
      </w:r>
    </w:p>
    <w:p w:rsidR="00E7531B" w:rsidRDefault="00E7531B" w:rsidP="00E7531B">
      <w:pPr>
        <w:ind w:left="720"/>
      </w:pPr>
      <w:r>
        <w:t>StartTraffic()</w:t>
      </w:r>
    </w:p>
    <w:p w:rsidR="00E7531B" w:rsidRDefault="00E7531B" w:rsidP="00E7531B">
      <w:pPr>
        <w:ind w:left="720"/>
      </w:pPr>
      <w:r>
        <w:t>StopTraffic()</w:t>
      </w:r>
    </w:p>
    <w:p w:rsidR="00E7531B" w:rsidRDefault="00E7531B" w:rsidP="00E7531B">
      <w:pPr>
        <w:ind w:left="720"/>
      </w:pPr>
      <w:r>
        <w:t>ConfigTrafficLoad()</w:t>
      </w:r>
    </w:p>
    <w:p w:rsidR="00E7531B" w:rsidRDefault="00E7531B" w:rsidP="00E7531B">
      <w:pPr>
        <w:ind w:left="720"/>
      </w:pPr>
      <w:r>
        <w:t>DoesTrafficFlow()</w:t>
      </w:r>
    </w:p>
    <w:p w:rsidR="00E7531B" w:rsidRDefault="00E7531B" w:rsidP="00E7531B">
      <w:pPr>
        <w:ind w:left="720"/>
      </w:pPr>
      <w:r>
        <w:t>AnyTrafficLoss()</w:t>
      </w:r>
    </w:p>
    <w:p w:rsidR="00E7531B" w:rsidRDefault="00E7531B" w:rsidP="00E7531B">
      <w:pPr>
        <w:ind w:left="720"/>
      </w:pPr>
      <w:r>
        <w:t>ClearCounters()</w:t>
      </w:r>
    </w:p>
    <w:p w:rsidR="00E7531B" w:rsidRDefault="00E7531B" w:rsidP="00E7531B">
      <w:pPr>
        <w:ind w:left="720"/>
      </w:pPr>
      <w:r>
        <w:t>CalculateActivationTime()</w:t>
      </w:r>
    </w:p>
    <w:p w:rsidR="00E7531B" w:rsidRDefault="00E7531B" w:rsidP="00E7531B">
      <w:pPr>
        <w:ind w:left="720"/>
      </w:pPr>
      <w:r>
        <w:lastRenderedPageBreak/>
        <w:t>CalculateDeactivationTime()</w:t>
      </w:r>
    </w:p>
    <w:p w:rsidR="00E7531B" w:rsidRDefault="00E7531B" w:rsidP="00E7531B">
      <w:pPr>
        <w:ind w:left="720"/>
      </w:pPr>
      <w:r>
        <w:t>CalculateTerminationTime()</w:t>
      </w:r>
    </w:p>
    <w:p w:rsidR="00E7531B" w:rsidRDefault="00E7531B" w:rsidP="00E7531B">
      <w:pPr>
        <w:ind w:left="720"/>
      </w:pPr>
      <w:r>
        <w:t>CalculateServiceDisruptionLength()</w:t>
      </w:r>
    </w:p>
    <w:p w:rsidR="00E7531B" w:rsidRDefault="00E7531B" w:rsidP="00E7531B">
      <w:pPr>
        <w:ind w:left="720"/>
      </w:pPr>
      <w:r>
        <w:t>CalculateResizeServiceDisruption()</w:t>
      </w:r>
    </w:p>
    <w:p w:rsidR="00E7531B" w:rsidRDefault="00E7531B"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7023" w:name="_Toc477275785"/>
            <w:r>
              <w:t xml:space="preserve">Function: </w:t>
            </w:r>
            <w:r w:rsidR="00015884">
              <w:t>Traffic.</w:t>
            </w:r>
            <w:r w:rsidR="00E7531B">
              <w:t>StartTraffic</w:t>
            </w:r>
            <w:r>
              <w:t>()</w:t>
            </w:r>
            <w:bookmarkEnd w:id="7023"/>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Delay Time</w:t>
            </w:r>
          </w:p>
          <w:p w:rsidR="00754F5F" w:rsidRPr="00D67489" w:rsidRDefault="00754F5F" w:rsidP="009C528F">
            <w:pPr>
              <w:pStyle w:val="TestCaseInfo"/>
              <w:rPr>
                <w:lang w:eastAsia="zh-CN"/>
              </w:rPr>
            </w:pPr>
            <w:r>
              <w:rPr>
                <w:lang w:eastAsia="zh-CN"/>
              </w:rPr>
              <w:t>Return when emission starts: True or False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TRUE</w:t>
            </w:r>
            <w:r>
              <w:rPr>
                <w:lang w:eastAsia="zh-CN"/>
              </w:rPr>
              <w:tab/>
            </w:r>
            <w:r>
              <w:rPr>
                <w:lang w:eastAsia="zh-CN"/>
              </w:rPr>
              <w:tab/>
              <w:t>Emission started</w:t>
            </w:r>
          </w:p>
          <w:p w:rsidR="00754F5F" w:rsidRDefault="00754F5F" w:rsidP="009C528F">
            <w:pPr>
              <w:pStyle w:val="TestCaseInfo"/>
              <w:rPr>
                <w:lang w:eastAsia="zh-CN"/>
              </w:rPr>
            </w:pPr>
            <w:r>
              <w:rPr>
                <w:lang w:eastAsia="zh-CN"/>
              </w:rPr>
              <w:t>FALSE</w:t>
            </w:r>
            <w:r>
              <w:rPr>
                <w:lang w:eastAsia="zh-CN"/>
              </w:rPr>
              <w:tab/>
            </w:r>
            <w:r>
              <w:rPr>
                <w:lang w:eastAsia="zh-CN"/>
              </w:rPr>
              <w:tab/>
              <w:t>Emission not setup</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The command setups the emission. The emission can be delayed by the Delay Time (in seconds). The flag “Return when emission starts” influences if the command should return only when the emission actual started or immediately should be returned back.</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24" w:name="_Toc477275786"/>
            <w:r>
              <w:t xml:space="preserve">Function: </w:t>
            </w:r>
            <w:r w:rsidR="00015884">
              <w:t>Traffic.</w:t>
            </w:r>
            <w:r>
              <w:t>StopTraffic()</w:t>
            </w:r>
            <w:bookmarkEnd w:id="7024"/>
          </w:p>
        </w:tc>
      </w:tr>
      <w:tr w:rsidR="00754F5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Delay Time</w:t>
            </w:r>
          </w:p>
          <w:p w:rsidR="00754F5F" w:rsidRPr="00D67489" w:rsidRDefault="00754F5F" w:rsidP="00754F5F">
            <w:pPr>
              <w:pStyle w:val="TestCaseInfo"/>
              <w:rPr>
                <w:lang w:eastAsia="zh-CN"/>
              </w:rPr>
            </w:pPr>
            <w:r>
              <w:rPr>
                <w:lang w:eastAsia="zh-CN"/>
              </w:rPr>
              <w:t>Return when emission stopped: True or False</w:t>
            </w:r>
          </w:p>
        </w:tc>
      </w:tr>
      <w:tr w:rsidR="00754F5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TRUE</w:t>
            </w:r>
            <w:r>
              <w:rPr>
                <w:lang w:eastAsia="zh-CN"/>
              </w:rPr>
              <w:tab/>
            </w:r>
            <w:r>
              <w:rPr>
                <w:lang w:eastAsia="zh-CN"/>
              </w:rPr>
              <w:tab/>
              <w:t>Emission stopped</w:t>
            </w:r>
          </w:p>
          <w:p w:rsidR="00754F5F" w:rsidRDefault="00754F5F" w:rsidP="00754F5F">
            <w:pPr>
              <w:pStyle w:val="TestCaseInfo"/>
              <w:rPr>
                <w:lang w:eastAsia="zh-CN"/>
              </w:rPr>
            </w:pPr>
            <w:r>
              <w:rPr>
                <w:lang w:eastAsia="zh-CN"/>
              </w:rPr>
              <w:t>FALSE</w:t>
            </w:r>
            <w:r>
              <w:rPr>
                <w:lang w:eastAsia="zh-CN"/>
              </w:rPr>
              <w:tab/>
            </w:r>
            <w:r>
              <w:rPr>
                <w:lang w:eastAsia="zh-CN"/>
              </w:rPr>
              <w:tab/>
              <w:t>Emission stop not setup</w:t>
            </w:r>
          </w:p>
        </w:tc>
      </w:tr>
      <w:tr w:rsidR="00754F5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The command ends the emission. The emission stop can be delayed by the Delay Time (in seconds). The flag “Return when emission starts” influences if the command should return only when the emission actual stopped or immediately should be returned back.</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25" w:name="_Toc477275787"/>
            <w:r>
              <w:t xml:space="preserve">Function: </w:t>
            </w:r>
            <w:r w:rsidR="00015884">
              <w:t>Traffic.</w:t>
            </w:r>
            <w:r>
              <w:t>ConfigTrafficLoad()</w:t>
            </w:r>
            <w:bookmarkEnd w:id="7025"/>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Traffic Load:</w:t>
            </w:r>
          </w:p>
          <w:p w:rsidR="00AA188D" w:rsidRDefault="00AA188D" w:rsidP="00AA188D">
            <w:pPr>
              <w:pStyle w:val="TestCaseInfo"/>
              <w:numPr>
                <w:ilvl w:val="0"/>
                <w:numId w:val="166"/>
              </w:numPr>
              <w:rPr>
                <w:lang w:eastAsia="zh-CN"/>
              </w:rPr>
            </w:pPr>
            <w:r>
              <w:rPr>
                <w:lang w:eastAsia="zh-CN"/>
              </w:rPr>
              <w:t>Low traffic load</w:t>
            </w:r>
          </w:p>
          <w:p w:rsidR="00AA188D" w:rsidRDefault="00AA188D" w:rsidP="00AA188D">
            <w:pPr>
              <w:pStyle w:val="TestCaseInfo"/>
              <w:numPr>
                <w:ilvl w:val="0"/>
                <w:numId w:val="166"/>
              </w:numPr>
              <w:rPr>
                <w:lang w:eastAsia="zh-CN"/>
              </w:rPr>
            </w:pPr>
            <w:r>
              <w:rPr>
                <w:lang w:eastAsia="zh-CN"/>
              </w:rPr>
              <w:t>Normal traffic</w:t>
            </w:r>
          </w:p>
          <w:p w:rsidR="00AA188D" w:rsidRDefault="00AA188D" w:rsidP="00AA188D">
            <w:pPr>
              <w:pStyle w:val="TestCaseInfo"/>
              <w:numPr>
                <w:ilvl w:val="0"/>
                <w:numId w:val="166"/>
              </w:numPr>
              <w:rPr>
                <w:lang w:eastAsia="zh-CN"/>
              </w:rPr>
            </w:pPr>
            <w:r>
              <w:rPr>
                <w:lang w:eastAsia="zh-CN"/>
              </w:rPr>
              <w:t>Max traffic load</w:t>
            </w:r>
          </w:p>
          <w:p w:rsidR="00AA188D" w:rsidRDefault="00AA188D" w:rsidP="00AA188D">
            <w:pPr>
              <w:pStyle w:val="TestCaseInfo"/>
              <w:numPr>
                <w:ilvl w:val="0"/>
                <w:numId w:val="166"/>
              </w:numPr>
              <w:rPr>
                <w:lang w:eastAsia="zh-CN"/>
              </w:rPr>
            </w:pPr>
            <w:r>
              <w:rPr>
                <w:lang w:eastAsia="zh-CN"/>
              </w:rPr>
              <w:t>Initial</w:t>
            </w:r>
          </w:p>
          <w:p w:rsidR="00AA188D" w:rsidRDefault="00AA188D" w:rsidP="00AA188D">
            <w:pPr>
              <w:pStyle w:val="TestCaseInfo"/>
              <w:numPr>
                <w:ilvl w:val="0"/>
                <w:numId w:val="166"/>
              </w:numPr>
              <w:rPr>
                <w:lang w:eastAsia="zh-CN"/>
              </w:rPr>
            </w:pPr>
            <w:r>
              <w:rPr>
                <w:lang w:eastAsia="zh-CN"/>
              </w:rPr>
              <w:t>Percentage</w:t>
            </w:r>
          </w:p>
          <w:p w:rsidR="00AA188D" w:rsidRPr="00D67489" w:rsidRDefault="00AA188D" w:rsidP="00AA188D">
            <w:pPr>
              <w:pStyle w:val="TestCaseInfo"/>
              <w:rPr>
                <w:lang w:eastAsia="zh-CN"/>
              </w:rPr>
            </w:pPr>
            <w:r>
              <w:rPr>
                <w:lang w:eastAsia="zh-CN"/>
              </w:rPr>
              <w:t>Traffic Configuration Parameter</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load and configuration parameter applied</w:t>
            </w:r>
          </w:p>
          <w:p w:rsidR="00AA188D" w:rsidRDefault="00AA188D" w:rsidP="00E7531B">
            <w:pPr>
              <w:pStyle w:val="TestCaseInfo"/>
              <w:rPr>
                <w:lang w:eastAsia="zh-CN"/>
              </w:rPr>
            </w:pPr>
            <w:r>
              <w:rPr>
                <w:lang w:eastAsia="zh-CN"/>
              </w:rPr>
              <w:t>FALSE</w:t>
            </w:r>
            <w:r>
              <w:rPr>
                <w:lang w:eastAsia="zh-CN"/>
              </w:rPr>
              <w:tab/>
            </w:r>
            <w:r>
              <w:rPr>
                <w:lang w:eastAsia="zh-CN"/>
              </w:rPr>
              <w:tab/>
              <w:t>Nothing applied,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applies the new traffic load and traffic configurations. If traffic already flows, the parameters get applied at run time. The Traffic Configuration Parameter include any specific information that are required to run the traffic.</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26" w:name="_Toc477275788"/>
            <w:r>
              <w:t xml:space="preserve">Function: </w:t>
            </w:r>
            <w:r w:rsidR="00015884">
              <w:t>Traffic.</w:t>
            </w:r>
            <w:r>
              <w:t>DoesTrafficFlow()</w:t>
            </w:r>
            <w:bookmarkEnd w:id="7026"/>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 detected, VNF forwards packets</w:t>
            </w:r>
          </w:p>
          <w:p w:rsidR="00AA188D" w:rsidRDefault="00AA188D" w:rsidP="00E7531B">
            <w:pPr>
              <w:pStyle w:val="TestCaseInfo"/>
              <w:rPr>
                <w:lang w:eastAsia="zh-CN"/>
              </w:rPr>
            </w:pPr>
            <w:r>
              <w:rPr>
                <w:lang w:eastAsia="zh-CN"/>
              </w:rPr>
              <w:t>FALSE</w:t>
            </w:r>
            <w:r>
              <w:rPr>
                <w:lang w:eastAsia="zh-CN"/>
              </w:rPr>
              <w:tab/>
            </w:r>
            <w:r>
              <w:rPr>
                <w:lang w:eastAsia="zh-CN"/>
              </w:rPr>
              <w:tab/>
              <w:t>No traffic gets processed by VNF</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the VNF processes any packets. Dropped packets may occur but are not considered as a negative outcome of the command. If all packets get dropped, the command fails.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27" w:name="_Toc477275789"/>
            <w:r>
              <w:lastRenderedPageBreak/>
              <w:t xml:space="preserve">Function: </w:t>
            </w:r>
            <w:r w:rsidR="00015884">
              <w:t>Traffic.</w:t>
            </w:r>
            <w:r>
              <w:t>AnyTrafficLoss()</w:t>
            </w:r>
            <w:bookmarkEnd w:id="7027"/>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flows with dropped packets</w:t>
            </w:r>
          </w:p>
          <w:p w:rsidR="00AA188D" w:rsidRDefault="00AA188D" w:rsidP="00E7531B">
            <w:pPr>
              <w:pStyle w:val="TestCaseInfo"/>
              <w:rPr>
                <w:lang w:eastAsia="zh-CN"/>
              </w:rPr>
            </w:pPr>
            <w:r>
              <w:rPr>
                <w:lang w:eastAsia="zh-CN"/>
              </w:rPr>
              <w:t>FALSE</w:t>
            </w:r>
            <w:r>
              <w:rPr>
                <w:lang w:eastAsia="zh-CN"/>
              </w:rPr>
              <w:tab/>
            </w:r>
            <w:r>
              <w:rPr>
                <w:lang w:eastAsia="zh-CN"/>
              </w:rPr>
              <w:tab/>
              <w:t>Traffic flows without packet drop</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any packets get dropped.</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28" w:name="_Toc477275790"/>
            <w:r>
              <w:t xml:space="preserve">Function: </w:t>
            </w:r>
            <w:r w:rsidR="00015884">
              <w:t>Traffic.</w:t>
            </w:r>
            <w:r>
              <w:t>ClearCounters()</w:t>
            </w:r>
            <w:bookmarkEnd w:id="7028"/>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A188D" w:rsidRPr="00D67489" w:rsidRDefault="00AA188D" w:rsidP="00AA188D">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All counters have been cleared</w:t>
            </w:r>
          </w:p>
          <w:p w:rsidR="00AA188D" w:rsidRDefault="00AA188D" w:rsidP="00E7531B">
            <w:pPr>
              <w:pStyle w:val="TestCaseInfo"/>
              <w:rPr>
                <w:lang w:eastAsia="zh-CN"/>
              </w:rPr>
            </w:pPr>
            <w:r>
              <w:rPr>
                <w:lang w:eastAsia="zh-CN"/>
              </w:rPr>
              <w:t>FALSE</w:t>
            </w:r>
            <w:r>
              <w:rPr>
                <w:lang w:eastAsia="zh-CN"/>
              </w:rPr>
              <w:tab/>
            </w:r>
            <w:r>
              <w:rPr>
                <w:lang w:eastAsia="zh-CN"/>
              </w:rPr>
              <w:tab/>
              <w:t>Counters could not be cleared,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gets issued to clear all counters.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29" w:name="_Toc477275791"/>
            <w:r>
              <w:t xml:space="preserve">Function: </w:t>
            </w:r>
            <w:r w:rsidR="00015884">
              <w:t>Traffic.</w:t>
            </w:r>
            <w:r>
              <w:t>CalculateActivationTime()</w:t>
            </w:r>
            <w:bookmarkEnd w:id="7029"/>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FE69F2"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E7531B">
            <w:pPr>
              <w:pStyle w:val="TestCaseInfo"/>
              <w:rPr>
                <w:lang w:eastAsia="zh-CN"/>
              </w:rPr>
            </w:pPr>
            <w:r>
              <w:rPr>
                <w:lang w:eastAsia="zh-CN"/>
              </w:rPr>
              <w:t xml:space="preserve">Time </w:t>
            </w:r>
            <w:r>
              <w:rPr>
                <w:lang w:eastAsia="zh-CN"/>
              </w:rPr>
              <w:tab/>
            </w:r>
            <w:r>
              <w:rPr>
                <w:lang w:eastAsia="zh-CN"/>
              </w:rPr>
              <w:tab/>
              <w:t>msec</w:t>
            </w:r>
          </w:p>
          <w:p w:rsidR="00FE69F2" w:rsidRDefault="00FE69F2" w:rsidP="00E7531B">
            <w:pPr>
              <w:pStyle w:val="TestCaseInfo"/>
              <w:rPr>
                <w:lang w:eastAsia="zh-CN"/>
              </w:rPr>
            </w:pPr>
            <w:r>
              <w:rPr>
                <w:lang w:eastAsia="zh-CN"/>
              </w:rPr>
              <w:t>FALSE</w:t>
            </w:r>
            <w:r>
              <w:rPr>
                <w:lang w:eastAsia="zh-CN"/>
              </w:rPr>
              <w:tab/>
            </w:r>
            <w:r>
              <w:rPr>
                <w:lang w:eastAsia="zh-CN"/>
              </w:rPr>
              <w:tab/>
              <w:t>No activation time available</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FE69F2">
            <w:pPr>
              <w:pStyle w:val="TestCaseInfo"/>
              <w:rPr>
                <w:lang w:eastAsia="zh-CN"/>
              </w:rPr>
            </w:pPr>
            <w:r>
              <w:rPr>
                <w:lang w:eastAsia="zh-CN"/>
              </w:rPr>
              <w:t>The command calculates the 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30" w:name="_Toc477275792"/>
            <w:r>
              <w:t xml:space="preserve">Function: </w:t>
            </w:r>
            <w:r w:rsidR="00015884">
              <w:t>Traffic.</w:t>
            </w:r>
            <w:r>
              <w:t>CalculateDeactivationTime()</w:t>
            </w:r>
            <w:bookmarkEnd w:id="7030"/>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deactivation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deactivation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31" w:name="_Toc477275793"/>
            <w:r>
              <w:t xml:space="preserve">Function: </w:t>
            </w:r>
            <w:r w:rsidR="00015884">
              <w:t>Traffic.</w:t>
            </w:r>
            <w:r w:rsidRPr="00E7531B">
              <w:t>CalculateTerminationTime</w:t>
            </w:r>
            <w:r>
              <w:t>()</w:t>
            </w:r>
            <w:bookmarkEnd w:id="7031"/>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termination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termination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32" w:name="_Toc477275794"/>
            <w:r>
              <w:t xml:space="preserve">Function: </w:t>
            </w:r>
            <w:r w:rsidR="00015884">
              <w:t>Traffic.</w:t>
            </w:r>
            <w:r w:rsidRPr="00E7531B">
              <w:t>CalculateServiceDisruptionLength</w:t>
            </w:r>
            <w:r>
              <w:t>()</w:t>
            </w:r>
            <w:bookmarkEnd w:id="7032"/>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service disruption length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service disruption length.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033" w:name="_Toc477275795"/>
            <w:r>
              <w:t xml:space="preserve">Function: </w:t>
            </w:r>
            <w:r w:rsidR="00015884">
              <w:t>Traffic.</w:t>
            </w:r>
            <w:r w:rsidRPr="00E7531B">
              <w:t>C</w:t>
            </w:r>
            <w:r w:rsidR="00FE69F2">
              <w:t>alculateResizeServiceDisruption</w:t>
            </w:r>
            <w:r>
              <w:t>()</w:t>
            </w:r>
            <w:bookmarkEnd w:id="7033"/>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resize service disruption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resize service disruption time. It is assumed that a sequence of actions has been issued that allows the calculation to occur.</w:t>
            </w:r>
          </w:p>
        </w:tc>
      </w:tr>
    </w:tbl>
    <w:p w:rsidR="00E7531B" w:rsidRDefault="00E7531B" w:rsidP="00E7531B"/>
    <w:p w:rsidR="00C35DDF" w:rsidRDefault="00C35DDF" w:rsidP="005A676A"/>
    <w:p w:rsidR="00D951C9" w:rsidRDefault="00D951C9" w:rsidP="00D951C9">
      <w:pPr>
        <w:pStyle w:val="Heading1"/>
      </w:pPr>
      <w:bookmarkStart w:id="7034" w:name="_Toc477275682"/>
      <w:r>
        <w:t>Test Case Pseudo Code</w:t>
      </w:r>
      <w:bookmarkEnd w:id="7034"/>
    </w:p>
    <w:p w:rsidR="00BB6597" w:rsidRDefault="00BB6597" w:rsidP="005A676A"/>
    <w:p w:rsidR="00D951C9" w:rsidRDefault="00D951C9" w:rsidP="00D951C9">
      <w:pPr>
        <w:pStyle w:val="Heading2"/>
      </w:pPr>
      <w:bookmarkStart w:id="7035" w:name="_Toc477275683"/>
      <w:r>
        <w:t xml:space="preserve">TC.81 </w:t>
      </w:r>
      <w:r w:rsidRPr="00E95BF5">
        <w:t>Stop a max scale-up/scaled-out VNF instance in state Active under</w:t>
      </w:r>
      <w:r>
        <w:t xml:space="preserve"> max</w:t>
      </w:r>
      <w:r w:rsidRPr="00E95BF5">
        <w:t xml:space="preserve"> traffic load</w:t>
      </w:r>
      <w:bookmarkEnd w:id="7035"/>
    </w:p>
    <w:p w:rsidR="00D951C9" w:rsidRDefault="00D951C9" w:rsidP="00D951C9"/>
    <w:p w:rsidR="00D951C9" w:rsidRDefault="00D951C9" w:rsidP="00D951C9"/>
    <w:p w:rsidR="00D951C9" w:rsidRDefault="00D951C9" w:rsidP="00D951C9">
      <w:r>
        <w:t>Sequence:</w:t>
      </w:r>
    </w:p>
    <w:p w:rsidR="00D951C9" w:rsidRPr="00E95BF5" w:rsidRDefault="00D951C9" w:rsidP="00D50848">
      <w:pPr>
        <w:pStyle w:val="ListParagraph"/>
        <w:numPr>
          <w:ilvl w:val="0"/>
          <w:numId w:val="169"/>
        </w:numPr>
      </w:pPr>
      <w:r w:rsidRPr="00E95BF5">
        <w:t>Instantiate VNF</w:t>
      </w:r>
    </w:p>
    <w:p w:rsidR="00D951C9" w:rsidRPr="00E95BF5" w:rsidRDefault="00D951C9" w:rsidP="00D50848">
      <w:pPr>
        <w:pStyle w:val="ListParagraph"/>
        <w:numPr>
          <w:ilvl w:val="0"/>
          <w:numId w:val="169"/>
        </w:numPr>
      </w:pPr>
      <w:r w:rsidRPr="00E95BF5">
        <w:t>Validate VNF state is Inactive</w:t>
      </w:r>
    </w:p>
    <w:p w:rsidR="00D951C9" w:rsidRPr="00E95BF5" w:rsidRDefault="00D951C9" w:rsidP="00D50848">
      <w:pPr>
        <w:pStyle w:val="ListParagraph"/>
        <w:numPr>
          <w:ilvl w:val="0"/>
          <w:numId w:val="169"/>
        </w:numPr>
      </w:pPr>
      <w:r w:rsidRPr="00E95BF5">
        <w:t>Start VNF</w:t>
      </w:r>
    </w:p>
    <w:p w:rsidR="00D951C9" w:rsidRPr="00E95BF5" w:rsidRDefault="00D951C9" w:rsidP="00D50848">
      <w:pPr>
        <w:pStyle w:val="ListParagraph"/>
        <w:numPr>
          <w:ilvl w:val="0"/>
          <w:numId w:val="169"/>
        </w:numPr>
      </w:pPr>
      <w:r w:rsidRPr="00E95BF5">
        <w:t>Validate VNF state is Active</w:t>
      </w:r>
    </w:p>
    <w:p w:rsidR="00D951C9" w:rsidRPr="00E95BF5" w:rsidRDefault="00D951C9" w:rsidP="00D50848">
      <w:pPr>
        <w:pStyle w:val="ListParagraph"/>
        <w:numPr>
          <w:ilvl w:val="0"/>
          <w:numId w:val="169"/>
        </w:numPr>
      </w:pPr>
      <w:r w:rsidRPr="00E95BF5">
        <w:t>Generate low traffic load</w:t>
      </w:r>
    </w:p>
    <w:p w:rsidR="00D951C9" w:rsidRPr="00E95BF5" w:rsidRDefault="00D951C9" w:rsidP="00D50848">
      <w:pPr>
        <w:pStyle w:val="ListParagraph"/>
        <w:numPr>
          <w:ilvl w:val="0"/>
          <w:numId w:val="169"/>
        </w:numPr>
      </w:pPr>
      <w:r w:rsidRPr="00E95BF5">
        <w:t xml:space="preserve">Validate </w:t>
      </w:r>
      <w:r>
        <w:t>that traffic flows through without issues (</w:t>
      </w:r>
      <w:r>
        <w:sym w:font="Wingdings" w:char="F0E0"/>
      </w:r>
      <w:r w:rsidRPr="00E95BF5">
        <w:t xml:space="preserve"> no dropped packets)</w:t>
      </w:r>
    </w:p>
    <w:p w:rsidR="00D951C9" w:rsidRPr="00E95BF5" w:rsidRDefault="00D951C9" w:rsidP="00D50848">
      <w:pPr>
        <w:pStyle w:val="ListParagraph"/>
        <w:numPr>
          <w:ilvl w:val="0"/>
          <w:numId w:val="169"/>
        </w:numPr>
      </w:pPr>
      <w:r w:rsidRPr="00E95BF5">
        <w:t xml:space="preserve">Trigger a resize of the NFV resources to </w:t>
      </w:r>
      <w:r>
        <w:t xml:space="preserve">reach </w:t>
      </w:r>
      <w:r w:rsidRPr="00E95BF5">
        <w:t>the maximum</w:t>
      </w:r>
    </w:p>
    <w:p w:rsidR="00D951C9" w:rsidRPr="00E95BF5" w:rsidRDefault="00D951C9" w:rsidP="00D50848">
      <w:pPr>
        <w:pStyle w:val="ListParagraph"/>
        <w:numPr>
          <w:ilvl w:val="0"/>
          <w:numId w:val="169"/>
        </w:numPr>
      </w:pPr>
      <w:r w:rsidRPr="00E95BF5">
        <w:t xml:space="preserve">Validate VNF has resized </w:t>
      </w:r>
      <w:r>
        <w:t>to the max and has max capacity</w:t>
      </w:r>
    </w:p>
    <w:p w:rsidR="00D951C9" w:rsidRDefault="00D951C9" w:rsidP="00D50848">
      <w:pPr>
        <w:pStyle w:val="ListParagraph"/>
        <w:numPr>
          <w:ilvl w:val="0"/>
          <w:numId w:val="169"/>
        </w:numPr>
      </w:pPr>
      <w:r>
        <w:t>Generate max</w:t>
      </w:r>
      <w:r w:rsidRPr="00E95BF5">
        <w:t xml:space="preserve"> traffic load to load all VNF instances</w:t>
      </w:r>
    </w:p>
    <w:p w:rsidR="00D951C9" w:rsidRDefault="00D951C9" w:rsidP="00D50848">
      <w:pPr>
        <w:pStyle w:val="ListParagraph"/>
        <w:numPr>
          <w:ilvl w:val="0"/>
          <w:numId w:val="169"/>
        </w:numPr>
      </w:pPr>
      <w:r>
        <w:t>Validate all traffic flows through and has reached max capacity</w:t>
      </w:r>
    </w:p>
    <w:p w:rsidR="00D951C9" w:rsidRPr="00E95BF5" w:rsidRDefault="00D951C9" w:rsidP="00D50848">
      <w:pPr>
        <w:pStyle w:val="ListParagraph"/>
        <w:numPr>
          <w:ilvl w:val="0"/>
          <w:numId w:val="169"/>
        </w:numPr>
      </w:pPr>
      <w:r>
        <w:t xml:space="preserve">Clear counters </w:t>
      </w:r>
    </w:p>
    <w:p w:rsidR="00D951C9" w:rsidRPr="00E95BF5" w:rsidRDefault="00D951C9" w:rsidP="00D50848">
      <w:pPr>
        <w:pStyle w:val="ListParagraph"/>
        <w:numPr>
          <w:ilvl w:val="0"/>
          <w:numId w:val="169"/>
        </w:numPr>
      </w:pPr>
      <w:r w:rsidRPr="00E95BF5">
        <w:t>Stop the VNF (--&gt; time stamp)</w:t>
      </w:r>
    </w:p>
    <w:p w:rsidR="00D951C9" w:rsidRPr="00E95BF5" w:rsidRDefault="00D951C9" w:rsidP="00D50848">
      <w:pPr>
        <w:pStyle w:val="ListParagraph"/>
        <w:numPr>
          <w:ilvl w:val="0"/>
          <w:numId w:val="169"/>
        </w:numPr>
      </w:pPr>
      <w:r w:rsidRPr="00E95BF5">
        <w:t>Validate VNF has been stopped (--&gt; time stamp)</w:t>
      </w:r>
    </w:p>
    <w:p w:rsidR="00D951C9" w:rsidRPr="00E95BF5" w:rsidRDefault="00D951C9" w:rsidP="00D50848">
      <w:pPr>
        <w:pStyle w:val="ListParagraph"/>
        <w:numPr>
          <w:ilvl w:val="0"/>
          <w:numId w:val="169"/>
        </w:numPr>
      </w:pPr>
      <w:r w:rsidRPr="00E95BF5">
        <w:t>Validate no traffic flows through (--&gt; last arrival time stamp)</w:t>
      </w:r>
    </w:p>
    <w:p w:rsidR="00D951C9" w:rsidRPr="00E95BF5" w:rsidRDefault="00D951C9" w:rsidP="00D50848">
      <w:pPr>
        <w:pStyle w:val="ListParagraph"/>
        <w:numPr>
          <w:ilvl w:val="0"/>
          <w:numId w:val="169"/>
        </w:numPr>
      </w:pPr>
      <w:r w:rsidRPr="00E95BF5">
        <w:t>Stop traffic</w:t>
      </w:r>
    </w:p>
    <w:p w:rsidR="00D951C9" w:rsidRDefault="00D951C9" w:rsidP="00D50848">
      <w:pPr>
        <w:pStyle w:val="ListParagraph"/>
        <w:numPr>
          <w:ilvl w:val="0"/>
          <w:numId w:val="169"/>
        </w:numPr>
      </w:pPr>
      <w:r w:rsidRPr="00E95BF5">
        <w:t>Calculate the time to stop a max scaled VNF under load</w:t>
      </w:r>
      <w:r>
        <w:t xml:space="preserve"> (</w:t>
      </w:r>
      <w:r>
        <w:sym w:font="Wingdings" w:char="F0E0"/>
      </w:r>
      <w:r>
        <w:t xml:space="preserve"> last arrival time stamp)</w:t>
      </w:r>
    </w:p>
    <w:p w:rsidR="00D951C9" w:rsidRDefault="00D951C9" w:rsidP="00D951C9"/>
    <w:p w:rsidR="00D951C9" w:rsidRDefault="00D951C9" w:rsidP="00D951C9">
      <w:r>
        <w:t>Pseudo Code:</w:t>
      </w:r>
    </w:p>
    <w:p w:rsidR="00D951C9" w:rsidRDefault="00D951C9" w:rsidP="007B7B3E"/>
    <w:p w:rsidR="007B7B3E" w:rsidRDefault="007B7B3E" w:rsidP="007B7B3E">
      <w:r>
        <w:t>Input:</w:t>
      </w:r>
    </w:p>
    <w:p w:rsidR="007429DD" w:rsidRDefault="007429DD" w:rsidP="007B7B3E">
      <w:r>
        <w:tab/>
        <w:t># All required input information are stored in the test case input variable tcInput and includes following information:</w:t>
      </w:r>
    </w:p>
    <w:p w:rsidR="007B7B3E" w:rsidRDefault="007B7B3E" w:rsidP="007B7B3E">
      <w:r>
        <w:tab/>
      </w:r>
      <w:r w:rsidR="00781CED">
        <w:t>vnfPackageID</w:t>
      </w:r>
    </w:p>
    <w:p w:rsidR="007B7B3E" w:rsidRDefault="007B7B3E" w:rsidP="007B7B3E">
      <w:r>
        <w:tab/>
        <w:t>Trigger type --&gt; triggerType</w:t>
      </w:r>
    </w:p>
    <w:p w:rsidR="006411CA" w:rsidRDefault="006411CA">
      <w:pPr>
        <w:pStyle w:val="ListParagraph"/>
        <w:numPr>
          <w:ilvl w:val="1"/>
          <w:numId w:val="101"/>
        </w:numPr>
        <w:rPr>
          <w:ins w:id="7036" w:author="Dragomir, Mihai-Stefan" w:date="2017-02-21T10:02:00Z"/>
        </w:rPr>
        <w:pPrChange w:id="7037" w:author="Dragomir, Mihai-Stefan" w:date="2017-02-21T10:02:00Z">
          <w:pPr/>
        </w:pPrChange>
      </w:pPr>
      <w:ins w:id="7038" w:author="Dragomir, Mihai-Stefan" w:date="2017-02-21T10:02:00Z">
        <w:r w:rsidRPr="006411CA">
          <w:t>VNFM/MANO generated events - Auto Scaling  ( e.g. based on monitoring of resource utilization of the VNF's VMs, upon events received from VNF, EM, VIM)</w:t>
        </w:r>
      </w:ins>
    </w:p>
    <w:p w:rsidR="006411CA" w:rsidRDefault="006411CA">
      <w:pPr>
        <w:pStyle w:val="ListParagraph"/>
        <w:numPr>
          <w:ilvl w:val="1"/>
          <w:numId w:val="101"/>
        </w:numPr>
        <w:rPr>
          <w:ins w:id="7039" w:author="Dragomir, Mihai-Stefan" w:date="2017-02-21T10:02:00Z"/>
        </w:rPr>
        <w:pPrChange w:id="7040" w:author="Dragomir, Mihai-Stefan" w:date="2017-02-21T10:02:00Z">
          <w:pPr/>
        </w:pPrChange>
      </w:pPr>
      <w:ins w:id="7041" w:author="Dragomir, Mihai-Stefan" w:date="2017-02-21T10:02:00Z">
        <w:r w:rsidRPr="006411CA">
          <w:t>VNF generated event – On-demand  Scaling ( e.g. based on traffic, VNF generates the request internally)</w:t>
        </w:r>
      </w:ins>
    </w:p>
    <w:p w:rsidR="006411CA" w:rsidRDefault="006411CA">
      <w:pPr>
        <w:pStyle w:val="ListParagraph"/>
        <w:numPr>
          <w:ilvl w:val="1"/>
          <w:numId w:val="101"/>
        </w:numPr>
        <w:rPr>
          <w:ins w:id="7042" w:author="Dragomir, Mihai-Stefan" w:date="2017-02-21T10:02:00Z"/>
        </w:rPr>
        <w:pPrChange w:id="7043" w:author="Dragomir, Mihai-Stefan" w:date="2017-02-21T10:02:00Z">
          <w:pPr/>
        </w:pPrChange>
      </w:pPr>
      <w:ins w:id="7044" w:author="Dragomir, Mihai-Stefan" w:date="2017-02-21T10:02:00Z">
        <w:r w:rsidRPr="006411CA">
          <w:t>VIM generated event – On-demand Scaling</w:t>
        </w:r>
      </w:ins>
    </w:p>
    <w:p w:rsidR="006411CA" w:rsidRDefault="006411CA">
      <w:pPr>
        <w:pStyle w:val="ListParagraph"/>
        <w:numPr>
          <w:ilvl w:val="1"/>
          <w:numId w:val="101"/>
        </w:numPr>
        <w:rPr>
          <w:ins w:id="7045" w:author="Dragomir, Mihai-Stefan" w:date="2017-02-21T10:02:00Z"/>
        </w:rPr>
        <w:pPrChange w:id="7046" w:author="Dragomir, Mihai-Stefan" w:date="2017-02-21T10:02:00Z">
          <w:pPr/>
        </w:pPrChange>
      </w:pPr>
      <w:ins w:id="7047" w:author="Dragomir, Mihai-Stefan" w:date="2017-02-21T10:02:00Z">
        <w:r w:rsidRPr="006411CA">
          <w:t>EM generated event – On-demand Scaling (e.g. EM receives information from the VNF and determines the need to auto scale)</w:t>
        </w:r>
      </w:ins>
    </w:p>
    <w:p w:rsidR="006411CA" w:rsidRDefault="006411CA">
      <w:pPr>
        <w:pStyle w:val="ListParagraph"/>
        <w:numPr>
          <w:ilvl w:val="1"/>
          <w:numId w:val="101"/>
        </w:numPr>
        <w:rPr>
          <w:ins w:id="7048" w:author="Dragomir, Mihai-Stefan" w:date="2017-02-21T10:03:00Z"/>
        </w:rPr>
        <w:pPrChange w:id="7049" w:author="Dragomir, Mihai-Stefan" w:date="2017-02-21T10:02:00Z">
          <w:pPr/>
        </w:pPrChange>
      </w:pPr>
      <w:ins w:id="7050" w:author="Dragomir, Mihai-Stefan" w:date="2017-02-21T10:03:00Z">
        <w:r w:rsidRPr="006411CA">
          <w:t>MANO generated event - Manual Scaling  (e.g. by operating the MANO interface/API)</w:t>
        </w:r>
      </w:ins>
    </w:p>
    <w:p w:rsidR="006411CA" w:rsidRDefault="006411CA">
      <w:pPr>
        <w:pStyle w:val="ListParagraph"/>
        <w:numPr>
          <w:ilvl w:val="1"/>
          <w:numId w:val="101"/>
        </w:numPr>
        <w:rPr>
          <w:ins w:id="7051" w:author="Dragomir, Mihai-Stefan" w:date="2017-02-21T10:03:00Z"/>
        </w:rPr>
        <w:pPrChange w:id="7052" w:author="Dragomir, Mihai-Stefan" w:date="2017-02-21T10:02:00Z">
          <w:pPr/>
        </w:pPrChange>
      </w:pPr>
      <w:ins w:id="7053" w:author="Dragomir, Mihai-Stefan" w:date="2017-02-21T10:03:00Z">
        <w:r w:rsidRPr="006411CA">
          <w:t>VNF generated event - Manual Scaling</w:t>
        </w:r>
      </w:ins>
    </w:p>
    <w:p w:rsidR="007B7B3E" w:rsidDel="006411CA" w:rsidRDefault="006411CA">
      <w:pPr>
        <w:pStyle w:val="ListParagraph"/>
        <w:numPr>
          <w:ilvl w:val="1"/>
          <w:numId w:val="101"/>
        </w:numPr>
        <w:rPr>
          <w:del w:id="7054" w:author="Dragomir, Mihai-Stefan" w:date="2017-02-21T10:02:00Z"/>
        </w:rPr>
        <w:pPrChange w:id="7055" w:author="Dragomir, Mihai-Stefan" w:date="2017-02-21T10:02:00Z">
          <w:pPr/>
        </w:pPrChange>
      </w:pPr>
      <w:ins w:id="7056" w:author="Dragomir, Mihai-Stefan" w:date="2017-02-21T10:03:00Z">
        <w:r w:rsidRPr="006411CA">
          <w:t>EM generated event – Manual Scaling</w:t>
        </w:r>
      </w:ins>
      <w:del w:id="7057" w:author="Dragomir, Mihai-Stefan" w:date="2017-02-21T10:02:00Z">
        <w:r w:rsidR="007B7B3E" w:rsidDel="006411CA">
          <w:tab/>
        </w:r>
        <w:r w:rsidR="007B7B3E" w:rsidDel="006411CA">
          <w:tab/>
          <w:delText>•</w:delText>
        </w:r>
      </w:del>
      <w:r w:rsidR="007B7B3E">
        <w:tab/>
      </w:r>
      <w:del w:id="7058" w:author="Dragomir, Mihai-Stefan" w:date="2017-02-21T10:02:00Z">
        <w:r w:rsidR="007B7B3E" w:rsidDel="006411CA">
          <w:delText>command to the VNFM</w:delText>
        </w:r>
      </w:del>
    </w:p>
    <w:p w:rsidR="007B7B3E" w:rsidDel="006411CA" w:rsidRDefault="007B7B3E">
      <w:pPr>
        <w:pStyle w:val="ListParagraph"/>
        <w:numPr>
          <w:ilvl w:val="1"/>
          <w:numId w:val="101"/>
        </w:numPr>
        <w:rPr>
          <w:del w:id="7059" w:author="Dragomir, Mihai-Stefan" w:date="2017-02-21T10:02:00Z"/>
        </w:rPr>
        <w:pPrChange w:id="7060" w:author="Dragomir, Mihai-Stefan" w:date="2017-02-21T10:02:00Z">
          <w:pPr/>
        </w:pPrChange>
      </w:pPr>
      <w:del w:id="7061" w:author="Dragomir, Mihai-Stefan" w:date="2017-02-21T10:02:00Z">
        <w:r w:rsidDel="006411CA">
          <w:tab/>
        </w:r>
        <w:r w:rsidDel="006411CA">
          <w:tab/>
          <w:delText>•</w:delText>
        </w:r>
        <w:r w:rsidDel="006411CA">
          <w:tab/>
          <w:delText>higher traffic load over a longer period of time</w:delText>
        </w:r>
      </w:del>
    </w:p>
    <w:p w:rsidR="007B7B3E" w:rsidDel="006411CA" w:rsidRDefault="007B7B3E">
      <w:pPr>
        <w:pStyle w:val="ListParagraph"/>
        <w:numPr>
          <w:ilvl w:val="1"/>
          <w:numId w:val="101"/>
        </w:numPr>
        <w:rPr>
          <w:del w:id="7062" w:author="Dragomir, Mihai-Stefan" w:date="2017-02-21T10:02:00Z"/>
        </w:rPr>
        <w:pPrChange w:id="7063" w:author="Dragomir, Mihai-Stefan" w:date="2017-02-21T10:02:00Z">
          <w:pPr/>
        </w:pPrChange>
      </w:pPr>
      <w:del w:id="7064" w:author="Dragomir, Mihai-Stefan" w:date="2017-02-21T10:02:00Z">
        <w:r w:rsidDel="006411CA">
          <w:tab/>
        </w:r>
        <w:r w:rsidDel="006411CA">
          <w:tab/>
          <w:delText>•</w:delText>
        </w:r>
        <w:r w:rsidDel="006411CA">
          <w:tab/>
          <w:delText>triggered by EM</w:delText>
        </w:r>
      </w:del>
    </w:p>
    <w:p w:rsidR="007B7B3E" w:rsidRDefault="007B7B3E">
      <w:pPr>
        <w:pStyle w:val="ListParagraph"/>
        <w:numPr>
          <w:ilvl w:val="1"/>
          <w:numId w:val="101"/>
        </w:numPr>
        <w:pPrChange w:id="7065" w:author="Dragomir, Mihai-Stefan" w:date="2017-02-21T10:02:00Z">
          <w:pPr/>
        </w:pPrChange>
      </w:pPr>
      <w:del w:id="7066" w:author="Dragomir, Mihai-Stefan" w:date="2017-02-21T10:02:00Z">
        <w:r w:rsidDel="006411CA">
          <w:tab/>
        </w:r>
        <w:r w:rsidDel="006411CA">
          <w:tab/>
          <w:delText>•</w:delText>
        </w:r>
        <w:r w:rsidDel="006411CA">
          <w:tab/>
          <w:delText>triggered by VNF</w:delText>
        </w:r>
      </w:del>
    </w:p>
    <w:p w:rsidR="007B7B3E" w:rsidRDefault="007B7B3E" w:rsidP="007B7B3E">
      <w:pPr>
        <w:rPr>
          <w:ins w:id="7067" w:author="Dragomir, Mihai-Stefan" w:date="2017-02-21T10:03:00Z"/>
        </w:rPr>
      </w:pPr>
      <w:r>
        <w:tab/>
        <w:t>Type of vResource to be resized --&gt; vResourceType</w:t>
      </w:r>
    </w:p>
    <w:p w:rsidR="006411CA" w:rsidRDefault="006411CA">
      <w:pPr>
        <w:pStyle w:val="ListParagraph"/>
        <w:numPr>
          <w:ilvl w:val="1"/>
          <w:numId w:val="97"/>
        </w:numPr>
        <w:rPr>
          <w:ins w:id="7068" w:author="Dragomir, Mihai-Stefan" w:date="2017-02-21T10:03:00Z"/>
        </w:rPr>
        <w:pPrChange w:id="7069" w:author="Dragomir, Mihai-Stefan" w:date="2017-02-21T10:03:00Z">
          <w:pPr/>
        </w:pPrChange>
      </w:pPr>
      <w:ins w:id="7070" w:author="Dragomir, Mihai-Stefan" w:date="2017-02-21T10:03:00Z">
        <w:r>
          <w:t>vMemory</w:t>
        </w:r>
      </w:ins>
    </w:p>
    <w:p w:rsidR="006411CA" w:rsidRDefault="006411CA">
      <w:pPr>
        <w:pStyle w:val="ListParagraph"/>
        <w:numPr>
          <w:ilvl w:val="1"/>
          <w:numId w:val="97"/>
        </w:numPr>
        <w:rPr>
          <w:ins w:id="7071" w:author="Dragomir, Mihai-Stefan" w:date="2017-02-21T10:03:00Z"/>
        </w:rPr>
        <w:pPrChange w:id="7072" w:author="Dragomir, Mihai-Stefan" w:date="2017-02-21T10:03:00Z">
          <w:pPr/>
        </w:pPrChange>
      </w:pPr>
      <w:ins w:id="7073" w:author="Dragomir, Mihai-Stefan" w:date="2017-02-21T10:03:00Z">
        <w:r>
          <w:lastRenderedPageBreak/>
          <w:t>vCPU cores</w:t>
        </w:r>
      </w:ins>
    </w:p>
    <w:p w:rsidR="006411CA" w:rsidRDefault="006411CA">
      <w:pPr>
        <w:pStyle w:val="ListParagraph"/>
        <w:numPr>
          <w:ilvl w:val="1"/>
          <w:numId w:val="97"/>
        </w:numPr>
        <w:rPr>
          <w:ins w:id="7074" w:author="Dragomir, Mihai-Stefan" w:date="2017-02-21T10:03:00Z"/>
        </w:rPr>
        <w:pPrChange w:id="7075" w:author="Dragomir, Mihai-Stefan" w:date="2017-02-21T10:03:00Z">
          <w:pPr/>
        </w:pPrChange>
      </w:pPr>
      <w:ins w:id="7076" w:author="Dragomir, Mihai-Stefan" w:date="2017-02-21T10:03:00Z">
        <w:r>
          <w:t>vStorage</w:t>
        </w:r>
      </w:ins>
    </w:p>
    <w:p w:rsidR="006411CA" w:rsidRDefault="006411CA">
      <w:pPr>
        <w:pStyle w:val="ListParagraph"/>
        <w:numPr>
          <w:ilvl w:val="1"/>
          <w:numId w:val="97"/>
        </w:numPr>
        <w:rPr>
          <w:ins w:id="7077" w:author="Dragomir, Mihai-Stefan" w:date="2017-02-21T10:04:00Z"/>
        </w:rPr>
        <w:pPrChange w:id="7078" w:author="Dragomir, Mihai-Stefan" w:date="2017-02-21T10:03:00Z">
          <w:pPr/>
        </w:pPrChange>
      </w:pPr>
      <w:ins w:id="7079" w:author="Dragomir, Mihai-Stefan" w:date="2017-02-21T10:03:00Z">
        <w:r>
          <w:t>vNIC or specialized hardware</w:t>
        </w:r>
      </w:ins>
    </w:p>
    <w:p w:rsidR="006411CA" w:rsidDel="006411CA" w:rsidRDefault="006411CA">
      <w:pPr>
        <w:pStyle w:val="ListParagraph"/>
        <w:numPr>
          <w:ilvl w:val="1"/>
          <w:numId w:val="97"/>
        </w:numPr>
        <w:rPr>
          <w:del w:id="7080" w:author="Dragomir, Mihai-Stefan" w:date="2017-02-21T10:04:00Z"/>
        </w:rPr>
        <w:pPrChange w:id="7081" w:author="Dragomir, Mihai-Stefan" w:date="2017-02-21T10:03:00Z">
          <w:pPr/>
        </w:pPrChange>
      </w:pPr>
      <w:ins w:id="7082" w:author="Dragomir, Mihai-Stefan" w:date="2017-02-21T10:04:00Z">
        <w:r>
          <w:t>vResource = any</w:t>
        </w:r>
      </w:ins>
    </w:p>
    <w:p w:rsidR="007B7B3E" w:rsidDel="006411CA" w:rsidRDefault="007B7B3E">
      <w:pPr>
        <w:pStyle w:val="ListParagraph"/>
        <w:numPr>
          <w:ilvl w:val="1"/>
          <w:numId w:val="97"/>
        </w:numPr>
        <w:rPr>
          <w:del w:id="7083" w:author="Dragomir, Mihai-Stefan" w:date="2017-02-21T10:03:00Z"/>
        </w:rPr>
        <w:pPrChange w:id="7084" w:author="Dragomir, Mihai-Stefan" w:date="2017-02-21T10:04:00Z">
          <w:pPr/>
        </w:pPrChange>
      </w:pPr>
      <w:r>
        <w:tab/>
      </w:r>
      <w:r>
        <w:tab/>
      </w:r>
      <w:del w:id="7085" w:author="Dragomir, Mihai-Stefan" w:date="2017-02-21T10:03:00Z">
        <w:r w:rsidDel="006411CA">
          <w:delText>•</w:delText>
        </w:r>
        <w:r w:rsidDel="006411CA">
          <w:tab/>
          <w:delText>vMemory</w:delText>
        </w:r>
      </w:del>
    </w:p>
    <w:p w:rsidR="007B7B3E" w:rsidDel="006411CA" w:rsidRDefault="007B7B3E">
      <w:pPr>
        <w:pStyle w:val="ListParagraph"/>
        <w:rPr>
          <w:del w:id="7086" w:author="Dragomir, Mihai-Stefan" w:date="2017-02-21T10:03:00Z"/>
        </w:rPr>
        <w:pPrChange w:id="7087" w:author="Dragomir, Mihai-Stefan" w:date="2017-02-21T10:04:00Z">
          <w:pPr/>
        </w:pPrChange>
      </w:pPr>
      <w:del w:id="7088" w:author="Dragomir, Mihai-Stefan" w:date="2017-02-21T10:03:00Z">
        <w:r w:rsidDel="006411CA">
          <w:tab/>
        </w:r>
        <w:r w:rsidDel="006411CA">
          <w:tab/>
          <w:delText>•</w:delText>
        </w:r>
        <w:r w:rsidDel="006411CA">
          <w:tab/>
          <w:delText>vCPU cores</w:delText>
        </w:r>
      </w:del>
    </w:p>
    <w:p w:rsidR="007B7B3E" w:rsidDel="006411CA" w:rsidRDefault="007B7B3E">
      <w:pPr>
        <w:pStyle w:val="ListParagraph"/>
        <w:rPr>
          <w:del w:id="7089" w:author="Dragomir, Mihai-Stefan" w:date="2017-02-21T10:03:00Z"/>
        </w:rPr>
        <w:pPrChange w:id="7090" w:author="Dragomir, Mihai-Stefan" w:date="2017-02-21T10:04:00Z">
          <w:pPr/>
        </w:pPrChange>
      </w:pPr>
      <w:del w:id="7091" w:author="Dragomir, Mihai-Stefan" w:date="2017-02-21T10:03:00Z">
        <w:r w:rsidDel="006411CA">
          <w:tab/>
        </w:r>
        <w:r w:rsidDel="006411CA">
          <w:tab/>
          <w:delText>•</w:delText>
        </w:r>
        <w:r w:rsidDel="006411CA">
          <w:tab/>
          <w:delText>vStorage</w:delText>
        </w:r>
      </w:del>
    </w:p>
    <w:p w:rsidR="007B7B3E" w:rsidDel="006411CA" w:rsidRDefault="007B7B3E">
      <w:pPr>
        <w:pStyle w:val="ListParagraph"/>
        <w:rPr>
          <w:del w:id="7092" w:author="Dragomir, Mihai-Stefan" w:date="2017-02-21T10:03:00Z"/>
        </w:rPr>
        <w:pPrChange w:id="7093" w:author="Dragomir, Mihai-Stefan" w:date="2017-02-21T10:04:00Z">
          <w:pPr/>
        </w:pPrChange>
      </w:pPr>
      <w:del w:id="7094" w:author="Dragomir, Mihai-Stefan" w:date="2017-02-21T10:03:00Z">
        <w:r w:rsidDel="006411CA">
          <w:tab/>
        </w:r>
        <w:r w:rsidDel="006411CA">
          <w:tab/>
          <w:delText>•</w:delText>
        </w:r>
        <w:r w:rsidDel="006411CA">
          <w:tab/>
          <w:delText>vNIC or specialized hardware</w:delText>
        </w:r>
      </w:del>
    </w:p>
    <w:p w:rsidR="007B7B3E" w:rsidRDefault="007B7B3E">
      <w:pPr>
        <w:pStyle w:val="ListParagraph"/>
        <w:numPr>
          <w:ilvl w:val="1"/>
          <w:numId w:val="97"/>
        </w:numPr>
        <w:pPrChange w:id="7095" w:author="Dragomir, Mihai-Stefan" w:date="2017-02-21T10:04:00Z">
          <w:pPr/>
        </w:pPrChange>
      </w:pPr>
      <w:del w:id="7096" w:author="Dragomir, Mihai-Stefan" w:date="2017-02-21T10:03:00Z">
        <w:r w:rsidDel="006411CA">
          <w:tab/>
        </w:r>
        <w:r w:rsidDel="006411CA">
          <w:tab/>
          <w:delText>•</w:delText>
        </w:r>
        <w:r w:rsidDel="006411CA">
          <w:tab/>
        </w:r>
      </w:del>
      <w:del w:id="7097" w:author="Dragomir, Mihai-Stefan" w:date="2017-02-21T10:04:00Z">
        <w:r w:rsidDel="006411CA">
          <w:delText>vResource = any</w:delText>
        </w:r>
      </w:del>
    </w:p>
    <w:p w:rsidR="007B7B3E" w:rsidRDefault="00B74D70" w:rsidP="007B7B3E">
      <w:r>
        <w:tab/>
        <w:t xml:space="preserve">EM Config File Link </w:t>
      </w:r>
      <w:r>
        <w:sym w:font="Wingdings" w:char="F0E0"/>
      </w:r>
      <w:r>
        <w:t xml:space="preserve"> emConfigFile</w:t>
      </w:r>
    </w:p>
    <w:p w:rsidR="007B7B3E" w:rsidRDefault="007B7B3E" w:rsidP="007B7B3E">
      <w:r>
        <w:tab/>
      </w:r>
      <w:r w:rsidR="00B74D70">
        <w:t xml:space="preserve">VNF Config File Link </w:t>
      </w:r>
      <w:r w:rsidR="00B74D70">
        <w:sym w:font="Wingdings" w:char="F0E0"/>
      </w:r>
      <w:r w:rsidR="00B74D70">
        <w:t xml:space="preserve"> vnfConfigFile</w:t>
      </w:r>
    </w:p>
    <w:p w:rsidR="00B74D70" w:rsidRDefault="00B74D70" w:rsidP="007B7B3E">
      <w:r>
        <w:tab/>
        <w:t xml:space="preserve">VNF License File Link </w:t>
      </w:r>
      <w:r>
        <w:sym w:font="Wingdings" w:char="F0E0"/>
      </w:r>
      <w:r>
        <w:t xml:space="preserve"> vnfLicenseFile</w:t>
      </w:r>
    </w:p>
    <w:p w:rsidR="00222625" w:rsidRDefault="00222625" w:rsidP="007B7B3E">
      <w:r>
        <w:tab/>
        <w:t xml:space="preserve">Traffic Configuration Parameter </w:t>
      </w:r>
      <w:r>
        <w:sym w:font="Wingdings" w:char="F0E0"/>
      </w:r>
      <w:r>
        <w:t xml:space="preserve"> trafficConfigParameter</w:t>
      </w:r>
    </w:p>
    <w:p w:rsidR="00B74D70" w:rsidRDefault="00B74D70" w:rsidP="007B7B3E"/>
    <w:p w:rsidR="007429DD" w:rsidRDefault="007429DD" w:rsidP="007B7B3E">
      <w:r>
        <w:t xml:space="preserve"># Test Results are stored in the test case result variable tcResult </w:t>
      </w:r>
    </w:p>
    <w:p w:rsidR="000E0F0A" w:rsidRDefault="000E0F0A" w:rsidP="007B7B3E"/>
    <w:p w:rsidR="000E0F0A" w:rsidRDefault="000E0F0A" w:rsidP="007B7B3E">
      <w:r>
        <w:t>Comment: To make the pseudo code simpler to read, in a Python implementation the following code</w:t>
      </w:r>
    </w:p>
    <w:p w:rsidR="000E0F0A" w:rsidRDefault="000E0F0A" w:rsidP="007B7B3E">
      <w:r>
        <w:tab/>
        <w:t>tcResult.overallStatus = status</w:t>
      </w:r>
    </w:p>
    <w:p w:rsidR="000E0F0A" w:rsidRDefault="000E0F0A" w:rsidP="007B7B3E">
      <w:r>
        <w:tab/>
        <w:t>tcInput.emConfigFile</w:t>
      </w:r>
    </w:p>
    <w:p w:rsidR="000E0F0A" w:rsidRDefault="000E0F0A" w:rsidP="007B7B3E">
      <w:r>
        <w:t>should be translated to dictionaries</w:t>
      </w:r>
    </w:p>
    <w:p w:rsidR="000E0F0A" w:rsidRDefault="000E0F0A" w:rsidP="007B7B3E">
      <w:r>
        <w:tab/>
        <w:t>tcResult[ ‘overallStatus’ ] = status</w:t>
      </w:r>
    </w:p>
    <w:p w:rsidR="000E0F0A" w:rsidRDefault="000E0F0A" w:rsidP="007B7B3E">
      <w:r>
        <w:tab/>
        <w:t>tcInput[ ‘emConfigFile’ ]</w:t>
      </w:r>
    </w:p>
    <w:p w:rsidR="007429DD" w:rsidRDefault="007429DD" w:rsidP="007B7B3E"/>
    <w:p w:rsidR="000E0F0A" w:rsidRDefault="000E0F0A" w:rsidP="007B7B3E"/>
    <w:p w:rsidR="000E0F0A" w:rsidRDefault="000E0F0A" w:rsidP="007B7B3E"/>
    <w:p w:rsidR="007B7B3E" w:rsidRPr="00BA6621" w:rsidRDefault="007B7B3E" w:rsidP="00BA6621">
      <w:pPr>
        <w:shd w:val="clear" w:color="auto" w:fill="D9D9D9" w:themeFill="background1" w:themeFillShade="D9"/>
      </w:pPr>
      <w:r w:rsidRPr="00BA6621">
        <w:t>1.</w:t>
      </w:r>
      <w:r w:rsidRPr="00BA6621">
        <w:tab/>
        <w:t>Instantiate VNF</w:t>
      </w:r>
    </w:p>
    <w:p w:rsidR="003B66CD" w:rsidRDefault="003B66CD" w:rsidP="007B7B3E">
      <w:pPr>
        <w:rPr>
          <w:sz w:val="20"/>
        </w:rPr>
      </w:pPr>
    </w:p>
    <w:p w:rsidR="007B7B3E" w:rsidRDefault="00734B29" w:rsidP="007B7B3E">
      <w:r>
        <w:rPr>
          <w:sz w:val="20"/>
        </w:rPr>
        <w:t>vnfRecord</w:t>
      </w:r>
      <w:r w:rsidR="003B66CD">
        <w:rPr>
          <w:sz w:val="20"/>
        </w:rPr>
        <w:t xml:space="preserve"> = VNFRECORD</w:t>
      </w:r>
      <w:r w:rsidR="003B66CD">
        <w:t>.Create()</w:t>
      </w:r>
    </w:p>
    <w:p w:rsidR="003B66CD" w:rsidRDefault="003B66CD" w:rsidP="007B7B3E"/>
    <w:p w:rsidR="00FA1E77" w:rsidRDefault="00FA1E77" w:rsidP="007B7B3E">
      <w:r>
        <w:t>tcResult.overallStatus = SUCCESS</w:t>
      </w:r>
    </w:p>
    <w:p w:rsidR="00FA1E77" w:rsidRDefault="00FA1E77" w:rsidP="007B7B3E"/>
    <w:p w:rsidR="007B7B3E" w:rsidRDefault="00CD07E3" w:rsidP="007B7B3E">
      <w:r>
        <w:t xml:space="preserve"># Check </w:t>
      </w:r>
      <w:r w:rsidR="007B7B3E">
        <w:t xml:space="preserve">Element Manger or configuration file </w:t>
      </w:r>
    </w:p>
    <w:p w:rsidR="007B7B3E" w:rsidRDefault="007B7B3E" w:rsidP="007B7B3E">
      <w:r>
        <w:t>if EM_VNF_SYSTEM == TRUE :</w:t>
      </w:r>
    </w:p>
    <w:p w:rsidR="007B7B3E" w:rsidRDefault="007B7B3E" w:rsidP="007B7B3E">
      <w:r>
        <w:tab/>
      </w:r>
      <w:r w:rsidR="00250E32">
        <w:t>#</w:t>
      </w:r>
      <w:r w:rsidR="00CD07E3">
        <w:t xml:space="preserve"> </w:t>
      </w:r>
      <w:r>
        <w:t>Instantiate Element</w:t>
      </w:r>
      <w:r w:rsidR="00CD07E3">
        <w:t xml:space="preserve"> </w:t>
      </w:r>
      <w:r>
        <w:t>Management</w:t>
      </w:r>
    </w:p>
    <w:p w:rsidR="007B7B3E" w:rsidRDefault="007B7B3E" w:rsidP="007B7B3E">
      <w:r>
        <w:tab/>
        <w:t># Set the required EM configuration so that VNF can be configured by EM</w:t>
      </w:r>
    </w:p>
    <w:p w:rsidR="007B7B3E" w:rsidRDefault="007B7B3E" w:rsidP="007B7B3E">
      <w:r>
        <w:tab/>
      </w:r>
      <w:r w:rsidR="007429DD">
        <w:t xml:space="preserve">if ( status = </w:t>
      </w:r>
      <w:r>
        <w:t>ElementManagement.SetEMConfiguration(</w:t>
      </w:r>
      <w:r w:rsidR="003B66CD">
        <w:t xml:space="preserve"> </w:t>
      </w:r>
      <w:r w:rsidR="00734B29">
        <w:rPr>
          <w:sz w:val="20"/>
        </w:rPr>
        <w:t>vnfRecord</w:t>
      </w:r>
      <w:r w:rsidR="003B66CD">
        <w:rPr>
          <w:sz w:val="20"/>
        </w:rPr>
        <w:t>,</w:t>
      </w:r>
      <w:r w:rsidR="00B74D70">
        <w:t xml:space="preserve"> </w:t>
      </w:r>
      <w:r w:rsidR="007429DD">
        <w:t>tcInput.</w:t>
      </w:r>
      <w:r w:rsidR="00B74D70">
        <w:t xml:space="preserve">emConfigFile </w:t>
      </w:r>
      <w:r>
        <w:t>)</w:t>
      </w:r>
      <w:r w:rsidR="007429DD">
        <w:t>) &lt;&gt; TRUE :</w:t>
      </w:r>
    </w:p>
    <w:p w:rsidR="007429DD" w:rsidRDefault="007429DD" w:rsidP="007B7B3E">
      <w:r>
        <w:tab/>
      </w:r>
      <w:r>
        <w:tab/>
        <w:t>tcResult.overallStatus = status</w:t>
      </w:r>
    </w:p>
    <w:p w:rsidR="007429DD" w:rsidRDefault="00251DB9" w:rsidP="007B7B3E">
      <w:r>
        <w:tab/>
      </w:r>
      <w:r>
        <w:tab/>
        <w:t>return ERROR</w:t>
      </w:r>
    </w:p>
    <w:p w:rsidR="007B7B3E" w:rsidRDefault="007B7B3E" w:rsidP="007B7B3E">
      <w:r>
        <w:tab/>
        <w:t># Start the EM so that it can service the VNF</w:t>
      </w:r>
    </w:p>
    <w:p w:rsidR="007B7B3E" w:rsidRDefault="007B7B3E" w:rsidP="007B7B3E">
      <w:r>
        <w:tab/>
      </w:r>
      <w:r w:rsidR="007429DD">
        <w:t xml:space="preserve">if ( status = </w:t>
      </w:r>
      <w:r>
        <w:t>ElementManagement.StartEM(</w:t>
      </w:r>
      <w:r w:rsidR="003B66CD">
        <w:t xml:space="preserve"> </w:t>
      </w:r>
      <w:r w:rsidR="00734B29">
        <w:rPr>
          <w:sz w:val="20"/>
        </w:rPr>
        <w:t>vnfRecord</w:t>
      </w:r>
      <w:r>
        <w:t>)</w:t>
      </w:r>
      <w:r w:rsidR="007429DD">
        <w:t xml:space="preserve"> ) &lt;&gt; TRUE :</w:t>
      </w:r>
    </w:p>
    <w:p w:rsidR="007429DD" w:rsidRDefault="007429DD" w:rsidP="007429DD">
      <w:r>
        <w:tab/>
      </w:r>
      <w:r>
        <w:tab/>
      </w:r>
      <w:r w:rsidR="000E0F0A">
        <w:t>tcResult</w:t>
      </w:r>
      <w:r>
        <w:t>.overallStatus = status</w:t>
      </w:r>
    </w:p>
    <w:p w:rsidR="007429DD" w:rsidRDefault="007429DD" w:rsidP="007B7B3E">
      <w:r>
        <w:tab/>
      </w:r>
      <w:r>
        <w:tab/>
        <w:t xml:space="preserve">return </w:t>
      </w:r>
      <w:r w:rsidR="00FA1E77">
        <w:t>ERROR</w:t>
      </w:r>
    </w:p>
    <w:p w:rsidR="007B7B3E" w:rsidRDefault="007B7B3E" w:rsidP="007B7B3E">
      <w:r>
        <w:t>else:</w:t>
      </w:r>
    </w:p>
    <w:p w:rsidR="007B7B3E" w:rsidRDefault="007B7B3E" w:rsidP="007B7B3E">
      <w:r>
        <w:tab/>
        <w:t># No Element Manager required</w:t>
      </w:r>
      <w:r w:rsidR="000E0F0A">
        <w:t>, set VNF config and license</w:t>
      </w:r>
    </w:p>
    <w:p w:rsidR="007B7B3E" w:rsidRDefault="007B7B3E" w:rsidP="007B7B3E">
      <w:r>
        <w:tab/>
      </w:r>
      <w:r w:rsidR="000E0F0A">
        <w:t xml:space="preserve">if ( status = </w:t>
      </w:r>
      <w:r>
        <w:t>VNF.SetVNFConfigFile(</w:t>
      </w:r>
      <w:r w:rsidR="003B66CD">
        <w:t xml:space="preserve"> </w:t>
      </w:r>
      <w:r w:rsidR="00734B29">
        <w:rPr>
          <w:sz w:val="20"/>
        </w:rPr>
        <w:t>vnfRecord</w:t>
      </w:r>
      <w:r w:rsidR="003B66CD">
        <w:rPr>
          <w:sz w:val="20"/>
        </w:rPr>
        <w:t>,</w:t>
      </w:r>
      <w:r w:rsidR="00B74D70">
        <w:t xml:space="preserve"> </w:t>
      </w:r>
      <w:r w:rsidR="000E0F0A">
        <w:t>tcInput.</w:t>
      </w:r>
      <w:r w:rsidR="00B74D70">
        <w:t xml:space="preserve">vnfConfigFile </w:t>
      </w:r>
      <w:r>
        <w:t>)</w:t>
      </w:r>
      <w:r w:rsidR="000E0F0A">
        <w:t xml:space="preserve"> ) &lt;&gt; TRUE :</w:t>
      </w:r>
    </w:p>
    <w:p w:rsidR="000E0F0A" w:rsidRDefault="000E0F0A" w:rsidP="000E0F0A">
      <w:r>
        <w:tab/>
      </w:r>
      <w:r>
        <w:tab/>
        <w:t>tcResult.overallStatus = status</w:t>
      </w:r>
    </w:p>
    <w:p w:rsidR="000E0F0A" w:rsidRDefault="000E0F0A" w:rsidP="000E0F0A">
      <w:r>
        <w:tab/>
      </w:r>
      <w:r>
        <w:tab/>
      </w:r>
      <w:r w:rsidR="00FA1E77">
        <w:t>return ERROR</w:t>
      </w:r>
    </w:p>
    <w:p w:rsidR="000E0F0A" w:rsidRDefault="000E0F0A" w:rsidP="007B7B3E"/>
    <w:p w:rsidR="007B7B3E" w:rsidRDefault="007B7B3E" w:rsidP="007B7B3E">
      <w:r>
        <w:tab/>
      </w:r>
      <w:r w:rsidR="000E0F0A">
        <w:t xml:space="preserve">if ( status = </w:t>
      </w:r>
      <w:r>
        <w:t>VNF.SetVNFLicense(</w:t>
      </w:r>
      <w:r w:rsidR="003B66CD">
        <w:t xml:space="preserve"> </w:t>
      </w:r>
      <w:r w:rsidR="00734B29">
        <w:rPr>
          <w:sz w:val="20"/>
        </w:rPr>
        <w:t>vnfRecord</w:t>
      </w:r>
      <w:r w:rsidR="003B66CD">
        <w:rPr>
          <w:sz w:val="20"/>
        </w:rPr>
        <w:t>,</w:t>
      </w:r>
      <w:r w:rsidR="00B74D70">
        <w:t xml:space="preserve"> </w:t>
      </w:r>
      <w:r w:rsidR="000E0F0A">
        <w:t>tcInput.</w:t>
      </w:r>
      <w:r w:rsidR="00B74D70">
        <w:t xml:space="preserve">vnfLicenseFile </w:t>
      </w:r>
      <w:r>
        <w:t>)</w:t>
      </w:r>
      <w:r w:rsidR="000E0F0A">
        <w:t xml:space="preserve"> ) &lt;&gt; TRUE :</w:t>
      </w:r>
    </w:p>
    <w:p w:rsidR="000E0F0A" w:rsidRDefault="000E0F0A" w:rsidP="000E0F0A">
      <w:r>
        <w:tab/>
      </w:r>
      <w:r>
        <w:tab/>
        <w:t>tcResult.overallStatus = status</w:t>
      </w:r>
    </w:p>
    <w:p w:rsidR="000E0F0A" w:rsidRDefault="000E0F0A" w:rsidP="000E0F0A">
      <w:r>
        <w:tab/>
      </w:r>
      <w:r>
        <w:tab/>
      </w:r>
      <w:r w:rsidR="00FA1E77">
        <w:t>return ERROR</w:t>
      </w:r>
    </w:p>
    <w:p w:rsidR="000E0F0A" w:rsidRDefault="000E0F0A" w:rsidP="007B7B3E"/>
    <w:p w:rsidR="007B7B3E" w:rsidRDefault="007B7B3E" w:rsidP="007B7B3E"/>
    <w:p w:rsidR="007B7B3E" w:rsidRDefault="00FA1E77" w:rsidP="007B7B3E">
      <w:r>
        <w:t>tcR</w:t>
      </w:r>
      <w:r w:rsidR="00556203">
        <w:t>esult.</w:t>
      </w:r>
      <w:r w:rsidR="007B7B3E">
        <w:t>timeRecord.</w:t>
      </w:r>
      <w:r>
        <w:t>i</w:t>
      </w:r>
      <w:r w:rsidR="007B7B3E">
        <w:t>nstantiation</w:t>
      </w:r>
      <w:r>
        <w:t>Start</w:t>
      </w:r>
      <w:r w:rsidR="007B7B3E">
        <w:t xml:space="preserve"> = time.clock()</w:t>
      </w:r>
    </w:p>
    <w:p w:rsidR="007B7B3E" w:rsidRDefault="003B66CD" w:rsidP="007B7B3E">
      <w:r>
        <w:t>status</w:t>
      </w:r>
      <w:r w:rsidR="007B7B3E">
        <w:t xml:space="preserve"> = VNFM.VNF.Instantiate( </w:t>
      </w:r>
      <w:r w:rsidR="00734B29">
        <w:rPr>
          <w:sz w:val="20"/>
        </w:rPr>
        <w:t>vnfRecord</w:t>
      </w:r>
      <w:r>
        <w:t xml:space="preserve">, </w:t>
      </w:r>
      <w:r w:rsidR="00FA1E77">
        <w:t>tcInput.</w:t>
      </w:r>
      <w:r w:rsidR="00781CED">
        <w:t>vnfPackageID</w:t>
      </w:r>
      <w:r w:rsidR="007B7B3E">
        <w:t xml:space="preserve"> )</w:t>
      </w:r>
    </w:p>
    <w:p w:rsidR="00FA1E77" w:rsidRDefault="00FA1E77" w:rsidP="007B7B3E">
      <w:r>
        <w:t># positive computeID is success, negative computeID is unique failure code</w:t>
      </w:r>
    </w:p>
    <w:p w:rsidR="007B7B3E" w:rsidRDefault="00B74D70" w:rsidP="007B7B3E">
      <w:r>
        <w:t xml:space="preserve">if </w:t>
      </w:r>
      <w:r w:rsidR="003B66CD">
        <w:t>status &lt;&gt; TRUE</w:t>
      </w:r>
      <w:r w:rsidR="007B7B3E">
        <w:t xml:space="preserve"> :</w:t>
      </w:r>
    </w:p>
    <w:p w:rsidR="00FA1E77" w:rsidRDefault="00B74D70" w:rsidP="007B7B3E">
      <w:r>
        <w:lastRenderedPageBreak/>
        <w:tab/>
      </w:r>
      <w:r w:rsidR="00FA1E77">
        <w:t xml:space="preserve">tcResult.overallStatus = </w:t>
      </w:r>
      <w:r w:rsidR="003B66CD">
        <w:t>status</w:t>
      </w:r>
    </w:p>
    <w:p w:rsidR="007B7B3E" w:rsidRDefault="00B74D70" w:rsidP="00FA1E77">
      <w:pPr>
        <w:ind w:firstLine="720"/>
      </w:pPr>
      <w:r>
        <w:t xml:space="preserve">return </w:t>
      </w:r>
      <w:r w:rsidR="00FA1E77">
        <w:t>ERROR</w:t>
      </w:r>
    </w:p>
    <w:p w:rsidR="007B7B3E" w:rsidRDefault="007B7B3E" w:rsidP="007B7B3E"/>
    <w:p w:rsidR="007B7B3E" w:rsidRPr="00BA6621" w:rsidRDefault="007B7B3E" w:rsidP="00BA6621">
      <w:pPr>
        <w:shd w:val="clear" w:color="auto" w:fill="D9D9D9" w:themeFill="background1" w:themeFillShade="D9"/>
      </w:pPr>
      <w:r w:rsidRPr="00BA6621">
        <w:t>2.</w:t>
      </w:r>
      <w:r w:rsidRPr="00BA6621">
        <w:tab/>
        <w:t>Validate VNF state is Inactive</w:t>
      </w:r>
    </w:p>
    <w:p w:rsidR="007B7B3E" w:rsidRDefault="007B7B3E" w:rsidP="007B7B3E"/>
    <w:p w:rsidR="006169FC" w:rsidRDefault="006169FC" w:rsidP="007B7B3E">
      <w:r>
        <w:t xml:space="preserve">#allow the VNF to get into the </w:t>
      </w:r>
      <w:r w:rsidR="009440E3">
        <w:t>inactive state</w:t>
      </w:r>
    </w:p>
    <w:p w:rsidR="006169FC" w:rsidRDefault="006169FC" w:rsidP="007B7B3E">
      <w:r>
        <w:t>wait_time = MAX_VNF_INSTATIATION_TIME</w:t>
      </w:r>
    </w:p>
    <w:p w:rsidR="007B7B3E" w:rsidRDefault="007B7B3E" w:rsidP="007B7B3E">
      <w:r>
        <w:t>while ( vnfState = VNFM.VNF.GetVNFState(</w:t>
      </w:r>
      <w:r w:rsidR="00734B29">
        <w:rPr>
          <w:sz w:val="20"/>
        </w:rPr>
        <w:t>vnfRecord</w:t>
      </w:r>
      <w:r>
        <w:t>) ) &lt;&gt; VNF_STATE_INACTIVE :</w:t>
      </w:r>
    </w:p>
    <w:p w:rsidR="007B7B3E" w:rsidRDefault="007B7B3E" w:rsidP="007B7B3E">
      <w:r>
        <w:tab/>
        <w:t>if vnfState == VNF_STATE_ERROR :</w:t>
      </w:r>
    </w:p>
    <w:p w:rsidR="00FA1E77" w:rsidRDefault="007B7B3E" w:rsidP="007B7B3E">
      <w:r>
        <w:tab/>
      </w:r>
      <w:r>
        <w:tab/>
      </w:r>
      <w:r w:rsidR="00FA1E77">
        <w:t>tcResult.overallStatus = vnfState</w:t>
      </w:r>
    </w:p>
    <w:p w:rsidR="007B7B3E" w:rsidRDefault="007B7B3E" w:rsidP="00FA1E77">
      <w:pPr>
        <w:ind w:left="720" w:firstLine="720"/>
      </w:pPr>
      <w:r>
        <w:t xml:space="preserve">return </w:t>
      </w:r>
      <w:r w:rsidR="00FA1E77">
        <w:t>ERROR</w:t>
      </w:r>
    </w:p>
    <w:p w:rsidR="006169FC" w:rsidRDefault="006169FC" w:rsidP="007B7B3E">
      <w:r>
        <w:tab/>
        <w:t>if wait_time-- == 0 :</w:t>
      </w:r>
    </w:p>
    <w:p w:rsidR="00FA1E77" w:rsidRDefault="00FA1E77" w:rsidP="007B7B3E">
      <w:r>
        <w:tab/>
      </w:r>
      <w:r>
        <w:tab/>
        <w:t>tcResult.overallStatus = VNF_STATE_ERROR</w:t>
      </w:r>
    </w:p>
    <w:p w:rsidR="006169FC" w:rsidRDefault="006169FC" w:rsidP="006169FC">
      <w:pPr>
        <w:ind w:left="1440"/>
      </w:pPr>
      <w:r>
        <w:t>return ERROR</w:t>
      </w:r>
    </w:p>
    <w:p w:rsidR="007B7B3E" w:rsidRDefault="007B7B3E" w:rsidP="007B7B3E">
      <w:r>
        <w:tab/>
        <w:t>time.sleep( 1 sec )</w:t>
      </w:r>
    </w:p>
    <w:p w:rsidR="006169FC" w:rsidRDefault="006169FC" w:rsidP="006169FC">
      <w:pPr>
        <w:ind w:left="720"/>
      </w:pPr>
    </w:p>
    <w:p w:rsidR="007B7B3E" w:rsidRDefault="007B7B3E" w:rsidP="007B7B3E">
      <w:r>
        <w:tab/>
      </w:r>
    </w:p>
    <w:p w:rsidR="007B7B3E" w:rsidRDefault="00FA1E77" w:rsidP="007B7B3E">
      <w:r>
        <w:t>tcR</w:t>
      </w:r>
      <w:r w:rsidR="00556203">
        <w:t>esult.</w:t>
      </w:r>
      <w:r w:rsidR="007B7B3E">
        <w:t>timeRecord</w:t>
      </w:r>
      <w:r>
        <w:t>.i</w:t>
      </w:r>
      <w:r w:rsidR="007B7B3E">
        <w:t>nstantiation</w:t>
      </w:r>
      <w:r>
        <w:t>End</w:t>
      </w:r>
      <w:r w:rsidR="007B7B3E">
        <w:t xml:space="preserve"> = time.clock()</w:t>
      </w:r>
    </w:p>
    <w:p w:rsidR="007B7B3E" w:rsidRDefault="00FA1E77" w:rsidP="007B7B3E">
      <w:r>
        <w:t>tcR</w:t>
      </w:r>
      <w:r w:rsidR="00556203">
        <w:t>esult.</w:t>
      </w:r>
      <w:r w:rsidR="007B7B3E">
        <w:t xml:space="preserve">timeRecord.instantiationTime = </w:t>
      </w:r>
      <w:r>
        <w:t>tcResult.</w:t>
      </w:r>
      <w:r w:rsidR="00251DB9">
        <w:t>timeRecord.i</w:t>
      </w:r>
      <w:r w:rsidR="007B7B3E">
        <w:t>nstantiation</w:t>
      </w:r>
      <w:r w:rsidR="00251DB9">
        <w:t>End</w:t>
      </w:r>
      <w:r w:rsidR="007B7B3E">
        <w:t xml:space="preserve"> </w:t>
      </w:r>
      <w:r>
        <w:t>–</w:t>
      </w:r>
      <w:r w:rsidR="007B7B3E">
        <w:t xml:space="preserve"> </w:t>
      </w:r>
      <w:r>
        <w:t>tcResult.</w:t>
      </w:r>
      <w:r w:rsidR="00251DB9">
        <w:t>timeRecord.i</w:t>
      </w:r>
      <w:r w:rsidR="007B7B3E">
        <w:t>nstantiation</w:t>
      </w:r>
      <w:r w:rsidR="00251DB9">
        <w:t>Start</w:t>
      </w:r>
    </w:p>
    <w:p w:rsidR="007B7B3E" w:rsidRDefault="007B7B3E" w:rsidP="007B7B3E"/>
    <w:p w:rsidR="007B7B3E" w:rsidRDefault="005514C8" w:rsidP="007B7B3E">
      <w:r>
        <w:t>tcR</w:t>
      </w:r>
      <w:r w:rsidR="00556203">
        <w:t>esult.</w:t>
      </w:r>
      <w:r w:rsidR="007B7B3E">
        <w:t xml:space="preserve">resourceList.InitialVNFD = VNFM.VNFD.GetvResourceList( </w:t>
      </w:r>
      <w:r w:rsidR="00734B29">
        <w:rPr>
          <w:sz w:val="20"/>
        </w:rPr>
        <w:t>vnfRecord</w:t>
      </w:r>
      <w:r w:rsidR="003B66CD">
        <w:t xml:space="preserve">, </w:t>
      </w:r>
      <w:r w:rsidR="00781CED">
        <w:t>vnfPackageID</w:t>
      </w:r>
      <w:r w:rsidR="007B7B3E">
        <w:t>, INITIAL )</w:t>
      </w:r>
    </w:p>
    <w:p w:rsidR="007B7B3E" w:rsidRDefault="007B7B3E" w:rsidP="007B7B3E">
      <w:r>
        <w:tab/>
      </w:r>
    </w:p>
    <w:p w:rsidR="007B7B3E" w:rsidRPr="00BA6621" w:rsidRDefault="007B7B3E" w:rsidP="00BA6621">
      <w:pPr>
        <w:shd w:val="clear" w:color="auto" w:fill="D9D9D9" w:themeFill="background1" w:themeFillShade="D9"/>
      </w:pPr>
      <w:r w:rsidRPr="00BA6621">
        <w:t>3.</w:t>
      </w:r>
      <w:r w:rsidRPr="00BA6621">
        <w:tab/>
        <w:t>Start VNF</w:t>
      </w:r>
    </w:p>
    <w:p w:rsidR="007B7B3E" w:rsidRDefault="007B7B3E" w:rsidP="007B7B3E"/>
    <w:p w:rsidR="007B7B3E" w:rsidRDefault="005514C8" w:rsidP="007B7B3E">
      <w:r>
        <w:t>tcR</w:t>
      </w:r>
      <w:r w:rsidR="00556203">
        <w:t>esult.</w:t>
      </w:r>
      <w:r w:rsidR="007B7B3E">
        <w:t>timeRecord.startVNF</w:t>
      </w:r>
      <w:r w:rsidR="009741F4">
        <w:t>Start</w:t>
      </w:r>
      <w:r w:rsidR="007B7B3E">
        <w:t xml:space="preserve"> = time.clock()</w:t>
      </w:r>
    </w:p>
    <w:p w:rsidR="007B7B3E" w:rsidRDefault="007B7B3E" w:rsidP="007B7B3E">
      <w:r>
        <w:t>status = VNFM.VNF.Start(</w:t>
      </w:r>
      <w:r w:rsidR="00734B29">
        <w:rPr>
          <w:sz w:val="20"/>
        </w:rPr>
        <w:t>vnfRecord</w:t>
      </w:r>
      <w:r>
        <w:t>)</w:t>
      </w:r>
    </w:p>
    <w:p w:rsidR="007B7B3E" w:rsidRDefault="007B7B3E" w:rsidP="007B7B3E">
      <w:r>
        <w:t xml:space="preserve">if  status &lt;&gt; </w:t>
      </w:r>
      <w:r w:rsidR="00100008">
        <w:t>TRUE</w:t>
      </w:r>
      <w:r>
        <w:t xml:space="preserve"> :</w:t>
      </w:r>
    </w:p>
    <w:p w:rsidR="007B7B3E" w:rsidRDefault="007B7B3E" w:rsidP="007B7B3E">
      <w:r>
        <w:tab/>
        <w:t>VNFM.VNF.Terminate(</w:t>
      </w:r>
      <w:r w:rsidR="00734B29">
        <w:rPr>
          <w:sz w:val="20"/>
        </w:rPr>
        <w:t>vnfRecord</w:t>
      </w:r>
      <w:r>
        <w:t>)</w:t>
      </w:r>
    </w:p>
    <w:p w:rsidR="005514C8" w:rsidRDefault="005514C8" w:rsidP="007B7B3E">
      <w:r>
        <w:tab/>
        <w:t>tcResult.overallStatus = status</w:t>
      </w:r>
    </w:p>
    <w:p w:rsidR="007B7B3E" w:rsidRDefault="005514C8"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4.</w:t>
      </w:r>
      <w:r w:rsidRPr="00BA6621">
        <w:tab/>
        <w:t>Validate VNF state is Active</w:t>
      </w:r>
    </w:p>
    <w:p w:rsidR="007B7B3E" w:rsidRDefault="007B7B3E" w:rsidP="007B7B3E"/>
    <w:p w:rsidR="009440E3" w:rsidRDefault="009440E3" w:rsidP="009440E3">
      <w:r>
        <w:t>wait_time = MAX_VNF_ACTIVATE_TIME</w:t>
      </w:r>
    </w:p>
    <w:p w:rsidR="007B7B3E" w:rsidRDefault="007B7B3E" w:rsidP="007B7B3E">
      <w:r>
        <w:t>while ( vnfState = VNFM.VNF.GetVNFState(</w:t>
      </w:r>
      <w:r w:rsidR="00734B29">
        <w:rPr>
          <w:sz w:val="20"/>
        </w:rPr>
        <w:t>vnfRecord</w:t>
      </w:r>
      <w:r>
        <w:t>) ) &lt;&gt; VNF_STATE_ACTIVE :</w:t>
      </w:r>
    </w:p>
    <w:p w:rsidR="007B7B3E" w:rsidRDefault="007B7B3E" w:rsidP="007B7B3E">
      <w:r>
        <w:tab/>
        <w:t>if vnfState == VNF_STATE_ERROR :</w:t>
      </w:r>
    </w:p>
    <w:p w:rsidR="007B7B3E" w:rsidRDefault="007B7B3E" w:rsidP="007B7B3E">
      <w:r>
        <w:tab/>
      </w:r>
      <w:r>
        <w:tab/>
        <w:t>VNFM.VNF.Terminate(</w:t>
      </w:r>
      <w:r w:rsidR="00734B29">
        <w:rPr>
          <w:sz w:val="20"/>
        </w:rPr>
        <w:t>vnfRecord</w:t>
      </w:r>
      <w:r>
        <w:t>)</w:t>
      </w:r>
    </w:p>
    <w:p w:rsidR="007B7B3E" w:rsidRDefault="007B7B3E" w:rsidP="007B7B3E">
      <w:r>
        <w:tab/>
      </w:r>
      <w:r>
        <w:tab/>
      </w:r>
      <w:r w:rsidR="005514C8">
        <w:t xml:space="preserve">tcResult.overallStatus = </w:t>
      </w:r>
      <w:r>
        <w:t>vnfState</w:t>
      </w:r>
    </w:p>
    <w:p w:rsidR="005514C8" w:rsidRDefault="005514C8" w:rsidP="007B7B3E">
      <w:r>
        <w:tab/>
      </w:r>
      <w:r>
        <w:tab/>
        <w:t>return ERROR</w:t>
      </w:r>
    </w:p>
    <w:p w:rsidR="009440E3" w:rsidRDefault="009440E3" w:rsidP="009440E3">
      <w:r>
        <w:tab/>
        <w:t>if wait_time-- == 0 :</w:t>
      </w:r>
    </w:p>
    <w:p w:rsidR="009440E3" w:rsidRDefault="005514C8" w:rsidP="005514C8">
      <w:r>
        <w:tab/>
      </w:r>
      <w:r>
        <w:tab/>
        <w:t xml:space="preserve">tcResult.overallStatus = </w:t>
      </w:r>
      <w:r w:rsidR="009440E3">
        <w:t>VNF_STATE_ERROR</w:t>
      </w:r>
    </w:p>
    <w:p w:rsidR="005514C8" w:rsidRDefault="005514C8" w:rsidP="005514C8">
      <w:r>
        <w:tab/>
      </w:r>
      <w:r>
        <w:tab/>
        <w:t>return ERROR</w:t>
      </w:r>
    </w:p>
    <w:p w:rsidR="007B7B3E" w:rsidRDefault="007B7B3E" w:rsidP="007B7B3E">
      <w:r>
        <w:tab/>
        <w:t>time.sleep( 1 sec )</w:t>
      </w:r>
    </w:p>
    <w:p w:rsidR="009440E3" w:rsidRDefault="009440E3" w:rsidP="007B7B3E"/>
    <w:p w:rsidR="007B7B3E" w:rsidRDefault="005514C8" w:rsidP="007B7B3E">
      <w:r>
        <w:t>tcR</w:t>
      </w:r>
      <w:r w:rsidR="00556203">
        <w:t>esult.</w:t>
      </w:r>
      <w:r w:rsidR="009741F4">
        <w:t>timeRecord.startVNFEnd</w:t>
      </w:r>
      <w:r w:rsidR="007B7B3E">
        <w:t xml:space="preserve"> = time.clock()</w:t>
      </w:r>
    </w:p>
    <w:p w:rsidR="007B7B3E" w:rsidRDefault="005514C8" w:rsidP="007B7B3E">
      <w:r>
        <w:t>tcR</w:t>
      </w:r>
      <w:r w:rsidR="00556203">
        <w:t>esult.</w:t>
      </w:r>
      <w:r w:rsidR="007B7B3E">
        <w:t xml:space="preserve">timeRecord.activateTime = </w:t>
      </w:r>
      <w:r>
        <w:t>tcResult.</w:t>
      </w:r>
      <w:r w:rsidR="007B7B3E">
        <w:t>timeRecord.startVNF</w:t>
      </w:r>
      <w:r w:rsidR="009741F4">
        <w:t>Start</w:t>
      </w:r>
      <w:r w:rsidR="007B7B3E">
        <w:t xml:space="preserve"> </w:t>
      </w:r>
      <w:r>
        <w:t>–</w:t>
      </w:r>
      <w:r w:rsidR="007B7B3E">
        <w:t xml:space="preserve"> </w:t>
      </w:r>
      <w:r>
        <w:t>tcResult.</w:t>
      </w:r>
      <w:r w:rsidR="007B7B3E">
        <w:t>timeRecord.startVNF</w:t>
      </w:r>
      <w:r w:rsidR="009741F4">
        <w:t>End</w:t>
      </w:r>
    </w:p>
    <w:p w:rsidR="007B7B3E" w:rsidRDefault="007B7B3E" w:rsidP="007B7B3E"/>
    <w:p w:rsidR="007B7B3E" w:rsidRDefault="009741F4" w:rsidP="007B7B3E">
      <w:r>
        <w:t>tcR</w:t>
      </w:r>
      <w:r w:rsidR="00556203">
        <w:t>esult.</w:t>
      </w:r>
      <w:r w:rsidR="007B7B3E">
        <w:t xml:space="preserve">resourceList.activeResource = VNFM.VNF.GetvResourceList( </w:t>
      </w:r>
      <w:r w:rsidR="00734B29">
        <w:rPr>
          <w:sz w:val="20"/>
        </w:rPr>
        <w:t>vnfRecord</w:t>
      </w:r>
      <w:r w:rsidR="003B66CD">
        <w:rPr>
          <w:sz w:val="20"/>
        </w:rPr>
        <w:t xml:space="preserve"> </w:t>
      </w:r>
      <w:r w:rsidR="007B7B3E">
        <w:t>)</w:t>
      </w:r>
    </w:p>
    <w:p w:rsidR="007B7B3E" w:rsidRDefault="007B7B3E" w:rsidP="007B7B3E"/>
    <w:p w:rsidR="007B7B3E" w:rsidRDefault="007B7B3E" w:rsidP="007B7B3E">
      <w:r>
        <w:t>if (status = VNFM.VNF.ValidateAllocatedvResources(</w:t>
      </w:r>
      <w:r w:rsidR="009440E3">
        <w:t xml:space="preserve"> </w:t>
      </w:r>
      <w:r w:rsidR="00734B29">
        <w:rPr>
          <w:sz w:val="20"/>
        </w:rPr>
        <w:t>vnfRecord</w:t>
      </w:r>
      <w:r>
        <w:t xml:space="preserve">, </w:t>
      </w:r>
      <w:r w:rsidR="00781CED">
        <w:t>vnfPackageID</w:t>
      </w:r>
      <w:r w:rsidR="009440E3">
        <w:t xml:space="preserve">, </w:t>
      </w:r>
      <w:r>
        <w:t>INITIAL_VRESOURCE_LEVEL )) &lt;&gt; TRUE :</w:t>
      </w:r>
    </w:p>
    <w:p w:rsidR="007B7B3E" w:rsidRDefault="007B7B3E" w:rsidP="007B7B3E">
      <w:r>
        <w:lastRenderedPageBreak/>
        <w:tab/>
        <w:t>VNFM.VNF.Terminate(</w:t>
      </w:r>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5.</w:t>
      </w:r>
      <w:r w:rsidRPr="00BA6621">
        <w:tab/>
        <w:t>Generate low traffic load</w:t>
      </w:r>
    </w:p>
    <w:p w:rsidR="007B7B3E" w:rsidRDefault="007B7B3E" w:rsidP="007B7B3E"/>
    <w:p w:rsidR="007B7B3E" w:rsidRDefault="007B7B3E" w:rsidP="007B7B3E">
      <w:r>
        <w:t>if (status = traffic.ConfigTrafficLoad( LOW_TRAFFIC_LOAD</w:t>
      </w:r>
      <w:r w:rsidR="00222625">
        <w:t>, trafficConfigParameter</w:t>
      </w:r>
      <w:r>
        <w:t xml:space="preserve">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traffic.StartTraffic())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r>
        <w:tab/>
      </w:r>
    </w:p>
    <w:p w:rsidR="007B7B3E" w:rsidRPr="00BA6621" w:rsidRDefault="007B7B3E" w:rsidP="00BA6621">
      <w:pPr>
        <w:shd w:val="clear" w:color="auto" w:fill="D9D9D9" w:themeFill="background1" w:themeFillShade="D9"/>
      </w:pPr>
      <w:r w:rsidRPr="00BA6621">
        <w:t>6.</w:t>
      </w:r>
      <w:r w:rsidRPr="00BA6621">
        <w:tab/>
        <w:t>Validate that traffic flows through without issues (</w:t>
      </w:r>
      <w:r w:rsidRPr="00BA6621">
        <w:t> no dropped packets)</w:t>
      </w:r>
    </w:p>
    <w:p w:rsidR="007B7B3E" w:rsidRDefault="007B7B3E" w:rsidP="007B7B3E"/>
    <w:p w:rsidR="007B7B3E" w:rsidRDefault="007B7B3E" w:rsidP="007B7B3E">
      <w:r>
        <w:t>if (status = traffic.DoesTrafficFlow())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traffic.AnyTrafficLoss()) ==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VNFM.VNF.ValidateAllocatedvResources(</w:t>
      </w:r>
      <w:r w:rsidR="009440E3">
        <w:t xml:space="preserve"> </w:t>
      </w:r>
      <w:r w:rsidR="00734B29">
        <w:rPr>
          <w:sz w:val="20"/>
        </w:rPr>
        <w:t>vnfRecord</w:t>
      </w:r>
      <w:r w:rsidR="009440E3">
        <w:t xml:space="preserve">, </w:t>
      </w:r>
      <w:r w:rsidR="00781CED">
        <w:t>vnfPackageID</w:t>
      </w:r>
      <w:r w:rsidR="009440E3">
        <w:t xml:space="preserve">, </w:t>
      </w:r>
      <w:r>
        <w:t>NORMAL_VRESOURCE_LEVEL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ab/>
      </w:r>
    </w:p>
    <w:p w:rsidR="007B7B3E" w:rsidRPr="00BA6621" w:rsidRDefault="007B7B3E" w:rsidP="00BA6621">
      <w:pPr>
        <w:shd w:val="clear" w:color="auto" w:fill="D9D9D9" w:themeFill="background1" w:themeFillShade="D9"/>
      </w:pPr>
      <w:r w:rsidRPr="00BA6621">
        <w:t>7.</w:t>
      </w:r>
      <w:r w:rsidRPr="00BA6621">
        <w:tab/>
        <w:t>Trigger a resize of the NFV resources to reach the maximum</w:t>
      </w:r>
    </w:p>
    <w:p w:rsidR="007B7B3E" w:rsidRDefault="007B7B3E" w:rsidP="007B7B3E"/>
    <w:p w:rsidR="007B7B3E" w:rsidRDefault="007B7B3E" w:rsidP="007B7B3E">
      <w:r>
        <w:t>if (status = VNFM.VNF.TriggerResizevRresources(</w:t>
      </w:r>
      <w:r w:rsidR="00734B29">
        <w:rPr>
          <w:sz w:val="20"/>
        </w:rPr>
        <w:t>vnfRecord</w:t>
      </w:r>
      <w:r w:rsidR="003B66CD">
        <w:rPr>
          <w:sz w:val="20"/>
        </w:rPr>
        <w:t>,</w:t>
      </w:r>
      <w:r>
        <w:t xml:space="preserve"> triggerType, MAX_RESIZE_LEVEL, vResourceType)) &lt;&gt; TRUE :</w:t>
      </w:r>
    </w:p>
    <w:p w:rsidR="007B7B3E" w:rsidRDefault="007B7B3E" w:rsidP="007B7B3E">
      <w:r>
        <w:tab/>
        <w:t>traffic.stopTraffic()</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8.</w:t>
      </w:r>
      <w:r w:rsidRPr="00BA6621">
        <w:tab/>
        <w:t>Validate VNF has resized to the max and has max capacity</w:t>
      </w:r>
    </w:p>
    <w:p w:rsidR="007B7B3E" w:rsidRDefault="007B7B3E" w:rsidP="007B7B3E"/>
    <w:p w:rsidR="007B7B3E" w:rsidRDefault="009741F4" w:rsidP="007B7B3E">
      <w:r>
        <w:t>tcR</w:t>
      </w:r>
      <w:r w:rsidR="00556203">
        <w:t>esult.</w:t>
      </w:r>
      <w:r w:rsidR="007B7B3E">
        <w:t xml:space="preserve">resourceList.maxResource = VNFM.VNF.GetvResourceList( </w:t>
      </w:r>
      <w:r w:rsidR="00734B29">
        <w:rPr>
          <w:sz w:val="20"/>
        </w:rPr>
        <w:t>vnfRecord</w:t>
      </w:r>
      <w:r w:rsidR="007B7B3E">
        <w:t>)</w:t>
      </w:r>
    </w:p>
    <w:p w:rsidR="007B7B3E" w:rsidRDefault="007B7B3E" w:rsidP="007B7B3E"/>
    <w:p w:rsidR="007B7B3E" w:rsidRDefault="007B7B3E" w:rsidP="007B7B3E">
      <w:r>
        <w:t xml:space="preserve">if (status = VNFM.VNF.ValidateAllocatedvResources( </w:t>
      </w:r>
      <w:r w:rsidR="00734B29">
        <w:rPr>
          <w:sz w:val="20"/>
        </w:rPr>
        <w:t>vnfRecord</w:t>
      </w:r>
      <w:r w:rsidR="009440E3">
        <w:t xml:space="preserve">, </w:t>
      </w:r>
      <w:r w:rsidR="00781CED">
        <w:t>vnfPackageID</w:t>
      </w:r>
      <w:r w:rsidR="009440E3">
        <w:t xml:space="preserve">, </w:t>
      </w:r>
      <w:r>
        <w:t>MAX_RESIZE_VRESOURCE_LEVEL )) &lt;&gt; TRUE :</w:t>
      </w:r>
    </w:p>
    <w:p w:rsidR="007B7B3E" w:rsidRDefault="007B7B3E" w:rsidP="007B7B3E">
      <w:r>
        <w:tab/>
        <w:t>VNFM.VNF.Terminate(</w:t>
      </w:r>
      <w:r w:rsidR="00734B29">
        <w:rPr>
          <w:sz w:val="20"/>
        </w:rPr>
        <w:t>vnfRecord</w:t>
      </w:r>
      <w:r>
        <w:t>)</w:t>
      </w:r>
    </w:p>
    <w:p w:rsidR="007B7B3E" w:rsidRDefault="007B7B3E" w:rsidP="007B7B3E">
      <w:r>
        <w:tab/>
      </w:r>
      <w:r w:rsidR="009741F4">
        <w:t>tcResult.overallStatus =</w:t>
      </w:r>
      <w:r>
        <w:t xml:space="preserve"> status</w:t>
      </w:r>
    </w:p>
    <w:p w:rsidR="009741F4" w:rsidRDefault="009741F4" w:rsidP="007B7B3E">
      <w:r>
        <w:lastRenderedPageBreak/>
        <w:tab/>
        <w:t>return ERROR</w:t>
      </w:r>
    </w:p>
    <w:p w:rsidR="007B7B3E" w:rsidRDefault="007B7B3E" w:rsidP="007B7B3E"/>
    <w:p w:rsidR="007B7B3E" w:rsidRPr="00BA6621" w:rsidRDefault="007B7B3E" w:rsidP="00BA6621">
      <w:pPr>
        <w:shd w:val="clear" w:color="auto" w:fill="D9D9D9" w:themeFill="background1" w:themeFillShade="D9"/>
      </w:pPr>
      <w:r w:rsidRPr="00BA6621">
        <w:t>9.</w:t>
      </w:r>
      <w:r w:rsidRPr="00BA6621">
        <w:tab/>
        <w:t>Generate max traffic load to load all VNF instances</w:t>
      </w:r>
    </w:p>
    <w:p w:rsidR="007B7B3E" w:rsidRDefault="007B7B3E" w:rsidP="007B7B3E"/>
    <w:p w:rsidR="007B7B3E" w:rsidRDefault="007B7B3E" w:rsidP="007B7B3E">
      <w:r>
        <w:t>if (status = traffic.ConfigTrafficLoad( MAX_TRAFFIC_LOAD</w:t>
      </w:r>
      <w:r w:rsidR="00222625">
        <w:t>, trafficConfigParameter</w:t>
      </w:r>
      <w:r>
        <w:t xml:space="preserve">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10.</w:t>
      </w:r>
      <w:r w:rsidRPr="00BA6621">
        <w:tab/>
        <w:t>Validate all traffic flows through and has reached max capacity</w:t>
      </w:r>
    </w:p>
    <w:p w:rsidR="007B7B3E" w:rsidRDefault="007B7B3E" w:rsidP="007B7B3E"/>
    <w:p w:rsidR="007B7B3E" w:rsidRDefault="007B7B3E" w:rsidP="007B7B3E">
      <w:r>
        <w:t>if (status = traffic.DoesTrafficFlow())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traffic.AnyTrafficLoss()) == TRUE :</w:t>
      </w:r>
    </w:p>
    <w:p w:rsidR="007B7B3E" w:rsidRDefault="007B7B3E" w:rsidP="007B7B3E">
      <w:r>
        <w:tab/>
      </w:r>
      <w:r w:rsidR="009741F4">
        <w:t>tcR</w:t>
      </w:r>
      <w:r>
        <w:t>esult</w:t>
      </w:r>
      <w:r w:rsidR="009741F4">
        <w:t>.</w:t>
      </w:r>
      <w:r w:rsidR="00EF7A54">
        <w:t>e</w:t>
      </w:r>
      <w:r>
        <w:t>rror</w:t>
      </w:r>
      <w:r w:rsidR="009741F4">
        <w:t>Info</w:t>
      </w:r>
      <w:r>
        <w:t xml:space="preserve"> </w:t>
      </w:r>
      <w:r w:rsidR="009741F4">
        <w:t>+</w:t>
      </w:r>
      <w:r>
        <w:t>= "</w:t>
      </w:r>
      <w:r w:rsidR="00EF7A54">
        <w:t>T</w:t>
      </w:r>
      <w:r>
        <w:t xml:space="preserve">raffic </w:t>
      </w:r>
      <w:r w:rsidR="00EF7A54">
        <w:t>loss</w:t>
      </w:r>
      <w:r>
        <w:t xml:space="preserve"> when apply max traffic"</w:t>
      </w:r>
    </w:p>
    <w:p w:rsidR="00EF7A54" w:rsidRDefault="00EF7A54" w:rsidP="007B7B3E">
      <w:r>
        <w:tab/>
        <w:t>tcResult.overallStatus |= ERROR_TRAFFIC_LOSS</w:t>
      </w:r>
    </w:p>
    <w:p w:rsidR="007B7B3E" w:rsidRDefault="007B7B3E" w:rsidP="007B7B3E"/>
    <w:p w:rsidR="007B7B3E" w:rsidRDefault="007B7B3E" w:rsidP="007B7B3E">
      <w:r>
        <w:t xml:space="preserve">if (status = VNFM.VNF.ValidateAllocatedvResources( </w:t>
      </w:r>
      <w:r w:rsidR="00734B29">
        <w:rPr>
          <w:sz w:val="20"/>
        </w:rPr>
        <w:t>vnfRecord</w:t>
      </w:r>
      <w:r w:rsidR="009440E3">
        <w:t xml:space="preserve">, </w:t>
      </w:r>
      <w:r w:rsidR="00781CED">
        <w:t>vnfPackageID</w:t>
      </w:r>
      <w:r w:rsidR="009440E3">
        <w:t xml:space="preserve">, </w:t>
      </w:r>
      <w:r>
        <w:t>MAX_VRESOURCE_LEVEL )) &lt;&gt; TRUE :</w:t>
      </w:r>
    </w:p>
    <w:p w:rsidR="007B7B3E" w:rsidRDefault="007B7B3E" w:rsidP="007B7B3E">
      <w:r>
        <w:tab/>
      </w:r>
      <w:r w:rsidR="009741F4">
        <w:t>tcR</w:t>
      </w:r>
      <w:r>
        <w:t>esult</w:t>
      </w:r>
      <w:r w:rsidR="00EF7A54">
        <w:t>.errorInfo</w:t>
      </w:r>
      <w:r>
        <w:t xml:space="preserve"> </w:t>
      </w:r>
      <w:r w:rsidR="00EF7A54">
        <w:t>+</w:t>
      </w:r>
      <w:r>
        <w:t>= "vResource change when apply max traffic"</w:t>
      </w:r>
    </w:p>
    <w:p w:rsidR="00EF7A54" w:rsidRDefault="00EF7A54" w:rsidP="007B7B3E">
      <w:r>
        <w:tab/>
        <w:t>tcResult.overallStatus |= ERROR_VRESOURCE_CHANGE</w:t>
      </w:r>
    </w:p>
    <w:p w:rsidR="007B7B3E" w:rsidRDefault="007B7B3E" w:rsidP="007B7B3E"/>
    <w:p w:rsidR="007B7B3E" w:rsidRPr="00BA6621" w:rsidRDefault="007B7B3E" w:rsidP="00BA6621">
      <w:pPr>
        <w:shd w:val="clear" w:color="auto" w:fill="D9D9D9" w:themeFill="background1" w:themeFillShade="D9"/>
      </w:pPr>
      <w:r w:rsidRPr="00BA6621">
        <w:t>11.</w:t>
      </w:r>
      <w:r w:rsidRPr="00BA6621">
        <w:tab/>
        <w:t xml:space="preserve">Clear counters </w:t>
      </w:r>
    </w:p>
    <w:p w:rsidR="007B7B3E" w:rsidRDefault="007B7B3E" w:rsidP="007B7B3E"/>
    <w:p w:rsidR="007B7B3E" w:rsidRDefault="007B7B3E" w:rsidP="007B7B3E">
      <w:r>
        <w:t>traffic.ClearCounters()</w:t>
      </w:r>
    </w:p>
    <w:p w:rsidR="007B7B3E" w:rsidRDefault="007B7B3E" w:rsidP="007B7B3E"/>
    <w:p w:rsidR="007B7B3E" w:rsidRPr="00BA6621" w:rsidRDefault="007B7B3E" w:rsidP="00BA6621">
      <w:pPr>
        <w:shd w:val="clear" w:color="auto" w:fill="D9D9D9" w:themeFill="background1" w:themeFillShade="D9"/>
      </w:pPr>
      <w:r w:rsidRPr="00BA6621">
        <w:t>12.</w:t>
      </w:r>
      <w:r w:rsidRPr="00BA6621">
        <w:tab/>
        <w:t>Stop the VNF (--&gt; time stamp)</w:t>
      </w:r>
    </w:p>
    <w:p w:rsidR="007B7B3E" w:rsidRDefault="007B7B3E" w:rsidP="007B7B3E"/>
    <w:p w:rsidR="007B7B3E" w:rsidRDefault="009741F4" w:rsidP="007B7B3E">
      <w:r>
        <w:t>tcR</w:t>
      </w:r>
      <w:r w:rsidR="00556203">
        <w:t>esult.</w:t>
      </w:r>
      <w:r w:rsidR="007B7B3E">
        <w:t>timeRecord.stopVNF</w:t>
      </w:r>
      <w:r w:rsidR="00556203">
        <w:t>Start</w:t>
      </w:r>
      <w:r w:rsidR="007B7B3E">
        <w:t xml:space="preserve"> = time.clock()</w:t>
      </w:r>
    </w:p>
    <w:p w:rsidR="007B7B3E" w:rsidRDefault="007B7B3E" w:rsidP="007B7B3E">
      <w:r>
        <w:t>status = VNFM.VNF.Stop(</w:t>
      </w:r>
      <w:r w:rsidR="00734B29">
        <w:rPr>
          <w:sz w:val="20"/>
        </w:rPr>
        <w:t>vnfRecord</w:t>
      </w:r>
      <w:r>
        <w:t>)</w:t>
      </w:r>
    </w:p>
    <w:p w:rsidR="007B7B3E" w:rsidRDefault="007B7B3E" w:rsidP="007B7B3E">
      <w:r>
        <w:t>if  status &lt;&gt; SUCCESS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13.</w:t>
      </w:r>
      <w:r w:rsidRPr="00BA6621">
        <w:tab/>
        <w:t>Validate VNF has been stopped (--&gt; time stamp)</w:t>
      </w:r>
    </w:p>
    <w:p w:rsidR="007B7B3E" w:rsidRDefault="007B7B3E" w:rsidP="007B7B3E"/>
    <w:p w:rsidR="005C30E6" w:rsidRDefault="005C30E6" w:rsidP="007B7B3E">
      <w:r>
        <w:t>wait_time = MAX_VNF_INACTIVATE_TIME</w:t>
      </w:r>
    </w:p>
    <w:p w:rsidR="007B7B3E" w:rsidRDefault="007B7B3E" w:rsidP="007B7B3E">
      <w:r>
        <w:t>while ( vnfState = VNFM.VNF.GetVNFState(</w:t>
      </w:r>
      <w:r w:rsidR="00734B29">
        <w:rPr>
          <w:sz w:val="20"/>
        </w:rPr>
        <w:t>vnfRecord</w:t>
      </w:r>
      <w:r>
        <w:t>) ) &lt;&gt; VNF_STATE_</w:t>
      </w:r>
      <w:r w:rsidR="005C30E6">
        <w:t>IN</w:t>
      </w:r>
      <w:r>
        <w:t>ACTIVE :</w:t>
      </w:r>
    </w:p>
    <w:p w:rsidR="007B7B3E" w:rsidRDefault="007B7B3E" w:rsidP="007B7B3E">
      <w:r>
        <w:tab/>
        <w:t>if vnfState == VNF_STATE_ERROR :</w:t>
      </w:r>
    </w:p>
    <w:p w:rsidR="007B7B3E" w:rsidRDefault="007B7B3E" w:rsidP="007B7B3E">
      <w:r>
        <w:tab/>
      </w:r>
      <w:r>
        <w:tab/>
        <w:t>VNFM.VNF.Terminate(</w:t>
      </w:r>
      <w:r w:rsidR="00734B29">
        <w:rPr>
          <w:sz w:val="20"/>
        </w:rPr>
        <w:t>vnfRecord</w:t>
      </w:r>
      <w:r>
        <w:t>)</w:t>
      </w:r>
    </w:p>
    <w:p w:rsidR="007B7B3E" w:rsidRDefault="009741F4" w:rsidP="007B7B3E">
      <w:r>
        <w:tab/>
      </w:r>
      <w:r>
        <w:tab/>
        <w:t>tcResult.overallStatus =</w:t>
      </w:r>
      <w:r w:rsidR="007B7B3E">
        <w:t xml:space="preserve"> vnfState</w:t>
      </w:r>
    </w:p>
    <w:p w:rsidR="009741F4" w:rsidRDefault="009741F4" w:rsidP="007B7B3E">
      <w:r>
        <w:tab/>
      </w:r>
      <w:r>
        <w:tab/>
        <w:t>return ERROR</w:t>
      </w:r>
    </w:p>
    <w:p w:rsidR="005C30E6" w:rsidRDefault="005C30E6" w:rsidP="005C30E6">
      <w:r>
        <w:tab/>
        <w:t>if wait_time-- == 0 :</w:t>
      </w:r>
    </w:p>
    <w:p w:rsidR="005C30E6" w:rsidRDefault="009741F4" w:rsidP="005C30E6">
      <w:pPr>
        <w:ind w:left="1440"/>
      </w:pPr>
      <w:r>
        <w:t>tcResult.overallStatus =</w:t>
      </w:r>
      <w:r w:rsidR="005C30E6">
        <w:t xml:space="preserve"> VNF_STATE_ERROR</w:t>
      </w:r>
    </w:p>
    <w:p w:rsidR="009741F4" w:rsidRDefault="009741F4" w:rsidP="005C30E6">
      <w:pPr>
        <w:ind w:left="1440"/>
      </w:pPr>
      <w:r>
        <w:t>return ERROR</w:t>
      </w:r>
    </w:p>
    <w:p w:rsidR="007B7B3E" w:rsidRDefault="007B7B3E" w:rsidP="007B7B3E">
      <w:r>
        <w:tab/>
        <w:t>time.sleep( 1 sec )</w:t>
      </w:r>
    </w:p>
    <w:p w:rsidR="007B7B3E" w:rsidRDefault="009741F4" w:rsidP="007B7B3E">
      <w:r>
        <w:t>tcR</w:t>
      </w:r>
      <w:r w:rsidR="00556203">
        <w:t>esult.timeRecord.stop</w:t>
      </w:r>
      <w:r w:rsidR="007B7B3E">
        <w:t>VNF</w:t>
      </w:r>
      <w:r w:rsidR="00556203">
        <w:t xml:space="preserve">End </w:t>
      </w:r>
      <w:r w:rsidR="007B7B3E">
        <w:t>= time.clock()</w:t>
      </w:r>
    </w:p>
    <w:p w:rsidR="007B7B3E" w:rsidRDefault="007B7B3E" w:rsidP="007B7B3E"/>
    <w:p w:rsidR="007B7B3E" w:rsidRPr="00BA6621" w:rsidRDefault="007B7B3E" w:rsidP="00BA6621">
      <w:pPr>
        <w:shd w:val="clear" w:color="auto" w:fill="D9D9D9" w:themeFill="background1" w:themeFillShade="D9"/>
      </w:pPr>
      <w:r w:rsidRPr="00BA6621">
        <w:lastRenderedPageBreak/>
        <w:t>14.</w:t>
      </w:r>
      <w:r w:rsidRPr="00BA6621">
        <w:tab/>
        <w:t>Validate no traffic flows through (--&gt; last arrival time stamp)</w:t>
      </w:r>
    </w:p>
    <w:p w:rsidR="007B7B3E" w:rsidRDefault="007B7B3E" w:rsidP="007B7B3E"/>
    <w:p w:rsidR="007B7B3E" w:rsidRDefault="007B7B3E" w:rsidP="007B7B3E">
      <w:r>
        <w:t>if (status = traffic.DoesTrafficFlow()) ==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15.</w:t>
      </w:r>
      <w:r w:rsidRPr="00BA6621">
        <w:tab/>
        <w:t>Stop traffic</w:t>
      </w:r>
    </w:p>
    <w:p w:rsidR="007B7B3E" w:rsidRDefault="007B7B3E" w:rsidP="007B7B3E"/>
    <w:p w:rsidR="007B7B3E" w:rsidRDefault="007B7B3E" w:rsidP="007B7B3E">
      <w:r>
        <w:t>if (status = traffic.Stop()) &lt;&gt; TRUE :</w:t>
      </w:r>
    </w:p>
    <w:p w:rsidR="007B7B3E" w:rsidRDefault="007B7B3E" w:rsidP="007B7B3E">
      <w:r>
        <w:tab/>
        <w:t>VNFM.VNF.Terminate(</w:t>
      </w:r>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16.</w:t>
      </w:r>
      <w:r w:rsidRPr="00BA6621">
        <w:tab/>
        <w:t>Calculate the time to stop a max scaled VNF under load (</w:t>
      </w:r>
      <w:r w:rsidRPr="00BA6621">
        <w:t> last arrival time stamp)</w:t>
      </w:r>
    </w:p>
    <w:p w:rsidR="007B7B3E" w:rsidRDefault="007B7B3E" w:rsidP="007B7B3E"/>
    <w:p w:rsidR="007B7B3E" w:rsidRDefault="009741F4" w:rsidP="007B7B3E">
      <w:r>
        <w:t>tcR</w:t>
      </w:r>
      <w:r w:rsidR="00556203">
        <w:t>esult.</w:t>
      </w:r>
      <w:r w:rsidR="007B7B3E">
        <w:t>timeRecord.deactivationTime = traffic.CalculateDeactivationTime()</w:t>
      </w:r>
    </w:p>
    <w:p w:rsidR="007B7B3E" w:rsidRDefault="009741F4" w:rsidP="007B7B3E">
      <w:r>
        <w:t>tcR</w:t>
      </w:r>
      <w:r w:rsidR="00556203">
        <w:t>esult.</w:t>
      </w:r>
      <w:r w:rsidR="007B7B3E">
        <w:t xml:space="preserve">timeRecord.StopCompletionTime = </w:t>
      </w:r>
      <w:r>
        <w:t>tcRresult.t</w:t>
      </w:r>
      <w:r w:rsidR="007B7B3E">
        <w:t>imeRecord.</w:t>
      </w:r>
      <w:r w:rsidR="00556203">
        <w:t>stop</w:t>
      </w:r>
      <w:r w:rsidR="007B7B3E">
        <w:t>VNF</w:t>
      </w:r>
      <w:r w:rsidR="00556203">
        <w:t xml:space="preserve">Start </w:t>
      </w:r>
      <w:r>
        <w:t>–</w:t>
      </w:r>
      <w:r w:rsidR="00556203">
        <w:t xml:space="preserve"> </w:t>
      </w:r>
      <w:r>
        <w:t>tcResult.</w:t>
      </w:r>
      <w:r w:rsidR="00556203">
        <w:t>timeRecord.stop</w:t>
      </w:r>
      <w:r w:rsidR="007B7B3E">
        <w:t>VNF</w:t>
      </w:r>
      <w:r w:rsidR="00556203">
        <w:t>End</w:t>
      </w:r>
    </w:p>
    <w:p w:rsidR="00D951C9" w:rsidRDefault="00D951C9" w:rsidP="005A676A"/>
    <w:p w:rsidR="003B66CD" w:rsidRDefault="00734B29" w:rsidP="005A676A">
      <w:r>
        <w:rPr>
          <w:sz w:val="20"/>
        </w:rPr>
        <w:t>vnfRecord</w:t>
      </w:r>
      <w:r w:rsidR="003B66CD">
        <w:rPr>
          <w:sz w:val="20"/>
        </w:rPr>
        <w:t>.Delete()</w:t>
      </w:r>
    </w:p>
    <w:p w:rsidR="003B66CD" w:rsidRDefault="003B66CD" w:rsidP="005A676A"/>
    <w:p w:rsidR="00556203" w:rsidRDefault="009741F4" w:rsidP="005A676A">
      <w:r>
        <w:t>return tcResult.overallStatus</w:t>
      </w:r>
    </w:p>
    <w:p w:rsidR="00D951C9" w:rsidRDefault="00D951C9" w:rsidP="005A676A"/>
    <w:p w:rsidR="00BB6597" w:rsidRDefault="00BB6597" w:rsidP="00BB6597">
      <w:pPr>
        <w:pStyle w:val="Heading1"/>
      </w:pPr>
      <w:bookmarkStart w:id="7098" w:name="_Toc477275684"/>
      <w:r>
        <w:t>List of all Functions</w:t>
      </w:r>
      <w:bookmarkEnd w:id="7098"/>
    </w:p>
    <w:p w:rsidR="00BB6597" w:rsidRPr="00BB6597" w:rsidRDefault="00BB6597" w:rsidP="00BB6597">
      <w:pPr>
        <w:pStyle w:val="BodyText"/>
        <w:rPr>
          <w:lang w:eastAsia="zh-CN"/>
        </w:rPr>
      </w:pPr>
    </w:p>
    <w:p w:rsidR="00A57497" w:rsidRDefault="00BB6597">
      <w:pPr>
        <w:pStyle w:val="TOC1"/>
        <w:rPr>
          <w:ins w:id="7099" w:author="Seggelke, Klaus" w:date="2017-03-14T17:13:00Z"/>
          <w:rFonts w:asciiTheme="minorHAnsi" w:eastAsiaTheme="minorEastAsia" w:hAnsiTheme="minorHAnsi" w:cstheme="minorBidi"/>
          <w:color w:val="auto"/>
          <w:sz w:val="22"/>
          <w:szCs w:val="22"/>
        </w:rPr>
      </w:pPr>
      <w:r>
        <w:fldChar w:fldCharType="begin"/>
      </w:r>
      <w:r>
        <w:instrText xml:space="preserve"> TOC \h \z \t "Function,1" </w:instrText>
      </w:r>
      <w:r>
        <w:fldChar w:fldCharType="separate"/>
      </w:r>
      <w:ins w:id="7100" w:author="Seggelke, Klaus" w:date="2017-03-14T17:13:00Z">
        <w:r w:rsidR="00A57497" w:rsidRPr="00E54385">
          <w:rPr>
            <w:rStyle w:val="Hyperlink"/>
          </w:rPr>
          <w:fldChar w:fldCharType="begin"/>
        </w:r>
        <w:r w:rsidR="00A57497" w:rsidRPr="00E54385">
          <w:rPr>
            <w:rStyle w:val="Hyperlink"/>
          </w:rPr>
          <w:instrText xml:space="preserve"> </w:instrText>
        </w:r>
        <w:r w:rsidR="00A57497">
          <w:instrText>HYPERLINK \l "_Toc477275689"</w:instrText>
        </w:r>
        <w:r w:rsidR="00A57497" w:rsidRPr="00E54385">
          <w:rPr>
            <w:rStyle w:val="Hyperlink"/>
          </w:rPr>
          <w:instrText xml:space="preserve"> </w:instrText>
        </w:r>
        <w:r w:rsidR="00A57497" w:rsidRPr="00E54385">
          <w:rPr>
            <w:rStyle w:val="Hyperlink"/>
          </w:rPr>
        </w:r>
        <w:r w:rsidR="00A57497" w:rsidRPr="00E54385">
          <w:rPr>
            <w:rStyle w:val="Hyperlink"/>
          </w:rPr>
          <w:fldChar w:fldCharType="separate"/>
        </w:r>
        <w:r w:rsidR="00A57497" w:rsidRPr="00E54385">
          <w:rPr>
            <w:rStyle w:val="Hyperlink"/>
          </w:rPr>
          <w:t>1</w:t>
        </w:r>
        <w:r w:rsidR="00A57497">
          <w:rPr>
            <w:rFonts w:asciiTheme="minorHAnsi" w:eastAsiaTheme="minorEastAsia" w:hAnsiTheme="minorHAnsi" w:cstheme="minorBidi"/>
            <w:color w:val="auto"/>
            <w:sz w:val="22"/>
            <w:szCs w:val="22"/>
          </w:rPr>
          <w:tab/>
        </w:r>
        <w:r w:rsidR="00A57497" w:rsidRPr="00E54385">
          <w:rPr>
            <w:rStyle w:val="Hyperlink"/>
          </w:rPr>
          <w:t>Function: VNFRECORD.Create()</w:t>
        </w:r>
        <w:r w:rsidR="00A57497">
          <w:rPr>
            <w:webHidden/>
          </w:rPr>
          <w:tab/>
        </w:r>
        <w:r w:rsidR="00A57497">
          <w:rPr>
            <w:webHidden/>
          </w:rPr>
          <w:fldChar w:fldCharType="begin"/>
        </w:r>
        <w:r w:rsidR="00A57497">
          <w:rPr>
            <w:webHidden/>
          </w:rPr>
          <w:instrText xml:space="preserve"> PAGEREF _Toc477275689 \h </w:instrText>
        </w:r>
        <w:r w:rsidR="00A57497">
          <w:rPr>
            <w:webHidden/>
          </w:rPr>
        </w:r>
      </w:ins>
      <w:r w:rsidR="00A57497">
        <w:rPr>
          <w:webHidden/>
        </w:rPr>
        <w:fldChar w:fldCharType="separate"/>
      </w:r>
      <w:ins w:id="7101" w:author="Seggelke, Klaus" w:date="2017-03-14T17:13:00Z">
        <w:r w:rsidR="00A57497">
          <w:rPr>
            <w:webHidden/>
          </w:rPr>
          <w:t>107</w:t>
        </w:r>
        <w:r w:rsidR="00A57497">
          <w:rPr>
            <w:webHidden/>
          </w:rPr>
          <w:fldChar w:fldCharType="end"/>
        </w:r>
        <w:r w:rsidR="00A57497" w:rsidRPr="00E54385">
          <w:rPr>
            <w:rStyle w:val="Hyperlink"/>
          </w:rPr>
          <w:fldChar w:fldCharType="end"/>
        </w:r>
      </w:ins>
    </w:p>
    <w:p w:rsidR="00A57497" w:rsidRDefault="00A57497">
      <w:pPr>
        <w:pStyle w:val="TOC1"/>
        <w:rPr>
          <w:ins w:id="7102" w:author="Seggelke, Klaus" w:date="2017-03-14T17:13:00Z"/>
          <w:rFonts w:asciiTheme="minorHAnsi" w:eastAsiaTheme="minorEastAsia" w:hAnsiTheme="minorHAnsi" w:cstheme="minorBidi"/>
          <w:color w:val="auto"/>
          <w:sz w:val="22"/>
          <w:szCs w:val="22"/>
        </w:rPr>
      </w:pPr>
      <w:ins w:id="7103" w:author="Seggelke, Klaus" w:date="2017-03-14T17:13:00Z">
        <w:r w:rsidRPr="00E54385">
          <w:rPr>
            <w:rStyle w:val="Hyperlink"/>
          </w:rPr>
          <w:fldChar w:fldCharType="begin"/>
        </w:r>
        <w:r w:rsidRPr="00E54385">
          <w:rPr>
            <w:rStyle w:val="Hyperlink"/>
          </w:rPr>
          <w:instrText xml:space="preserve"> </w:instrText>
        </w:r>
        <w:r>
          <w:instrText>HYPERLINK \l "_Toc477275690"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w:t>
        </w:r>
        <w:r>
          <w:rPr>
            <w:rFonts w:asciiTheme="minorHAnsi" w:eastAsiaTheme="minorEastAsia" w:hAnsiTheme="minorHAnsi" w:cstheme="minorBidi"/>
            <w:color w:val="auto"/>
            <w:sz w:val="22"/>
            <w:szCs w:val="22"/>
          </w:rPr>
          <w:tab/>
        </w:r>
        <w:r w:rsidRPr="00E54385">
          <w:rPr>
            <w:rStyle w:val="Hyperlink"/>
          </w:rPr>
          <w:t>Function: VNFRECORD.Delete()</w:t>
        </w:r>
        <w:r>
          <w:rPr>
            <w:webHidden/>
          </w:rPr>
          <w:tab/>
        </w:r>
        <w:r>
          <w:rPr>
            <w:webHidden/>
          </w:rPr>
          <w:fldChar w:fldCharType="begin"/>
        </w:r>
        <w:r>
          <w:rPr>
            <w:webHidden/>
          </w:rPr>
          <w:instrText xml:space="preserve"> PAGEREF _Toc477275690 \h </w:instrText>
        </w:r>
        <w:r>
          <w:rPr>
            <w:webHidden/>
          </w:rPr>
        </w:r>
      </w:ins>
      <w:r>
        <w:rPr>
          <w:webHidden/>
        </w:rPr>
        <w:fldChar w:fldCharType="separate"/>
      </w:r>
      <w:ins w:id="7104" w:author="Seggelke, Klaus" w:date="2017-03-14T17:13:00Z">
        <w:r>
          <w:rPr>
            <w:webHidden/>
          </w:rPr>
          <w:t>107</w:t>
        </w:r>
        <w:r>
          <w:rPr>
            <w:webHidden/>
          </w:rPr>
          <w:fldChar w:fldCharType="end"/>
        </w:r>
        <w:r w:rsidRPr="00E54385">
          <w:rPr>
            <w:rStyle w:val="Hyperlink"/>
          </w:rPr>
          <w:fldChar w:fldCharType="end"/>
        </w:r>
      </w:ins>
    </w:p>
    <w:p w:rsidR="00A57497" w:rsidRDefault="00A57497">
      <w:pPr>
        <w:pStyle w:val="TOC1"/>
        <w:rPr>
          <w:ins w:id="7105" w:author="Seggelke, Klaus" w:date="2017-03-14T17:13:00Z"/>
          <w:rFonts w:asciiTheme="minorHAnsi" w:eastAsiaTheme="minorEastAsia" w:hAnsiTheme="minorHAnsi" w:cstheme="minorBidi"/>
          <w:color w:val="auto"/>
          <w:sz w:val="22"/>
          <w:szCs w:val="22"/>
        </w:rPr>
      </w:pPr>
      <w:ins w:id="7106" w:author="Seggelke, Klaus" w:date="2017-03-14T17:13:00Z">
        <w:r w:rsidRPr="00E54385">
          <w:rPr>
            <w:rStyle w:val="Hyperlink"/>
          </w:rPr>
          <w:fldChar w:fldCharType="begin"/>
        </w:r>
        <w:r w:rsidRPr="00E54385">
          <w:rPr>
            <w:rStyle w:val="Hyperlink"/>
          </w:rPr>
          <w:instrText xml:space="preserve"> </w:instrText>
        </w:r>
        <w:r>
          <w:instrText>HYPERLINK \l "_Toc477275691"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w:t>
        </w:r>
        <w:r>
          <w:rPr>
            <w:rFonts w:asciiTheme="minorHAnsi" w:eastAsiaTheme="minorEastAsia" w:hAnsiTheme="minorHAnsi" w:cstheme="minorBidi"/>
            <w:color w:val="auto"/>
            <w:sz w:val="22"/>
            <w:szCs w:val="22"/>
          </w:rPr>
          <w:tab/>
        </w:r>
        <w:r w:rsidRPr="00E54385">
          <w:rPr>
            <w:rStyle w:val="Hyperlink"/>
          </w:rPr>
          <w:t>Function: ElementManagement.GetState()</w:t>
        </w:r>
        <w:r>
          <w:rPr>
            <w:webHidden/>
          </w:rPr>
          <w:tab/>
        </w:r>
        <w:r>
          <w:rPr>
            <w:webHidden/>
          </w:rPr>
          <w:fldChar w:fldCharType="begin"/>
        </w:r>
        <w:r>
          <w:rPr>
            <w:webHidden/>
          </w:rPr>
          <w:instrText xml:space="preserve"> PAGEREF _Toc477275691 \h </w:instrText>
        </w:r>
        <w:r>
          <w:rPr>
            <w:webHidden/>
          </w:rPr>
        </w:r>
      </w:ins>
      <w:r>
        <w:rPr>
          <w:webHidden/>
        </w:rPr>
        <w:fldChar w:fldCharType="separate"/>
      </w:r>
      <w:ins w:id="7107" w:author="Seggelke, Klaus" w:date="2017-03-14T17:13:00Z">
        <w:r>
          <w:rPr>
            <w:webHidden/>
          </w:rPr>
          <w:t>107</w:t>
        </w:r>
        <w:r>
          <w:rPr>
            <w:webHidden/>
          </w:rPr>
          <w:fldChar w:fldCharType="end"/>
        </w:r>
        <w:r w:rsidRPr="00E54385">
          <w:rPr>
            <w:rStyle w:val="Hyperlink"/>
          </w:rPr>
          <w:fldChar w:fldCharType="end"/>
        </w:r>
      </w:ins>
    </w:p>
    <w:p w:rsidR="00A57497" w:rsidRDefault="00A57497">
      <w:pPr>
        <w:pStyle w:val="TOC1"/>
        <w:rPr>
          <w:ins w:id="7108" w:author="Seggelke, Klaus" w:date="2017-03-14T17:13:00Z"/>
          <w:rFonts w:asciiTheme="minorHAnsi" w:eastAsiaTheme="minorEastAsia" w:hAnsiTheme="minorHAnsi" w:cstheme="minorBidi"/>
          <w:color w:val="auto"/>
          <w:sz w:val="22"/>
          <w:szCs w:val="22"/>
        </w:rPr>
      </w:pPr>
      <w:ins w:id="7109" w:author="Seggelke, Klaus" w:date="2017-03-14T17:13:00Z">
        <w:r w:rsidRPr="00E54385">
          <w:rPr>
            <w:rStyle w:val="Hyperlink"/>
          </w:rPr>
          <w:fldChar w:fldCharType="begin"/>
        </w:r>
        <w:r w:rsidRPr="00E54385">
          <w:rPr>
            <w:rStyle w:val="Hyperlink"/>
          </w:rPr>
          <w:instrText xml:space="preserve"> </w:instrText>
        </w:r>
        <w:r>
          <w:instrText>HYPERLINK \l "_Toc477275692"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w:t>
        </w:r>
        <w:r>
          <w:rPr>
            <w:rFonts w:asciiTheme="minorHAnsi" w:eastAsiaTheme="minorEastAsia" w:hAnsiTheme="minorHAnsi" w:cstheme="minorBidi"/>
            <w:color w:val="auto"/>
            <w:sz w:val="22"/>
            <w:szCs w:val="22"/>
          </w:rPr>
          <w:tab/>
        </w:r>
        <w:r w:rsidRPr="00E54385">
          <w:rPr>
            <w:rStyle w:val="Hyperlink"/>
          </w:rPr>
          <w:t>Function: ElementManagement.Start()</w:t>
        </w:r>
        <w:r>
          <w:rPr>
            <w:webHidden/>
          </w:rPr>
          <w:tab/>
        </w:r>
        <w:r>
          <w:rPr>
            <w:webHidden/>
          </w:rPr>
          <w:fldChar w:fldCharType="begin"/>
        </w:r>
        <w:r>
          <w:rPr>
            <w:webHidden/>
          </w:rPr>
          <w:instrText xml:space="preserve"> PAGEREF _Toc477275692 \h </w:instrText>
        </w:r>
        <w:r>
          <w:rPr>
            <w:webHidden/>
          </w:rPr>
        </w:r>
      </w:ins>
      <w:r>
        <w:rPr>
          <w:webHidden/>
        </w:rPr>
        <w:fldChar w:fldCharType="separate"/>
      </w:r>
      <w:ins w:id="7110" w:author="Seggelke, Klaus" w:date="2017-03-14T17:13:00Z">
        <w:r>
          <w:rPr>
            <w:webHidden/>
          </w:rPr>
          <w:t>108</w:t>
        </w:r>
        <w:r>
          <w:rPr>
            <w:webHidden/>
          </w:rPr>
          <w:fldChar w:fldCharType="end"/>
        </w:r>
        <w:r w:rsidRPr="00E54385">
          <w:rPr>
            <w:rStyle w:val="Hyperlink"/>
          </w:rPr>
          <w:fldChar w:fldCharType="end"/>
        </w:r>
      </w:ins>
    </w:p>
    <w:p w:rsidR="00A57497" w:rsidRDefault="00A57497">
      <w:pPr>
        <w:pStyle w:val="TOC1"/>
        <w:rPr>
          <w:ins w:id="7111" w:author="Seggelke, Klaus" w:date="2017-03-14T17:13:00Z"/>
          <w:rFonts w:asciiTheme="minorHAnsi" w:eastAsiaTheme="minorEastAsia" w:hAnsiTheme="minorHAnsi" w:cstheme="minorBidi"/>
          <w:color w:val="auto"/>
          <w:sz w:val="22"/>
          <w:szCs w:val="22"/>
        </w:rPr>
      </w:pPr>
      <w:ins w:id="7112" w:author="Seggelke, Klaus" w:date="2017-03-14T17:13:00Z">
        <w:r w:rsidRPr="00E54385">
          <w:rPr>
            <w:rStyle w:val="Hyperlink"/>
          </w:rPr>
          <w:fldChar w:fldCharType="begin"/>
        </w:r>
        <w:r w:rsidRPr="00E54385">
          <w:rPr>
            <w:rStyle w:val="Hyperlink"/>
          </w:rPr>
          <w:instrText xml:space="preserve"> </w:instrText>
        </w:r>
        <w:r>
          <w:instrText>HYPERLINK \l "_Toc477275693"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w:t>
        </w:r>
        <w:r>
          <w:rPr>
            <w:rFonts w:asciiTheme="minorHAnsi" w:eastAsiaTheme="minorEastAsia" w:hAnsiTheme="minorHAnsi" w:cstheme="minorBidi"/>
            <w:color w:val="auto"/>
            <w:sz w:val="22"/>
            <w:szCs w:val="22"/>
          </w:rPr>
          <w:tab/>
        </w:r>
        <w:r w:rsidRPr="00E54385">
          <w:rPr>
            <w:rStyle w:val="Hyperlink"/>
          </w:rPr>
          <w:t>Function: ElementManagement.Stop()</w:t>
        </w:r>
        <w:r>
          <w:rPr>
            <w:webHidden/>
          </w:rPr>
          <w:tab/>
        </w:r>
        <w:r>
          <w:rPr>
            <w:webHidden/>
          </w:rPr>
          <w:fldChar w:fldCharType="begin"/>
        </w:r>
        <w:r>
          <w:rPr>
            <w:webHidden/>
          </w:rPr>
          <w:instrText xml:space="preserve"> PAGEREF _Toc477275693 \h </w:instrText>
        </w:r>
        <w:r>
          <w:rPr>
            <w:webHidden/>
          </w:rPr>
        </w:r>
      </w:ins>
      <w:r>
        <w:rPr>
          <w:webHidden/>
        </w:rPr>
        <w:fldChar w:fldCharType="separate"/>
      </w:r>
      <w:ins w:id="7113" w:author="Seggelke, Klaus" w:date="2017-03-14T17:13:00Z">
        <w:r>
          <w:rPr>
            <w:webHidden/>
          </w:rPr>
          <w:t>108</w:t>
        </w:r>
        <w:r>
          <w:rPr>
            <w:webHidden/>
          </w:rPr>
          <w:fldChar w:fldCharType="end"/>
        </w:r>
        <w:r w:rsidRPr="00E54385">
          <w:rPr>
            <w:rStyle w:val="Hyperlink"/>
          </w:rPr>
          <w:fldChar w:fldCharType="end"/>
        </w:r>
      </w:ins>
    </w:p>
    <w:p w:rsidR="00A57497" w:rsidRDefault="00A57497">
      <w:pPr>
        <w:pStyle w:val="TOC1"/>
        <w:rPr>
          <w:ins w:id="7114" w:author="Seggelke, Klaus" w:date="2017-03-14T17:13:00Z"/>
          <w:rFonts w:asciiTheme="minorHAnsi" w:eastAsiaTheme="minorEastAsia" w:hAnsiTheme="minorHAnsi" w:cstheme="minorBidi"/>
          <w:color w:val="auto"/>
          <w:sz w:val="22"/>
          <w:szCs w:val="22"/>
        </w:rPr>
      </w:pPr>
      <w:ins w:id="7115" w:author="Seggelke, Klaus" w:date="2017-03-14T17:13:00Z">
        <w:r w:rsidRPr="00E54385">
          <w:rPr>
            <w:rStyle w:val="Hyperlink"/>
          </w:rPr>
          <w:fldChar w:fldCharType="begin"/>
        </w:r>
        <w:r w:rsidRPr="00E54385">
          <w:rPr>
            <w:rStyle w:val="Hyperlink"/>
          </w:rPr>
          <w:instrText xml:space="preserve"> </w:instrText>
        </w:r>
        <w:r>
          <w:instrText>HYPERLINK \l "_Toc477275694"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w:t>
        </w:r>
        <w:r>
          <w:rPr>
            <w:rFonts w:asciiTheme="minorHAnsi" w:eastAsiaTheme="minorEastAsia" w:hAnsiTheme="minorHAnsi" w:cstheme="minorBidi"/>
            <w:color w:val="auto"/>
            <w:sz w:val="22"/>
            <w:szCs w:val="22"/>
          </w:rPr>
          <w:tab/>
        </w:r>
        <w:r w:rsidRPr="00E54385">
          <w:rPr>
            <w:rStyle w:val="Hyperlink"/>
          </w:rPr>
          <w:t>Function: ElementManagement.SuspendEM()</w:t>
        </w:r>
        <w:r>
          <w:rPr>
            <w:webHidden/>
          </w:rPr>
          <w:tab/>
        </w:r>
        <w:r>
          <w:rPr>
            <w:webHidden/>
          </w:rPr>
          <w:fldChar w:fldCharType="begin"/>
        </w:r>
        <w:r>
          <w:rPr>
            <w:webHidden/>
          </w:rPr>
          <w:instrText xml:space="preserve"> PAGEREF _Toc477275694 \h </w:instrText>
        </w:r>
        <w:r>
          <w:rPr>
            <w:webHidden/>
          </w:rPr>
        </w:r>
      </w:ins>
      <w:r>
        <w:rPr>
          <w:webHidden/>
        </w:rPr>
        <w:fldChar w:fldCharType="separate"/>
      </w:r>
      <w:ins w:id="7116" w:author="Seggelke, Klaus" w:date="2017-03-14T17:13:00Z">
        <w:r>
          <w:rPr>
            <w:webHidden/>
          </w:rPr>
          <w:t>108</w:t>
        </w:r>
        <w:r>
          <w:rPr>
            <w:webHidden/>
          </w:rPr>
          <w:fldChar w:fldCharType="end"/>
        </w:r>
        <w:r w:rsidRPr="00E54385">
          <w:rPr>
            <w:rStyle w:val="Hyperlink"/>
          </w:rPr>
          <w:fldChar w:fldCharType="end"/>
        </w:r>
      </w:ins>
    </w:p>
    <w:p w:rsidR="00A57497" w:rsidRDefault="00A57497">
      <w:pPr>
        <w:pStyle w:val="TOC1"/>
        <w:rPr>
          <w:ins w:id="7117" w:author="Seggelke, Klaus" w:date="2017-03-14T17:13:00Z"/>
          <w:rFonts w:asciiTheme="minorHAnsi" w:eastAsiaTheme="minorEastAsia" w:hAnsiTheme="minorHAnsi" w:cstheme="minorBidi"/>
          <w:color w:val="auto"/>
          <w:sz w:val="22"/>
          <w:szCs w:val="22"/>
        </w:rPr>
      </w:pPr>
      <w:ins w:id="7118" w:author="Seggelke, Klaus" w:date="2017-03-14T17:13:00Z">
        <w:r w:rsidRPr="00E54385">
          <w:rPr>
            <w:rStyle w:val="Hyperlink"/>
          </w:rPr>
          <w:fldChar w:fldCharType="begin"/>
        </w:r>
        <w:r w:rsidRPr="00E54385">
          <w:rPr>
            <w:rStyle w:val="Hyperlink"/>
          </w:rPr>
          <w:instrText xml:space="preserve"> </w:instrText>
        </w:r>
        <w:r>
          <w:instrText>HYPERLINK \l "_Toc477275695"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w:t>
        </w:r>
        <w:r>
          <w:rPr>
            <w:rFonts w:asciiTheme="minorHAnsi" w:eastAsiaTheme="minorEastAsia" w:hAnsiTheme="minorHAnsi" w:cstheme="minorBidi"/>
            <w:color w:val="auto"/>
            <w:sz w:val="22"/>
            <w:szCs w:val="22"/>
          </w:rPr>
          <w:tab/>
        </w:r>
        <w:r w:rsidRPr="00E54385">
          <w:rPr>
            <w:rStyle w:val="Hyperlink"/>
          </w:rPr>
          <w:t>Function: ElementManagement.SetEMConfiguration()</w:t>
        </w:r>
        <w:r>
          <w:rPr>
            <w:webHidden/>
          </w:rPr>
          <w:tab/>
        </w:r>
        <w:r>
          <w:rPr>
            <w:webHidden/>
          </w:rPr>
          <w:fldChar w:fldCharType="begin"/>
        </w:r>
        <w:r>
          <w:rPr>
            <w:webHidden/>
          </w:rPr>
          <w:instrText xml:space="preserve"> PAGEREF _Toc477275695 \h </w:instrText>
        </w:r>
        <w:r>
          <w:rPr>
            <w:webHidden/>
          </w:rPr>
        </w:r>
      </w:ins>
      <w:r>
        <w:rPr>
          <w:webHidden/>
        </w:rPr>
        <w:fldChar w:fldCharType="separate"/>
      </w:r>
      <w:ins w:id="7119" w:author="Seggelke, Klaus" w:date="2017-03-14T17:13:00Z">
        <w:r>
          <w:rPr>
            <w:webHidden/>
          </w:rPr>
          <w:t>108</w:t>
        </w:r>
        <w:r>
          <w:rPr>
            <w:webHidden/>
          </w:rPr>
          <w:fldChar w:fldCharType="end"/>
        </w:r>
        <w:r w:rsidRPr="00E54385">
          <w:rPr>
            <w:rStyle w:val="Hyperlink"/>
          </w:rPr>
          <w:fldChar w:fldCharType="end"/>
        </w:r>
      </w:ins>
    </w:p>
    <w:p w:rsidR="00A57497" w:rsidRDefault="00A57497">
      <w:pPr>
        <w:pStyle w:val="TOC1"/>
        <w:rPr>
          <w:ins w:id="7120" w:author="Seggelke, Klaus" w:date="2017-03-14T17:13:00Z"/>
          <w:rFonts w:asciiTheme="minorHAnsi" w:eastAsiaTheme="minorEastAsia" w:hAnsiTheme="minorHAnsi" w:cstheme="minorBidi"/>
          <w:color w:val="auto"/>
          <w:sz w:val="22"/>
          <w:szCs w:val="22"/>
        </w:rPr>
      </w:pPr>
      <w:ins w:id="7121" w:author="Seggelke, Klaus" w:date="2017-03-14T17:13:00Z">
        <w:r w:rsidRPr="00E54385">
          <w:rPr>
            <w:rStyle w:val="Hyperlink"/>
          </w:rPr>
          <w:fldChar w:fldCharType="begin"/>
        </w:r>
        <w:r w:rsidRPr="00E54385">
          <w:rPr>
            <w:rStyle w:val="Hyperlink"/>
          </w:rPr>
          <w:instrText xml:space="preserve"> </w:instrText>
        </w:r>
        <w:r>
          <w:instrText>HYPERLINK \l "_Toc477275696"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w:t>
        </w:r>
        <w:r>
          <w:rPr>
            <w:rFonts w:asciiTheme="minorHAnsi" w:eastAsiaTheme="minorEastAsia" w:hAnsiTheme="minorHAnsi" w:cstheme="minorBidi"/>
            <w:color w:val="auto"/>
            <w:sz w:val="22"/>
            <w:szCs w:val="22"/>
          </w:rPr>
          <w:tab/>
        </w:r>
        <w:r w:rsidRPr="00E54385">
          <w:rPr>
            <w:rStyle w:val="Hyperlink"/>
          </w:rPr>
          <w:t>Function: ElementManagement.RemoveEMConfiguration()</w:t>
        </w:r>
        <w:r>
          <w:rPr>
            <w:webHidden/>
          </w:rPr>
          <w:tab/>
        </w:r>
        <w:r>
          <w:rPr>
            <w:webHidden/>
          </w:rPr>
          <w:fldChar w:fldCharType="begin"/>
        </w:r>
        <w:r>
          <w:rPr>
            <w:webHidden/>
          </w:rPr>
          <w:instrText xml:space="preserve"> PAGEREF _Toc477275696 \h </w:instrText>
        </w:r>
        <w:r>
          <w:rPr>
            <w:webHidden/>
          </w:rPr>
        </w:r>
      </w:ins>
      <w:r>
        <w:rPr>
          <w:webHidden/>
        </w:rPr>
        <w:fldChar w:fldCharType="separate"/>
      </w:r>
      <w:ins w:id="7122" w:author="Seggelke, Klaus" w:date="2017-03-14T17:13:00Z">
        <w:r>
          <w:rPr>
            <w:webHidden/>
          </w:rPr>
          <w:t>108</w:t>
        </w:r>
        <w:r>
          <w:rPr>
            <w:webHidden/>
          </w:rPr>
          <w:fldChar w:fldCharType="end"/>
        </w:r>
        <w:r w:rsidRPr="00E54385">
          <w:rPr>
            <w:rStyle w:val="Hyperlink"/>
          </w:rPr>
          <w:fldChar w:fldCharType="end"/>
        </w:r>
      </w:ins>
    </w:p>
    <w:p w:rsidR="00A57497" w:rsidRDefault="00A57497">
      <w:pPr>
        <w:pStyle w:val="TOC1"/>
        <w:rPr>
          <w:ins w:id="7123" w:author="Seggelke, Klaus" w:date="2017-03-14T17:13:00Z"/>
          <w:rFonts w:asciiTheme="minorHAnsi" w:eastAsiaTheme="minorEastAsia" w:hAnsiTheme="minorHAnsi" w:cstheme="minorBidi"/>
          <w:color w:val="auto"/>
          <w:sz w:val="22"/>
          <w:szCs w:val="22"/>
        </w:rPr>
      </w:pPr>
      <w:ins w:id="7124" w:author="Seggelke, Klaus" w:date="2017-03-14T17:13:00Z">
        <w:r w:rsidRPr="00E54385">
          <w:rPr>
            <w:rStyle w:val="Hyperlink"/>
          </w:rPr>
          <w:fldChar w:fldCharType="begin"/>
        </w:r>
        <w:r w:rsidRPr="00E54385">
          <w:rPr>
            <w:rStyle w:val="Hyperlink"/>
          </w:rPr>
          <w:instrText xml:space="preserve"> </w:instrText>
        </w:r>
        <w:r>
          <w:instrText>HYPERLINK \l "_Toc477275697"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w:t>
        </w:r>
        <w:r>
          <w:rPr>
            <w:rFonts w:asciiTheme="minorHAnsi" w:eastAsiaTheme="minorEastAsia" w:hAnsiTheme="minorHAnsi" w:cstheme="minorBidi"/>
            <w:color w:val="auto"/>
            <w:sz w:val="22"/>
            <w:szCs w:val="22"/>
          </w:rPr>
          <w:tab/>
        </w:r>
        <w:r w:rsidRPr="00E54385">
          <w:rPr>
            <w:rStyle w:val="Hyperlink"/>
          </w:rPr>
          <w:t>Function: EM.RecoveryCMDtoEM()</w:t>
        </w:r>
        <w:r>
          <w:rPr>
            <w:webHidden/>
          </w:rPr>
          <w:tab/>
        </w:r>
        <w:r>
          <w:rPr>
            <w:webHidden/>
          </w:rPr>
          <w:fldChar w:fldCharType="begin"/>
        </w:r>
        <w:r>
          <w:rPr>
            <w:webHidden/>
          </w:rPr>
          <w:instrText xml:space="preserve"> PAGEREF _Toc477275697 \h </w:instrText>
        </w:r>
        <w:r>
          <w:rPr>
            <w:webHidden/>
          </w:rPr>
        </w:r>
      </w:ins>
      <w:r>
        <w:rPr>
          <w:webHidden/>
        </w:rPr>
        <w:fldChar w:fldCharType="separate"/>
      </w:r>
      <w:ins w:id="7125" w:author="Seggelke, Klaus" w:date="2017-03-14T17:13:00Z">
        <w:r>
          <w:rPr>
            <w:webHidden/>
          </w:rPr>
          <w:t>108</w:t>
        </w:r>
        <w:r>
          <w:rPr>
            <w:webHidden/>
          </w:rPr>
          <w:fldChar w:fldCharType="end"/>
        </w:r>
        <w:r w:rsidRPr="00E54385">
          <w:rPr>
            <w:rStyle w:val="Hyperlink"/>
          </w:rPr>
          <w:fldChar w:fldCharType="end"/>
        </w:r>
      </w:ins>
    </w:p>
    <w:p w:rsidR="00A57497" w:rsidRDefault="00A57497">
      <w:pPr>
        <w:pStyle w:val="TOC1"/>
        <w:rPr>
          <w:ins w:id="7126" w:author="Seggelke, Klaus" w:date="2017-03-14T17:13:00Z"/>
          <w:rFonts w:asciiTheme="minorHAnsi" w:eastAsiaTheme="minorEastAsia" w:hAnsiTheme="minorHAnsi" w:cstheme="minorBidi"/>
          <w:color w:val="auto"/>
          <w:sz w:val="22"/>
          <w:szCs w:val="22"/>
        </w:rPr>
      </w:pPr>
      <w:ins w:id="7127" w:author="Seggelke, Klaus" w:date="2017-03-14T17:13:00Z">
        <w:r w:rsidRPr="00E54385">
          <w:rPr>
            <w:rStyle w:val="Hyperlink"/>
          </w:rPr>
          <w:fldChar w:fldCharType="begin"/>
        </w:r>
        <w:r w:rsidRPr="00E54385">
          <w:rPr>
            <w:rStyle w:val="Hyperlink"/>
          </w:rPr>
          <w:instrText xml:space="preserve"> </w:instrText>
        </w:r>
        <w:r>
          <w:instrText>HYPERLINK \l "_Toc477275698"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10</w:t>
        </w:r>
        <w:r>
          <w:rPr>
            <w:rFonts w:asciiTheme="minorHAnsi" w:eastAsiaTheme="minorEastAsia" w:hAnsiTheme="minorHAnsi" w:cstheme="minorBidi"/>
            <w:color w:val="auto"/>
            <w:sz w:val="22"/>
            <w:szCs w:val="22"/>
          </w:rPr>
          <w:tab/>
        </w:r>
        <w:r w:rsidRPr="00E54385">
          <w:rPr>
            <w:rStyle w:val="Hyperlink"/>
          </w:rPr>
          <w:t>Function: NFVO.RecoveryCMDtoNFVO()</w:t>
        </w:r>
        <w:r>
          <w:rPr>
            <w:webHidden/>
          </w:rPr>
          <w:tab/>
        </w:r>
        <w:r>
          <w:rPr>
            <w:webHidden/>
          </w:rPr>
          <w:fldChar w:fldCharType="begin"/>
        </w:r>
        <w:r>
          <w:rPr>
            <w:webHidden/>
          </w:rPr>
          <w:instrText xml:space="preserve"> PAGEREF _Toc477275698 \h </w:instrText>
        </w:r>
        <w:r>
          <w:rPr>
            <w:webHidden/>
          </w:rPr>
        </w:r>
      </w:ins>
      <w:r>
        <w:rPr>
          <w:webHidden/>
        </w:rPr>
        <w:fldChar w:fldCharType="separate"/>
      </w:r>
      <w:ins w:id="7128" w:author="Seggelke, Klaus" w:date="2017-03-14T17:13:00Z">
        <w:r>
          <w:rPr>
            <w:webHidden/>
          </w:rPr>
          <w:t>109</w:t>
        </w:r>
        <w:r>
          <w:rPr>
            <w:webHidden/>
          </w:rPr>
          <w:fldChar w:fldCharType="end"/>
        </w:r>
        <w:r w:rsidRPr="00E54385">
          <w:rPr>
            <w:rStyle w:val="Hyperlink"/>
          </w:rPr>
          <w:fldChar w:fldCharType="end"/>
        </w:r>
      </w:ins>
    </w:p>
    <w:p w:rsidR="00A57497" w:rsidRDefault="00A57497">
      <w:pPr>
        <w:pStyle w:val="TOC1"/>
        <w:rPr>
          <w:ins w:id="7129" w:author="Seggelke, Klaus" w:date="2017-03-14T17:13:00Z"/>
          <w:rFonts w:asciiTheme="minorHAnsi" w:eastAsiaTheme="minorEastAsia" w:hAnsiTheme="minorHAnsi" w:cstheme="minorBidi"/>
          <w:color w:val="auto"/>
          <w:sz w:val="22"/>
          <w:szCs w:val="22"/>
        </w:rPr>
      </w:pPr>
      <w:ins w:id="7130" w:author="Seggelke, Klaus" w:date="2017-03-14T17:13:00Z">
        <w:r w:rsidRPr="00E54385">
          <w:rPr>
            <w:rStyle w:val="Hyperlink"/>
          </w:rPr>
          <w:fldChar w:fldCharType="begin"/>
        </w:r>
        <w:r w:rsidRPr="00E54385">
          <w:rPr>
            <w:rStyle w:val="Hyperlink"/>
          </w:rPr>
          <w:instrText xml:space="preserve"> </w:instrText>
        </w:r>
        <w:r>
          <w:instrText>HYPERLINK \l "_Toc477275699"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11</w:t>
        </w:r>
        <w:r>
          <w:rPr>
            <w:rFonts w:asciiTheme="minorHAnsi" w:eastAsiaTheme="minorEastAsia" w:hAnsiTheme="minorHAnsi" w:cstheme="minorBidi"/>
            <w:color w:val="auto"/>
            <w:sz w:val="22"/>
            <w:szCs w:val="22"/>
          </w:rPr>
          <w:tab/>
        </w:r>
        <w:r w:rsidRPr="00E54385">
          <w:rPr>
            <w:rStyle w:val="Hyperlink"/>
          </w:rPr>
          <w:t>Function: VNF.SetVNFConfigFile()</w:t>
        </w:r>
        <w:r>
          <w:rPr>
            <w:webHidden/>
          </w:rPr>
          <w:tab/>
        </w:r>
        <w:r>
          <w:rPr>
            <w:webHidden/>
          </w:rPr>
          <w:fldChar w:fldCharType="begin"/>
        </w:r>
        <w:r>
          <w:rPr>
            <w:webHidden/>
          </w:rPr>
          <w:instrText xml:space="preserve"> PAGEREF _Toc477275699 \h </w:instrText>
        </w:r>
        <w:r>
          <w:rPr>
            <w:webHidden/>
          </w:rPr>
        </w:r>
      </w:ins>
      <w:r>
        <w:rPr>
          <w:webHidden/>
        </w:rPr>
        <w:fldChar w:fldCharType="separate"/>
      </w:r>
      <w:ins w:id="7131" w:author="Seggelke, Klaus" w:date="2017-03-14T17:13:00Z">
        <w:r>
          <w:rPr>
            <w:webHidden/>
          </w:rPr>
          <w:t>109</w:t>
        </w:r>
        <w:r>
          <w:rPr>
            <w:webHidden/>
          </w:rPr>
          <w:fldChar w:fldCharType="end"/>
        </w:r>
        <w:r w:rsidRPr="00E54385">
          <w:rPr>
            <w:rStyle w:val="Hyperlink"/>
          </w:rPr>
          <w:fldChar w:fldCharType="end"/>
        </w:r>
      </w:ins>
    </w:p>
    <w:p w:rsidR="00A57497" w:rsidRDefault="00A57497">
      <w:pPr>
        <w:pStyle w:val="TOC1"/>
        <w:rPr>
          <w:ins w:id="7132" w:author="Seggelke, Klaus" w:date="2017-03-14T17:13:00Z"/>
          <w:rFonts w:asciiTheme="minorHAnsi" w:eastAsiaTheme="minorEastAsia" w:hAnsiTheme="minorHAnsi" w:cstheme="minorBidi"/>
          <w:color w:val="auto"/>
          <w:sz w:val="22"/>
          <w:szCs w:val="22"/>
        </w:rPr>
      </w:pPr>
      <w:ins w:id="7133" w:author="Seggelke, Klaus" w:date="2017-03-14T17:13:00Z">
        <w:r w:rsidRPr="00E54385">
          <w:rPr>
            <w:rStyle w:val="Hyperlink"/>
          </w:rPr>
          <w:fldChar w:fldCharType="begin"/>
        </w:r>
        <w:r w:rsidRPr="00E54385">
          <w:rPr>
            <w:rStyle w:val="Hyperlink"/>
          </w:rPr>
          <w:instrText xml:space="preserve"> </w:instrText>
        </w:r>
        <w:r>
          <w:instrText>HYPERLINK \l "_Toc477275700"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12</w:t>
        </w:r>
        <w:r>
          <w:rPr>
            <w:rFonts w:asciiTheme="minorHAnsi" w:eastAsiaTheme="minorEastAsia" w:hAnsiTheme="minorHAnsi" w:cstheme="minorBidi"/>
            <w:color w:val="auto"/>
            <w:sz w:val="22"/>
            <w:szCs w:val="22"/>
          </w:rPr>
          <w:tab/>
        </w:r>
        <w:r w:rsidRPr="00E54385">
          <w:rPr>
            <w:rStyle w:val="Hyperlink"/>
          </w:rPr>
          <w:t>Function: VNF.RemoveVNFConfigFile()</w:t>
        </w:r>
        <w:r>
          <w:rPr>
            <w:webHidden/>
          </w:rPr>
          <w:tab/>
        </w:r>
        <w:r>
          <w:rPr>
            <w:webHidden/>
          </w:rPr>
          <w:fldChar w:fldCharType="begin"/>
        </w:r>
        <w:r>
          <w:rPr>
            <w:webHidden/>
          </w:rPr>
          <w:instrText xml:space="preserve"> PAGEREF _Toc477275700 \h </w:instrText>
        </w:r>
        <w:r>
          <w:rPr>
            <w:webHidden/>
          </w:rPr>
        </w:r>
      </w:ins>
      <w:r>
        <w:rPr>
          <w:webHidden/>
        </w:rPr>
        <w:fldChar w:fldCharType="separate"/>
      </w:r>
      <w:ins w:id="7134" w:author="Seggelke, Klaus" w:date="2017-03-14T17:13:00Z">
        <w:r>
          <w:rPr>
            <w:webHidden/>
          </w:rPr>
          <w:t>109</w:t>
        </w:r>
        <w:r>
          <w:rPr>
            <w:webHidden/>
          </w:rPr>
          <w:fldChar w:fldCharType="end"/>
        </w:r>
        <w:r w:rsidRPr="00E54385">
          <w:rPr>
            <w:rStyle w:val="Hyperlink"/>
          </w:rPr>
          <w:fldChar w:fldCharType="end"/>
        </w:r>
      </w:ins>
    </w:p>
    <w:p w:rsidR="00A57497" w:rsidRDefault="00A57497">
      <w:pPr>
        <w:pStyle w:val="TOC1"/>
        <w:rPr>
          <w:ins w:id="7135" w:author="Seggelke, Klaus" w:date="2017-03-14T17:13:00Z"/>
          <w:rFonts w:asciiTheme="minorHAnsi" w:eastAsiaTheme="minorEastAsia" w:hAnsiTheme="minorHAnsi" w:cstheme="minorBidi"/>
          <w:color w:val="auto"/>
          <w:sz w:val="22"/>
          <w:szCs w:val="22"/>
        </w:rPr>
      </w:pPr>
      <w:ins w:id="7136" w:author="Seggelke, Klaus" w:date="2017-03-14T17:13:00Z">
        <w:r w:rsidRPr="00E54385">
          <w:rPr>
            <w:rStyle w:val="Hyperlink"/>
          </w:rPr>
          <w:fldChar w:fldCharType="begin"/>
        </w:r>
        <w:r w:rsidRPr="00E54385">
          <w:rPr>
            <w:rStyle w:val="Hyperlink"/>
          </w:rPr>
          <w:instrText xml:space="preserve"> </w:instrText>
        </w:r>
        <w:r>
          <w:instrText>HYPERLINK \l "_Toc477275701"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13</w:t>
        </w:r>
        <w:r>
          <w:rPr>
            <w:rFonts w:asciiTheme="minorHAnsi" w:eastAsiaTheme="minorEastAsia" w:hAnsiTheme="minorHAnsi" w:cstheme="minorBidi"/>
            <w:color w:val="auto"/>
            <w:sz w:val="22"/>
            <w:szCs w:val="22"/>
          </w:rPr>
          <w:tab/>
        </w:r>
        <w:r w:rsidRPr="00E54385">
          <w:rPr>
            <w:rStyle w:val="Hyperlink"/>
          </w:rPr>
          <w:t>Function: VNF.SetVNFLicense()</w:t>
        </w:r>
        <w:r>
          <w:rPr>
            <w:webHidden/>
          </w:rPr>
          <w:tab/>
        </w:r>
        <w:r>
          <w:rPr>
            <w:webHidden/>
          </w:rPr>
          <w:fldChar w:fldCharType="begin"/>
        </w:r>
        <w:r>
          <w:rPr>
            <w:webHidden/>
          </w:rPr>
          <w:instrText xml:space="preserve"> PAGEREF _Toc477275701 \h </w:instrText>
        </w:r>
        <w:r>
          <w:rPr>
            <w:webHidden/>
          </w:rPr>
        </w:r>
      </w:ins>
      <w:r>
        <w:rPr>
          <w:webHidden/>
        </w:rPr>
        <w:fldChar w:fldCharType="separate"/>
      </w:r>
      <w:ins w:id="7137" w:author="Seggelke, Klaus" w:date="2017-03-14T17:13:00Z">
        <w:r>
          <w:rPr>
            <w:webHidden/>
          </w:rPr>
          <w:t>110</w:t>
        </w:r>
        <w:r>
          <w:rPr>
            <w:webHidden/>
          </w:rPr>
          <w:fldChar w:fldCharType="end"/>
        </w:r>
        <w:r w:rsidRPr="00E54385">
          <w:rPr>
            <w:rStyle w:val="Hyperlink"/>
          </w:rPr>
          <w:fldChar w:fldCharType="end"/>
        </w:r>
      </w:ins>
    </w:p>
    <w:p w:rsidR="00A57497" w:rsidRDefault="00A57497">
      <w:pPr>
        <w:pStyle w:val="TOC1"/>
        <w:rPr>
          <w:ins w:id="7138" w:author="Seggelke, Klaus" w:date="2017-03-14T17:13:00Z"/>
          <w:rFonts w:asciiTheme="minorHAnsi" w:eastAsiaTheme="minorEastAsia" w:hAnsiTheme="minorHAnsi" w:cstheme="minorBidi"/>
          <w:color w:val="auto"/>
          <w:sz w:val="22"/>
          <w:szCs w:val="22"/>
        </w:rPr>
      </w:pPr>
      <w:ins w:id="7139" w:author="Seggelke, Klaus" w:date="2017-03-14T17:13:00Z">
        <w:r w:rsidRPr="00E54385">
          <w:rPr>
            <w:rStyle w:val="Hyperlink"/>
          </w:rPr>
          <w:fldChar w:fldCharType="begin"/>
        </w:r>
        <w:r w:rsidRPr="00E54385">
          <w:rPr>
            <w:rStyle w:val="Hyperlink"/>
          </w:rPr>
          <w:instrText xml:space="preserve"> </w:instrText>
        </w:r>
        <w:r>
          <w:instrText>HYPERLINK \l "_Toc477275702"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14</w:t>
        </w:r>
        <w:r>
          <w:rPr>
            <w:rFonts w:asciiTheme="minorHAnsi" w:eastAsiaTheme="minorEastAsia" w:hAnsiTheme="minorHAnsi" w:cstheme="minorBidi"/>
            <w:color w:val="auto"/>
            <w:sz w:val="22"/>
            <w:szCs w:val="22"/>
          </w:rPr>
          <w:tab/>
        </w:r>
        <w:r w:rsidRPr="00E54385">
          <w:rPr>
            <w:rStyle w:val="Hyperlink"/>
          </w:rPr>
          <w:t>Function: VNF.RemoveVNFLicense()</w:t>
        </w:r>
        <w:r>
          <w:rPr>
            <w:webHidden/>
          </w:rPr>
          <w:tab/>
        </w:r>
        <w:r>
          <w:rPr>
            <w:webHidden/>
          </w:rPr>
          <w:fldChar w:fldCharType="begin"/>
        </w:r>
        <w:r>
          <w:rPr>
            <w:webHidden/>
          </w:rPr>
          <w:instrText xml:space="preserve"> PAGEREF _Toc477275702 \h </w:instrText>
        </w:r>
        <w:r>
          <w:rPr>
            <w:webHidden/>
          </w:rPr>
        </w:r>
      </w:ins>
      <w:r>
        <w:rPr>
          <w:webHidden/>
        </w:rPr>
        <w:fldChar w:fldCharType="separate"/>
      </w:r>
      <w:ins w:id="7140" w:author="Seggelke, Klaus" w:date="2017-03-14T17:13:00Z">
        <w:r>
          <w:rPr>
            <w:webHidden/>
          </w:rPr>
          <w:t>110</w:t>
        </w:r>
        <w:r>
          <w:rPr>
            <w:webHidden/>
          </w:rPr>
          <w:fldChar w:fldCharType="end"/>
        </w:r>
        <w:r w:rsidRPr="00E54385">
          <w:rPr>
            <w:rStyle w:val="Hyperlink"/>
          </w:rPr>
          <w:fldChar w:fldCharType="end"/>
        </w:r>
      </w:ins>
    </w:p>
    <w:p w:rsidR="00A57497" w:rsidRDefault="00A57497">
      <w:pPr>
        <w:pStyle w:val="TOC1"/>
        <w:rPr>
          <w:ins w:id="7141" w:author="Seggelke, Klaus" w:date="2017-03-14T17:13:00Z"/>
          <w:rFonts w:asciiTheme="minorHAnsi" w:eastAsiaTheme="minorEastAsia" w:hAnsiTheme="minorHAnsi" w:cstheme="minorBidi"/>
          <w:color w:val="auto"/>
          <w:sz w:val="22"/>
          <w:szCs w:val="22"/>
        </w:rPr>
      </w:pPr>
      <w:ins w:id="7142" w:author="Seggelke, Klaus" w:date="2017-03-14T17:13:00Z">
        <w:r w:rsidRPr="00E54385">
          <w:rPr>
            <w:rStyle w:val="Hyperlink"/>
          </w:rPr>
          <w:fldChar w:fldCharType="begin"/>
        </w:r>
        <w:r w:rsidRPr="00E54385">
          <w:rPr>
            <w:rStyle w:val="Hyperlink"/>
          </w:rPr>
          <w:instrText xml:space="preserve"> </w:instrText>
        </w:r>
        <w:r>
          <w:instrText>HYPERLINK \l "_Toc477275703"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15</w:t>
        </w:r>
        <w:r>
          <w:rPr>
            <w:rFonts w:asciiTheme="minorHAnsi" w:eastAsiaTheme="minorEastAsia" w:hAnsiTheme="minorHAnsi" w:cstheme="minorBidi"/>
            <w:color w:val="auto"/>
            <w:sz w:val="22"/>
            <w:szCs w:val="22"/>
          </w:rPr>
          <w:tab/>
        </w:r>
        <w:r w:rsidRPr="00E54385">
          <w:rPr>
            <w:rStyle w:val="Hyperlink"/>
          </w:rPr>
          <w:t>Function: VNFM.swImage.ListSwImage()</w:t>
        </w:r>
        <w:r>
          <w:rPr>
            <w:webHidden/>
          </w:rPr>
          <w:tab/>
        </w:r>
        <w:r>
          <w:rPr>
            <w:webHidden/>
          </w:rPr>
          <w:fldChar w:fldCharType="begin"/>
        </w:r>
        <w:r>
          <w:rPr>
            <w:webHidden/>
          </w:rPr>
          <w:instrText xml:space="preserve"> PAGEREF _Toc477275703 \h </w:instrText>
        </w:r>
        <w:r>
          <w:rPr>
            <w:webHidden/>
          </w:rPr>
        </w:r>
      </w:ins>
      <w:r>
        <w:rPr>
          <w:webHidden/>
        </w:rPr>
        <w:fldChar w:fldCharType="separate"/>
      </w:r>
      <w:ins w:id="7143" w:author="Seggelke, Klaus" w:date="2017-03-14T17:13:00Z">
        <w:r>
          <w:rPr>
            <w:webHidden/>
          </w:rPr>
          <w:t>111</w:t>
        </w:r>
        <w:r>
          <w:rPr>
            <w:webHidden/>
          </w:rPr>
          <w:fldChar w:fldCharType="end"/>
        </w:r>
        <w:r w:rsidRPr="00E54385">
          <w:rPr>
            <w:rStyle w:val="Hyperlink"/>
          </w:rPr>
          <w:fldChar w:fldCharType="end"/>
        </w:r>
      </w:ins>
    </w:p>
    <w:p w:rsidR="00A57497" w:rsidRDefault="00A57497">
      <w:pPr>
        <w:pStyle w:val="TOC1"/>
        <w:rPr>
          <w:ins w:id="7144" w:author="Seggelke, Klaus" w:date="2017-03-14T17:13:00Z"/>
          <w:rFonts w:asciiTheme="minorHAnsi" w:eastAsiaTheme="minorEastAsia" w:hAnsiTheme="minorHAnsi" w:cstheme="minorBidi"/>
          <w:color w:val="auto"/>
          <w:sz w:val="22"/>
          <w:szCs w:val="22"/>
        </w:rPr>
      </w:pPr>
      <w:ins w:id="7145" w:author="Seggelke, Klaus" w:date="2017-03-14T17:13:00Z">
        <w:r w:rsidRPr="00E54385">
          <w:rPr>
            <w:rStyle w:val="Hyperlink"/>
          </w:rPr>
          <w:fldChar w:fldCharType="begin"/>
        </w:r>
        <w:r w:rsidRPr="00E54385">
          <w:rPr>
            <w:rStyle w:val="Hyperlink"/>
          </w:rPr>
          <w:instrText xml:space="preserve"> </w:instrText>
        </w:r>
        <w:r>
          <w:instrText>HYPERLINK \l "_Toc477275704"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16</w:t>
        </w:r>
        <w:r>
          <w:rPr>
            <w:rFonts w:asciiTheme="minorHAnsi" w:eastAsiaTheme="minorEastAsia" w:hAnsiTheme="minorHAnsi" w:cstheme="minorBidi"/>
            <w:color w:val="auto"/>
            <w:sz w:val="22"/>
            <w:szCs w:val="22"/>
          </w:rPr>
          <w:tab/>
        </w:r>
        <w:r w:rsidRPr="00E54385">
          <w:rPr>
            <w:rStyle w:val="Hyperlink"/>
          </w:rPr>
          <w:t>Function: VNFM.VNFD.GetLifecyleManagementInfo()</w:t>
        </w:r>
        <w:r>
          <w:rPr>
            <w:webHidden/>
          </w:rPr>
          <w:tab/>
        </w:r>
        <w:r>
          <w:rPr>
            <w:webHidden/>
          </w:rPr>
          <w:fldChar w:fldCharType="begin"/>
        </w:r>
        <w:r>
          <w:rPr>
            <w:webHidden/>
          </w:rPr>
          <w:instrText xml:space="preserve"> PAGEREF _Toc477275704 \h </w:instrText>
        </w:r>
        <w:r>
          <w:rPr>
            <w:webHidden/>
          </w:rPr>
        </w:r>
      </w:ins>
      <w:r>
        <w:rPr>
          <w:webHidden/>
        </w:rPr>
        <w:fldChar w:fldCharType="separate"/>
      </w:r>
      <w:ins w:id="7146" w:author="Seggelke, Klaus" w:date="2017-03-14T17:13:00Z">
        <w:r>
          <w:rPr>
            <w:webHidden/>
          </w:rPr>
          <w:t>112</w:t>
        </w:r>
        <w:r>
          <w:rPr>
            <w:webHidden/>
          </w:rPr>
          <w:fldChar w:fldCharType="end"/>
        </w:r>
        <w:r w:rsidRPr="00E54385">
          <w:rPr>
            <w:rStyle w:val="Hyperlink"/>
          </w:rPr>
          <w:fldChar w:fldCharType="end"/>
        </w:r>
      </w:ins>
    </w:p>
    <w:p w:rsidR="00A57497" w:rsidRDefault="00A57497">
      <w:pPr>
        <w:pStyle w:val="TOC1"/>
        <w:rPr>
          <w:ins w:id="7147" w:author="Seggelke, Klaus" w:date="2017-03-14T17:13:00Z"/>
          <w:rFonts w:asciiTheme="minorHAnsi" w:eastAsiaTheme="minorEastAsia" w:hAnsiTheme="minorHAnsi" w:cstheme="minorBidi"/>
          <w:color w:val="auto"/>
          <w:sz w:val="22"/>
          <w:szCs w:val="22"/>
        </w:rPr>
      </w:pPr>
      <w:ins w:id="7148" w:author="Seggelke, Klaus" w:date="2017-03-14T17:13:00Z">
        <w:r w:rsidRPr="00E54385">
          <w:rPr>
            <w:rStyle w:val="Hyperlink"/>
          </w:rPr>
          <w:lastRenderedPageBreak/>
          <w:fldChar w:fldCharType="begin"/>
        </w:r>
        <w:r w:rsidRPr="00E54385">
          <w:rPr>
            <w:rStyle w:val="Hyperlink"/>
          </w:rPr>
          <w:instrText xml:space="preserve"> </w:instrText>
        </w:r>
        <w:r>
          <w:instrText>HYPERLINK \l "_Toc477275705"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17</w:t>
        </w:r>
        <w:r>
          <w:rPr>
            <w:rFonts w:asciiTheme="minorHAnsi" w:eastAsiaTheme="minorEastAsia" w:hAnsiTheme="minorHAnsi" w:cstheme="minorBidi"/>
            <w:color w:val="auto"/>
            <w:sz w:val="22"/>
            <w:szCs w:val="22"/>
          </w:rPr>
          <w:tab/>
        </w:r>
        <w:r w:rsidRPr="00E54385">
          <w:rPr>
            <w:rStyle w:val="Hyperlink"/>
          </w:rPr>
          <w:t>Function: VNFM.VNFD.GetvResourceList()</w:t>
        </w:r>
        <w:r>
          <w:rPr>
            <w:webHidden/>
          </w:rPr>
          <w:tab/>
        </w:r>
        <w:r>
          <w:rPr>
            <w:webHidden/>
          </w:rPr>
          <w:fldChar w:fldCharType="begin"/>
        </w:r>
        <w:r>
          <w:rPr>
            <w:webHidden/>
          </w:rPr>
          <w:instrText xml:space="preserve"> PAGEREF _Toc477275705 \h </w:instrText>
        </w:r>
        <w:r>
          <w:rPr>
            <w:webHidden/>
          </w:rPr>
        </w:r>
      </w:ins>
      <w:r>
        <w:rPr>
          <w:webHidden/>
        </w:rPr>
        <w:fldChar w:fldCharType="separate"/>
      </w:r>
      <w:ins w:id="7149" w:author="Seggelke, Klaus" w:date="2017-03-14T17:13:00Z">
        <w:r>
          <w:rPr>
            <w:webHidden/>
          </w:rPr>
          <w:t>112</w:t>
        </w:r>
        <w:r>
          <w:rPr>
            <w:webHidden/>
          </w:rPr>
          <w:fldChar w:fldCharType="end"/>
        </w:r>
        <w:r w:rsidRPr="00E54385">
          <w:rPr>
            <w:rStyle w:val="Hyperlink"/>
          </w:rPr>
          <w:fldChar w:fldCharType="end"/>
        </w:r>
      </w:ins>
    </w:p>
    <w:p w:rsidR="00A57497" w:rsidRDefault="00A57497">
      <w:pPr>
        <w:pStyle w:val="TOC1"/>
        <w:rPr>
          <w:ins w:id="7150" w:author="Seggelke, Klaus" w:date="2017-03-14T17:13:00Z"/>
          <w:rFonts w:asciiTheme="minorHAnsi" w:eastAsiaTheme="minorEastAsia" w:hAnsiTheme="minorHAnsi" w:cstheme="minorBidi"/>
          <w:color w:val="auto"/>
          <w:sz w:val="22"/>
          <w:szCs w:val="22"/>
        </w:rPr>
      </w:pPr>
      <w:ins w:id="7151" w:author="Seggelke, Klaus" w:date="2017-03-14T17:13:00Z">
        <w:r w:rsidRPr="00E54385">
          <w:rPr>
            <w:rStyle w:val="Hyperlink"/>
          </w:rPr>
          <w:fldChar w:fldCharType="begin"/>
        </w:r>
        <w:r w:rsidRPr="00E54385">
          <w:rPr>
            <w:rStyle w:val="Hyperlink"/>
          </w:rPr>
          <w:instrText xml:space="preserve"> </w:instrText>
        </w:r>
        <w:r>
          <w:instrText>HYPERLINK \l "_Toc477275706"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18</w:t>
        </w:r>
        <w:r>
          <w:rPr>
            <w:rFonts w:asciiTheme="minorHAnsi" w:eastAsiaTheme="minorEastAsia" w:hAnsiTheme="minorHAnsi" w:cstheme="minorBidi"/>
            <w:color w:val="auto"/>
            <w:sz w:val="22"/>
            <w:szCs w:val="22"/>
          </w:rPr>
          <w:tab/>
        </w:r>
        <w:r w:rsidRPr="00E54385">
          <w:rPr>
            <w:rStyle w:val="Hyperlink"/>
          </w:rPr>
          <w:t>Function: VNFM.VNFD.GetvStorageSize()</w:t>
        </w:r>
        <w:r>
          <w:rPr>
            <w:webHidden/>
          </w:rPr>
          <w:tab/>
        </w:r>
        <w:r>
          <w:rPr>
            <w:webHidden/>
          </w:rPr>
          <w:fldChar w:fldCharType="begin"/>
        </w:r>
        <w:r>
          <w:rPr>
            <w:webHidden/>
          </w:rPr>
          <w:instrText xml:space="preserve"> PAGEREF _Toc477275706 \h </w:instrText>
        </w:r>
        <w:r>
          <w:rPr>
            <w:webHidden/>
          </w:rPr>
        </w:r>
      </w:ins>
      <w:r>
        <w:rPr>
          <w:webHidden/>
        </w:rPr>
        <w:fldChar w:fldCharType="separate"/>
      </w:r>
      <w:ins w:id="7152" w:author="Seggelke, Klaus" w:date="2017-03-14T17:13:00Z">
        <w:r>
          <w:rPr>
            <w:webHidden/>
          </w:rPr>
          <w:t>112</w:t>
        </w:r>
        <w:r>
          <w:rPr>
            <w:webHidden/>
          </w:rPr>
          <w:fldChar w:fldCharType="end"/>
        </w:r>
        <w:r w:rsidRPr="00E54385">
          <w:rPr>
            <w:rStyle w:val="Hyperlink"/>
          </w:rPr>
          <w:fldChar w:fldCharType="end"/>
        </w:r>
      </w:ins>
    </w:p>
    <w:p w:rsidR="00A57497" w:rsidRDefault="00A57497">
      <w:pPr>
        <w:pStyle w:val="TOC1"/>
        <w:rPr>
          <w:ins w:id="7153" w:author="Seggelke, Klaus" w:date="2017-03-14T17:13:00Z"/>
          <w:rFonts w:asciiTheme="minorHAnsi" w:eastAsiaTheme="minorEastAsia" w:hAnsiTheme="minorHAnsi" w:cstheme="minorBidi"/>
          <w:color w:val="auto"/>
          <w:sz w:val="22"/>
          <w:szCs w:val="22"/>
        </w:rPr>
      </w:pPr>
      <w:ins w:id="7154" w:author="Seggelke, Klaus" w:date="2017-03-14T17:13:00Z">
        <w:r w:rsidRPr="00E54385">
          <w:rPr>
            <w:rStyle w:val="Hyperlink"/>
          </w:rPr>
          <w:fldChar w:fldCharType="begin"/>
        </w:r>
        <w:r w:rsidRPr="00E54385">
          <w:rPr>
            <w:rStyle w:val="Hyperlink"/>
          </w:rPr>
          <w:instrText xml:space="preserve"> </w:instrText>
        </w:r>
        <w:r>
          <w:instrText>HYPERLINK \l "_Toc477275707"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19</w:t>
        </w:r>
        <w:r>
          <w:rPr>
            <w:rFonts w:asciiTheme="minorHAnsi" w:eastAsiaTheme="minorEastAsia" w:hAnsiTheme="minorHAnsi" w:cstheme="minorBidi"/>
            <w:color w:val="auto"/>
            <w:sz w:val="22"/>
            <w:szCs w:val="22"/>
          </w:rPr>
          <w:tab/>
        </w:r>
        <w:r w:rsidRPr="00E54385">
          <w:rPr>
            <w:rStyle w:val="Hyperlink"/>
          </w:rPr>
          <w:t>Function: VNFM.Snapshot.CreateVnfSnapshotImage()</w:t>
        </w:r>
        <w:r>
          <w:rPr>
            <w:webHidden/>
          </w:rPr>
          <w:tab/>
        </w:r>
        <w:r>
          <w:rPr>
            <w:webHidden/>
          </w:rPr>
          <w:fldChar w:fldCharType="begin"/>
        </w:r>
        <w:r>
          <w:rPr>
            <w:webHidden/>
          </w:rPr>
          <w:instrText xml:space="preserve"> PAGEREF _Toc477275707 \h </w:instrText>
        </w:r>
        <w:r>
          <w:rPr>
            <w:webHidden/>
          </w:rPr>
        </w:r>
      </w:ins>
      <w:r>
        <w:rPr>
          <w:webHidden/>
        </w:rPr>
        <w:fldChar w:fldCharType="separate"/>
      </w:r>
      <w:ins w:id="7155" w:author="Seggelke, Klaus" w:date="2017-03-14T17:13:00Z">
        <w:r>
          <w:rPr>
            <w:webHidden/>
          </w:rPr>
          <w:t>113</w:t>
        </w:r>
        <w:r>
          <w:rPr>
            <w:webHidden/>
          </w:rPr>
          <w:fldChar w:fldCharType="end"/>
        </w:r>
        <w:r w:rsidRPr="00E54385">
          <w:rPr>
            <w:rStyle w:val="Hyperlink"/>
          </w:rPr>
          <w:fldChar w:fldCharType="end"/>
        </w:r>
      </w:ins>
    </w:p>
    <w:p w:rsidR="00A57497" w:rsidRDefault="00A57497">
      <w:pPr>
        <w:pStyle w:val="TOC1"/>
        <w:rPr>
          <w:ins w:id="7156" w:author="Seggelke, Klaus" w:date="2017-03-14T17:13:00Z"/>
          <w:rFonts w:asciiTheme="minorHAnsi" w:eastAsiaTheme="minorEastAsia" w:hAnsiTheme="minorHAnsi" w:cstheme="minorBidi"/>
          <w:color w:val="auto"/>
          <w:sz w:val="22"/>
          <w:szCs w:val="22"/>
        </w:rPr>
      </w:pPr>
      <w:ins w:id="7157" w:author="Seggelke, Klaus" w:date="2017-03-14T17:13:00Z">
        <w:r w:rsidRPr="00E54385">
          <w:rPr>
            <w:rStyle w:val="Hyperlink"/>
          </w:rPr>
          <w:fldChar w:fldCharType="begin"/>
        </w:r>
        <w:r w:rsidRPr="00E54385">
          <w:rPr>
            <w:rStyle w:val="Hyperlink"/>
          </w:rPr>
          <w:instrText xml:space="preserve"> </w:instrText>
        </w:r>
        <w:r>
          <w:instrText>HYPERLINK \l "_Toc477275708"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20</w:t>
        </w:r>
        <w:r>
          <w:rPr>
            <w:rFonts w:asciiTheme="minorHAnsi" w:eastAsiaTheme="minorEastAsia" w:hAnsiTheme="minorHAnsi" w:cstheme="minorBidi"/>
            <w:color w:val="auto"/>
            <w:sz w:val="22"/>
            <w:szCs w:val="22"/>
          </w:rPr>
          <w:tab/>
        </w:r>
        <w:r w:rsidRPr="00E54385">
          <w:rPr>
            <w:rStyle w:val="Hyperlink"/>
          </w:rPr>
          <w:t>Function: VNFM.Snapshot.DeleteVnfSnapshotImage()</w:t>
        </w:r>
        <w:r>
          <w:rPr>
            <w:webHidden/>
          </w:rPr>
          <w:tab/>
        </w:r>
        <w:r>
          <w:rPr>
            <w:webHidden/>
          </w:rPr>
          <w:fldChar w:fldCharType="begin"/>
        </w:r>
        <w:r>
          <w:rPr>
            <w:webHidden/>
          </w:rPr>
          <w:instrText xml:space="preserve"> PAGEREF _Toc477275708 \h </w:instrText>
        </w:r>
        <w:r>
          <w:rPr>
            <w:webHidden/>
          </w:rPr>
        </w:r>
      </w:ins>
      <w:r>
        <w:rPr>
          <w:webHidden/>
        </w:rPr>
        <w:fldChar w:fldCharType="separate"/>
      </w:r>
      <w:ins w:id="7158" w:author="Seggelke, Klaus" w:date="2017-03-14T17:13:00Z">
        <w:r>
          <w:rPr>
            <w:webHidden/>
          </w:rPr>
          <w:t>113</w:t>
        </w:r>
        <w:r>
          <w:rPr>
            <w:webHidden/>
          </w:rPr>
          <w:fldChar w:fldCharType="end"/>
        </w:r>
        <w:r w:rsidRPr="00E54385">
          <w:rPr>
            <w:rStyle w:val="Hyperlink"/>
          </w:rPr>
          <w:fldChar w:fldCharType="end"/>
        </w:r>
      </w:ins>
    </w:p>
    <w:p w:rsidR="00A57497" w:rsidRDefault="00A57497">
      <w:pPr>
        <w:pStyle w:val="TOC1"/>
        <w:rPr>
          <w:ins w:id="7159" w:author="Seggelke, Klaus" w:date="2017-03-14T17:13:00Z"/>
          <w:rFonts w:asciiTheme="minorHAnsi" w:eastAsiaTheme="minorEastAsia" w:hAnsiTheme="minorHAnsi" w:cstheme="minorBidi"/>
          <w:color w:val="auto"/>
          <w:sz w:val="22"/>
          <w:szCs w:val="22"/>
        </w:rPr>
      </w:pPr>
      <w:ins w:id="7160" w:author="Seggelke, Klaus" w:date="2017-03-14T17:13:00Z">
        <w:r w:rsidRPr="00E54385">
          <w:rPr>
            <w:rStyle w:val="Hyperlink"/>
          </w:rPr>
          <w:fldChar w:fldCharType="begin"/>
        </w:r>
        <w:r w:rsidRPr="00E54385">
          <w:rPr>
            <w:rStyle w:val="Hyperlink"/>
          </w:rPr>
          <w:instrText xml:space="preserve"> </w:instrText>
        </w:r>
        <w:r>
          <w:instrText>HYPERLINK \l "_Toc477275709"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21</w:t>
        </w:r>
        <w:r>
          <w:rPr>
            <w:rFonts w:asciiTheme="minorHAnsi" w:eastAsiaTheme="minorEastAsia" w:hAnsiTheme="minorHAnsi" w:cstheme="minorBidi"/>
            <w:color w:val="auto"/>
            <w:sz w:val="22"/>
            <w:szCs w:val="22"/>
          </w:rPr>
          <w:tab/>
        </w:r>
        <w:r w:rsidRPr="00E54385">
          <w:rPr>
            <w:rStyle w:val="Hyperlink"/>
          </w:rPr>
          <w:t>Function: VNFM.Snapshot.GetVnfSnapshotImageList()</w:t>
        </w:r>
        <w:r>
          <w:rPr>
            <w:webHidden/>
          </w:rPr>
          <w:tab/>
        </w:r>
        <w:r>
          <w:rPr>
            <w:webHidden/>
          </w:rPr>
          <w:fldChar w:fldCharType="begin"/>
        </w:r>
        <w:r>
          <w:rPr>
            <w:webHidden/>
          </w:rPr>
          <w:instrText xml:space="preserve"> PAGEREF _Toc477275709 \h </w:instrText>
        </w:r>
        <w:r>
          <w:rPr>
            <w:webHidden/>
          </w:rPr>
        </w:r>
      </w:ins>
      <w:r>
        <w:rPr>
          <w:webHidden/>
        </w:rPr>
        <w:fldChar w:fldCharType="separate"/>
      </w:r>
      <w:ins w:id="7161" w:author="Seggelke, Klaus" w:date="2017-03-14T17:13:00Z">
        <w:r>
          <w:rPr>
            <w:webHidden/>
          </w:rPr>
          <w:t>114</w:t>
        </w:r>
        <w:r>
          <w:rPr>
            <w:webHidden/>
          </w:rPr>
          <w:fldChar w:fldCharType="end"/>
        </w:r>
        <w:r w:rsidRPr="00E54385">
          <w:rPr>
            <w:rStyle w:val="Hyperlink"/>
          </w:rPr>
          <w:fldChar w:fldCharType="end"/>
        </w:r>
      </w:ins>
    </w:p>
    <w:p w:rsidR="00A57497" w:rsidRDefault="00A57497">
      <w:pPr>
        <w:pStyle w:val="TOC1"/>
        <w:rPr>
          <w:ins w:id="7162" w:author="Seggelke, Klaus" w:date="2017-03-14T17:13:00Z"/>
          <w:rFonts w:asciiTheme="minorHAnsi" w:eastAsiaTheme="minorEastAsia" w:hAnsiTheme="minorHAnsi" w:cstheme="minorBidi"/>
          <w:color w:val="auto"/>
          <w:sz w:val="22"/>
          <w:szCs w:val="22"/>
        </w:rPr>
      </w:pPr>
      <w:ins w:id="7163" w:author="Seggelke, Klaus" w:date="2017-03-14T17:13:00Z">
        <w:r w:rsidRPr="00E54385">
          <w:rPr>
            <w:rStyle w:val="Hyperlink"/>
          </w:rPr>
          <w:fldChar w:fldCharType="begin"/>
        </w:r>
        <w:r w:rsidRPr="00E54385">
          <w:rPr>
            <w:rStyle w:val="Hyperlink"/>
          </w:rPr>
          <w:instrText xml:space="preserve"> </w:instrText>
        </w:r>
        <w:r>
          <w:instrText>HYPERLINK \l "_Toc477275710"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22</w:t>
        </w:r>
        <w:r>
          <w:rPr>
            <w:rFonts w:asciiTheme="minorHAnsi" w:eastAsiaTheme="minorEastAsia" w:hAnsiTheme="minorHAnsi" w:cstheme="minorBidi"/>
            <w:color w:val="auto"/>
            <w:sz w:val="22"/>
            <w:szCs w:val="22"/>
          </w:rPr>
          <w:tab/>
        </w:r>
        <w:r w:rsidRPr="00E54385">
          <w:rPr>
            <w:rStyle w:val="Hyperlink"/>
          </w:rPr>
          <w:t>Function: VNFM.Snapshot.InstantiateVnfSnapshotImage()</w:t>
        </w:r>
        <w:r>
          <w:rPr>
            <w:webHidden/>
          </w:rPr>
          <w:tab/>
        </w:r>
        <w:r>
          <w:rPr>
            <w:webHidden/>
          </w:rPr>
          <w:fldChar w:fldCharType="begin"/>
        </w:r>
        <w:r>
          <w:rPr>
            <w:webHidden/>
          </w:rPr>
          <w:instrText xml:space="preserve"> PAGEREF _Toc477275710 \h </w:instrText>
        </w:r>
        <w:r>
          <w:rPr>
            <w:webHidden/>
          </w:rPr>
        </w:r>
      </w:ins>
      <w:r>
        <w:rPr>
          <w:webHidden/>
        </w:rPr>
        <w:fldChar w:fldCharType="separate"/>
      </w:r>
      <w:ins w:id="7164" w:author="Seggelke, Klaus" w:date="2017-03-14T17:13:00Z">
        <w:r>
          <w:rPr>
            <w:webHidden/>
          </w:rPr>
          <w:t>114</w:t>
        </w:r>
        <w:r>
          <w:rPr>
            <w:webHidden/>
          </w:rPr>
          <w:fldChar w:fldCharType="end"/>
        </w:r>
        <w:r w:rsidRPr="00E54385">
          <w:rPr>
            <w:rStyle w:val="Hyperlink"/>
          </w:rPr>
          <w:fldChar w:fldCharType="end"/>
        </w:r>
      </w:ins>
    </w:p>
    <w:p w:rsidR="00A57497" w:rsidRDefault="00A57497">
      <w:pPr>
        <w:pStyle w:val="TOC1"/>
        <w:rPr>
          <w:ins w:id="7165" w:author="Seggelke, Klaus" w:date="2017-03-14T17:13:00Z"/>
          <w:rFonts w:asciiTheme="minorHAnsi" w:eastAsiaTheme="minorEastAsia" w:hAnsiTheme="minorHAnsi" w:cstheme="minorBidi"/>
          <w:color w:val="auto"/>
          <w:sz w:val="22"/>
          <w:szCs w:val="22"/>
        </w:rPr>
      </w:pPr>
      <w:ins w:id="7166" w:author="Seggelke, Klaus" w:date="2017-03-14T17:13:00Z">
        <w:r w:rsidRPr="00E54385">
          <w:rPr>
            <w:rStyle w:val="Hyperlink"/>
          </w:rPr>
          <w:fldChar w:fldCharType="begin"/>
        </w:r>
        <w:r w:rsidRPr="00E54385">
          <w:rPr>
            <w:rStyle w:val="Hyperlink"/>
          </w:rPr>
          <w:instrText xml:space="preserve"> </w:instrText>
        </w:r>
        <w:r>
          <w:instrText>HYPERLINK \l "_Toc477275711"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23</w:t>
        </w:r>
        <w:r>
          <w:rPr>
            <w:rFonts w:asciiTheme="minorHAnsi" w:eastAsiaTheme="minorEastAsia" w:hAnsiTheme="minorHAnsi" w:cstheme="minorBidi"/>
            <w:color w:val="auto"/>
            <w:sz w:val="22"/>
            <w:szCs w:val="22"/>
          </w:rPr>
          <w:tab/>
        </w:r>
        <w:r w:rsidRPr="00E54385">
          <w:rPr>
            <w:rStyle w:val="Hyperlink"/>
          </w:rPr>
          <w:t>Function: VNFM.Snapshot.CreateComputeImage()</w:t>
        </w:r>
        <w:r>
          <w:rPr>
            <w:webHidden/>
          </w:rPr>
          <w:tab/>
        </w:r>
        <w:r>
          <w:rPr>
            <w:webHidden/>
          </w:rPr>
          <w:fldChar w:fldCharType="begin"/>
        </w:r>
        <w:r>
          <w:rPr>
            <w:webHidden/>
          </w:rPr>
          <w:instrText xml:space="preserve"> PAGEREF _Toc477275711 \h </w:instrText>
        </w:r>
        <w:r>
          <w:rPr>
            <w:webHidden/>
          </w:rPr>
        </w:r>
      </w:ins>
      <w:r>
        <w:rPr>
          <w:webHidden/>
        </w:rPr>
        <w:fldChar w:fldCharType="separate"/>
      </w:r>
      <w:ins w:id="7167" w:author="Seggelke, Klaus" w:date="2017-03-14T17:13:00Z">
        <w:r>
          <w:rPr>
            <w:webHidden/>
          </w:rPr>
          <w:t>114</w:t>
        </w:r>
        <w:r>
          <w:rPr>
            <w:webHidden/>
          </w:rPr>
          <w:fldChar w:fldCharType="end"/>
        </w:r>
        <w:r w:rsidRPr="00E54385">
          <w:rPr>
            <w:rStyle w:val="Hyperlink"/>
          </w:rPr>
          <w:fldChar w:fldCharType="end"/>
        </w:r>
      </w:ins>
    </w:p>
    <w:p w:rsidR="00A57497" w:rsidRDefault="00A57497">
      <w:pPr>
        <w:pStyle w:val="TOC1"/>
        <w:rPr>
          <w:ins w:id="7168" w:author="Seggelke, Klaus" w:date="2017-03-14T17:13:00Z"/>
          <w:rFonts w:asciiTheme="minorHAnsi" w:eastAsiaTheme="minorEastAsia" w:hAnsiTheme="minorHAnsi" w:cstheme="minorBidi"/>
          <w:color w:val="auto"/>
          <w:sz w:val="22"/>
          <w:szCs w:val="22"/>
        </w:rPr>
      </w:pPr>
      <w:ins w:id="7169" w:author="Seggelke, Klaus" w:date="2017-03-14T17:13:00Z">
        <w:r w:rsidRPr="00E54385">
          <w:rPr>
            <w:rStyle w:val="Hyperlink"/>
          </w:rPr>
          <w:fldChar w:fldCharType="begin"/>
        </w:r>
        <w:r w:rsidRPr="00E54385">
          <w:rPr>
            <w:rStyle w:val="Hyperlink"/>
          </w:rPr>
          <w:instrText xml:space="preserve"> </w:instrText>
        </w:r>
        <w:r>
          <w:instrText>HYPERLINK \l "_Toc477275712"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24</w:t>
        </w:r>
        <w:r>
          <w:rPr>
            <w:rFonts w:asciiTheme="minorHAnsi" w:eastAsiaTheme="minorEastAsia" w:hAnsiTheme="minorHAnsi" w:cstheme="minorBidi"/>
            <w:color w:val="auto"/>
            <w:sz w:val="22"/>
            <w:szCs w:val="22"/>
          </w:rPr>
          <w:tab/>
        </w:r>
        <w:r w:rsidRPr="00E54385">
          <w:rPr>
            <w:rStyle w:val="Hyperlink"/>
          </w:rPr>
          <w:t>Function: VNFM.Snapshot.DeleteComputeImage()</w:t>
        </w:r>
        <w:r>
          <w:rPr>
            <w:webHidden/>
          </w:rPr>
          <w:tab/>
        </w:r>
        <w:r>
          <w:rPr>
            <w:webHidden/>
          </w:rPr>
          <w:fldChar w:fldCharType="begin"/>
        </w:r>
        <w:r>
          <w:rPr>
            <w:webHidden/>
          </w:rPr>
          <w:instrText xml:space="preserve"> PAGEREF _Toc477275712 \h </w:instrText>
        </w:r>
        <w:r>
          <w:rPr>
            <w:webHidden/>
          </w:rPr>
        </w:r>
      </w:ins>
      <w:r>
        <w:rPr>
          <w:webHidden/>
        </w:rPr>
        <w:fldChar w:fldCharType="separate"/>
      </w:r>
      <w:ins w:id="7170" w:author="Seggelke, Klaus" w:date="2017-03-14T17:13:00Z">
        <w:r>
          <w:rPr>
            <w:webHidden/>
          </w:rPr>
          <w:t>115</w:t>
        </w:r>
        <w:r>
          <w:rPr>
            <w:webHidden/>
          </w:rPr>
          <w:fldChar w:fldCharType="end"/>
        </w:r>
        <w:r w:rsidRPr="00E54385">
          <w:rPr>
            <w:rStyle w:val="Hyperlink"/>
          </w:rPr>
          <w:fldChar w:fldCharType="end"/>
        </w:r>
      </w:ins>
    </w:p>
    <w:p w:rsidR="00A57497" w:rsidRDefault="00A57497">
      <w:pPr>
        <w:pStyle w:val="TOC1"/>
        <w:rPr>
          <w:ins w:id="7171" w:author="Seggelke, Klaus" w:date="2017-03-14T17:13:00Z"/>
          <w:rFonts w:asciiTheme="minorHAnsi" w:eastAsiaTheme="minorEastAsia" w:hAnsiTheme="minorHAnsi" w:cstheme="minorBidi"/>
          <w:color w:val="auto"/>
          <w:sz w:val="22"/>
          <w:szCs w:val="22"/>
        </w:rPr>
      </w:pPr>
      <w:ins w:id="7172" w:author="Seggelke, Klaus" w:date="2017-03-14T17:13:00Z">
        <w:r w:rsidRPr="00E54385">
          <w:rPr>
            <w:rStyle w:val="Hyperlink"/>
          </w:rPr>
          <w:fldChar w:fldCharType="begin"/>
        </w:r>
        <w:r w:rsidRPr="00E54385">
          <w:rPr>
            <w:rStyle w:val="Hyperlink"/>
          </w:rPr>
          <w:instrText xml:space="preserve"> </w:instrText>
        </w:r>
        <w:r>
          <w:instrText>HYPERLINK \l "_Toc477275713"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25</w:t>
        </w:r>
        <w:r>
          <w:rPr>
            <w:rFonts w:asciiTheme="minorHAnsi" w:eastAsiaTheme="minorEastAsia" w:hAnsiTheme="minorHAnsi" w:cstheme="minorBidi"/>
            <w:color w:val="auto"/>
            <w:sz w:val="22"/>
            <w:szCs w:val="22"/>
          </w:rPr>
          <w:tab/>
        </w:r>
        <w:r w:rsidRPr="00E54385">
          <w:rPr>
            <w:rStyle w:val="Hyperlink"/>
          </w:rPr>
          <w:t>Function: VNFM.Snapshot.GetComputeImageList()</w:t>
        </w:r>
        <w:r>
          <w:rPr>
            <w:webHidden/>
          </w:rPr>
          <w:tab/>
        </w:r>
        <w:r>
          <w:rPr>
            <w:webHidden/>
          </w:rPr>
          <w:fldChar w:fldCharType="begin"/>
        </w:r>
        <w:r>
          <w:rPr>
            <w:webHidden/>
          </w:rPr>
          <w:instrText xml:space="preserve"> PAGEREF _Toc477275713 \h </w:instrText>
        </w:r>
        <w:r>
          <w:rPr>
            <w:webHidden/>
          </w:rPr>
        </w:r>
      </w:ins>
      <w:r>
        <w:rPr>
          <w:webHidden/>
        </w:rPr>
        <w:fldChar w:fldCharType="separate"/>
      </w:r>
      <w:ins w:id="7173" w:author="Seggelke, Klaus" w:date="2017-03-14T17:13:00Z">
        <w:r>
          <w:rPr>
            <w:webHidden/>
          </w:rPr>
          <w:t>115</w:t>
        </w:r>
        <w:r>
          <w:rPr>
            <w:webHidden/>
          </w:rPr>
          <w:fldChar w:fldCharType="end"/>
        </w:r>
        <w:r w:rsidRPr="00E54385">
          <w:rPr>
            <w:rStyle w:val="Hyperlink"/>
          </w:rPr>
          <w:fldChar w:fldCharType="end"/>
        </w:r>
      </w:ins>
    </w:p>
    <w:p w:rsidR="00A57497" w:rsidRDefault="00A57497">
      <w:pPr>
        <w:pStyle w:val="TOC1"/>
        <w:rPr>
          <w:ins w:id="7174" w:author="Seggelke, Klaus" w:date="2017-03-14T17:13:00Z"/>
          <w:rFonts w:asciiTheme="minorHAnsi" w:eastAsiaTheme="minorEastAsia" w:hAnsiTheme="minorHAnsi" w:cstheme="minorBidi"/>
          <w:color w:val="auto"/>
          <w:sz w:val="22"/>
          <w:szCs w:val="22"/>
        </w:rPr>
      </w:pPr>
      <w:ins w:id="7175" w:author="Seggelke, Klaus" w:date="2017-03-14T17:13:00Z">
        <w:r w:rsidRPr="00E54385">
          <w:rPr>
            <w:rStyle w:val="Hyperlink"/>
          </w:rPr>
          <w:fldChar w:fldCharType="begin"/>
        </w:r>
        <w:r w:rsidRPr="00E54385">
          <w:rPr>
            <w:rStyle w:val="Hyperlink"/>
          </w:rPr>
          <w:instrText xml:space="preserve"> </w:instrText>
        </w:r>
        <w:r>
          <w:instrText>HYPERLINK \l "_Toc477275714"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26</w:t>
        </w:r>
        <w:r>
          <w:rPr>
            <w:rFonts w:asciiTheme="minorHAnsi" w:eastAsiaTheme="minorEastAsia" w:hAnsiTheme="minorHAnsi" w:cstheme="minorBidi"/>
            <w:color w:val="auto"/>
            <w:sz w:val="22"/>
            <w:szCs w:val="22"/>
          </w:rPr>
          <w:tab/>
        </w:r>
        <w:r w:rsidRPr="00E54385">
          <w:rPr>
            <w:rStyle w:val="Hyperlink"/>
          </w:rPr>
          <w:t>Function: VNFM.Snapshot.InstantiateComputeImage()</w:t>
        </w:r>
        <w:r>
          <w:rPr>
            <w:webHidden/>
          </w:rPr>
          <w:tab/>
        </w:r>
        <w:r>
          <w:rPr>
            <w:webHidden/>
          </w:rPr>
          <w:fldChar w:fldCharType="begin"/>
        </w:r>
        <w:r>
          <w:rPr>
            <w:webHidden/>
          </w:rPr>
          <w:instrText xml:space="preserve"> PAGEREF _Toc477275714 \h </w:instrText>
        </w:r>
        <w:r>
          <w:rPr>
            <w:webHidden/>
          </w:rPr>
        </w:r>
      </w:ins>
      <w:r>
        <w:rPr>
          <w:webHidden/>
        </w:rPr>
        <w:fldChar w:fldCharType="separate"/>
      </w:r>
      <w:ins w:id="7176" w:author="Seggelke, Klaus" w:date="2017-03-14T17:13:00Z">
        <w:r>
          <w:rPr>
            <w:webHidden/>
          </w:rPr>
          <w:t>115</w:t>
        </w:r>
        <w:r>
          <w:rPr>
            <w:webHidden/>
          </w:rPr>
          <w:fldChar w:fldCharType="end"/>
        </w:r>
        <w:r w:rsidRPr="00E54385">
          <w:rPr>
            <w:rStyle w:val="Hyperlink"/>
          </w:rPr>
          <w:fldChar w:fldCharType="end"/>
        </w:r>
      </w:ins>
    </w:p>
    <w:p w:rsidR="00A57497" w:rsidRDefault="00A57497">
      <w:pPr>
        <w:pStyle w:val="TOC1"/>
        <w:rPr>
          <w:ins w:id="7177" w:author="Seggelke, Klaus" w:date="2017-03-14T17:13:00Z"/>
          <w:rFonts w:asciiTheme="minorHAnsi" w:eastAsiaTheme="minorEastAsia" w:hAnsiTheme="minorHAnsi" w:cstheme="minorBidi"/>
          <w:color w:val="auto"/>
          <w:sz w:val="22"/>
          <w:szCs w:val="22"/>
        </w:rPr>
      </w:pPr>
      <w:ins w:id="7178" w:author="Seggelke, Klaus" w:date="2017-03-14T17:13:00Z">
        <w:r w:rsidRPr="00E54385">
          <w:rPr>
            <w:rStyle w:val="Hyperlink"/>
          </w:rPr>
          <w:fldChar w:fldCharType="begin"/>
        </w:r>
        <w:r w:rsidRPr="00E54385">
          <w:rPr>
            <w:rStyle w:val="Hyperlink"/>
          </w:rPr>
          <w:instrText xml:space="preserve"> </w:instrText>
        </w:r>
        <w:r>
          <w:instrText>HYPERLINK \l "_Toc477275715"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27</w:t>
        </w:r>
        <w:r>
          <w:rPr>
            <w:rFonts w:asciiTheme="minorHAnsi" w:eastAsiaTheme="minorEastAsia" w:hAnsiTheme="minorHAnsi" w:cstheme="minorBidi"/>
            <w:color w:val="auto"/>
            <w:sz w:val="22"/>
            <w:szCs w:val="22"/>
          </w:rPr>
          <w:tab/>
        </w:r>
        <w:r w:rsidRPr="00E54385">
          <w:rPr>
            <w:rStyle w:val="Hyperlink"/>
          </w:rPr>
          <w:t>Function: VNFM.Snapshot.CreateStorageImage()</w:t>
        </w:r>
        <w:r>
          <w:rPr>
            <w:webHidden/>
          </w:rPr>
          <w:tab/>
        </w:r>
        <w:r>
          <w:rPr>
            <w:webHidden/>
          </w:rPr>
          <w:fldChar w:fldCharType="begin"/>
        </w:r>
        <w:r>
          <w:rPr>
            <w:webHidden/>
          </w:rPr>
          <w:instrText xml:space="preserve"> PAGEREF _Toc477275715 \h </w:instrText>
        </w:r>
        <w:r>
          <w:rPr>
            <w:webHidden/>
          </w:rPr>
        </w:r>
      </w:ins>
      <w:r>
        <w:rPr>
          <w:webHidden/>
        </w:rPr>
        <w:fldChar w:fldCharType="separate"/>
      </w:r>
      <w:ins w:id="7179" w:author="Seggelke, Klaus" w:date="2017-03-14T17:13:00Z">
        <w:r>
          <w:rPr>
            <w:webHidden/>
          </w:rPr>
          <w:t>115</w:t>
        </w:r>
        <w:r>
          <w:rPr>
            <w:webHidden/>
          </w:rPr>
          <w:fldChar w:fldCharType="end"/>
        </w:r>
        <w:r w:rsidRPr="00E54385">
          <w:rPr>
            <w:rStyle w:val="Hyperlink"/>
          </w:rPr>
          <w:fldChar w:fldCharType="end"/>
        </w:r>
      </w:ins>
    </w:p>
    <w:p w:rsidR="00A57497" w:rsidRDefault="00A57497">
      <w:pPr>
        <w:pStyle w:val="TOC1"/>
        <w:rPr>
          <w:ins w:id="7180" w:author="Seggelke, Klaus" w:date="2017-03-14T17:13:00Z"/>
          <w:rFonts w:asciiTheme="minorHAnsi" w:eastAsiaTheme="minorEastAsia" w:hAnsiTheme="minorHAnsi" w:cstheme="minorBidi"/>
          <w:color w:val="auto"/>
          <w:sz w:val="22"/>
          <w:szCs w:val="22"/>
        </w:rPr>
      </w:pPr>
      <w:ins w:id="7181" w:author="Seggelke, Klaus" w:date="2017-03-14T17:13:00Z">
        <w:r w:rsidRPr="00E54385">
          <w:rPr>
            <w:rStyle w:val="Hyperlink"/>
          </w:rPr>
          <w:fldChar w:fldCharType="begin"/>
        </w:r>
        <w:r w:rsidRPr="00E54385">
          <w:rPr>
            <w:rStyle w:val="Hyperlink"/>
          </w:rPr>
          <w:instrText xml:space="preserve"> </w:instrText>
        </w:r>
        <w:r>
          <w:instrText>HYPERLINK \l "_Toc477275716"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28</w:t>
        </w:r>
        <w:r>
          <w:rPr>
            <w:rFonts w:asciiTheme="minorHAnsi" w:eastAsiaTheme="minorEastAsia" w:hAnsiTheme="minorHAnsi" w:cstheme="minorBidi"/>
            <w:color w:val="auto"/>
            <w:sz w:val="22"/>
            <w:szCs w:val="22"/>
          </w:rPr>
          <w:tab/>
        </w:r>
        <w:r w:rsidRPr="00E54385">
          <w:rPr>
            <w:rStyle w:val="Hyperlink"/>
          </w:rPr>
          <w:t>Function: VNFM.Snapshot.DeleteStorageImage()</w:t>
        </w:r>
        <w:r>
          <w:rPr>
            <w:webHidden/>
          </w:rPr>
          <w:tab/>
        </w:r>
        <w:r>
          <w:rPr>
            <w:webHidden/>
          </w:rPr>
          <w:fldChar w:fldCharType="begin"/>
        </w:r>
        <w:r>
          <w:rPr>
            <w:webHidden/>
          </w:rPr>
          <w:instrText xml:space="preserve"> PAGEREF _Toc477275716 \h </w:instrText>
        </w:r>
        <w:r>
          <w:rPr>
            <w:webHidden/>
          </w:rPr>
        </w:r>
      </w:ins>
      <w:r>
        <w:rPr>
          <w:webHidden/>
        </w:rPr>
        <w:fldChar w:fldCharType="separate"/>
      </w:r>
      <w:ins w:id="7182" w:author="Seggelke, Klaus" w:date="2017-03-14T17:13:00Z">
        <w:r>
          <w:rPr>
            <w:webHidden/>
          </w:rPr>
          <w:t>115</w:t>
        </w:r>
        <w:r>
          <w:rPr>
            <w:webHidden/>
          </w:rPr>
          <w:fldChar w:fldCharType="end"/>
        </w:r>
        <w:r w:rsidRPr="00E54385">
          <w:rPr>
            <w:rStyle w:val="Hyperlink"/>
          </w:rPr>
          <w:fldChar w:fldCharType="end"/>
        </w:r>
      </w:ins>
    </w:p>
    <w:p w:rsidR="00A57497" w:rsidRDefault="00A57497">
      <w:pPr>
        <w:pStyle w:val="TOC1"/>
        <w:rPr>
          <w:ins w:id="7183" w:author="Seggelke, Klaus" w:date="2017-03-14T17:13:00Z"/>
          <w:rFonts w:asciiTheme="minorHAnsi" w:eastAsiaTheme="minorEastAsia" w:hAnsiTheme="minorHAnsi" w:cstheme="minorBidi"/>
          <w:color w:val="auto"/>
          <w:sz w:val="22"/>
          <w:szCs w:val="22"/>
        </w:rPr>
      </w:pPr>
      <w:ins w:id="7184" w:author="Seggelke, Klaus" w:date="2017-03-14T17:13:00Z">
        <w:r w:rsidRPr="00E54385">
          <w:rPr>
            <w:rStyle w:val="Hyperlink"/>
          </w:rPr>
          <w:fldChar w:fldCharType="begin"/>
        </w:r>
        <w:r w:rsidRPr="00E54385">
          <w:rPr>
            <w:rStyle w:val="Hyperlink"/>
          </w:rPr>
          <w:instrText xml:space="preserve"> </w:instrText>
        </w:r>
        <w:r>
          <w:instrText>HYPERLINK \l "_Toc477275717"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29</w:t>
        </w:r>
        <w:r>
          <w:rPr>
            <w:rFonts w:asciiTheme="minorHAnsi" w:eastAsiaTheme="minorEastAsia" w:hAnsiTheme="minorHAnsi" w:cstheme="minorBidi"/>
            <w:color w:val="auto"/>
            <w:sz w:val="22"/>
            <w:szCs w:val="22"/>
          </w:rPr>
          <w:tab/>
        </w:r>
        <w:r w:rsidRPr="00E54385">
          <w:rPr>
            <w:rStyle w:val="Hyperlink"/>
          </w:rPr>
          <w:t>Function: VNFM.Snapshot.GetStorageImageList()</w:t>
        </w:r>
        <w:r>
          <w:rPr>
            <w:webHidden/>
          </w:rPr>
          <w:tab/>
        </w:r>
        <w:r>
          <w:rPr>
            <w:webHidden/>
          </w:rPr>
          <w:fldChar w:fldCharType="begin"/>
        </w:r>
        <w:r>
          <w:rPr>
            <w:webHidden/>
          </w:rPr>
          <w:instrText xml:space="preserve"> PAGEREF _Toc477275717 \h </w:instrText>
        </w:r>
        <w:r>
          <w:rPr>
            <w:webHidden/>
          </w:rPr>
        </w:r>
      </w:ins>
      <w:r>
        <w:rPr>
          <w:webHidden/>
        </w:rPr>
        <w:fldChar w:fldCharType="separate"/>
      </w:r>
      <w:ins w:id="7185" w:author="Seggelke, Klaus" w:date="2017-03-14T17:13:00Z">
        <w:r>
          <w:rPr>
            <w:webHidden/>
          </w:rPr>
          <w:t>116</w:t>
        </w:r>
        <w:r>
          <w:rPr>
            <w:webHidden/>
          </w:rPr>
          <w:fldChar w:fldCharType="end"/>
        </w:r>
        <w:r w:rsidRPr="00E54385">
          <w:rPr>
            <w:rStyle w:val="Hyperlink"/>
          </w:rPr>
          <w:fldChar w:fldCharType="end"/>
        </w:r>
      </w:ins>
    </w:p>
    <w:p w:rsidR="00A57497" w:rsidRDefault="00A57497">
      <w:pPr>
        <w:pStyle w:val="TOC1"/>
        <w:rPr>
          <w:ins w:id="7186" w:author="Seggelke, Klaus" w:date="2017-03-14T17:13:00Z"/>
          <w:rFonts w:asciiTheme="minorHAnsi" w:eastAsiaTheme="minorEastAsia" w:hAnsiTheme="minorHAnsi" w:cstheme="minorBidi"/>
          <w:color w:val="auto"/>
          <w:sz w:val="22"/>
          <w:szCs w:val="22"/>
        </w:rPr>
      </w:pPr>
      <w:ins w:id="7187" w:author="Seggelke, Klaus" w:date="2017-03-14T17:13:00Z">
        <w:r w:rsidRPr="00E54385">
          <w:rPr>
            <w:rStyle w:val="Hyperlink"/>
          </w:rPr>
          <w:fldChar w:fldCharType="begin"/>
        </w:r>
        <w:r w:rsidRPr="00E54385">
          <w:rPr>
            <w:rStyle w:val="Hyperlink"/>
          </w:rPr>
          <w:instrText xml:space="preserve"> </w:instrText>
        </w:r>
        <w:r>
          <w:instrText>HYPERLINK \l "_Toc477275718"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30</w:t>
        </w:r>
        <w:r>
          <w:rPr>
            <w:rFonts w:asciiTheme="minorHAnsi" w:eastAsiaTheme="minorEastAsia" w:hAnsiTheme="minorHAnsi" w:cstheme="minorBidi"/>
            <w:color w:val="auto"/>
            <w:sz w:val="22"/>
            <w:szCs w:val="22"/>
          </w:rPr>
          <w:tab/>
        </w:r>
        <w:r w:rsidRPr="00E54385">
          <w:rPr>
            <w:rStyle w:val="Hyperlink"/>
          </w:rPr>
          <w:t>Function: VNFM.Snapshot.InstantiateStorageImage()</w:t>
        </w:r>
        <w:r>
          <w:rPr>
            <w:webHidden/>
          </w:rPr>
          <w:tab/>
        </w:r>
        <w:r>
          <w:rPr>
            <w:webHidden/>
          </w:rPr>
          <w:fldChar w:fldCharType="begin"/>
        </w:r>
        <w:r>
          <w:rPr>
            <w:webHidden/>
          </w:rPr>
          <w:instrText xml:space="preserve"> PAGEREF _Toc477275718 \h </w:instrText>
        </w:r>
        <w:r>
          <w:rPr>
            <w:webHidden/>
          </w:rPr>
        </w:r>
      </w:ins>
      <w:r>
        <w:rPr>
          <w:webHidden/>
        </w:rPr>
        <w:fldChar w:fldCharType="separate"/>
      </w:r>
      <w:ins w:id="7188" w:author="Seggelke, Klaus" w:date="2017-03-14T17:13:00Z">
        <w:r>
          <w:rPr>
            <w:webHidden/>
          </w:rPr>
          <w:t>116</w:t>
        </w:r>
        <w:r>
          <w:rPr>
            <w:webHidden/>
          </w:rPr>
          <w:fldChar w:fldCharType="end"/>
        </w:r>
        <w:r w:rsidRPr="00E54385">
          <w:rPr>
            <w:rStyle w:val="Hyperlink"/>
          </w:rPr>
          <w:fldChar w:fldCharType="end"/>
        </w:r>
      </w:ins>
    </w:p>
    <w:p w:rsidR="00A57497" w:rsidRDefault="00A57497">
      <w:pPr>
        <w:pStyle w:val="TOC1"/>
        <w:rPr>
          <w:ins w:id="7189" w:author="Seggelke, Klaus" w:date="2017-03-14T17:13:00Z"/>
          <w:rFonts w:asciiTheme="minorHAnsi" w:eastAsiaTheme="minorEastAsia" w:hAnsiTheme="minorHAnsi" w:cstheme="minorBidi"/>
          <w:color w:val="auto"/>
          <w:sz w:val="22"/>
          <w:szCs w:val="22"/>
        </w:rPr>
      </w:pPr>
      <w:ins w:id="7190" w:author="Seggelke, Klaus" w:date="2017-03-14T17:13:00Z">
        <w:r w:rsidRPr="00E54385">
          <w:rPr>
            <w:rStyle w:val="Hyperlink"/>
          </w:rPr>
          <w:fldChar w:fldCharType="begin"/>
        </w:r>
        <w:r w:rsidRPr="00E54385">
          <w:rPr>
            <w:rStyle w:val="Hyperlink"/>
          </w:rPr>
          <w:instrText xml:space="preserve"> </w:instrText>
        </w:r>
        <w:r>
          <w:instrText>HYPERLINK \l "_Toc477275719"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31</w:t>
        </w:r>
        <w:r>
          <w:rPr>
            <w:rFonts w:asciiTheme="minorHAnsi" w:eastAsiaTheme="minorEastAsia" w:hAnsiTheme="minorHAnsi" w:cstheme="minorBidi"/>
            <w:color w:val="auto"/>
            <w:sz w:val="22"/>
            <w:szCs w:val="22"/>
          </w:rPr>
          <w:tab/>
        </w:r>
        <w:r w:rsidRPr="00E54385">
          <w:rPr>
            <w:rStyle w:val="Hyperlink"/>
          </w:rPr>
          <w:t>Function: VNFM.Snapshot.EraseStorageID()</w:t>
        </w:r>
        <w:r>
          <w:rPr>
            <w:webHidden/>
          </w:rPr>
          <w:tab/>
        </w:r>
        <w:r>
          <w:rPr>
            <w:webHidden/>
          </w:rPr>
          <w:fldChar w:fldCharType="begin"/>
        </w:r>
        <w:r>
          <w:rPr>
            <w:webHidden/>
          </w:rPr>
          <w:instrText xml:space="preserve"> PAGEREF _Toc477275719 \h </w:instrText>
        </w:r>
        <w:r>
          <w:rPr>
            <w:webHidden/>
          </w:rPr>
        </w:r>
      </w:ins>
      <w:r>
        <w:rPr>
          <w:webHidden/>
        </w:rPr>
        <w:fldChar w:fldCharType="separate"/>
      </w:r>
      <w:ins w:id="7191" w:author="Seggelke, Klaus" w:date="2017-03-14T17:13:00Z">
        <w:r>
          <w:rPr>
            <w:webHidden/>
          </w:rPr>
          <w:t>116</w:t>
        </w:r>
        <w:r>
          <w:rPr>
            <w:webHidden/>
          </w:rPr>
          <w:fldChar w:fldCharType="end"/>
        </w:r>
        <w:r w:rsidRPr="00E54385">
          <w:rPr>
            <w:rStyle w:val="Hyperlink"/>
          </w:rPr>
          <w:fldChar w:fldCharType="end"/>
        </w:r>
      </w:ins>
    </w:p>
    <w:p w:rsidR="00A57497" w:rsidRDefault="00A57497">
      <w:pPr>
        <w:pStyle w:val="TOC1"/>
        <w:rPr>
          <w:ins w:id="7192" w:author="Seggelke, Klaus" w:date="2017-03-14T17:13:00Z"/>
          <w:rFonts w:asciiTheme="minorHAnsi" w:eastAsiaTheme="minorEastAsia" w:hAnsiTheme="minorHAnsi" w:cstheme="minorBidi"/>
          <w:color w:val="auto"/>
          <w:sz w:val="22"/>
          <w:szCs w:val="22"/>
        </w:rPr>
      </w:pPr>
      <w:ins w:id="7193" w:author="Seggelke, Klaus" w:date="2017-03-14T17:13:00Z">
        <w:r w:rsidRPr="00E54385">
          <w:rPr>
            <w:rStyle w:val="Hyperlink"/>
          </w:rPr>
          <w:fldChar w:fldCharType="begin"/>
        </w:r>
        <w:r w:rsidRPr="00E54385">
          <w:rPr>
            <w:rStyle w:val="Hyperlink"/>
          </w:rPr>
          <w:instrText xml:space="preserve"> </w:instrText>
        </w:r>
        <w:r>
          <w:instrText>HYPERLINK \l "_Toc477275720"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32</w:t>
        </w:r>
        <w:r>
          <w:rPr>
            <w:rFonts w:asciiTheme="minorHAnsi" w:eastAsiaTheme="minorEastAsia" w:hAnsiTheme="minorHAnsi" w:cstheme="minorBidi"/>
            <w:color w:val="auto"/>
            <w:sz w:val="22"/>
            <w:szCs w:val="22"/>
          </w:rPr>
          <w:tab/>
        </w:r>
        <w:r w:rsidRPr="00E54385">
          <w:rPr>
            <w:rStyle w:val="Hyperlink"/>
          </w:rPr>
          <w:t>Function: VNFM.Snapshot.MountStorageImage()</w:t>
        </w:r>
        <w:r>
          <w:rPr>
            <w:webHidden/>
          </w:rPr>
          <w:tab/>
        </w:r>
        <w:r>
          <w:rPr>
            <w:webHidden/>
          </w:rPr>
          <w:fldChar w:fldCharType="begin"/>
        </w:r>
        <w:r>
          <w:rPr>
            <w:webHidden/>
          </w:rPr>
          <w:instrText xml:space="preserve"> PAGEREF _Toc477275720 \h </w:instrText>
        </w:r>
        <w:r>
          <w:rPr>
            <w:webHidden/>
          </w:rPr>
        </w:r>
      </w:ins>
      <w:r>
        <w:rPr>
          <w:webHidden/>
        </w:rPr>
        <w:fldChar w:fldCharType="separate"/>
      </w:r>
      <w:ins w:id="7194" w:author="Seggelke, Klaus" w:date="2017-03-14T17:13:00Z">
        <w:r>
          <w:rPr>
            <w:webHidden/>
          </w:rPr>
          <w:t>116</w:t>
        </w:r>
        <w:r>
          <w:rPr>
            <w:webHidden/>
          </w:rPr>
          <w:fldChar w:fldCharType="end"/>
        </w:r>
        <w:r w:rsidRPr="00E54385">
          <w:rPr>
            <w:rStyle w:val="Hyperlink"/>
          </w:rPr>
          <w:fldChar w:fldCharType="end"/>
        </w:r>
      </w:ins>
    </w:p>
    <w:p w:rsidR="00A57497" w:rsidRDefault="00A57497">
      <w:pPr>
        <w:pStyle w:val="TOC1"/>
        <w:rPr>
          <w:ins w:id="7195" w:author="Seggelke, Klaus" w:date="2017-03-14T17:13:00Z"/>
          <w:rFonts w:asciiTheme="minorHAnsi" w:eastAsiaTheme="minorEastAsia" w:hAnsiTheme="minorHAnsi" w:cstheme="minorBidi"/>
          <w:color w:val="auto"/>
          <w:sz w:val="22"/>
          <w:szCs w:val="22"/>
        </w:rPr>
      </w:pPr>
      <w:ins w:id="7196" w:author="Seggelke, Klaus" w:date="2017-03-14T17:13:00Z">
        <w:r w:rsidRPr="00E54385">
          <w:rPr>
            <w:rStyle w:val="Hyperlink"/>
          </w:rPr>
          <w:fldChar w:fldCharType="begin"/>
        </w:r>
        <w:r w:rsidRPr="00E54385">
          <w:rPr>
            <w:rStyle w:val="Hyperlink"/>
          </w:rPr>
          <w:instrText xml:space="preserve"> </w:instrText>
        </w:r>
        <w:r>
          <w:instrText>HYPERLINK \l "_Toc477275721"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33</w:t>
        </w:r>
        <w:r>
          <w:rPr>
            <w:rFonts w:asciiTheme="minorHAnsi" w:eastAsiaTheme="minorEastAsia" w:hAnsiTheme="minorHAnsi" w:cstheme="minorBidi"/>
            <w:color w:val="auto"/>
            <w:sz w:val="22"/>
            <w:szCs w:val="22"/>
          </w:rPr>
          <w:tab/>
        </w:r>
        <w:r w:rsidRPr="00E54385">
          <w:rPr>
            <w:rStyle w:val="Hyperlink"/>
          </w:rPr>
          <w:t>Function: VNFM.Snapshot.ValidateStorageIsMounted()</w:t>
        </w:r>
        <w:r>
          <w:rPr>
            <w:webHidden/>
          </w:rPr>
          <w:tab/>
        </w:r>
        <w:r>
          <w:rPr>
            <w:webHidden/>
          </w:rPr>
          <w:fldChar w:fldCharType="begin"/>
        </w:r>
        <w:r>
          <w:rPr>
            <w:webHidden/>
          </w:rPr>
          <w:instrText xml:space="preserve"> PAGEREF _Toc477275721 \h </w:instrText>
        </w:r>
        <w:r>
          <w:rPr>
            <w:webHidden/>
          </w:rPr>
        </w:r>
      </w:ins>
      <w:r>
        <w:rPr>
          <w:webHidden/>
        </w:rPr>
        <w:fldChar w:fldCharType="separate"/>
      </w:r>
      <w:ins w:id="7197" w:author="Seggelke, Klaus" w:date="2017-03-14T17:13:00Z">
        <w:r>
          <w:rPr>
            <w:webHidden/>
          </w:rPr>
          <w:t>116</w:t>
        </w:r>
        <w:r>
          <w:rPr>
            <w:webHidden/>
          </w:rPr>
          <w:fldChar w:fldCharType="end"/>
        </w:r>
        <w:r w:rsidRPr="00E54385">
          <w:rPr>
            <w:rStyle w:val="Hyperlink"/>
          </w:rPr>
          <w:fldChar w:fldCharType="end"/>
        </w:r>
      </w:ins>
    </w:p>
    <w:p w:rsidR="00A57497" w:rsidRDefault="00A57497">
      <w:pPr>
        <w:pStyle w:val="TOC1"/>
        <w:rPr>
          <w:ins w:id="7198" w:author="Seggelke, Klaus" w:date="2017-03-14T17:13:00Z"/>
          <w:rFonts w:asciiTheme="minorHAnsi" w:eastAsiaTheme="minorEastAsia" w:hAnsiTheme="minorHAnsi" w:cstheme="minorBidi"/>
          <w:color w:val="auto"/>
          <w:sz w:val="22"/>
          <w:szCs w:val="22"/>
        </w:rPr>
      </w:pPr>
      <w:ins w:id="7199" w:author="Seggelke, Klaus" w:date="2017-03-14T17:13:00Z">
        <w:r w:rsidRPr="00E54385">
          <w:rPr>
            <w:rStyle w:val="Hyperlink"/>
          </w:rPr>
          <w:fldChar w:fldCharType="begin"/>
        </w:r>
        <w:r w:rsidRPr="00E54385">
          <w:rPr>
            <w:rStyle w:val="Hyperlink"/>
          </w:rPr>
          <w:instrText xml:space="preserve"> </w:instrText>
        </w:r>
        <w:r>
          <w:instrText>HYPERLINK \l "_Toc477275722"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34</w:t>
        </w:r>
        <w:r>
          <w:rPr>
            <w:rFonts w:asciiTheme="minorHAnsi" w:eastAsiaTheme="minorEastAsia" w:hAnsiTheme="minorHAnsi" w:cstheme="minorBidi"/>
            <w:color w:val="auto"/>
            <w:sz w:val="22"/>
            <w:szCs w:val="22"/>
          </w:rPr>
          <w:tab/>
        </w:r>
        <w:r w:rsidRPr="00E54385">
          <w:rPr>
            <w:rStyle w:val="Hyperlink"/>
          </w:rPr>
          <w:t>Function: VNFM.Snapshot.ValidateComputeIsInstantiated()</w:t>
        </w:r>
        <w:r>
          <w:rPr>
            <w:webHidden/>
          </w:rPr>
          <w:tab/>
        </w:r>
        <w:r>
          <w:rPr>
            <w:webHidden/>
          </w:rPr>
          <w:fldChar w:fldCharType="begin"/>
        </w:r>
        <w:r>
          <w:rPr>
            <w:webHidden/>
          </w:rPr>
          <w:instrText xml:space="preserve"> PAGEREF _Toc477275722 \h </w:instrText>
        </w:r>
        <w:r>
          <w:rPr>
            <w:webHidden/>
          </w:rPr>
        </w:r>
      </w:ins>
      <w:r>
        <w:rPr>
          <w:webHidden/>
        </w:rPr>
        <w:fldChar w:fldCharType="separate"/>
      </w:r>
      <w:ins w:id="7200" w:author="Seggelke, Klaus" w:date="2017-03-14T17:13:00Z">
        <w:r>
          <w:rPr>
            <w:webHidden/>
          </w:rPr>
          <w:t>117</w:t>
        </w:r>
        <w:r>
          <w:rPr>
            <w:webHidden/>
          </w:rPr>
          <w:fldChar w:fldCharType="end"/>
        </w:r>
        <w:r w:rsidRPr="00E54385">
          <w:rPr>
            <w:rStyle w:val="Hyperlink"/>
          </w:rPr>
          <w:fldChar w:fldCharType="end"/>
        </w:r>
      </w:ins>
    </w:p>
    <w:p w:rsidR="00A57497" w:rsidRDefault="00A57497">
      <w:pPr>
        <w:pStyle w:val="TOC1"/>
        <w:rPr>
          <w:ins w:id="7201" w:author="Seggelke, Klaus" w:date="2017-03-14T17:13:00Z"/>
          <w:rFonts w:asciiTheme="minorHAnsi" w:eastAsiaTheme="minorEastAsia" w:hAnsiTheme="minorHAnsi" w:cstheme="minorBidi"/>
          <w:color w:val="auto"/>
          <w:sz w:val="22"/>
          <w:szCs w:val="22"/>
        </w:rPr>
      </w:pPr>
      <w:ins w:id="7202" w:author="Seggelke, Klaus" w:date="2017-03-14T17:13:00Z">
        <w:r w:rsidRPr="00E54385">
          <w:rPr>
            <w:rStyle w:val="Hyperlink"/>
          </w:rPr>
          <w:fldChar w:fldCharType="begin"/>
        </w:r>
        <w:r w:rsidRPr="00E54385">
          <w:rPr>
            <w:rStyle w:val="Hyperlink"/>
          </w:rPr>
          <w:instrText xml:space="preserve"> </w:instrText>
        </w:r>
        <w:r>
          <w:instrText>HYPERLINK \l "_Toc477275723"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35</w:t>
        </w:r>
        <w:r>
          <w:rPr>
            <w:rFonts w:asciiTheme="minorHAnsi" w:eastAsiaTheme="minorEastAsia" w:hAnsiTheme="minorHAnsi" w:cstheme="minorBidi"/>
            <w:color w:val="auto"/>
            <w:sz w:val="22"/>
            <w:szCs w:val="22"/>
          </w:rPr>
          <w:tab/>
        </w:r>
        <w:r w:rsidRPr="00E54385">
          <w:rPr>
            <w:rStyle w:val="Hyperlink"/>
          </w:rPr>
          <w:t>Function: VNFM.VNF.GetComputeID()</w:t>
        </w:r>
        <w:r>
          <w:rPr>
            <w:webHidden/>
          </w:rPr>
          <w:tab/>
        </w:r>
        <w:r>
          <w:rPr>
            <w:webHidden/>
          </w:rPr>
          <w:fldChar w:fldCharType="begin"/>
        </w:r>
        <w:r>
          <w:rPr>
            <w:webHidden/>
          </w:rPr>
          <w:instrText xml:space="preserve"> PAGEREF _Toc477275723 \h </w:instrText>
        </w:r>
        <w:r>
          <w:rPr>
            <w:webHidden/>
          </w:rPr>
        </w:r>
      </w:ins>
      <w:r>
        <w:rPr>
          <w:webHidden/>
        </w:rPr>
        <w:fldChar w:fldCharType="separate"/>
      </w:r>
      <w:ins w:id="7203" w:author="Seggelke, Klaus" w:date="2017-03-14T17:13:00Z">
        <w:r>
          <w:rPr>
            <w:webHidden/>
          </w:rPr>
          <w:t>117</w:t>
        </w:r>
        <w:r>
          <w:rPr>
            <w:webHidden/>
          </w:rPr>
          <w:fldChar w:fldCharType="end"/>
        </w:r>
        <w:r w:rsidRPr="00E54385">
          <w:rPr>
            <w:rStyle w:val="Hyperlink"/>
          </w:rPr>
          <w:fldChar w:fldCharType="end"/>
        </w:r>
      </w:ins>
    </w:p>
    <w:p w:rsidR="00A57497" w:rsidRDefault="00A57497">
      <w:pPr>
        <w:pStyle w:val="TOC1"/>
        <w:rPr>
          <w:ins w:id="7204" w:author="Seggelke, Klaus" w:date="2017-03-14T17:13:00Z"/>
          <w:rFonts w:asciiTheme="minorHAnsi" w:eastAsiaTheme="minorEastAsia" w:hAnsiTheme="minorHAnsi" w:cstheme="minorBidi"/>
          <w:color w:val="auto"/>
          <w:sz w:val="22"/>
          <w:szCs w:val="22"/>
        </w:rPr>
      </w:pPr>
      <w:ins w:id="7205" w:author="Seggelke, Klaus" w:date="2017-03-14T17:13:00Z">
        <w:r w:rsidRPr="00E54385">
          <w:rPr>
            <w:rStyle w:val="Hyperlink"/>
          </w:rPr>
          <w:fldChar w:fldCharType="begin"/>
        </w:r>
        <w:r w:rsidRPr="00E54385">
          <w:rPr>
            <w:rStyle w:val="Hyperlink"/>
          </w:rPr>
          <w:instrText xml:space="preserve"> </w:instrText>
        </w:r>
        <w:r>
          <w:instrText>HYPERLINK \l "_Toc477275724"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36</w:t>
        </w:r>
        <w:r>
          <w:rPr>
            <w:rFonts w:asciiTheme="minorHAnsi" w:eastAsiaTheme="minorEastAsia" w:hAnsiTheme="minorHAnsi" w:cstheme="minorBidi"/>
            <w:color w:val="auto"/>
            <w:sz w:val="22"/>
            <w:szCs w:val="22"/>
          </w:rPr>
          <w:tab/>
        </w:r>
        <w:r w:rsidRPr="00E54385">
          <w:rPr>
            <w:rStyle w:val="Hyperlink"/>
          </w:rPr>
          <w:t>Function: VNFM.VNF.GetStorageID()</w:t>
        </w:r>
        <w:r>
          <w:rPr>
            <w:webHidden/>
          </w:rPr>
          <w:tab/>
        </w:r>
        <w:r>
          <w:rPr>
            <w:webHidden/>
          </w:rPr>
          <w:fldChar w:fldCharType="begin"/>
        </w:r>
        <w:r>
          <w:rPr>
            <w:webHidden/>
          </w:rPr>
          <w:instrText xml:space="preserve"> PAGEREF _Toc477275724 \h </w:instrText>
        </w:r>
        <w:r>
          <w:rPr>
            <w:webHidden/>
          </w:rPr>
        </w:r>
      </w:ins>
      <w:r>
        <w:rPr>
          <w:webHidden/>
        </w:rPr>
        <w:fldChar w:fldCharType="separate"/>
      </w:r>
      <w:ins w:id="7206" w:author="Seggelke, Klaus" w:date="2017-03-14T17:13:00Z">
        <w:r>
          <w:rPr>
            <w:webHidden/>
          </w:rPr>
          <w:t>117</w:t>
        </w:r>
        <w:r>
          <w:rPr>
            <w:webHidden/>
          </w:rPr>
          <w:fldChar w:fldCharType="end"/>
        </w:r>
        <w:r w:rsidRPr="00E54385">
          <w:rPr>
            <w:rStyle w:val="Hyperlink"/>
          </w:rPr>
          <w:fldChar w:fldCharType="end"/>
        </w:r>
      </w:ins>
    </w:p>
    <w:p w:rsidR="00A57497" w:rsidRDefault="00A57497">
      <w:pPr>
        <w:pStyle w:val="TOC1"/>
        <w:rPr>
          <w:ins w:id="7207" w:author="Seggelke, Klaus" w:date="2017-03-14T17:13:00Z"/>
          <w:rFonts w:asciiTheme="minorHAnsi" w:eastAsiaTheme="minorEastAsia" w:hAnsiTheme="minorHAnsi" w:cstheme="minorBidi"/>
          <w:color w:val="auto"/>
          <w:sz w:val="22"/>
          <w:szCs w:val="22"/>
        </w:rPr>
      </w:pPr>
      <w:ins w:id="7208" w:author="Seggelke, Klaus" w:date="2017-03-14T17:13:00Z">
        <w:r w:rsidRPr="00E54385">
          <w:rPr>
            <w:rStyle w:val="Hyperlink"/>
          </w:rPr>
          <w:fldChar w:fldCharType="begin"/>
        </w:r>
        <w:r w:rsidRPr="00E54385">
          <w:rPr>
            <w:rStyle w:val="Hyperlink"/>
          </w:rPr>
          <w:instrText xml:space="preserve"> </w:instrText>
        </w:r>
        <w:r>
          <w:instrText>HYPERLINK \l "_Toc477275725"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37</w:t>
        </w:r>
        <w:r>
          <w:rPr>
            <w:rFonts w:asciiTheme="minorHAnsi" w:eastAsiaTheme="minorEastAsia" w:hAnsiTheme="minorHAnsi" w:cstheme="minorBidi"/>
            <w:color w:val="auto"/>
            <w:sz w:val="22"/>
            <w:szCs w:val="22"/>
          </w:rPr>
          <w:tab/>
        </w:r>
        <w:r w:rsidRPr="00E54385">
          <w:rPr>
            <w:rStyle w:val="Hyperlink"/>
          </w:rPr>
          <w:t>Function: VNFM.VNF.Instantiate()</w:t>
        </w:r>
        <w:r>
          <w:rPr>
            <w:webHidden/>
          </w:rPr>
          <w:tab/>
        </w:r>
        <w:r>
          <w:rPr>
            <w:webHidden/>
          </w:rPr>
          <w:fldChar w:fldCharType="begin"/>
        </w:r>
        <w:r>
          <w:rPr>
            <w:webHidden/>
          </w:rPr>
          <w:instrText xml:space="preserve"> PAGEREF _Toc477275725 \h </w:instrText>
        </w:r>
        <w:r>
          <w:rPr>
            <w:webHidden/>
          </w:rPr>
        </w:r>
      </w:ins>
      <w:r>
        <w:rPr>
          <w:webHidden/>
        </w:rPr>
        <w:fldChar w:fldCharType="separate"/>
      </w:r>
      <w:ins w:id="7209" w:author="Seggelke, Klaus" w:date="2017-03-14T17:13:00Z">
        <w:r>
          <w:rPr>
            <w:webHidden/>
          </w:rPr>
          <w:t>117</w:t>
        </w:r>
        <w:r>
          <w:rPr>
            <w:webHidden/>
          </w:rPr>
          <w:fldChar w:fldCharType="end"/>
        </w:r>
        <w:r w:rsidRPr="00E54385">
          <w:rPr>
            <w:rStyle w:val="Hyperlink"/>
          </w:rPr>
          <w:fldChar w:fldCharType="end"/>
        </w:r>
      </w:ins>
    </w:p>
    <w:p w:rsidR="00A57497" w:rsidRDefault="00A57497">
      <w:pPr>
        <w:pStyle w:val="TOC1"/>
        <w:rPr>
          <w:ins w:id="7210" w:author="Seggelke, Klaus" w:date="2017-03-14T17:13:00Z"/>
          <w:rFonts w:asciiTheme="minorHAnsi" w:eastAsiaTheme="minorEastAsia" w:hAnsiTheme="minorHAnsi" w:cstheme="minorBidi"/>
          <w:color w:val="auto"/>
          <w:sz w:val="22"/>
          <w:szCs w:val="22"/>
        </w:rPr>
      </w:pPr>
      <w:ins w:id="7211" w:author="Seggelke, Klaus" w:date="2017-03-14T17:13:00Z">
        <w:r w:rsidRPr="00E54385">
          <w:rPr>
            <w:rStyle w:val="Hyperlink"/>
          </w:rPr>
          <w:fldChar w:fldCharType="begin"/>
        </w:r>
        <w:r w:rsidRPr="00E54385">
          <w:rPr>
            <w:rStyle w:val="Hyperlink"/>
          </w:rPr>
          <w:instrText xml:space="preserve"> </w:instrText>
        </w:r>
        <w:r>
          <w:instrText>HYPERLINK \l "_Toc477275726"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38</w:t>
        </w:r>
        <w:r>
          <w:rPr>
            <w:rFonts w:asciiTheme="minorHAnsi" w:eastAsiaTheme="minorEastAsia" w:hAnsiTheme="minorHAnsi" w:cstheme="minorBidi"/>
            <w:color w:val="auto"/>
            <w:sz w:val="22"/>
            <w:szCs w:val="22"/>
          </w:rPr>
          <w:tab/>
        </w:r>
        <w:r w:rsidRPr="00E54385">
          <w:rPr>
            <w:rStyle w:val="Hyperlink"/>
          </w:rPr>
          <w:t>Function: VNFM.VNF.Terminate()</w:t>
        </w:r>
        <w:r>
          <w:rPr>
            <w:webHidden/>
          </w:rPr>
          <w:tab/>
        </w:r>
        <w:r>
          <w:rPr>
            <w:webHidden/>
          </w:rPr>
          <w:fldChar w:fldCharType="begin"/>
        </w:r>
        <w:r>
          <w:rPr>
            <w:webHidden/>
          </w:rPr>
          <w:instrText xml:space="preserve"> PAGEREF _Toc477275726 \h </w:instrText>
        </w:r>
        <w:r>
          <w:rPr>
            <w:webHidden/>
          </w:rPr>
        </w:r>
      </w:ins>
      <w:r>
        <w:rPr>
          <w:webHidden/>
        </w:rPr>
        <w:fldChar w:fldCharType="separate"/>
      </w:r>
      <w:ins w:id="7212" w:author="Seggelke, Klaus" w:date="2017-03-14T17:13:00Z">
        <w:r>
          <w:rPr>
            <w:webHidden/>
          </w:rPr>
          <w:t>117</w:t>
        </w:r>
        <w:r>
          <w:rPr>
            <w:webHidden/>
          </w:rPr>
          <w:fldChar w:fldCharType="end"/>
        </w:r>
        <w:r w:rsidRPr="00E54385">
          <w:rPr>
            <w:rStyle w:val="Hyperlink"/>
          </w:rPr>
          <w:fldChar w:fldCharType="end"/>
        </w:r>
      </w:ins>
    </w:p>
    <w:p w:rsidR="00A57497" w:rsidRDefault="00A57497">
      <w:pPr>
        <w:pStyle w:val="TOC1"/>
        <w:rPr>
          <w:ins w:id="7213" w:author="Seggelke, Klaus" w:date="2017-03-14T17:13:00Z"/>
          <w:rFonts w:asciiTheme="minorHAnsi" w:eastAsiaTheme="minorEastAsia" w:hAnsiTheme="minorHAnsi" w:cstheme="minorBidi"/>
          <w:color w:val="auto"/>
          <w:sz w:val="22"/>
          <w:szCs w:val="22"/>
        </w:rPr>
      </w:pPr>
      <w:ins w:id="7214" w:author="Seggelke, Klaus" w:date="2017-03-14T17:13:00Z">
        <w:r w:rsidRPr="00E54385">
          <w:rPr>
            <w:rStyle w:val="Hyperlink"/>
          </w:rPr>
          <w:fldChar w:fldCharType="begin"/>
        </w:r>
        <w:r w:rsidRPr="00E54385">
          <w:rPr>
            <w:rStyle w:val="Hyperlink"/>
          </w:rPr>
          <w:instrText xml:space="preserve"> </w:instrText>
        </w:r>
        <w:r>
          <w:instrText>HYPERLINK \l "_Toc477275727"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39</w:t>
        </w:r>
        <w:r>
          <w:rPr>
            <w:rFonts w:asciiTheme="minorHAnsi" w:eastAsiaTheme="minorEastAsia" w:hAnsiTheme="minorHAnsi" w:cstheme="minorBidi"/>
            <w:color w:val="auto"/>
            <w:sz w:val="22"/>
            <w:szCs w:val="22"/>
          </w:rPr>
          <w:tab/>
        </w:r>
        <w:r w:rsidRPr="00E54385">
          <w:rPr>
            <w:rStyle w:val="Hyperlink"/>
          </w:rPr>
          <w:t>Function: VNFM.VNF.Start()</w:t>
        </w:r>
        <w:r>
          <w:rPr>
            <w:webHidden/>
          </w:rPr>
          <w:tab/>
        </w:r>
        <w:r>
          <w:rPr>
            <w:webHidden/>
          </w:rPr>
          <w:fldChar w:fldCharType="begin"/>
        </w:r>
        <w:r>
          <w:rPr>
            <w:webHidden/>
          </w:rPr>
          <w:instrText xml:space="preserve"> PAGEREF _Toc477275727 \h </w:instrText>
        </w:r>
        <w:r>
          <w:rPr>
            <w:webHidden/>
          </w:rPr>
        </w:r>
      </w:ins>
      <w:r>
        <w:rPr>
          <w:webHidden/>
        </w:rPr>
        <w:fldChar w:fldCharType="separate"/>
      </w:r>
      <w:ins w:id="7215" w:author="Seggelke, Klaus" w:date="2017-03-14T17:13:00Z">
        <w:r>
          <w:rPr>
            <w:webHidden/>
          </w:rPr>
          <w:t>117</w:t>
        </w:r>
        <w:r>
          <w:rPr>
            <w:webHidden/>
          </w:rPr>
          <w:fldChar w:fldCharType="end"/>
        </w:r>
        <w:r w:rsidRPr="00E54385">
          <w:rPr>
            <w:rStyle w:val="Hyperlink"/>
          </w:rPr>
          <w:fldChar w:fldCharType="end"/>
        </w:r>
      </w:ins>
    </w:p>
    <w:p w:rsidR="00A57497" w:rsidRDefault="00A57497">
      <w:pPr>
        <w:pStyle w:val="TOC1"/>
        <w:rPr>
          <w:ins w:id="7216" w:author="Seggelke, Klaus" w:date="2017-03-14T17:13:00Z"/>
          <w:rFonts w:asciiTheme="minorHAnsi" w:eastAsiaTheme="minorEastAsia" w:hAnsiTheme="minorHAnsi" w:cstheme="minorBidi"/>
          <w:color w:val="auto"/>
          <w:sz w:val="22"/>
          <w:szCs w:val="22"/>
        </w:rPr>
      </w:pPr>
      <w:ins w:id="7217" w:author="Seggelke, Klaus" w:date="2017-03-14T17:13:00Z">
        <w:r w:rsidRPr="00E54385">
          <w:rPr>
            <w:rStyle w:val="Hyperlink"/>
          </w:rPr>
          <w:fldChar w:fldCharType="begin"/>
        </w:r>
        <w:r w:rsidRPr="00E54385">
          <w:rPr>
            <w:rStyle w:val="Hyperlink"/>
          </w:rPr>
          <w:instrText xml:space="preserve"> </w:instrText>
        </w:r>
        <w:r>
          <w:instrText>HYPERLINK \l "_Toc477275728"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40</w:t>
        </w:r>
        <w:r>
          <w:rPr>
            <w:rFonts w:asciiTheme="minorHAnsi" w:eastAsiaTheme="minorEastAsia" w:hAnsiTheme="minorHAnsi" w:cstheme="minorBidi"/>
            <w:color w:val="auto"/>
            <w:sz w:val="22"/>
            <w:szCs w:val="22"/>
          </w:rPr>
          <w:tab/>
        </w:r>
        <w:r w:rsidRPr="00E54385">
          <w:rPr>
            <w:rStyle w:val="Hyperlink"/>
          </w:rPr>
          <w:t>Function: VNFM.VNF.Stop()</w:t>
        </w:r>
        <w:r>
          <w:rPr>
            <w:webHidden/>
          </w:rPr>
          <w:tab/>
        </w:r>
        <w:r>
          <w:rPr>
            <w:webHidden/>
          </w:rPr>
          <w:fldChar w:fldCharType="begin"/>
        </w:r>
        <w:r>
          <w:rPr>
            <w:webHidden/>
          </w:rPr>
          <w:instrText xml:space="preserve"> PAGEREF _Toc477275728 \h </w:instrText>
        </w:r>
        <w:r>
          <w:rPr>
            <w:webHidden/>
          </w:rPr>
        </w:r>
      </w:ins>
      <w:r>
        <w:rPr>
          <w:webHidden/>
        </w:rPr>
        <w:fldChar w:fldCharType="separate"/>
      </w:r>
      <w:ins w:id="7218" w:author="Seggelke, Klaus" w:date="2017-03-14T17:13:00Z">
        <w:r>
          <w:rPr>
            <w:webHidden/>
          </w:rPr>
          <w:t>118</w:t>
        </w:r>
        <w:r>
          <w:rPr>
            <w:webHidden/>
          </w:rPr>
          <w:fldChar w:fldCharType="end"/>
        </w:r>
        <w:r w:rsidRPr="00E54385">
          <w:rPr>
            <w:rStyle w:val="Hyperlink"/>
          </w:rPr>
          <w:fldChar w:fldCharType="end"/>
        </w:r>
      </w:ins>
    </w:p>
    <w:p w:rsidR="00A57497" w:rsidRDefault="00A57497">
      <w:pPr>
        <w:pStyle w:val="TOC1"/>
        <w:rPr>
          <w:ins w:id="7219" w:author="Seggelke, Klaus" w:date="2017-03-14T17:13:00Z"/>
          <w:rFonts w:asciiTheme="minorHAnsi" w:eastAsiaTheme="minorEastAsia" w:hAnsiTheme="minorHAnsi" w:cstheme="minorBidi"/>
          <w:color w:val="auto"/>
          <w:sz w:val="22"/>
          <w:szCs w:val="22"/>
        </w:rPr>
      </w:pPr>
      <w:ins w:id="7220" w:author="Seggelke, Klaus" w:date="2017-03-14T17:13:00Z">
        <w:r w:rsidRPr="00E54385">
          <w:rPr>
            <w:rStyle w:val="Hyperlink"/>
          </w:rPr>
          <w:fldChar w:fldCharType="begin"/>
        </w:r>
        <w:r w:rsidRPr="00E54385">
          <w:rPr>
            <w:rStyle w:val="Hyperlink"/>
          </w:rPr>
          <w:instrText xml:space="preserve"> </w:instrText>
        </w:r>
        <w:r>
          <w:instrText>HYPERLINK \l "_Toc477275729"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41</w:t>
        </w:r>
        <w:r>
          <w:rPr>
            <w:rFonts w:asciiTheme="minorHAnsi" w:eastAsiaTheme="minorEastAsia" w:hAnsiTheme="minorHAnsi" w:cstheme="minorBidi"/>
            <w:color w:val="auto"/>
            <w:sz w:val="22"/>
            <w:szCs w:val="22"/>
          </w:rPr>
          <w:tab/>
        </w:r>
        <w:r w:rsidRPr="00E54385">
          <w:rPr>
            <w:rStyle w:val="Hyperlink"/>
          </w:rPr>
          <w:t>Function: VNFM.VNF.Upgrade()</w:t>
        </w:r>
        <w:r>
          <w:rPr>
            <w:webHidden/>
          </w:rPr>
          <w:tab/>
        </w:r>
        <w:r>
          <w:rPr>
            <w:webHidden/>
          </w:rPr>
          <w:fldChar w:fldCharType="begin"/>
        </w:r>
        <w:r>
          <w:rPr>
            <w:webHidden/>
          </w:rPr>
          <w:instrText xml:space="preserve"> PAGEREF _Toc477275729 \h </w:instrText>
        </w:r>
        <w:r>
          <w:rPr>
            <w:webHidden/>
          </w:rPr>
        </w:r>
      </w:ins>
      <w:r>
        <w:rPr>
          <w:webHidden/>
        </w:rPr>
        <w:fldChar w:fldCharType="separate"/>
      </w:r>
      <w:ins w:id="7221" w:author="Seggelke, Klaus" w:date="2017-03-14T17:13:00Z">
        <w:r>
          <w:rPr>
            <w:webHidden/>
          </w:rPr>
          <w:t>118</w:t>
        </w:r>
        <w:r>
          <w:rPr>
            <w:webHidden/>
          </w:rPr>
          <w:fldChar w:fldCharType="end"/>
        </w:r>
        <w:r w:rsidRPr="00E54385">
          <w:rPr>
            <w:rStyle w:val="Hyperlink"/>
          </w:rPr>
          <w:fldChar w:fldCharType="end"/>
        </w:r>
      </w:ins>
    </w:p>
    <w:p w:rsidR="00A57497" w:rsidRDefault="00A57497">
      <w:pPr>
        <w:pStyle w:val="TOC1"/>
        <w:rPr>
          <w:ins w:id="7222" w:author="Seggelke, Klaus" w:date="2017-03-14T17:13:00Z"/>
          <w:rFonts w:asciiTheme="minorHAnsi" w:eastAsiaTheme="minorEastAsia" w:hAnsiTheme="minorHAnsi" w:cstheme="minorBidi"/>
          <w:color w:val="auto"/>
          <w:sz w:val="22"/>
          <w:szCs w:val="22"/>
        </w:rPr>
      </w:pPr>
      <w:ins w:id="7223" w:author="Seggelke, Klaus" w:date="2017-03-14T17:13:00Z">
        <w:r w:rsidRPr="00E54385">
          <w:rPr>
            <w:rStyle w:val="Hyperlink"/>
          </w:rPr>
          <w:fldChar w:fldCharType="begin"/>
        </w:r>
        <w:r w:rsidRPr="00E54385">
          <w:rPr>
            <w:rStyle w:val="Hyperlink"/>
          </w:rPr>
          <w:instrText xml:space="preserve"> </w:instrText>
        </w:r>
        <w:r>
          <w:instrText>HYPERLINK \l "_Toc477275730"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42</w:t>
        </w:r>
        <w:r>
          <w:rPr>
            <w:rFonts w:asciiTheme="minorHAnsi" w:eastAsiaTheme="minorEastAsia" w:hAnsiTheme="minorHAnsi" w:cstheme="minorBidi"/>
            <w:color w:val="auto"/>
            <w:sz w:val="22"/>
            <w:szCs w:val="22"/>
          </w:rPr>
          <w:tab/>
        </w:r>
        <w:r w:rsidRPr="00E54385">
          <w:rPr>
            <w:rStyle w:val="Hyperlink"/>
          </w:rPr>
          <w:t>Function: VNFM.VNF.Update()</w:t>
        </w:r>
        <w:r>
          <w:rPr>
            <w:webHidden/>
          </w:rPr>
          <w:tab/>
        </w:r>
        <w:r>
          <w:rPr>
            <w:webHidden/>
          </w:rPr>
          <w:fldChar w:fldCharType="begin"/>
        </w:r>
        <w:r>
          <w:rPr>
            <w:webHidden/>
          </w:rPr>
          <w:instrText xml:space="preserve"> PAGEREF _Toc477275730 \h </w:instrText>
        </w:r>
        <w:r>
          <w:rPr>
            <w:webHidden/>
          </w:rPr>
        </w:r>
      </w:ins>
      <w:r>
        <w:rPr>
          <w:webHidden/>
        </w:rPr>
        <w:fldChar w:fldCharType="separate"/>
      </w:r>
      <w:ins w:id="7224" w:author="Seggelke, Klaus" w:date="2017-03-14T17:13:00Z">
        <w:r>
          <w:rPr>
            <w:webHidden/>
          </w:rPr>
          <w:t>118</w:t>
        </w:r>
        <w:r>
          <w:rPr>
            <w:webHidden/>
          </w:rPr>
          <w:fldChar w:fldCharType="end"/>
        </w:r>
        <w:r w:rsidRPr="00E54385">
          <w:rPr>
            <w:rStyle w:val="Hyperlink"/>
          </w:rPr>
          <w:fldChar w:fldCharType="end"/>
        </w:r>
      </w:ins>
    </w:p>
    <w:p w:rsidR="00A57497" w:rsidRDefault="00A57497">
      <w:pPr>
        <w:pStyle w:val="TOC1"/>
        <w:rPr>
          <w:ins w:id="7225" w:author="Seggelke, Klaus" w:date="2017-03-14T17:13:00Z"/>
          <w:rFonts w:asciiTheme="minorHAnsi" w:eastAsiaTheme="minorEastAsia" w:hAnsiTheme="minorHAnsi" w:cstheme="minorBidi"/>
          <w:color w:val="auto"/>
          <w:sz w:val="22"/>
          <w:szCs w:val="22"/>
        </w:rPr>
      </w:pPr>
      <w:ins w:id="7226" w:author="Seggelke, Klaus" w:date="2017-03-14T17:13:00Z">
        <w:r w:rsidRPr="00E54385">
          <w:rPr>
            <w:rStyle w:val="Hyperlink"/>
          </w:rPr>
          <w:fldChar w:fldCharType="begin"/>
        </w:r>
        <w:r w:rsidRPr="00E54385">
          <w:rPr>
            <w:rStyle w:val="Hyperlink"/>
          </w:rPr>
          <w:instrText xml:space="preserve"> </w:instrText>
        </w:r>
        <w:r>
          <w:instrText>HYPERLINK \l "_Toc477275731"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43</w:t>
        </w:r>
        <w:r>
          <w:rPr>
            <w:rFonts w:asciiTheme="minorHAnsi" w:eastAsiaTheme="minorEastAsia" w:hAnsiTheme="minorHAnsi" w:cstheme="minorBidi"/>
            <w:color w:val="auto"/>
            <w:sz w:val="22"/>
            <w:szCs w:val="22"/>
          </w:rPr>
          <w:tab/>
        </w:r>
        <w:r w:rsidRPr="00E54385">
          <w:rPr>
            <w:rStyle w:val="Hyperlink"/>
          </w:rPr>
          <w:t>Function: VNFM.VNF.Rollback()</w:t>
        </w:r>
        <w:r>
          <w:rPr>
            <w:webHidden/>
          </w:rPr>
          <w:tab/>
        </w:r>
        <w:r>
          <w:rPr>
            <w:webHidden/>
          </w:rPr>
          <w:fldChar w:fldCharType="begin"/>
        </w:r>
        <w:r>
          <w:rPr>
            <w:webHidden/>
          </w:rPr>
          <w:instrText xml:space="preserve"> PAGEREF _Toc477275731 \h </w:instrText>
        </w:r>
        <w:r>
          <w:rPr>
            <w:webHidden/>
          </w:rPr>
        </w:r>
      </w:ins>
      <w:r>
        <w:rPr>
          <w:webHidden/>
        </w:rPr>
        <w:fldChar w:fldCharType="separate"/>
      </w:r>
      <w:ins w:id="7227" w:author="Seggelke, Klaus" w:date="2017-03-14T17:13:00Z">
        <w:r>
          <w:rPr>
            <w:webHidden/>
          </w:rPr>
          <w:t>118</w:t>
        </w:r>
        <w:r>
          <w:rPr>
            <w:webHidden/>
          </w:rPr>
          <w:fldChar w:fldCharType="end"/>
        </w:r>
        <w:r w:rsidRPr="00E54385">
          <w:rPr>
            <w:rStyle w:val="Hyperlink"/>
          </w:rPr>
          <w:fldChar w:fldCharType="end"/>
        </w:r>
      </w:ins>
    </w:p>
    <w:p w:rsidR="00A57497" w:rsidRDefault="00A57497">
      <w:pPr>
        <w:pStyle w:val="TOC1"/>
        <w:rPr>
          <w:ins w:id="7228" w:author="Seggelke, Klaus" w:date="2017-03-14T17:13:00Z"/>
          <w:rFonts w:asciiTheme="minorHAnsi" w:eastAsiaTheme="minorEastAsia" w:hAnsiTheme="minorHAnsi" w:cstheme="minorBidi"/>
          <w:color w:val="auto"/>
          <w:sz w:val="22"/>
          <w:szCs w:val="22"/>
        </w:rPr>
      </w:pPr>
      <w:ins w:id="7229" w:author="Seggelke, Klaus" w:date="2017-03-14T17:13:00Z">
        <w:r w:rsidRPr="00E54385">
          <w:rPr>
            <w:rStyle w:val="Hyperlink"/>
          </w:rPr>
          <w:fldChar w:fldCharType="begin"/>
        </w:r>
        <w:r w:rsidRPr="00E54385">
          <w:rPr>
            <w:rStyle w:val="Hyperlink"/>
          </w:rPr>
          <w:instrText xml:space="preserve"> </w:instrText>
        </w:r>
        <w:r>
          <w:instrText>HYPERLINK \l "_Toc477275732"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44</w:t>
        </w:r>
        <w:r>
          <w:rPr>
            <w:rFonts w:asciiTheme="minorHAnsi" w:eastAsiaTheme="minorEastAsia" w:hAnsiTheme="minorHAnsi" w:cstheme="minorBidi"/>
            <w:color w:val="auto"/>
            <w:sz w:val="22"/>
            <w:szCs w:val="22"/>
          </w:rPr>
          <w:tab/>
        </w:r>
        <w:r w:rsidRPr="00E54385">
          <w:rPr>
            <w:rStyle w:val="Hyperlink"/>
          </w:rPr>
          <w:t>Function: VNFM.VNF.GetVNFstate()</w:t>
        </w:r>
        <w:r>
          <w:rPr>
            <w:webHidden/>
          </w:rPr>
          <w:tab/>
        </w:r>
        <w:r>
          <w:rPr>
            <w:webHidden/>
          </w:rPr>
          <w:fldChar w:fldCharType="begin"/>
        </w:r>
        <w:r>
          <w:rPr>
            <w:webHidden/>
          </w:rPr>
          <w:instrText xml:space="preserve"> PAGEREF _Toc477275732 \h </w:instrText>
        </w:r>
        <w:r>
          <w:rPr>
            <w:webHidden/>
          </w:rPr>
        </w:r>
      </w:ins>
      <w:r>
        <w:rPr>
          <w:webHidden/>
        </w:rPr>
        <w:fldChar w:fldCharType="separate"/>
      </w:r>
      <w:ins w:id="7230" w:author="Seggelke, Klaus" w:date="2017-03-14T17:13:00Z">
        <w:r>
          <w:rPr>
            <w:webHidden/>
          </w:rPr>
          <w:t>118</w:t>
        </w:r>
        <w:r>
          <w:rPr>
            <w:webHidden/>
          </w:rPr>
          <w:fldChar w:fldCharType="end"/>
        </w:r>
        <w:r w:rsidRPr="00E54385">
          <w:rPr>
            <w:rStyle w:val="Hyperlink"/>
          </w:rPr>
          <w:fldChar w:fldCharType="end"/>
        </w:r>
      </w:ins>
    </w:p>
    <w:p w:rsidR="00A57497" w:rsidRDefault="00A57497">
      <w:pPr>
        <w:pStyle w:val="TOC1"/>
        <w:rPr>
          <w:ins w:id="7231" w:author="Seggelke, Klaus" w:date="2017-03-14T17:13:00Z"/>
          <w:rFonts w:asciiTheme="minorHAnsi" w:eastAsiaTheme="minorEastAsia" w:hAnsiTheme="minorHAnsi" w:cstheme="minorBidi"/>
          <w:color w:val="auto"/>
          <w:sz w:val="22"/>
          <w:szCs w:val="22"/>
        </w:rPr>
      </w:pPr>
      <w:ins w:id="7232" w:author="Seggelke, Klaus" w:date="2017-03-14T17:13:00Z">
        <w:r w:rsidRPr="00E54385">
          <w:rPr>
            <w:rStyle w:val="Hyperlink"/>
          </w:rPr>
          <w:fldChar w:fldCharType="begin"/>
        </w:r>
        <w:r w:rsidRPr="00E54385">
          <w:rPr>
            <w:rStyle w:val="Hyperlink"/>
          </w:rPr>
          <w:instrText xml:space="preserve"> </w:instrText>
        </w:r>
        <w:r>
          <w:instrText>HYPERLINK \l "_Toc477275733"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45</w:t>
        </w:r>
        <w:r>
          <w:rPr>
            <w:rFonts w:asciiTheme="minorHAnsi" w:eastAsiaTheme="minorEastAsia" w:hAnsiTheme="minorHAnsi" w:cstheme="minorBidi"/>
            <w:color w:val="auto"/>
            <w:sz w:val="22"/>
            <w:szCs w:val="22"/>
          </w:rPr>
          <w:tab/>
        </w:r>
        <w:r w:rsidRPr="00E54385">
          <w:rPr>
            <w:rStyle w:val="Hyperlink"/>
          </w:rPr>
          <w:t>Function: VNFM.VNF.GetvResourceList()</w:t>
        </w:r>
        <w:r>
          <w:rPr>
            <w:webHidden/>
          </w:rPr>
          <w:tab/>
        </w:r>
        <w:r>
          <w:rPr>
            <w:webHidden/>
          </w:rPr>
          <w:fldChar w:fldCharType="begin"/>
        </w:r>
        <w:r>
          <w:rPr>
            <w:webHidden/>
          </w:rPr>
          <w:instrText xml:space="preserve"> PAGEREF _Toc477275733 \h </w:instrText>
        </w:r>
        <w:r>
          <w:rPr>
            <w:webHidden/>
          </w:rPr>
        </w:r>
      </w:ins>
      <w:r>
        <w:rPr>
          <w:webHidden/>
        </w:rPr>
        <w:fldChar w:fldCharType="separate"/>
      </w:r>
      <w:ins w:id="7233" w:author="Seggelke, Klaus" w:date="2017-03-14T17:13:00Z">
        <w:r>
          <w:rPr>
            <w:webHidden/>
          </w:rPr>
          <w:t>119</w:t>
        </w:r>
        <w:r>
          <w:rPr>
            <w:webHidden/>
          </w:rPr>
          <w:fldChar w:fldCharType="end"/>
        </w:r>
        <w:r w:rsidRPr="00E54385">
          <w:rPr>
            <w:rStyle w:val="Hyperlink"/>
          </w:rPr>
          <w:fldChar w:fldCharType="end"/>
        </w:r>
      </w:ins>
    </w:p>
    <w:p w:rsidR="00A57497" w:rsidRDefault="00A57497">
      <w:pPr>
        <w:pStyle w:val="TOC1"/>
        <w:rPr>
          <w:ins w:id="7234" w:author="Seggelke, Klaus" w:date="2017-03-14T17:13:00Z"/>
          <w:rFonts w:asciiTheme="minorHAnsi" w:eastAsiaTheme="minorEastAsia" w:hAnsiTheme="minorHAnsi" w:cstheme="minorBidi"/>
          <w:color w:val="auto"/>
          <w:sz w:val="22"/>
          <w:szCs w:val="22"/>
        </w:rPr>
      </w:pPr>
      <w:ins w:id="7235" w:author="Seggelke, Klaus" w:date="2017-03-14T17:13:00Z">
        <w:r w:rsidRPr="00E54385">
          <w:rPr>
            <w:rStyle w:val="Hyperlink"/>
          </w:rPr>
          <w:fldChar w:fldCharType="begin"/>
        </w:r>
        <w:r w:rsidRPr="00E54385">
          <w:rPr>
            <w:rStyle w:val="Hyperlink"/>
          </w:rPr>
          <w:instrText xml:space="preserve"> </w:instrText>
        </w:r>
        <w:r>
          <w:instrText>HYPERLINK \l "_Toc477275734"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46</w:t>
        </w:r>
        <w:r>
          <w:rPr>
            <w:rFonts w:asciiTheme="minorHAnsi" w:eastAsiaTheme="minorEastAsia" w:hAnsiTheme="minorHAnsi" w:cstheme="minorBidi"/>
            <w:color w:val="auto"/>
            <w:sz w:val="22"/>
            <w:szCs w:val="22"/>
          </w:rPr>
          <w:tab/>
        </w:r>
        <w:r w:rsidRPr="00E54385">
          <w:rPr>
            <w:rStyle w:val="Hyperlink"/>
          </w:rPr>
          <w:t>Function: VNFM.VNF.ValidateAllocatedvResources()</w:t>
        </w:r>
        <w:r>
          <w:rPr>
            <w:webHidden/>
          </w:rPr>
          <w:tab/>
        </w:r>
        <w:r>
          <w:rPr>
            <w:webHidden/>
          </w:rPr>
          <w:fldChar w:fldCharType="begin"/>
        </w:r>
        <w:r>
          <w:rPr>
            <w:webHidden/>
          </w:rPr>
          <w:instrText xml:space="preserve"> PAGEREF _Toc477275734 \h </w:instrText>
        </w:r>
        <w:r>
          <w:rPr>
            <w:webHidden/>
          </w:rPr>
        </w:r>
      </w:ins>
      <w:r>
        <w:rPr>
          <w:webHidden/>
        </w:rPr>
        <w:fldChar w:fldCharType="separate"/>
      </w:r>
      <w:ins w:id="7236" w:author="Seggelke, Klaus" w:date="2017-03-14T17:13:00Z">
        <w:r>
          <w:rPr>
            <w:webHidden/>
          </w:rPr>
          <w:t>119</w:t>
        </w:r>
        <w:r>
          <w:rPr>
            <w:webHidden/>
          </w:rPr>
          <w:fldChar w:fldCharType="end"/>
        </w:r>
        <w:r w:rsidRPr="00E54385">
          <w:rPr>
            <w:rStyle w:val="Hyperlink"/>
          </w:rPr>
          <w:fldChar w:fldCharType="end"/>
        </w:r>
      </w:ins>
    </w:p>
    <w:p w:rsidR="00A57497" w:rsidRDefault="00A57497">
      <w:pPr>
        <w:pStyle w:val="TOC1"/>
        <w:rPr>
          <w:ins w:id="7237" w:author="Seggelke, Klaus" w:date="2017-03-14T17:13:00Z"/>
          <w:rFonts w:asciiTheme="minorHAnsi" w:eastAsiaTheme="minorEastAsia" w:hAnsiTheme="minorHAnsi" w:cstheme="minorBidi"/>
          <w:color w:val="auto"/>
          <w:sz w:val="22"/>
          <w:szCs w:val="22"/>
        </w:rPr>
      </w:pPr>
      <w:ins w:id="7238" w:author="Seggelke, Klaus" w:date="2017-03-14T17:13:00Z">
        <w:r w:rsidRPr="00E54385">
          <w:rPr>
            <w:rStyle w:val="Hyperlink"/>
          </w:rPr>
          <w:fldChar w:fldCharType="begin"/>
        </w:r>
        <w:r w:rsidRPr="00E54385">
          <w:rPr>
            <w:rStyle w:val="Hyperlink"/>
          </w:rPr>
          <w:instrText xml:space="preserve"> </w:instrText>
        </w:r>
        <w:r>
          <w:instrText>HYPERLINK \l "_Toc477275735"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47</w:t>
        </w:r>
        <w:r>
          <w:rPr>
            <w:rFonts w:asciiTheme="minorHAnsi" w:eastAsiaTheme="minorEastAsia" w:hAnsiTheme="minorHAnsi" w:cstheme="minorBidi"/>
            <w:color w:val="auto"/>
            <w:sz w:val="22"/>
            <w:szCs w:val="22"/>
          </w:rPr>
          <w:tab/>
        </w:r>
        <w:r w:rsidRPr="00E54385">
          <w:rPr>
            <w:rStyle w:val="Hyperlink"/>
          </w:rPr>
          <w:t>Function: VNFM.VNF.AllvResourcesReleased()</w:t>
        </w:r>
        <w:r>
          <w:rPr>
            <w:webHidden/>
          </w:rPr>
          <w:tab/>
        </w:r>
        <w:r>
          <w:rPr>
            <w:webHidden/>
          </w:rPr>
          <w:fldChar w:fldCharType="begin"/>
        </w:r>
        <w:r>
          <w:rPr>
            <w:webHidden/>
          </w:rPr>
          <w:instrText xml:space="preserve"> PAGEREF _Toc477275735 \h </w:instrText>
        </w:r>
        <w:r>
          <w:rPr>
            <w:webHidden/>
          </w:rPr>
        </w:r>
      </w:ins>
      <w:r>
        <w:rPr>
          <w:webHidden/>
        </w:rPr>
        <w:fldChar w:fldCharType="separate"/>
      </w:r>
      <w:ins w:id="7239" w:author="Seggelke, Klaus" w:date="2017-03-14T17:13:00Z">
        <w:r>
          <w:rPr>
            <w:webHidden/>
          </w:rPr>
          <w:t>119</w:t>
        </w:r>
        <w:r>
          <w:rPr>
            <w:webHidden/>
          </w:rPr>
          <w:fldChar w:fldCharType="end"/>
        </w:r>
        <w:r w:rsidRPr="00E54385">
          <w:rPr>
            <w:rStyle w:val="Hyperlink"/>
          </w:rPr>
          <w:fldChar w:fldCharType="end"/>
        </w:r>
      </w:ins>
    </w:p>
    <w:p w:rsidR="00A57497" w:rsidRDefault="00A57497">
      <w:pPr>
        <w:pStyle w:val="TOC1"/>
        <w:rPr>
          <w:ins w:id="7240" w:author="Seggelke, Klaus" w:date="2017-03-14T17:13:00Z"/>
          <w:rFonts w:asciiTheme="minorHAnsi" w:eastAsiaTheme="minorEastAsia" w:hAnsiTheme="minorHAnsi" w:cstheme="minorBidi"/>
          <w:color w:val="auto"/>
          <w:sz w:val="22"/>
          <w:szCs w:val="22"/>
        </w:rPr>
      </w:pPr>
      <w:ins w:id="7241" w:author="Seggelke, Klaus" w:date="2017-03-14T17:13:00Z">
        <w:r w:rsidRPr="00E54385">
          <w:rPr>
            <w:rStyle w:val="Hyperlink"/>
          </w:rPr>
          <w:fldChar w:fldCharType="begin"/>
        </w:r>
        <w:r w:rsidRPr="00E54385">
          <w:rPr>
            <w:rStyle w:val="Hyperlink"/>
          </w:rPr>
          <w:instrText xml:space="preserve"> </w:instrText>
        </w:r>
        <w:r>
          <w:instrText>HYPERLINK \l "_Toc477275736"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48</w:t>
        </w:r>
        <w:r>
          <w:rPr>
            <w:rFonts w:asciiTheme="minorHAnsi" w:eastAsiaTheme="minorEastAsia" w:hAnsiTheme="minorHAnsi" w:cstheme="minorBidi"/>
            <w:color w:val="auto"/>
            <w:sz w:val="22"/>
            <w:szCs w:val="22"/>
          </w:rPr>
          <w:tab/>
        </w:r>
        <w:r w:rsidRPr="00E54385">
          <w:rPr>
            <w:rStyle w:val="Hyperlink"/>
          </w:rPr>
          <w:t>Function: VNFM.VNF.GetScalingLevel()</w:t>
        </w:r>
        <w:r>
          <w:rPr>
            <w:webHidden/>
          </w:rPr>
          <w:tab/>
        </w:r>
        <w:r>
          <w:rPr>
            <w:webHidden/>
          </w:rPr>
          <w:fldChar w:fldCharType="begin"/>
        </w:r>
        <w:r>
          <w:rPr>
            <w:webHidden/>
          </w:rPr>
          <w:instrText xml:space="preserve"> PAGEREF _Toc477275736 \h </w:instrText>
        </w:r>
        <w:r>
          <w:rPr>
            <w:webHidden/>
          </w:rPr>
        </w:r>
      </w:ins>
      <w:r>
        <w:rPr>
          <w:webHidden/>
        </w:rPr>
        <w:fldChar w:fldCharType="separate"/>
      </w:r>
      <w:ins w:id="7242" w:author="Seggelke, Klaus" w:date="2017-03-14T17:13:00Z">
        <w:r>
          <w:rPr>
            <w:webHidden/>
          </w:rPr>
          <w:t>119</w:t>
        </w:r>
        <w:r>
          <w:rPr>
            <w:webHidden/>
          </w:rPr>
          <w:fldChar w:fldCharType="end"/>
        </w:r>
        <w:r w:rsidRPr="00E54385">
          <w:rPr>
            <w:rStyle w:val="Hyperlink"/>
          </w:rPr>
          <w:fldChar w:fldCharType="end"/>
        </w:r>
      </w:ins>
    </w:p>
    <w:p w:rsidR="00A57497" w:rsidRDefault="00A57497">
      <w:pPr>
        <w:pStyle w:val="TOC1"/>
        <w:rPr>
          <w:ins w:id="7243" w:author="Seggelke, Klaus" w:date="2017-03-14T17:13:00Z"/>
          <w:rFonts w:asciiTheme="minorHAnsi" w:eastAsiaTheme="minorEastAsia" w:hAnsiTheme="minorHAnsi" w:cstheme="minorBidi"/>
          <w:color w:val="auto"/>
          <w:sz w:val="22"/>
          <w:szCs w:val="22"/>
        </w:rPr>
      </w:pPr>
      <w:ins w:id="7244" w:author="Seggelke, Klaus" w:date="2017-03-14T17:13:00Z">
        <w:r w:rsidRPr="00E54385">
          <w:rPr>
            <w:rStyle w:val="Hyperlink"/>
          </w:rPr>
          <w:fldChar w:fldCharType="begin"/>
        </w:r>
        <w:r w:rsidRPr="00E54385">
          <w:rPr>
            <w:rStyle w:val="Hyperlink"/>
          </w:rPr>
          <w:instrText xml:space="preserve"> </w:instrText>
        </w:r>
        <w:r>
          <w:instrText>HYPERLINK \l "_Toc477275737"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49</w:t>
        </w:r>
        <w:r>
          <w:rPr>
            <w:rFonts w:asciiTheme="minorHAnsi" w:eastAsiaTheme="minorEastAsia" w:hAnsiTheme="minorHAnsi" w:cstheme="minorBidi"/>
            <w:color w:val="auto"/>
            <w:sz w:val="22"/>
            <w:szCs w:val="22"/>
          </w:rPr>
          <w:tab/>
        </w:r>
        <w:r w:rsidRPr="00E54385">
          <w:rPr>
            <w:rStyle w:val="Hyperlink"/>
          </w:rPr>
          <w:t>Function: VNFM.VNF.ScaleUpOrDown()</w:t>
        </w:r>
        <w:r>
          <w:rPr>
            <w:webHidden/>
          </w:rPr>
          <w:tab/>
        </w:r>
        <w:r>
          <w:rPr>
            <w:webHidden/>
          </w:rPr>
          <w:fldChar w:fldCharType="begin"/>
        </w:r>
        <w:r>
          <w:rPr>
            <w:webHidden/>
          </w:rPr>
          <w:instrText xml:space="preserve"> PAGEREF _Toc477275737 \h </w:instrText>
        </w:r>
        <w:r>
          <w:rPr>
            <w:webHidden/>
          </w:rPr>
        </w:r>
      </w:ins>
      <w:r>
        <w:rPr>
          <w:webHidden/>
        </w:rPr>
        <w:fldChar w:fldCharType="separate"/>
      </w:r>
      <w:ins w:id="7245" w:author="Seggelke, Klaus" w:date="2017-03-14T17:13:00Z">
        <w:r>
          <w:rPr>
            <w:webHidden/>
          </w:rPr>
          <w:t>120</w:t>
        </w:r>
        <w:r>
          <w:rPr>
            <w:webHidden/>
          </w:rPr>
          <w:fldChar w:fldCharType="end"/>
        </w:r>
        <w:r w:rsidRPr="00E54385">
          <w:rPr>
            <w:rStyle w:val="Hyperlink"/>
          </w:rPr>
          <w:fldChar w:fldCharType="end"/>
        </w:r>
      </w:ins>
    </w:p>
    <w:p w:rsidR="00A57497" w:rsidRDefault="00A57497">
      <w:pPr>
        <w:pStyle w:val="TOC1"/>
        <w:rPr>
          <w:ins w:id="7246" w:author="Seggelke, Klaus" w:date="2017-03-14T17:13:00Z"/>
          <w:rFonts w:asciiTheme="minorHAnsi" w:eastAsiaTheme="minorEastAsia" w:hAnsiTheme="minorHAnsi" w:cstheme="minorBidi"/>
          <w:color w:val="auto"/>
          <w:sz w:val="22"/>
          <w:szCs w:val="22"/>
        </w:rPr>
      </w:pPr>
      <w:ins w:id="7247" w:author="Seggelke, Klaus" w:date="2017-03-14T17:13:00Z">
        <w:r w:rsidRPr="00E54385">
          <w:rPr>
            <w:rStyle w:val="Hyperlink"/>
          </w:rPr>
          <w:fldChar w:fldCharType="begin"/>
        </w:r>
        <w:r w:rsidRPr="00E54385">
          <w:rPr>
            <w:rStyle w:val="Hyperlink"/>
          </w:rPr>
          <w:instrText xml:space="preserve"> </w:instrText>
        </w:r>
        <w:r>
          <w:instrText>HYPERLINK \l "_Toc477275738"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50</w:t>
        </w:r>
        <w:r>
          <w:rPr>
            <w:rFonts w:asciiTheme="minorHAnsi" w:eastAsiaTheme="minorEastAsia" w:hAnsiTheme="minorHAnsi" w:cstheme="minorBidi"/>
            <w:color w:val="auto"/>
            <w:sz w:val="22"/>
            <w:szCs w:val="22"/>
          </w:rPr>
          <w:tab/>
        </w:r>
        <w:r w:rsidRPr="00E54385">
          <w:rPr>
            <w:rStyle w:val="Hyperlink"/>
          </w:rPr>
          <w:t>Function: VNFM.VNF.ScaleInOrOut()</w:t>
        </w:r>
        <w:r>
          <w:rPr>
            <w:webHidden/>
          </w:rPr>
          <w:tab/>
        </w:r>
        <w:r>
          <w:rPr>
            <w:webHidden/>
          </w:rPr>
          <w:fldChar w:fldCharType="begin"/>
        </w:r>
        <w:r>
          <w:rPr>
            <w:webHidden/>
          </w:rPr>
          <w:instrText xml:space="preserve"> PAGEREF _Toc477275738 \h </w:instrText>
        </w:r>
        <w:r>
          <w:rPr>
            <w:webHidden/>
          </w:rPr>
        </w:r>
      </w:ins>
      <w:r>
        <w:rPr>
          <w:webHidden/>
        </w:rPr>
        <w:fldChar w:fldCharType="separate"/>
      </w:r>
      <w:ins w:id="7248" w:author="Seggelke, Klaus" w:date="2017-03-14T17:13:00Z">
        <w:r>
          <w:rPr>
            <w:webHidden/>
          </w:rPr>
          <w:t>120</w:t>
        </w:r>
        <w:r>
          <w:rPr>
            <w:webHidden/>
          </w:rPr>
          <w:fldChar w:fldCharType="end"/>
        </w:r>
        <w:r w:rsidRPr="00E54385">
          <w:rPr>
            <w:rStyle w:val="Hyperlink"/>
          </w:rPr>
          <w:fldChar w:fldCharType="end"/>
        </w:r>
      </w:ins>
    </w:p>
    <w:p w:rsidR="00A57497" w:rsidRDefault="00A57497">
      <w:pPr>
        <w:pStyle w:val="TOC1"/>
        <w:rPr>
          <w:ins w:id="7249" w:author="Seggelke, Klaus" w:date="2017-03-14T17:13:00Z"/>
          <w:rFonts w:asciiTheme="minorHAnsi" w:eastAsiaTheme="minorEastAsia" w:hAnsiTheme="minorHAnsi" w:cstheme="minorBidi"/>
          <w:color w:val="auto"/>
          <w:sz w:val="22"/>
          <w:szCs w:val="22"/>
        </w:rPr>
      </w:pPr>
      <w:ins w:id="7250" w:author="Seggelke, Klaus" w:date="2017-03-14T17:13:00Z">
        <w:r w:rsidRPr="00E54385">
          <w:rPr>
            <w:rStyle w:val="Hyperlink"/>
          </w:rPr>
          <w:fldChar w:fldCharType="begin"/>
        </w:r>
        <w:r w:rsidRPr="00E54385">
          <w:rPr>
            <w:rStyle w:val="Hyperlink"/>
          </w:rPr>
          <w:instrText xml:space="preserve"> </w:instrText>
        </w:r>
        <w:r>
          <w:instrText>HYPERLINK \l "_Toc477275739"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51</w:t>
        </w:r>
        <w:r>
          <w:rPr>
            <w:rFonts w:asciiTheme="minorHAnsi" w:eastAsiaTheme="minorEastAsia" w:hAnsiTheme="minorHAnsi" w:cstheme="minorBidi"/>
            <w:color w:val="auto"/>
            <w:sz w:val="22"/>
            <w:szCs w:val="22"/>
          </w:rPr>
          <w:tab/>
        </w:r>
        <w:r w:rsidRPr="00E54385">
          <w:rPr>
            <w:rStyle w:val="Hyperlink"/>
          </w:rPr>
          <w:t>Function: VNFM.VNF.TriggerResizevResources()</w:t>
        </w:r>
        <w:r>
          <w:rPr>
            <w:webHidden/>
          </w:rPr>
          <w:tab/>
        </w:r>
        <w:r>
          <w:rPr>
            <w:webHidden/>
          </w:rPr>
          <w:fldChar w:fldCharType="begin"/>
        </w:r>
        <w:r>
          <w:rPr>
            <w:webHidden/>
          </w:rPr>
          <w:instrText xml:space="preserve"> PAGEREF _Toc477275739 \h </w:instrText>
        </w:r>
        <w:r>
          <w:rPr>
            <w:webHidden/>
          </w:rPr>
        </w:r>
      </w:ins>
      <w:r>
        <w:rPr>
          <w:webHidden/>
        </w:rPr>
        <w:fldChar w:fldCharType="separate"/>
      </w:r>
      <w:ins w:id="7251" w:author="Seggelke, Klaus" w:date="2017-03-14T17:13:00Z">
        <w:r>
          <w:rPr>
            <w:webHidden/>
          </w:rPr>
          <w:t>120</w:t>
        </w:r>
        <w:r>
          <w:rPr>
            <w:webHidden/>
          </w:rPr>
          <w:fldChar w:fldCharType="end"/>
        </w:r>
        <w:r w:rsidRPr="00E54385">
          <w:rPr>
            <w:rStyle w:val="Hyperlink"/>
          </w:rPr>
          <w:fldChar w:fldCharType="end"/>
        </w:r>
      </w:ins>
    </w:p>
    <w:p w:rsidR="00A57497" w:rsidRDefault="00A57497">
      <w:pPr>
        <w:pStyle w:val="TOC1"/>
        <w:rPr>
          <w:ins w:id="7252" w:author="Seggelke, Klaus" w:date="2017-03-14T17:13:00Z"/>
          <w:rFonts w:asciiTheme="minorHAnsi" w:eastAsiaTheme="minorEastAsia" w:hAnsiTheme="minorHAnsi" w:cstheme="minorBidi"/>
          <w:color w:val="auto"/>
          <w:sz w:val="22"/>
          <w:szCs w:val="22"/>
        </w:rPr>
      </w:pPr>
      <w:ins w:id="7253" w:author="Seggelke, Klaus" w:date="2017-03-14T17:13:00Z">
        <w:r w:rsidRPr="00E54385">
          <w:rPr>
            <w:rStyle w:val="Hyperlink"/>
          </w:rPr>
          <w:fldChar w:fldCharType="begin"/>
        </w:r>
        <w:r w:rsidRPr="00E54385">
          <w:rPr>
            <w:rStyle w:val="Hyperlink"/>
          </w:rPr>
          <w:instrText xml:space="preserve"> </w:instrText>
        </w:r>
        <w:r>
          <w:instrText>HYPERLINK \l "_Toc477275740"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52</w:t>
        </w:r>
        <w:r>
          <w:rPr>
            <w:rFonts w:asciiTheme="minorHAnsi" w:eastAsiaTheme="minorEastAsia" w:hAnsiTheme="minorHAnsi" w:cstheme="minorBidi"/>
            <w:color w:val="auto"/>
            <w:sz w:val="22"/>
            <w:szCs w:val="22"/>
          </w:rPr>
          <w:tab/>
        </w:r>
        <w:r w:rsidRPr="00E54385">
          <w:rPr>
            <w:rStyle w:val="Hyperlink"/>
          </w:rPr>
          <w:t>Function: VNFM.Migration.GetMigrationType ()</w:t>
        </w:r>
        <w:r>
          <w:rPr>
            <w:webHidden/>
          </w:rPr>
          <w:tab/>
        </w:r>
        <w:r>
          <w:rPr>
            <w:webHidden/>
          </w:rPr>
          <w:fldChar w:fldCharType="begin"/>
        </w:r>
        <w:r>
          <w:rPr>
            <w:webHidden/>
          </w:rPr>
          <w:instrText xml:space="preserve"> PAGEREF _Toc477275740 \h </w:instrText>
        </w:r>
        <w:r>
          <w:rPr>
            <w:webHidden/>
          </w:rPr>
        </w:r>
      </w:ins>
      <w:r>
        <w:rPr>
          <w:webHidden/>
        </w:rPr>
        <w:fldChar w:fldCharType="separate"/>
      </w:r>
      <w:ins w:id="7254" w:author="Seggelke, Klaus" w:date="2017-03-14T17:13:00Z">
        <w:r>
          <w:rPr>
            <w:webHidden/>
          </w:rPr>
          <w:t>121</w:t>
        </w:r>
        <w:r>
          <w:rPr>
            <w:webHidden/>
          </w:rPr>
          <w:fldChar w:fldCharType="end"/>
        </w:r>
        <w:r w:rsidRPr="00E54385">
          <w:rPr>
            <w:rStyle w:val="Hyperlink"/>
          </w:rPr>
          <w:fldChar w:fldCharType="end"/>
        </w:r>
      </w:ins>
    </w:p>
    <w:p w:rsidR="00A57497" w:rsidRDefault="00A57497">
      <w:pPr>
        <w:pStyle w:val="TOC1"/>
        <w:rPr>
          <w:ins w:id="7255" w:author="Seggelke, Klaus" w:date="2017-03-14T17:13:00Z"/>
          <w:rFonts w:asciiTheme="minorHAnsi" w:eastAsiaTheme="minorEastAsia" w:hAnsiTheme="minorHAnsi" w:cstheme="minorBidi"/>
          <w:color w:val="auto"/>
          <w:sz w:val="22"/>
          <w:szCs w:val="22"/>
        </w:rPr>
      </w:pPr>
      <w:ins w:id="7256" w:author="Seggelke, Klaus" w:date="2017-03-14T17:13:00Z">
        <w:r w:rsidRPr="00E54385">
          <w:rPr>
            <w:rStyle w:val="Hyperlink"/>
          </w:rPr>
          <w:fldChar w:fldCharType="begin"/>
        </w:r>
        <w:r w:rsidRPr="00E54385">
          <w:rPr>
            <w:rStyle w:val="Hyperlink"/>
          </w:rPr>
          <w:instrText xml:space="preserve"> </w:instrText>
        </w:r>
        <w:r>
          <w:instrText>HYPERLINK \l "_Toc477275741"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53</w:t>
        </w:r>
        <w:r>
          <w:rPr>
            <w:rFonts w:asciiTheme="minorHAnsi" w:eastAsiaTheme="minorEastAsia" w:hAnsiTheme="minorHAnsi" w:cstheme="minorBidi"/>
            <w:color w:val="auto"/>
            <w:sz w:val="22"/>
            <w:szCs w:val="22"/>
          </w:rPr>
          <w:tab/>
        </w:r>
        <w:r w:rsidRPr="00E54385">
          <w:rPr>
            <w:rStyle w:val="Hyperlink"/>
          </w:rPr>
          <w:t>Function: VNFM.Migration.TriggerMigration()</w:t>
        </w:r>
        <w:r>
          <w:rPr>
            <w:webHidden/>
          </w:rPr>
          <w:tab/>
        </w:r>
        <w:r>
          <w:rPr>
            <w:webHidden/>
          </w:rPr>
          <w:fldChar w:fldCharType="begin"/>
        </w:r>
        <w:r>
          <w:rPr>
            <w:webHidden/>
          </w:rPr>
          <w:instrText xml:space="preserve"> PAGEREF _Toc477275741 \h </w:instrText>
        </w:r>
        <w:r>
          <w:rPr>
            <w:webHidden/>
          </w:rPr>
        </w:r>
      </w:ins>
      <w:r>
        <w:rPr>
          <w:webHidden/>
        </w:rPr>
        <w:fldChar w:fldCharType="separate"/>
      </w:r>
      <w:ins w:id="7257" w:author="Seggelke, Klaus" w:date="2017-03-14T17:13:00Z">
        <w:r>
          <w:rPr>
            <w:webHidden/>
          </w:rPr>
          <w:t>121</w:t>
        </w:r>
        <w:r>
          <w:rPr>
            <w:webHidden/>
          </w:rPr>
          <w:fldChar w:fldCharType="end"/>
        </w:r>
        <w:r w:rsidRPr="00E54385">
          <w:rPr>
            <w:rStyle w:val="Hyperlink"/>
          </w:rPr>
          <w:fldChar w:fldCharType="end"/>
        </w:r>
      </w:ins>
    </w:p>
    <w:p w:rsidR="00A57497" w:rsidRDefault="00A57497">
      <w:pPr>
        <w:pStyle w:val="TOC1"/>
        <w:rPr>
          <w:ins w:id="7258" w:author="Seggelke, Klaus" w:date="2017-03-14T17:13:00Z"/>
          <w:rFonts w:asciiTheme="minorHAnsi" w:eastAsiaTheme="minorEastAsia" w:hAnsiTheme="minorHAnsi" w:cstheme="minorBidi"/>
          <w:color w:val="auto"/>
          <w:sz w:val="22"/>
          <w:szCs w:val="22"/>
        </w:rPr>
      </w:pPr>
      <w:ins w:id="7259" w:author="Seggelke, Klaus" w:date="2017-03-14T17:13:00Z">
        <w:r w:rsidRPr="00E54385">
          <w:rPr>
            <w:rStyle w:val="Hyperlink"/>
          </w:rPr>
          <w:fldChar w:fldCharType="begin"/>
        </w:r>
        <w:r w:rsidRPr="00E54385">
          <w:rPr>
            <w:rStyle w:val="Hyperlink"/>
          </w:rPr>
          <w:instrText xml:space="preserve"> </w:instrText>
        </w:r>
        <w:r>
          <w:instrText>HYPERLINK \l "_Toc477275742"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54</w:t>
        </w:r>
        <w:r>
          <w:rPr>
            <w:rFonts w:asciiTheme="minorHAnsi" w:eastAsiaTheme="minorEastAsia" w:hAnsiTheme="minorHAnsi" w:cstheme="minorBidi"/>
            <w:color w:val="auto"/>
            <w:sz w:val="22"/>
            <w:szCs w:val="22"/>
          </w:rPr>
          <w:tab/>
        </w:r>
        <w:r w:rsidRPr="00E54385">
          <w:rPr>
            <w:rStyle w:val="Hyperlink"/>
          </w:rPr>
          <w:t>Function: VNFM.Migration.ValidateMigrationSuccess()</w:t>
        </w:r>
        <w:r>
          <w:rPr>
            <w:webHidden/>
          </w:rPr>
          <w:tab/>
        </w:r>
        <w:r>
          <w:rPr>
            <w:webHidden/>
          </w:rPr>
          <w:fldChar w:fldCharType="begin"/>
        </w:r>
        <w:r>
          <w:rPr>
            <w:webHidden/>
          </w:rPr>
          <w:instrText xml:space="preserve"> PAGEREF _Toc477275742 \h </w:instrText>
        </w:r>
        <w:r>
          <w:rPr>
            <w:webHidden/>
          </w:rPr>
        </w:r>
      </w:ins>
      <w:r>
        <w:rPr>
          <w:webHidden/>
        </w:rPr>
        <w:fldChar w:fldCharType="separate"/>
      </w:r>
      <w:ins w:id="7260" w:author="Seggelke, Klaus" w:date="2017-03-14T17:13:00Z">
        <w:r>
          <w:rPr>
            <w:webHidden/>
          </w:rPr>
          <w:t>121</w:t>
        </w:r>
        <w:r>
          <w:rPr>
            <w:webHidden/>
          </w:rPr>
          <w:fldChar w:fldCharType="end"/>
        </w:r>
        <w:r w:rsidRPr="00E54385">
          <w:rPr>
            <w:rStyle w:val="Hyperlink"/>
          </w:rPr>
          <w:fldChar w:fldCharType="end"/>
        </w:r>
      </w:ins>
    </w:p>
    <w:p w:rsidR="00A57497" w:rsidRDefault="00A57497">
      <w:pPr>
        <w:pStyle w:val="TOC1"/>
        <w:rPr>
          <w:ins w:id="7261" w:author="Seggelke, Klaus" w:date="2017-03-14T17:13:00Z"/>
          <w:rFonts w:asciiTheme="minorHAnsi" w:eastAsiaTheme="minorEastAsia" w:hAnsiTheme="minorHAnsi" w:cstheme="minorBidi"/>
          <w:color w:val="auto"/>
          <w:sz w:val="22"/>
          <w:szCs w:val="22"/>
        </w:rPr>
      </w:pPr>
      <w:ins w:id="7262" w:author="Seggelke, Klaus" w:date="2017-03-14T17:13:00Z">
        <w:r w:rsidRPr="00E54385">
          <w:rPr>
            <w:rStyle w:val="Hyperlink"/>
          </w:rPr>
          <w:lastRenderedPageBreak/>
          <w:fldChar w:fldCharType="begin"/>
        </w:r>
        <w:r w:rsidRPr="00E54385">
          <w:rPr>
            <w:rStyle w:val="Hyperlink"/>
          </w:rPr>
          <w:instrText xml:space="preserve"> </w:instrText>
        </w:r>
        <w:r>
          <w:instrText>HYPERLINK \l "_Toc477275743"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55</w:t>
        </w:r>
        <w:r>
          <w:rPr>
            <w:rFonts w:asciiTheme="minorHAnsi" w:eastAsiaTheme="minorEastAsia" w:hAnsiTheme="minorHAnsi" w:cstheme="minorBidi"/>
            <w:color w:val="auto"/>
            <w:sz w:val="22"/>
            <w:szCs w:val="22"/>
          </w:rPr>
          <w:tab/>
        </w:r>
        <w:r w:rsidRPr="00E54385">
          <w:rPr>
            <w:rStyle w:val="Hyperlink"/>
          </w:rPr>
          <w:t>Function: VNFM.VNF.RecoveryCMDtoVNF()</w:t>
        </w:r>
        <w:r>
          <w:rPr>
            <w:webHidden/>
          </w:rPr>
          <w:tab/>
        </w:r>
        <w:r>
          <w:rPr>
            <w:webHidden/>
          </w:rPr>
          <w:fldChar w:fldCharType="begin"/>
        </w:r>
        <w:r>
          <w:rPr>
            <w:webHidden/>
          </w:rPr>
          <w:instrText xml:space="preserve"> PAGEREF _Toc477275743 \h </w:instrText>
        </w:r>
        <w:r>
          <w:rPr>
            <w:webHidden/>
          </w:rPr>
        </w:r>
      </w:ins>
      <w:r>
        <w:rPr>
          <w:webHidden/>
        </w:rPr>
        <w:fldChar w:fldCharType="separate"/>
      </w:r>
      <w:ins w:id="7263" w:author="Seggelke, Klaus" w:date="2017-03-14T17:13:00Z">
        <w:r>
          <w:rPr>
            <w:webHidden/>
          </w:rPr>
          <w:t>122</w:t>
        </w:r>
        <w:r>
          <w:rPr>
            <w:webHidden/>
          </w:rPr>
          <w:fldChar w:fldCharType="end"/>
        </w:r>
        <w:r w:rsidRPr="00E54385">
          <w:rPr>
            <w:rStyle w:val="Hyperlink"/>
          </w:rPr>
          <w:fldChar w:fldCharType="end"/>
        </w:r>
      </w:ins>
    </w:p>
    <w:p w:rsidR="00A57497" w:rsidRDefault="00A57497">
      <w:pPr>
        <w:pStyle w:val="TOC1"/>
        <w:rPr>
          <w:ins w:id="7264" w:author="Seggelke, Klaus" w:date="2017-03-14T17:13:00Z"/>
          <w:rFonts w:asciiTheme="minorHAnsi" w:eastAsiaTheme="minorEastAsia" w:hAnsiTheme="minorHAnsi" w:cstheme="minorBidi"/>
          <w:color w:val="auto"/>
          <w:sz w:val="22"/>
          <w:szCs w:val="22"/>
        </w:rPr>
      </w:pPr>
      <w:ins w:id="7265" w:author="Seggelke, Klaus" w:date="2017-03-14T17:13:00Z">
        <w:r w:rsidRPr="00E54385">
          <w:rPr>
            <w:rStyle w:val="Hyperlink"/>
          </w:rPr>
          <w:fldChar w:fldCharType="begin"/>
        </w:r>
        <w:r w:rsidRPr="00E54385">
          <w:rPr>
            <w:rStyle w:val="Hyperlink"/>
          </w:rPr>
          <w:instrText xml:space="preserve"> </w:instrText>
        </w:r>
        <w:r>
          <w:instrText>HYPERLINK \l "_Toc477275744"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56</w:t>
        </w:r>
        <w:r>
          <w:rPr>
            <w:rFonts w:asciiTheme="minorHAnsi" w:eastAsiaTheme="minorEastAsia" w:hAnsiTheme="minorHAnsi" w:cstheme="minorBidi"/>
            <w:color w:val="auto"/>
            <w:sz w:val="22"/>
            <w:szCs w:val="22"/>
          </w:rPr>
          <w:tab/>
        </w:r>
        <w:r w:rsidRPr="00E54385">
          <w:rPr>
            <w:rStyle w:val="Hyperlink"/>
          </w:rPr>
          <w:t>Function: VNFM.RecoveryCMDtoVNFM()</w:t>
        </w:r>
        <w:r>
          <w:rPr>
            <w:webHidden/>
          </w:rPr>
          <w:tab/>
        </w:r>
        <w:r>
          <w:rPr>
            <w:webHidden/>
          </w:rPr>
          <w:fldChar w:fldCharType="begin"/>
        </w:r>
        <w:r>
          <w:rPr>
            <w:webHidden/>
          </w:rPr>
          <w:instrText xml:space="preserve"> PAGEREF _Toc477275744 \h </w:instrText>
        </w:r>
        <w:r>
          <w:rPr>
            <w:webHidden/>
          </w:rPr>
        </w:r>
      </w:ins>
      <w:r>
        <w:rPr>
          <w:webHidden/>
        </w:rPr>
        <w:fldChar w:fldCharType="separate"/>
      </w:r>
      <w:ins w:id="7266" w:author="Seggelke, Klaus" w:date="2017-03-14T17:13:00Z">
        <w:r>
          <w:rPr>
            <w:webHidden/>
          </w:rPr>
          <w:t>122</w:t>
        </w:r>
        <w:r>
          <w:rPr>
            <w:webHidden/>
          </w:rPr>
          <w:fldChar w:fldCharType="end"/>
        </w:r>
        <w:r w:rsidRPr="00E54385">
          <w:rPr>
            <w:rStyle w:val="Hyperlink"/>
          </w:rPr>
          <w:fldChar w:fldCharType="end"/>
        </w:r>
      </w:ins>
    </w:p>
    <w:p w:rsidR="00A57497" w:rsidRDefault="00A57497">
      <w:pPr>
        <w:pStyle w:val="TOC1"/>
        <w:rPr>
          <w:ins w:id="7267" w:author="Seggelke, Klaus" w:date="2017-03-14T17:13:00Z"/>
          <w:rFonts w:asciiTheme="minorHAnsi" w:eastAsiaTheme="minorEastAsia" w:hAnsiTheme="minorHAnsi" w:cstheme="minorBidi"/>
          <w:color w:val="auto"/>
          <w:sz w:val="22"/>
          <w:szCs w:val="22"/>
        </w:rPr>
      </w:pPr>
      <w:ins w:id="7268" w:author="Seggelke, Klaus" w:date="2017-03-14T17:13:00Z">
        <w:r w:rsidRPr="00E54385">
          <w:rPr>
            <w:rStyle w:val="Hyperlink"/>
          </w:rPr>
          <w:fldChar w:fldCharType="begin"/>
        </w:r>
        <w:r w:rsidRPr="00E54385">
          <w:rPr>
            <w:rStyle w:val="Hyperlink"/>
          </w:rPr>
          <w:instrText xml:space="preserve"> </w:instrText>
        </w:r>
        <w:r>
          <w:instrText>HYPERLINK \l "_Toc477275745"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57</w:t>
        </w:r>
        <w:r>
          <w:rPr>
            <w:rFonts w:asciiTheme="minorHAnsi" w:eastAsiaTheme="minorEastAsia" w:hAnsiTheme="minorHAnsi" w:cstheme="minorBidi"/>
            <w:color w:val="auto"/>
            <w:sz w:val="22"/>
            <w:szCs w:val="22"/>
          </w:rPr>
          <w:tab/>
        </w:r>
        <w:r w:rsidRPr="00E54385">
          <w:rPr>
            <w:rStyle w:val="Hyperlink"/>
          </w:rPr>
          <w:t>Function: VNFM.VNetwork.ValidatevNetworkResourceAllocation()</w:t>
        </w:r>
        <w:r>
          <w:rPr>
            <w:webHidden/>
          </w:rPr>
          <w:tab/>
        </w:r>
        <w:r>
          <w:rPr>
            <w:webHidden/>
          </w:rPr>
          <w:fldChar w:fldCharType="begin"/>
        </w:r>
        <w:r>
          <w:rPr>
            <w:webHidden/>
          </w:rPr>
          <w:instrText xml:space="preserve"> PAGEREF _Toc477275745 \h </w:instrText>
        </w:r>
        <w:r>
          <w:rPr>
            <w:webHidden/>
          </w:rPr>
        </w:r>
      </w:ins>
      <w:r>
        <w:rPr>
          <w:webHidden/>
        </w:rPr>
        <w:fldChar w:fldCharType="separate"/>
      </w:r>
      <w:ins w:id="7269" w:author="Seggelke, Klaus" w:date="2017-03-14T17:13:00Z">
        <w:r>
          <w:rPr>
            <w:webHidden/>
          </w:rPr>
          <w:t>122</w:t>
        </w:r>
        <w:r>
          <w:rPr>
            <w:webHidden/>
          </w:rPr>
          <w:fldChar w:fldCharType="end"/>
        </w:r>
        <w:r w:rsidRPr="00E54385">
          <w:rPr>
            <w:rStyle w:val="Hyperlink"/>
          </w:rPr>
          <w:fldChar w:fldCharType="end"/>
        </w:r>
      </w:ins>
    </w:p>
    <w:p w:rsidR="00A57497" w:rsidRDefault="00A57497">
      <w:pPr>
        <w:pStyle w:val="TOC1"/>
        <w:rPr>
          <w:ins w:id="7270" w:author="Seggelke, Klaus" w:date="2017-03-14T17:13:00Z"/>
          <w:rFonts w:asciiTheme="minorHAnsi" w:eastAsiaTheme="minorEastAsia" w:hAnsiTheme="minorHAnsi" w:cstheme="minorBidi"/>
          <w:color w:val="auto"/>
          <w:sz w:val="22"/>
          <w:szCs w:val="22"/>
        </w:rPr>
      </w:pPr>
      <w:ins w:id="7271" w:author="Seggelke, Klaus" w:date="2017-03-14T17:13:00Z">
        <w:r w:rsidRPr="00E54385">
          <w:rPr>
            <w:rStyle w:val="Hyperlink"/>
          </w:rPr>
          <w:fldChar w:fldCharType="begin"/>
        </w:r>
        <w:r w:rsidRPr="00E54385">
          <w:rPr>
            <w:rStyle w:val="Hyperlink"/>
          </w:rPr>
          <w:instrText xml:space="preserve"> </w:instrText>
        </w:r>
        <w:r>
          <w:instrText>HYPERLINK \l "_Toc477275746"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58</w:t>
        </w:r>
        <w:r>
          <w:rPr>
            <w:rFonts w:asciiTheme="minorHAnsi" w:eastAsiaTheme="minorEastAsia" w:hAnsiTheme="minorHAnsi" w:cstheme="minorBidi"/>
            <w:color w:val="auto"/>
            <w:sz w:val="22"/>
            <w:szCs w:val="22"/>
          </w:rPr>
          <w:tab/>
        </w:r>
        <w:r w:rsidRPr="00E54385">
          <w:rPr>
            <w:rStyle w:val="Hyperlink"/>
          </w:rPr>
          <w:t>Function: VNFM.VNetwork.ValidatevNetworkResourceRelease()</w:t>
        </w:r>
        <w:r>
          <w:rPr>
            <w:webHidden/>
          </w:rPr>
          <w:tab/>
        </w:r>
        <w:r>
          <w:rPr>
            <w:webHidden/>
          </w:rPr>
          <w:fldChar w:fldCharType="begin"/>
        </w:r>
        <w:r>
          <w:rPr>
            <w:webHidden/>
          </w:rPr>
          <w:instrText xml:space="preserve"> PAGEREF _Toc477275746 \h </w:instrText>
        </w:r>
        <w:r>
          <w:rPr>
            <w:webHidden/>
          </w:rPr>
        </w:r>
      </w:ins>
      <w:r>
        <w:rPr>
          <w:webHidden/>
        </w:rPr>
        <w:fldChar w:fldCharType="separate"/>
      </w:r>
      <w:ins w:id="7272" w:author="Seggelke, Klaus" w:date="2017-03-14T17:13:00Z">
        <w:r>
          <w:rPr>
            <w:webHidden/>
          </w:rPr>
          <w:t>122</w:t>
        </w:r>
        <w:r>
          <w:rPr>
            <w:webHidden/>
          </w:rPr>
          <w:fldChar w:fldCharType="end"/>
        </w:r>
        <w:r w:rsidRPr="00E54385">
          <w:rPr>
            <w:rStyle w:val="Hyperlink"/>
          </w:rPr>
          <w:fldChar w:fldCharType="end"/>
        </w:r>
      </w:ins>
    </w:p>
    <w:p w:rsidR="00A57497" w:rsidRDefault="00A57497">
      <w:pPr>
        <w:pStyle w:val="TOC1"/>
        <w:rPr>
          <w:ins w:id="7273" w:author="Seggelke, Klaus" w:date="2017-03-14T17:13:00Z"/>
          <w:rFonts w:asciiTheme="minorHAnsi" w:eastAsiaTheme="minorEastAsia" w:hAnsiTheme="minorHAnsi" w:cstheme="minorBidi"/>
          <w:color w:val="auto"/>
          <w:sz w:val="22"/>
          <w:szCs w:val="22"/>
        </w:rPr>
      </w:pPr>
      <w:ins w:id="7274" w:author="Seggelke, Klaus" w:date="2017-03-14T17:13:00Z">
        <w:r w:rsidRPr="00E54385">
          <w:rPr>
            <w:rStyle w:val="Hyperlink"/>
          </w:rPr>
          <w:fldChar w:fldCharType="begin"/>
        </w:r>
        <w:r w:rsidRPr="00E54385">
          <w:rPr>
            <w:rStyle w:val="Hyperlink"/>
          </w:rPr>
          <w:instrText xml:space="preserve"> </w:instrText>
        </w:r>
        <w:r>
          <w:instrText>HYPERLINK \l "_Toc477275747"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59</w:t>
        </w:r>
        <w:r>
          <w:rPr>
            <w:rFonts w:asciiTheme="minorHAnsi" w:eastAsiaTheme="minorEastAsia" w:hAnsiTheme="minorHAnsi" w:cstheme="minorBidi"/>
            <w:color w:val="auto"/>
            <w:sz w:val="22"/>
            <w:szCs w:val="22"/>
          </w:rPr>
          <w:tab/>
        </w:r>
        <w:r w:rsidRPr="00E54385">
          <w:rPr>
            <w:rStyle w:val="Hyperlink"/>
          </w:rPr>
          <w:t>Function: VNFM.VNetwork.SetBandwidth()</w:t>
        </w:r>
        <w:r>
          <w:rPr>
            <w:webHidden/>
          </w:rPr>
          <w:tab/>
        </w:r>
        <w:r>
          <w:rPr>
            <w:webHidden/>
          </w:rPr>
          <w:fldChar w:fldCharType="begin"/>
        </w:r>
        <w:r>
          <w:rPr>
            <w:webHidden/>
          </w:rPr>
          <w:instrText xml:space="preserve"> PAGEREF _Toc477275747 \h </w:instrText>
        </w:r>
        <w:r>
          <w:rPr>
            <w:webHidden/>
          </w:rPr>
        </w:r>
      </w:ins>
      <w:r>
        <w:rPr>
          <w:webHidden/>
        </w:rPr>
        <w:fldChar w:fldCharType="separate"/>
      </w:r>
      <w:ins w:id="7275" w:author="Seggelke, Klaus" w:date="2017-03-14T17:13:00Z">
        <w:r>
          <w:rPr>
            <w:webHidden/>
          </w:rPr>
          <w:t>122</w:t>
        </w:r>
        <w:r>
          <w:rPr>
            <w:webHidden/>
          </w:rPr>
          <w:fldChar w:fldCharType="end"/>
        </w:r>
        <w:r w:rsidRPr="00E54385">
          <w:rPr>
            <w:rStyle w:val="Hyperlink"/>
          </w:rPr>
          <w:fldChar w:fldCharType="end"/>
        </w:r>
      </w:ins>
    </w:p>
    <w:p w:rsidR="00A57497" w:rsidRDefault="00A57497">
      <w:pPr>
        <w:pStyle w:val="TOC1"/>
        <w:rPr>
          <w:ins w:id="7276" w:author="Seggelke, Klaus" w:date="2017-03-14T17:13:00Z"/>
          <w:rFonts w:asciiTheme="minorHAnsi" w:eastAsiaTheme="minorEastAsia" w:hAnsiTheme="minorHAnsi" w:cstheme="minorBidi"/>
          <w:color w:val="auto"/>
          <w:sz w:val="22"/>
          <w:szCs w:val="22"/>
        </w:rPr>
      </w:pPr>
      <w:ins w:id="7277" w:author="Seggelke, Klaus" w:date="2017-03-14T17:13:00Z">
        <w:r w:rsidRPr="00E54385">
          <w:rPr>
            <w:rStyle w:val="Hyperlink"/>
          </w:rPr>
          <w:fldChar w:fldCharType="begin"/>
        </w:r>
        <w:r w:rsidRPr="00E54385">
          <w:rPr>
            <w:rStyle w:val="Hyperlink"/>
          </w:rPr>
          <w:instrText xml:space="preserve"> </w:instrText>
        </w:r>
        <w:r>
          <w:instrText>HYPERLINK \l "_Toc477275748"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60</w:t>
        </w:r>
        <w:r>
          <w:rPr>
            <w:rFonts w:asciiTheme="minorHAnsi" w:eastAsiaTheme="minorEastAsia" w:hAnsiTheme="minorHAnsi" w:cstheme="minorBidi"/>
            <w:color w:val="auto"/>
            <w:sz w:val="22"/>
            <w:szCs w:val="22"/>
          </w:rPr>
          <w:tab/>
        </w:r>
        <w:r w:rsidRPr="00E54385">
          <w:rPr>
            <w:rStyle w:val="Hyperlink"/>
          </w:rPr>
          <w:t>Function: VNFM.VStorage.GetvStorageSize()</w:t>
        </w:r>
        <w:r>
          <w:rPr>
            <w:webHidden/>
          </w:rPr>
          <w:tab/>
        </w:r>
        <w:r>
          <w:rPr>
            <w:webHidden/>
          </w:rPr>
          <w:fldChar w:fldCharType="begin"/>
        </w:r>
        <w:r>
          <w:rPr>
            <w:webHidden/>
          </w:rPr>
          <w:instrText xml:space="preserve"> PAGEREF _Toc477275748 \h </w:instrText>
        </w:r>
        <w:r>
          <w:rPr>
            <w:webHidden/>
          </w:rPr>
        </w:r>
      </w:ins>
      <w:r>
        <w:rPr>
          <w:webHidden/>
        </w:rPr>
        <w:fldChar w:fldCharType="separate"/>
      </w:r>
      <w:ins w:id="7278" w:author="Seggelke, Klaus" w:date="2017-03-14T17:13:00Z">
        <w:r>
          <w:rPr>
            <w:webHidden/>
          </w:rPr>
          <w:t>123</w:t>
        </w:r>
        <w:r>
          <w:rPr>
            <w:webHidden/>
          </w:rPr>
          <w:fldChar w:fldCharType="end"/>
        </w:r>
        <w:r w:rsidRPr="00E54385">
          <w:rPr>
            <w:rStyle w:val="Hyperlink"/>
          </w:rPr>
          <w:fldChar w:fldCharType="end"/>
        </w:r>
      </w:ins>
    </w:p>
    <w:p w:rsidR="00A57497" w:rsidRDefault="00A57497">
      <w:pPr>
        <w:pStyle w:val="TOC1"/>
        <w:rPr>
          <w:ins w:id="7279" w:author="Seggelke, Klaus" w:date="2017-03-14T17:13:00Z"/>
          <w:rFonts w:asciiTheme="minorHAnsi" w:eastAsiaTheme="minorEastAsia" w:hAnsiTheme="minorHAnsi" w:cstheme="minorBidi"/>
          <w:color w:val="auto"/>
          <w:sz w:val="22"/>
          <w:szCs w:val="22"/>
        </w:rPr>
      </w:pPr>
      <w:ins w:id="7280" w:author="Seggelke, Klaus" w:date="2017-03-14T17:13:00Z">
        <w:r w:rsidRPr="00E54385">
          <w:rPr>
            <w:rStyle w:val="Hyperlink"/>
          </w:rPr>
          <w:fldChar w:fldCharType="begin"/>
        </w:r>
        <w:r w:rsidRPr="00E54385">
          <w:rPr>
            <w:rStyle w:val="Hyperlink"/>
          </w:rPr>
          <w:instrText xml:space="preserve"> </w:instrText>
        </w:r>
        <w:r>
          <w:instrText>HYPERLINK \l "_Toc477275749"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61</w:t>
        </w:r>
        <w:r>
          <w:rPr>
            <w:rFonts w:asciiTheme="minorHAnsi" w:eastAsiaTheme="minorEastAsia" w:hAnsiTheme="minorHAnsi" w:cstheme="minorBidi"/>
            <w:color w:val="auto"/>
            <w:sz w:val="22"/>
            <w:szCs w:val="22"/>
          </w:rPr>
          <w:tab/>
        </w:r>
        <w:r w:rsidRPr="00E54385">
          <w:rPr>
            <w:rStyle w:val="Hyperlink"/>
          </w:rPr>
          <w:t>Function: VNFM.VStorage.TriggerIncreasevStorage()</w:t>
        </w:r>
        <w:r>
          <w:rPr>
            <w:webHidden/>
          </w:rPr>
          <w:tab/>
        </w:r>
        <w:r>
          <w:rPr>
            <w:webHidden/>
          </w:rPr>
          <w:fldChar w:fldCharType="begin"/>
        </w:r>
        <w:r>
          <w:rPr>
            <w:webHidden/>
          </w:rPr>
          <w:instrText xml:space="preserve"> PAGEREF _Toc477275749 \h </w:instrText>
        </w:r>
        <w:r>
          <w:rPr>
            <w:webHidden/>
          </w:rPr>
        </w:r>
      </w:ins>
      <w:r>
        <w:rPr>
          <w:webHidden/>
        </w:rPr>
        <w:fldChar w:fldCharType="separate"/>
      </w:r>
      <w:ins w:id="7281" w:author="Seggelke, Klaus" w:date="2017-03-14T17:13:00Z">
        <w:r>
          <w:rPr>
            <w:webHidden/>
          </w:rPr>
          <w:t>123</w:t>
        </w:r>
        <w:r>
          <w:rPr>
            <w:webHidden/>
          </w:rPr>
          <w:fldChar w:fldCharType="end"/>
        </w:r>
        <w:r w:rsidRPr="00E54385">
          <w:rPr>
            <w:rStyle w:val="Hyperlink"/>
          </w:rPr>
          <w:fldChar w:fldCharType="end"/>
        </w:r>
      </w:ins>
    </w:p>
    <w:p w:rsidR="00A57497" w:rsidRDefault="00A57497">
      <w:pPr>
        <w:pStyle w:val="TOC1"/>
        <w:rPr>
          <w:ins w:id="7282" w:author="Seggelke, Klaus" w:date="2017-03-14T17:13:00Z"/>
          <w:rFonts w:asciiTheme="minorHAnsi" w:eastAsiaTheme="minorEastAsia" w:hAnsiTheme="minorHAnsi" w:cstheme="minorBidi"/>
          <w:color w:val="auto"/>
          <w:sz w:val="22"/>
          <w:szCs w:val="22"/>
        </w:rPr>
      </w:pPr>
      <w:ins w:id="7283" w:author="Seggelke, Klaus" w:date="2017-03-14T17:13:00Z">
        <w:r w:rsidRPr="00E54385">
          <w:rPr>
            <w:rStyle w:val="Hyperlink"/>
          </w:rPr>
          <w:fldChar w:fldCharType="begin"/>
        </w:r>
        <w:r w:rsidRPr="00E54385">
          <w:rPr>
            <w:rStyle w:val="Hyperlink"/>
          </w:rPr>
          <w:instrText xml:space="preserve"> </w:instrText>
        </w:r>
        <w:r>
          <w:instrText>HYPERLINK \l "_Toc477275750"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62</w:t>
        </w:r>
        <w:r>
          <w:rPr>
            <w:rFonts w:asciiTheme="minorHAnsi" w:eastAsiaTheme="minorEastAsia" w:hAnsiTheme="minorHAnsi" w:cstheme="minorBidi"/>
            <w:color w:val="auto"/>
            <w:sz w:val="22"/>
            <w:szCs w:val="22"/>
          </w:rPr>
          <w:tab/>
        </w:r>
        <w:r w:rsidRPr="00E54385">
          <w:rPr>
            <w:rStyle w:val="Hyperlink"/>
          </w:rPr>
          <w:t>Function: VNFM.VStorage.DecreasevStorage()</w:t>
        </w:r>
        <w:r>
          <w:rPr>
            <w:webHidden/>
          </w:rPr>
          <w:tab/>
        </w:r>
        <w:r>
          <w:rPr>
            <w:webHidden/>
          </w:rPr>
          <w:fldChar w:fldCharType="begin"/>
        </w:r>
        <w:r>
          <w:rPr>
            <w:webHidden/>
          </w:rPr>
          <w:instrText xml:space="preserve"> PAGEREF _Toc477275750 \h </w:instrText>
        </w:r>
        <w:r>
          <w:rPr>
            <w:webHidden/>
          </w:rPr>
        </w:r>
      </w:ins>
      <w:r>
        <w:rPr>
          <w:webHidden/>
        </w:rPr>
        <w:fldChar w:fldCharType="separate"/>
      </w:r>
      <w:ins w:id="7284" w:author="Seggelke, Klaus" w:date="2017-03-14T17:13:00Z">
        <w:r>
          <w:rPr>
            <w:webHidden/>
          </w:rPr>
          <w:t>123</w:t>
        </w:r>
        <w:r>
          <w:rPr>
            <w:webHidden/>
          </w:rPr>
          <w:fldChar w:fldCharType="end"/>
        </w:r>
        <w:r w:rsidRPr="00E54385">
          <w:rPr>
            <w:rStyle w:val="Hyperlink"/>
          </w:rPr>
          <w:fldChar w:fldCharType="end"/>
        </w:r>
      </w:ins>
    </w:p>
    <w:p w:rsidR="00A57497" w:rsidRDefault="00A57497">
      <w:pPr>
        <w:pStyle w:val="TOC1"/>
        <w:rPr>
          <w:ins w:id="7285" w:author="Seggelke, Klaus" w:date="2017-03-14T17:13:00Z"/>
          <w:rFonts w:asciiTheme="minorHAnsi" w:eastAsiaTheme="minorEastAsia" w:hAnsiTheme="minorHAnsi" w:cstheme="minorBidi"/>
          <w:color w:val="auto"/>
          <w:sz w:val="22"/>
          <w:szCs w:val="22"/>
        </w:rPr>
      </w:pPr>
      <w:ins w:id="7286" w:author="Seggelke, Klaus" w:date="2017-03-14T17:13:00Z">
        <w:r w:rsidRPr="00E54385">
          <w:rPr>
            <w:rStyle w:val="Hyperlink"/>
          </w:rPr>
          <w:fldChar w:fldCharType="begin"/>
        </w:r>
        <w:r w:rsidRPr="00E54385">
          <w:rPr>
            <w:rStyle w:val="Hyperlink"/>
          </w:rPr>
          <w:instrText xml:space="preserve"> </w:instrText>
        </w:r>
        <w:r>
          <w:instrText>HYPERLINK \l "_Toc477275751"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63</w:t>
        </w:r>
        <w:r>
          <w:rPr>
            <w:rFonts w:asciiTheme="minorHAnsi" w:eastAsiaTheme="minorEastAsia" w:hAnsiTheme="minorHAnsi" w:cstheme="minorBidi"/>
            <w:color w:val="auto"/>
            <w:sz w:val="22"/>
            <w:szCs w:val="22"/>
          </w:rPr>
          <w:tab/>
        </w:r>
        <w:r w:rsidRPr="00E54385">
          <w:rPr>
            <w:rStyle w:val="Hyperlink"/>
          </w:rPr>
          <w:t>Function: VNFM.Fault.RegisterForNotification()</w:t>
        </w:r>
        <w:r>
          <w:rPr>
            <w:webHidden/>
          </w:rPr>
          <w:tab/>
        </w:r>
        <w:r>
          <w:rPr>
            <w:webHidden/>
          </w:rPr>
          <w:fldChar w:fldCharType="begin"/>
        </w:r>
        <w:r>
          <w:rPr>
            <w:webHidden/>
          </w:rPr>
          <w:instrText xml:space="preserve"> PAGEREF _Toc477275751 \h </w:instrText>
        </w:r>
        <w:r>
          <w:rPr>
            <w:webHidden/>
          </w:rPr>
        </w:r>
      </w:ins>
      <w:r>
        <w:rPr>
          <w:webHidden/>
        </w:rPr>
        <w:fldChar w:fldCharType="separate"/>
      </w:r>
      <w:ins w:id="7287" w:author="Seggelke, Klaus" w:date="2017-03-14T17:13:00Z">
        <w:r>
          <w:rPr>
            <w:webHidden/>
          </w:rPr>
          <w:t>123</w:t>
        </w:r>
        <w:r>
          <w:rPr>
            <w:webHidden/>
          </w:rPr>
          <w:fldChar w:fldCharType="end"/>
        </w:r>
        <w:r w:rsidRPr="00E54385">
          <w:rPr>
            <w:rStyle w:val="Hyperlink"/>
          </w:rPr>
          <w:fldChar w:fldCharType="end"/>
        </w:r>
      </w:ins>
    </w:p>
    <w:p w:rsidR="00A57497" w:rsidRDefault="00A57497">
      <w:pPr>
        <w:pStyle w:val="TOC1"/>
        <w:rPr>
          <w:ins w:id="7288" w:author="Seggelke, Klaus" w:date="2017-03-14T17:13:00Z"/>
          <w:rFonts w:asciiTheme="minorHAnsi" w:eastAsiaTheme="minorEastAsia" w:hAnsiTheme="minorHAnsi" w:cstheme="minorBidi"/>
          <w:color w:val="auto"/>
          <w:sz w:val="22"/>
          <w:szCs w:val="22"/>
        </w:rPr>
      </w:pPr>
      <w:ins w:id="7289" w:author="Seggelke, Klaus" w:date="2017-03-14T17:13:00Z">
        <w:r w:rsidRPr="00E54385">
          <w:rPr>
            <w:rStyle w:val="Hyperlink"/>
          </w:rPr>
          <w:fldChar w:fldCharType="begin"/>
        </w:r>
        <w:r w:rsidRPr="00E54385">
          <w:rPr>
            <w:rStyle w:val="Hyperlink"/>
          </w:rPr>
          <w:instrText xml:space="preserve"> </w:instrText>
        </w:r>
        <w:r>
          <w:instrText>HYPERLINK \l "_Toc477275752"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64</w:t>
        </w:r>
        <w:r>
          <w:rPr>
            <w:rFonts w:asciiTheme="minorHAnsi" w:eastAsiaTheme="minorEastAsia" w:hAnsiTheme="minorHAnsi" w:cstheme="minorBidi"/>
            <w:color w:val="auto"/>
            <w:sz w:val="22"/>
            <w:szCs w:val="22"/>
          </w:rPr>
          <w:tab/>
        </w:r>
        <w:r w:rsidRPr="00E54385">
          <w:rPr>
            <w:rStyle w:val="Hyperlink"/>
          </w:rPr>
          <w:t>Function: VNFM.Fault.DeregisterForNotification()</w:t>
        </w:r>
        <w:r>
          <w:rPr>
            <w:webHidden/>
          </w:rPr>
          <w:tab/>
        </w:r>
        <w:r>
          <w:rPr>
            <w:webHidden/>
          </w:rPr>
          <w:fldChar w:fldCharType="begin"/>
        </w:r>
        <w:r>
          <w:rPr>
            <w:webHidden/>
          </w:rPr>
          <w:instrText xml:space="preserve"> PAGEREF _Toc477275752 \h </w:instrText>
        </w:r>
        <w:r>
          <w:rPr>
            <w:webHidden/>
          </w:rPr>
        </w:r>
      </w:ins>
      <w:r>
        <w:rPr>
          <w:webHidden/>
        </w:rPr>
        <w:fldChar w:fldCharType="separate"/>
      </w:r>
      <w:ins w:id="7290" w:author="Seggelke, Klaus" w:date="2017-03-14T17:13:00Z">
        <w:r>
          <w:rPr>
            <w:webHidden/>
          </w:rPr>
          <w:t>124</w:t>
        </w:r>
        <w:r>
          <w:rPr>
            <w:webHidden/>
          </w:rPr>
          <w:fldChar w:fldCharType="end"/>
        </w:r>
        <w:r w:rsidRPr="00E54385">
          <w:rPr>
            <w:rStyle w:val="Hyperlink"/>
          </w:rPr>
          <w:fldChar w:fldCharType="end"/>
        </w:r>
      </w:ins>
    </w:p>
    <w:p w:rsidR="00A57497" w:rsidRDefault="00A57497">
      <w:pPr>
        <w:pStyle w:val="TOC1"/>
        <w:rPr>
          <w:ins w:id="7291" w:author="Seggelke, Klaus" w:date="2017-03-14T17:13:00Z"/>
          <w:rFonts w:asciiTheme="minorHAnsi" w:eastAsiaTheme="minorEastAsia" w:hAnsiTheme="minorHAnsi" w:cstheme="minorBidi"/>
          <w:color w:val="auto"/>
          <w:sz w:val="22"/>
          <w:szCs w:val="22"/>
        </w:rPr>
      </w:pPr>
      <w:ins w:id="7292" w:author="Seggelke, Klaus" w:date="2017-03-14T17:13:00Z">
        <w:r w:rsidRPr="00E54385">
          <w:rPr>
            <w:rStyle w:val="Hyperlink"/>
          </w:rPr>
          <w:fldChar w:fldCharType="begin"/>
        </w:r>
        <w:r w:rsidRPr="00E54385">
          <w:rPr>
            <w:rStyle w:val="Hyperlink"/>
          </w:rPr>
          <w:instrText xml:space="preserve"> </w:instrText>
        </w:r>
        <w:r>
          <w:instrText>HYPERLINK \l "_Toc477275753"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65</w:t>
        </w:r>
        <w:r>
          <w:rPr>
            <w:rFonts w:asciiTheme="minorHAnsi" w:eastAsiaTheme="minorEastAsia" w:hAnsiTheme="minorHAnsi" w:cstheme="minorBidi"/>
            <w:color w:val="auto"/>
            <w:sz w:val="22"/>
            <w:szCs w:val="22"/>
          </w:rPr>
          <w:tab/>
        </w:r>
        <w:r w:rsidRPr="00E54385">
          <w:rPr>
            <w:rStyle w:val="Hyperlink"/>
          </w:rPr>
          <w:t>Function: VNFM.Fault.ListFaultNotificationRegistration()</w:t>
        </w:r>
        <w:r>
          <w:rPr>
            <w:webHidden/>
          </w:rPr>
          <w:tab/>
        </w:r>
        <w:r>
          <w:rPr>
            <w:webHidden/>
          </w:rPr>
          <w:fldChar w:fldCharType="begin"/>
        </w:r>
        <w:r>
          <w:rPr>
            <w:webHidden/>
          </w:rPr>
          <w:instrText xml:space="preserve"> PAGEREF _Toc477275753 \h </w:instrText>
        </w:r>
        <w:r>
          <w:rPr>
            <w:webHidden/>
          </w:rPr>
        </w:r>
      </w:ins>
      <w:r>
        <w:rPr>
          <w:webHidden/>
        </w:rPr>
        <w:fldChar w:fldCharType="separate"/>
      </w:r>
      <w:ins w:id="7293" w:author="Seggelke, Klaus" w:date="2017-03-14T17:13:00Z">
        <w:r>
          <w:rPr>
            <w:webHidden/>
          </w:rPr>
          <w:t>124</w:t>
        </w:r>
        <w:r>
          <w:rPr>
            <w:webHidden/>
          </w:rPr>
          <w:fldChar w:fldCharType="end"/>
        </w:r>
        <w:r w:rsidRPr="00E54385">
          <w:rPr>
            <w:rStyle w:val="Hyperlink"/>
          </w:rPr>
          <w:fldChar w:fldCharType="end"/>
        </w:r>
      </w:ins>
    </w:p>
    <w:p w:rsidR="00A57497" w:rsidRDefault="00A57497">
      <w:pPr>
        <w:pStyle w:val="TOC1"/>
        <w:rPr>
          <w:ins w:id="7294" w:author="Seggelke, Klaus" w:date="2017-03-14T17:13:00Z"/>
          <w:rFonts w:asciiTheme="minorHAnsi" w:eastAsiaTheme="minorEastAsia" w:hAnsiTheme="minorHAnsi" w:cstheme="minorBidi"/>
          <w:color w:val="auto"/>
          <w:sz w:val="22"/>
          <w:szCs w:val="22"/>
        </w:rPr>
      </w:pPr>
      <w:ins w:id="7295" w:author="Seggelke, Klaus" w:date="2017-03-14T17:13:00Z">
        <w:r w:rsidRPr="00E54385">
          <w:rPr>
            <w:rStyle w:val="Hyperlink"/>
          </w:rPr>
          <w:fldChar w:fldCharType="begin"/>
        </w:r>
        <w:r w:rsidRPr="00E54385">
          <w:rPr>
            <w:rStyle w:val="Hyperlink"/>
          </w:rPr>
          <w:instrText xml:space="preserve"> </w:instrText>
        </w:r>
        <w:r>
          <w:instrText>HYPERLINK \l "_Toc477275754"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66</w:t>
        </w:r>
        <w:r>
          <w:rPr>
            <w:rFonts w:asciiTheme="minorHAnsi" w:eastAsiaTheme="minorEastAsia" w:hAnsiTheme="minorHAnsi" w:cstheme="minorBidi"/>
            <w:color w:val="auto"/>
            <w:sz w:val="22"/>
            <w:szCs w:val="22"/>
          </w:rPr>
          <w:tab/>
        </w:r>
        <w:r w:rsidRPr="00E54385">
          <w:rPr>
            <w:rStyle w:val="Hyperlink"/>
          </w:rPr>
          <w:t>Function: VNFM.Fault.ListFaultNotificationInformation()</w:t>
        </w:r>
        <w:r>
          <w:rPr>
            <w:webHidden/>
          </w:rPr>
          <w:tab/>
        </w:r>
        <w:r>
          <w:rPr>
            <w:webHidden/>
          </w:rPr>
          <w:fldChar w:fldCharType="begin"/>
        </w:r>
        <w:r>
          <w:rPr>
            <w:webHidden/>
          </w:rPr>
          <w:instrText xml:space="preserve"> PAGEREF _Toc477275754 \h </w:instrText>
        </w:r>
        <w:r>
          <w:rPr>
            <w:webHidden/>
          </w:rPr>
        </w:r>
      </w:ins>
      <w:r>
        <w:rPr>
          <w:webHidden/>
        </w:rPr>
        <w:fldChar w:fldCharType="separate"/>
      </w:r>
      <w:ins w:id="7296" w:author="Seggelke, Klaus" w:date="2017-03-14T17:13:00Z">
        <w:r>
          <w:rPr>
            <w:webHidden/>
          </w:rPr>
          <w:t>125</w:t>
        </w:r>
        <w:r>
          <w:rPr>
            <w:webHidden/>
          </w:rPr>
          <w:fldChar w:fldCharType="end"/>
        </w:r>
        <w:r w:rsidRPr="00E54385">
          <w:rPr>
            <w:rStyle w:val="Hyperlink"/>
          </w:rPr>
          <w:fldChar w:fldCharType="end"/>
        </w:r>
      </w:ins>
    </w:p>
    <w:p w:rsidR="00A57497" w:rsidRDefault="00A57497">
      <w:pPr>
        <w:pStyle w:val="TOC1"/>
        <w:rPr>
          <w:ins w:id="7297" w:author="Seggelke, Klaus" w:date="2017-03-14T17:13:00Z"/>
          <w:rFonts w:asciiTheme="minorHAnsi" w:eastAsiaTheme="minorEastAsia" w:hAnsiTheme="minorHAnsi" w:cstheme="minorBidi"/>
          <w:color w:val="auto"/>
          <w:sz w:val="22"/>
          <w:szCs w:val="22"/>
        </w:rPr>
      </w:pPr>
      <w:ins w:id="7298" w:author="Seggelke, Klaus" w:date="2017-03-14T17:13:00Z">
        <w:r w:rsidRPr="00E54385">
          <w:rPr>
            <w:rStyle w:val="Hyperlink"/>
          </w:rPr>
          <w:fldChar w:fldCharType="begin"/>
        </w:r>
        <w:r w:rsidRPr="00E54385">
          <w:rPr>
            <w:rStyle w:val="Hyperlink"/>
          </w:rPr>
          <w:instrText xml:space="preserve"> </w:instrText>
        </w:r>
        <w:r>
          <w:instrText>HYPERLINK \l "_Toc477275755"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67</w:t>
        </w:r>
        <w:r>
          <w:rPr>
            <w:rFonts w:asciiTheme="minorHAnsi" w:eastAsiaTheme="minorEastAsia" w:hAnsiTheme="minorHAnsi" w:cstheme="minorBidi"/>
            <w:color w:val="auto"/>
            <w:sz w:val="22"/>
            <w:szCs w:val="22"/>
          </w:rPr>
          <w:tab/>
        </w:r>
        <w:r w:rsidRPr="00E54385">
          <w:rPr>
            <w:rStyle w:val="Hyperlink"/>
          </w:rPr>
          <w:t>Function: VNFM.Fault.VNFFaultInjection()</w:t>
        </w:r>
        <w:r>
          <w:rPr>
            <w:webHidden/>
          </w:rPr>
          <w:tab/>
        </w:r>
        <w:r>
          <w:rPr>
            <w:webHidden/>
          </w:rPr>
          <w:fldChar w:fldCharType="begin"/>
        </w:r>
        <w:r>
          <w:rPr>
            <w:webHidden/>
          </w:rPr>
          <w:instrText xml:space="preserve"> PAGEREF _Toc477275755 \h </w:instrText>
        </w:r>
        <w:r>
          <w:rPr>
            <w:webHidden/>
          </w:rPr>
        </w:r>
      </w:ins>
      <w:r>
        <w:rPr>
          <w:webHidden/>
        </w:rPr>
        <w:fldChar w:fldCharType="separate"/>
      </w:r>
      <w:ins w:id="7299" w:author="Seggelke, Klaus" w:date="2017-03-14T17:13:00Z">
        <w:r>
          <w:rPr>
            <w:webHidden/>
          </w:rPr>
          <w:t>125</w:t>
        </w:r>
        <w:r>
          <w:rPr>
            <w:webHidden/>
          </w:rPr>
          <w:fldChar w:fldCharType="end"/>
        </w:r>
        <w:r w:rsidRPr="00E54385">
          <w:rPr>
            <w:rStyle w:val="Hyperlink"/>
          </w:rPr>
          <w:fldChar w:fldCharType="end"/>
        </w:r>
      </w:ins>
    </w:p>
    <w:p w:rsidR="00A57497" w:rsidRDefault="00A57497">
      <w:pPr>
        <w:pStyle w:val="TOC1"/>
        <w:rPr>
          <w:ins w:id="7300" w:author="Seggelke, Klaus" w:date="2017-03-14T17:13:00Z"/>
          <w:rFonts w:asciiTheme="minorHAnsi" w:eastAsiaTheme="minorEastAsia" w:hAnsiTheme="minorHAnsi" w:cstheme="minorBidi"/>
          <w:color w:val="auto"/>
          <w:sz w:val="22"/>
          <w:szCs w:val="22"/>
        </w:rPr>
      </w:pPr>
      <w:ins w:id="7301" w:author="Seggelke, Klaus" w:date="2017-03-14T17:13:00Z">
        <w:r w:rsidRPr="00E54385">
          <w:rPr>
            <w:rStyle w:val="Hyperlink"/>
          </w:rPr>
          <w:fldChar w:fldCharType="begin"/>
        </w:r>
        <w:r w:rsidRPr="00E54385">
          <w:rPr>
            <w:rStyle w:val="Hyperlink"/>
          </w:rPr>
          <w:instrText xml:space="preserve"> </w:instrText>
        </w:r>
        <w:r>
          <w:instrText>HYPERLINK \l "_Toc477275756"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68</w:t>
        </w:r>
        <w:r>
          <w:rPr>
            <w:rFonts w:asciiTheme="minorHAnsi" w:eastAsiaTheme="minorEastAsia" w:hAnsiTheme="minorHAnsi" w:cstheme="minorBidi"/>
            <w:color w:val="auto"/>
            <w:sz w:val="22"/>
            <w:szCs w:val="22"/>
          </w:rPr>
          <w:tab/>
        </w:r>
        <w:r w:rsidRPr="00E54385">
          <w:rPr>
            <w:rStyle w:val="Hyperlink"/>
          </w:rPr>
          <w:t>Function: VNFM.Fault.VNFFaultInjectionRemoval()</w:t>
        </w:r>
        <w:r>
          <w:rPr>
            <w:webHidden/>
          </w:rPr>
          <w:tab/>
        </w:r>
        <w:r>
          <w:rPr>
            <w:webHidden/>
          </w:rPr>
          <w:fldChar w:fldCharType="begin"/>
        </w:r>
        <w:r>
          <w:rPr>
            <w:webHidden/>
          </w:rPr>
          <w:instrText xml:space="preserve"> PAGEREF _Toc477275756 \h </w:instrText>
        </w:r>
        <w:r>
          <w:rPr>
            <w:webHidden/>
          </w:rPr>
        </w:r>
      </w:ins>
      <w:r>
        <w:rPr>
          <w:webHidden/>
        </w:rPr>
        <w:fldChar w:fldCharType="separate"/>
      </w:r>
      <w:ins w:id="7302" w:author="Seggelke, Klaus" w:date="2017-03-14T17:13:00Z">
        <w:r>
          <w:rPr>
            <w:webHidden/>
          </w:rPr>
          <w:t>126</w:t>
        </w:r>
        <w:r>
          <w:rPr>
            <w:webHidden/>
          </w:rPr>
          <w:fldChar w:fldCharType="end"/>
        </w:r>
        <w:r w:rsidRPr="00E54385">
          <w:rPr>
            <w:rStyle w:val="Hyperlink"/>
          </w:rPr>
          <w:fldChar w:fldCharType="end"/>
        </w:r>
      </w:ins>
    </w:p>
    <w:p w:rsidR="00A57497" w:rsidRDefault="00A57497">
      <w:pPr>
        <w:pStyle w:val="TOC1"/>
        <w:rPr>
          <w:ins w:id="7303" w:author="Seggelke, Klaus" w:date="2017-03-14T17:13:00Z"/>
          <w:rFonts w:asciiTheme="minorHAnsi" w:eastAsiaTheme="minorEastAsia" w:hAnsiTheme="minorHAnsi" w:cstheme="minorBidi"/>
          <w:color w:val="auto"/>
          <w:sz w:val="22"/>
          <w:szCs w:val="22"/>
        </w:rPr>
      </w:pPr>
      <w:ins w:id="7304" w:author="Seggelke, Klaus" w:date="2017-03-14T17:13:00Z">
        <w:r w:rsidRPr="00E54385">
          <w:rPr>
            <w:rStyle w:val="Hyperlink"/>
          </w:rPr>
          <w:fldChar w:fldCharType="begin"/>
        </w:r>
        <w:r w:rsidRPr="00E54385">
          <w:rPr>
            <w:rStyle w:val="Hyperlink"/>
          </w:rPr>
          <w:instrText xml:space="preserve"> </w:instrText>
        </w:r>
        <w:r>
          <w:instrText>HYPERLINK \l "_Toc477275757"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69</w:t>
        </w:r>
        <w:r>
          <w:rPr>
            <w:rFonts w:asciiTheme="minorHAnsi" w:eastAsiaTheme="minorEastAsia" w:hAnsiTheme="minorHAnsi" w:cstheme="minorBidi"/>
            <w:color w:val="auto"/>
            <w:sz w:val="22"/>
            <w:szCs w:val="22"/>
          </w:rPr>
          <w:tab/>
        </w:r>
        <w:r w:rsidRPr="00E54385">
          <w:rPr>
            <w:rStyle w:val="Hyperlink"/>
          </w:rPr>
          <w:t>Function: VNFM.Performance.ListPMJobs()</w:t>
        </w:r>
        <w:r>
          <w:rPr>
            <w:webHidden/>
          </w:rPr>
          <w:tab/>
        </w:r>
        <w:r>
          <w:rPr>
            <w:webHidden/>
          </w:rPr>
          <w:fldChar w:fldCharType="begin"/>
        </w:r>
        <w:r>
          <w:rPr>
            <w:webHidden/>
          </w:rPr>
          <w:instrText xml:space="preserve"> PAGEREF _Toc477275757 \h </w:instrText>
        </w:r>
        <w:r>
          <w:rPr>
            <w:webHidden/>
          </w:rPr>
        </w:r>
      </w:ins>
      <w:r>
        <w:rPr>
          <w:webHidden/>
        </w:rPr>
        <w:fldChar w:fldCharType="separate"/>
      </w:r>
      <w:ins w:id="7305" w:author="Seggelke, Klaus" w:date="2017-03-14T17:13:00Z">
        <w:r>
          <w:rPr>
            <w:webHidden/>
          </w:rPr>
          <w:t>126</w:t>
        </w:r>
        <w:r>
          <w:rPr>
            <w:webHidden/>
          </w:rPr>
          <w:fldChar w:fldCharType="end"/>
        </w:r>
        <w:r w:rsidRPr="00E54385">
          <w:rPr>
            <w:rStyle w:val="Hyperlink"/>
          </w:rPr>
          <w:fldChar w:fldCharType="end"/>
        </w:r>
      </w:ins>
    </w:p>
    <w:p w:rsidR="00A57497" w:rsidRDefault="00A57497">
      <w:pPr>
        <w:pStyle w:val="TOC1"/>
        <w:rPr>
          <w:ins w:id="7306" w:author="Seggelke, Klaus" w:date="2017-03-14T17:13:00Z"/>
          <w:rFonts w:asciiTheme="minorHAnsi" w:eastAsiaTheme="minorEastAsia" w:hAnsiTheme="minorHAnsi" w:cstheme="minorBidi"/>
          <w:color w:val="auto"/>
          <w:sz w:val="22"/>
          <w:szCs w:val="22"/>
        </w:rPr>
      </w:pPr>
      <w:ins w:id="7307" w:author="Seggelke, Klaus" w:date="2017-03-14T17:13:00Z">
        <w:r w:rsidRPr="00E54385">
          <w:rPr>
            <w:rStyle w:val="Hyperlink"/>
          </w:rPr>
          <w:fldChar w:fldCharType="begin"/>
        </w:r>
        <w:r w:rsidRPr="00E54385">
          <w:rPr>
            <w:rStyle w:val="Hyperlink"/>
          </w:rPr>
          <w:instrText xml:space="preserve"> </w:instrText>
        </w:r>
        <w:r>
          <w:instrText>HYPERLINK \l "_Toc477275758"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70</w:t>
        </w:r>
        <w:r>
          <w:rPr>
            <w:rFonts w:asciiTheme="minorHAnsi" w:eastAsiaTheme="minorEastAsia" w:hAnsiTheme="minorHAnsi" w:cstheme="minorBidi"/>
            <w:color w:val="auto"/>
            <w:sz w:val="22"/>
            <w:szCs w:val="22"/>
          </w:rPr>
          <w:tab/>
        </w:r>
        <w:r w:rsidRPr="00E54385">
          <w:rPr>
            <w:rStyle w:val="Hyperlink"/>
          </w:rPr>
          <w:t>Function: VNFM.Performance.CreatePMJob()</w:t>
        </w:r>
        <w:r>
          <w:rPr>
            <w:webHidden/>
          </w:rPr>
          <w:tab/>
        </w:r>
        <w:r>
          <w:rPr>
            <w:webHidden/>
          </w:rPr>
          <w:fldChar w:fldCharType="begin"/>
        </w:r>
        <w:r>
          <w:rPr>
            <w:webHidden/>
          </w:rPr>
          <w:instrText xml:space="preserve"> PAGEREF _Toc477275758 \h </w:instrText>
        </w:r>
        <w:r>
          <w:rPr>
            <w:webHidden/>
          </w:rPr>
        </w:r>
      </w:ins>
      <w:r>
        <w:rPr>
          <w:webHidden/>
        </w:rPr>
        <w:fldChar w:fldCharType="separate"/>
      </w:r>
      <w:ins w:id="7308" w:author="Seggelke, Klaus" w:date="2017-03-14T17:13:00Z">
        <w:r>
          <w:rPr>
            <w:webHidden/>
          </w:rPr>
          <w:t>126</w:t>
        </w:r>
        <w:r>
          <w:rPr>
            <w:webHidden/>
          </w:rPr>
          <w:fldChar w:fldCharType="end"/>
        </w:r>
        <w:r w:rsidRPr="00E54385">
          <w:rPr>
            <w:rStyle w:val="Hyperlink"/>
          </w:rPr>
          <w:fldChar w:fldCharType="end"/>
        </w:r>
      </w:ins>
    </w:p>
    <w:p w:rsidR="00A57497" w:rsidRDefault="00A57497">
      <w:pPr>
        <w:pStyle w:val="TOC1"/>
        <w:rPr>
          <w:ins w:id="7309" w:author="Seggelke, Klaus" w:date="2017-03-14T17:13:00Z"/>
          <w:rFonts w:asciiTheme="minorHAnsi" w:eastAsiaTheme="minorEastAsia" w:hAnsiTheme="minorHAnsi" w:cstheme="minorBidi"/>
          <w:color w:val="auto"/>
          <w:sz w:val="22"/>
          <w:szCs w:val="22"/>
        </w:rPr>
      </w:pPr>
      <w:ins w:id="7310" w:author="Seggelke, Klaus" w:date="2017-03-14T17:13:00Z">
        <w:r w:rsidRPr="00E54385">
          <w:rPr>
            <w:rStyle w:val="Hyperlink"/>
          </w:rPr>
          <w:fldChar w:fldCharType="begin"/>
        </w:r>
        <w:r w:rsidRPr="00E54385">
          <w:rPr>
            <w:rStyle w:val="Hyperlink"/>
          </w:rPr>
          <w:instrText xml:space="preserve"> </w:instrText>
        </w:r>
        <w:r>
          <w:instrText>HYPERLINK \l "_Toc477275759"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71</w:t>
        </w:r>
        <w:r>
          <w:rPr>
            <w:rFonts w:asciiTheme="minorHAnsi" w:eastAsiaTheme="minorEastAsia" w:hAnsiTheme="minorHAnsi" w:cstheme="minorBidi"/>
            <w:color w:val="auto"/>
            <w:sz w:val="22"/>
            <w:szCs w:val="22"/>
          </w:rPr>
          <w:tab/>
        </w:r>
        <w:r w:rsidRPr="00E54385">
          <w:rPr>
            <w:rStyle w:val="Hyperlink"/>
          </w:rPr>
          <w:t>Function: VNFM.Performance.DeletePMJob()</w:t>
        </w:r>
        <w:r>
          <w:rPr>
            <w:webHidden/>
          </w:rPr>
          <w:tab/>
        </w:r>
        <w:r>
          <w:rPr>
            <w:webHidden/>
          </w:rPr>
          <w:fldChar w:fldCharType="begin"/>
        </w:r>
        <w:r>
          <w:rPr>
            <w:webHidden/>
          </w:rPr>
          <w:instrText xml:space="preserve"> PAGEREF _Toc477275759 \h </w:instrText>
        </w:r>
        <w:r>
          <w:rPr>
            <w:webHidden/>
          </w:rPr>
        </w:r>
      </w:ins>
      <w:r>
        <w:rPr>
          <w:webHidden/>
        </w:rPr>
        <w:fldChar w:fldCharType="separate"/>
      </w:r>
      <w:ins w:id="7311" w:author="Seggelke, Klaus" w:date="2017-03-14T17:13:00Z">
        <w:r>
          <w:rPr>
            <w:webHidden/>
          </w:rPr>
          <w:t>127</w:t>
        </w:r>
        <w:r>
          <w:rPr>
            <w:webHidden/>
          </w:rPr>
          <w:fldChar w:fldCharType="end"/>
        </w:r>
        <w:r w:rsidRPr="00E54385">
          <w:rPr>
            <w:rStyle w:val="Hyperlink"/>
          </w:rPr>
          <w:fldChar w:fldCharType="end"/>
        </w:r>
      </w:ins>
    </w:p>
    <w:p w:rsidR="00A57497" w:rsidRDefault="00A57497">
      <w:pPr>
        <w:pStyle w:val="TOC1"/>
        <w:rPr>
          <w:ins w:id="7312" w:author="Seggelke, Klaus" w:date="2017-03-14T17:13:00Z"/>
          <w:rFonts w:asciiTheme="minorHAnsi" w:eastAsiaTheme="minorEastAsia" w:hAnsiTheme="minorHAnsi" w:cstheme="minorBidi"/>
          <w:color w:val="auto"/>
          <w:sz w:val="22"/>
          <w:szCs w:val="22"/>
        </w:rPr>
      </w:pPr>
      <w:ins w:id="7313" w:author="Seggelke, Klaus" w:date="2017-03-14T17:13:00Z">
        <w:r w:rsidRPr="00E54385">
          <w:rPr>
            <w:rStyle w:val="Hyperlink"/>
          </w:rPr>
          <w:fldChar w:fldCharType="begin"/>
        </w:r>
        <w:r w:rsidRPr="00E54385">
          <w:rPr>
            <w:rStyle w:val="Hyperlink"/>
          </w:rPr>
          <w:instrText xml:space="preserve"> </w:instrText>
        </w:r>
        <w:r>
          <w:instrText>HYPERLINK \l "_Toc477275760"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72</w:t>
        </w:r>
        <w:r>
          <w:rPr>
            <w:rFonts w:asciiTheme="minorHAnsi" w:eastAsiaTheme="minorEastAsia" w:hAnsiTheme="minorHAnsi" w:cstheme="minorBidi"/>
            <w:color w:val="auto"/>
            <w:sz w:val="22"/>
            <w:szCs w:val="22"/>
          </w:rPr>
          <w:tab/>
        </w:r>
        <w:r w:rsidRPr="00E54385">
          <w:rPr>
            <w:rStyle w:val="Hyperlink"/>
          </w:rPr>
          <w:t>Function: VNFM.Performance.ListThresholds()</w:t>
        </w:r>
        <w:r>
          <w:rPr>
            <w:webHidden/>
          </w:rPr>
          <w:tab/>
        </w:r>
        <w:r>
          <w:rPr>
            <w:webHidden/>
          </w:rPr>
          <w:fldChar w:fldCharType="begin"/>
        </w:r>
        <w:r>
          <w:rPr>
            <w:webHidden/>
          </w:rPr>
          <w:instrText xml:space="preserve"> PAGEREF _Toc477275760 \h </w:instrText>
        </w:r>
        <w:r>
          <w:rPr>
            <w:webHidden/>
          </w:rPr>
        </w:r>
      </w:ins>
      <w:r>
        <w:rPr>
          <w:webHidden/>
        </w:rPr>
        <w:fldChar w:fldCharType="separate"/>
      </w:r>
      <w:ins w:id="7314" w:author="Seggelke, Klaus" w:date="2017-03-14T17:13:00Z">
        <w:r>
          <w:rPr>
            <w:webHidden/>
          </w:rPr>
          <w:t>127</w:t>
        </w:r>
        <w:r>
          <w:rPr>
            <w:webHidden/>
          </w:rPr>
          <w:fldChar w:fldCharType="end"/>
        </w:r>
        <w:r w:rsidRPr="00E54385">
          <w:rPr>
            <w:rStyle w:val="Hyperlink"/>
          </w:rPr>
          <w:fldChar w:fldCharType="end"/>
        </w:r>
      </w:ins>
    </w:p>
    <w:p w:rsidR="00A57497" w:rsidRDefault="00A57497">
      <w:pPr>
        <w:pStyle w:val="TOC1"/>
        <w:rPr>
          <w:ins w:id="7315" w:author="Seggelke, Klaus" w:date="2017-03-14T17:13:00Z"/>
          <w:rFonts w:asciiTheme="minorHAnsi" w:eastAsiaTheme="minorEastAsia" w:hAnsiTheme="minorHAnsi" w:cstheme="minorBidi"/>
          <w:color w:val="auto"/>
          <w:sz w:val="22"/>
          <w:szCs w:val="22"/>
        </w:rPr>
      </w:pPr>
      <w:ins w:id="7316" w:author="Seggelke, Klaus" w:date="2017-03-14T17:13:00Z">
        <w:r w:rsidRPr="00E54385">
          <w:rPr>
            <w:rStyle w:val="Hyperlink"/>
          </w:rPr>
          <w:fldChar w:fldCharType="begin"/>
        </w:r>
        <w:r w:rsidRPr="00E54385">
          <w:rPr>
            <w:rStyle w:val="Hyperlink"/>
          </w:rPr>
          <w:instrText xml:space="preserve"> </w:instrText>
        </w:r>
        <w:r>
          <w:instrText>HYPERLINK \l "_Toc477275761"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73</w:t>
        </w:r>
        <w:r>
          <w:rPr>
            <w:rFonts w:asciiTheme="minorHAnsi" w:eastAsiaTheme="minorEastAsia" w:hAnsiTheme="minorHAnsi" w:cstheme="minorBidi"/>
            <w:color w:val="auto"/>
            <w:sz w:val="22"/>
            <w:szCs w:val="22"/>
          </w:rPr>
          <w:tab/>
        </w:r>
        <w:r w:rsidRPr="00E54385">
          <w:rPr>
            <w:rStyle w:val="Hyperlink"/>
          </w:rPr>
          <w:t>Function: VNFM.Performance.CreateThreshold()</w:t>
        </w:r>
        <w:r>
          <w:rPr>
            <w:webHidden/>
          </w:rPr>
          <w:tab/>
        </w:r>
        <w:r>
          <w:rPr>
            <w:webHidden/>
          </w:rPr>
          <w:fldChar w:fldCharType="begin"/>
        </w:r>
        <w:r>
          <w:rPr>
            <w:webHidden/>
          </w:rPr>
          <w:instrText xml:space="preserve"> PAGEREF _Toc477275761 \h </w:instrText>
        </w:r>
        <w:r>
          <w:rPr>
            <w:webHidden/>
          </w:rPr>
        </w:r>
      </w:ins>
      <w:r>
        <w:rPr>
          <w:webHidden/>
        </w:rPr>
        <w:fldChar w:fldCharType="separate"/>
      </w:r>
      <w:ins w:id="7317" w:author="Seggelke, Klaus" w:date="2017-03-14T17:13:00Z">
        <w:r>
          <w:rPr>
            <w:webHidden/>
          </w:rPr>
          <w:t>127</w:t>
        </w:r>
        <w:r>
          <w:rPr>
            <w:webHidden/>
          </w:rPr>
          <w:fldChar w:fldCharType="end"/>
        </w:r>
        <w:r w:rsidRPr="00E54385">
          <w:rPr>
            <w:rStyle w:val="Hyperlink"/>
          </w:rPr>
          <w:fldChar w:fldCharType="end"/>
        </w:r>
      </w:ins>
    </w:p>
    <w:p w:rsidR="00A57497" w:rsidRDefault="00A57497">
      <w:pPr>
        <w:pStyle w:val="TOC1"/>
        <w:rPr>
          <w:ins w:id="7318" w:author="Seggelke, Klaus" w:date="2017-03-14T17:13:00Z"/>
          <w:rFonts w:asciiTheme="minorHAnsi" w:eastAsiaTheme="minorEastAsia" w:hAnsiTheme="minorHAnsi" w:cstheme="minorBidi"/>
          <w:color w:val="auto"/>
          <w:sz w:val="22"/>
          <w:szCs w:val="22"/>
        </w:rPr>
      </w:pPr>
      <w:ins w:id="7319" w:author="Seggelke, Klaus" w:date="2017-03-14T17:13:00Z">
        <w:r w:rsidRPr="00E54385">
          <w:rPr>
            <w:rStyle w:val="Hyperlink"/>
          </w:rPr>
          <w:fldChar w:fldCharType="begin"/>
        </w:r>
        <w:r w:rsidRPr="00E54385">
          <w:rPr>
            <w:rStyle w:val="Hyperlink"/>
          </w:rPr>
          <w:instrText xml:space="preserve"> </w:instrText>
        </w:r>
        <w:r>
          <w:instrText>HYPERLINK \l "_Toc477275762"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74</w:t>
        </w:r>
        <w:r>
          <w:rPr>
            <w:rFonts w:asciiTheme="minorHAnsi" w:eastAsiaTheme="minorEastAsia" w:hAnsiTheme="minorHAnsi" w:cstheme="minorBidi"/>
            <w:color w:val="auto"/>
            <w:sz w:val="22"/>
            <w:szCs w:val="22"/>
          </w:rPr>
          <w:tab/>
        </w:r>
        <w:r w:rsidRPr="00E54385">
          <w:rPr>
            <w:rStyle w:val="Hyperlink"/>
          </w:rPr>
          <w:t>Function: VNFM.Performance.DeleteThreshold()</w:t>
        </w:r>
        <w:r>
          <w:rPr>
            <w:webHidden/>
          </w:rPr>
          <w:tab/>
        </w:r>
        <w:r>
          <w:rPr>
            <w:webHidden/>
          </w:rPr>
          <w:fldChar w:fldCharType="begin"/>
        </w:r>
        <w:r>
          <w:rPr>
            <w:webHidden/>
          </w:rPr>
          <w:instrText xml:space="preserve"> PAGEREF _Toc477275762 \h </w:instrText>
        </w:r>
        <w:r>
          <w:rPr>
            <w:webHidden/>
          </w:rPr>
        </w:r>
      </w:ins>
      <w:r>
        <w:rPr>
          <w:webHidden/>
        </w:rPr>
        <w:fldChar w:fldCharType="separate"/>
      </w:r>
      <w:ins w:id="7320" w:author="Seggelke, Klaus" w:date="2017-03-14T17:13:00Z">
        <w:r>
          <w:rPr>
            <w:webHidden/>
          </w:rPr>
          <w:t>128</w:t>
        </w:r>
        <w:r>
          <w:rPr>
            <w:webHidden/>
          </w:rPr>
          <w:fldChar w:fldCharType="end"/>
        </w:r>
        <w:r w:rsidRPr="00E54385">
          <w:rPr>
            <w:rStyle w:val="Hyperlink"/>
          </w:rPr>
          <w:fldChar w:fldCharType="end"/>
        </w:r>
      </w:ins>
    </w:p>
    <w:p w:rsidR="00A57497" w:rsidRDefault="00A57497">
      <w:pPr>
        <w:pStyle w:val="TOC1"/>
        <w:rPr>
          <w:ins w:id="7321" w:author="Seggelke, Klaus" w:date="2017-03-14T17:13:00Z"/>
          <w:rFonts w:asciiTheme="minorHAnsi" w:eastAsiaTheme="minorEastAsia" w:hAnsiTheme="minorHAnsi" w:cstheme="minorBidi"/>
          <w:color w:val="auto"/>
          <w:sz w:val="22"/>
          <w:szCs w:val="22"/>
        </w:rPr>
      </w:pPr>
      <w:ins w:id="7322" w:author="Seggelke, Klaus" w:date="2017-03-14T17:13:00Z">
        <w:r w:rsidRPr="00E54385">
          <w:rPr>
            <w:rStyle w:val="Hyperlink"/>
          </w:rPr>
          <w:fldChar w:fldCharType="begin"/>
        </w:r>
        <w:r w:rsidRPr="00E54385">
          <w:rPr>
            <w:rStyle w:val="Hyperlink"/>
          </w:rPr>
          <w:instrText xml:space="preserve"> </w:instrText>
        </w:r>
        <w:r>
          <w:instrText>HYPERLINK \l "_Toc477275763"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75</w:t>
        </w:r>
        <w:r>
          <w:rPr>
            <w:rFonts w:asciiTheme="minorHAnsi" w:eastAsiaTheme="minorEastAsia" w:hAnsiTheme="minorHAnsi" w:cstheme="minorBidi"/>
            <w:color w:val="auto"/>
            <w:sz w:val="22"/>
            <w:szCs w:val="22"/>
          </w:rPr>
          <w:tab/>
        </w:r>
        <w:r w:rsidRPr="00E54385">
          <w:rPr>
            <w:rStyle w:val="Hyperlink"/>
          </w:rPr>
          <w:t>Function: VNFM.Performance.ListPerformanceNotificationSubscription()</w:t>
        </w:r>
        <w:r>
          <w:rPr>
            <w:webHidden/>
          </w:rPr>
          <w:tab/>
        </w:r>
        <w:r>
          <w:rPr>
            <w:webHidden/>
          </w:rPr>
          <w:fldChar w:fldCharType="begin"/>
        </w:r>
        <w:r>
          <w:rPr>
            <w:webHidden/>
          </w:rPr>
          <w:instrText xml:space="preserve"> PAGEREF _Toc477275763 \h </w:instrText>
        </w:r>
        <w:r>
          <w:rPr>
            <w:webHidden/>
          </w:rPr>
        </w:r>
      </w:ins>
      <w:r>
        <w:rPr>
          <w:webHidden/>
        </w:rPr>
        <w:fldChar w:fldCharType="separate"/>
      </w:r>
      <w:ins w:id="7323" w:author="Seggelke, Klaus" w:date="2017-03-14T17:13:00Z">
        <w:r>
          <w:rPr>
            <w:webHidden/>
          </w:rPr>
          <w:t>128</w:t>
        </w:r>
        <w:r>
          <w:rPr>
            <w:webHidden/>
          </w:rPr>
          <w:fldChar w:fldCharType="end"/>
        </w:r>
        <w:r w:rsidRPr="00E54385">
          <w:rPr>
            <w:rStyle w:val="Hyperlink"/>
          </w:rPr>
          <w:fldChar w:fldCharType="end"/>
        </w:r>
      </w:ins>
    </w:p>
    <w:p w:rsidR="00A57497" w:rsidRDefault="00A57497">
      <w:pPr>
        <w:pStyle w:val="TOC1"/>
        <w:rPr>
          <w:ins w:id="7324" w:author="Seggelke, Klaus" w:date="2017-03-14T17:13:00Z"/>
          <w:rFonts w:asciiTheme="minorHAnsi" w:eastAsiaTheme="minorEastAsia" w:hAnsiTheme="minorHAnsi" w:cstheme="minorBidi"/>
          <w:color w:val="auto"/>
          <w:sz w:val="22"/>
          <w:szCs w:val="22"/>
        </w:rPr>
      </w:pPr>
      <w:ins w:id="7325" w:author="Seggelke, Klaus" w:date="2017-03-14T17:13:00Z">
        <w:r w:rsidRPr="00E54385">
          <w:rPr>
            <w:rStyle w:val="Hyperlink"/>
          </w:rPr>
          <w:fldChar w:fldCharType="begin"/>
        </w:r>
        <w:r w:rsidRPr="00E54385">
          <w:rPr>
            <w:rStyle w:val="Hyperlink"/>
          </w:rPr>
          <w:instrText xml:space="preserve"> </w:instrText>
        </w:r>
        <w:r>
          <w:instrText>HYPERLINK \l "_Toc477275764"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76</w:t>
        </w:r>
        <w:r>
          <w:rPr>
            <w:rFonts w:asciiTheme="minorHAnsi" w:eastAsiaTheme="minorEastAsia" w:hAnsiTheme="minorHAnsi" w:cstheme="minorBidi"/>
            <w:color w:val="auto"/>
            <w:sz w:val="22"/>
            <w:szCs w:val="22"/>
          </w:rPr>
          <w:tab/>
        </w:r>
        <w:r w:rsidRPr="00E54385">
          <w:rPr>
            <w:rStyle w:val="Hyperlink"/>
          </w:rPr>
          <w:t>Function: VNFM.Performance.SubscribePerformanceNotification()</w:t>
        </w:r>
        <w:r>
          <w:rPr>
            <w:webHidden/>
          </w:rPr>
          <w:tab/>
        </w:r>
        <w:r>
          <w:rPr>
            <w:webHidden/>
          </w:rPr>
          <w:fldChar w:fldCharType="begin"/>
        </w:r>
        <w:r>
          <w:rPr>
            <w:webHidden/>
          </w:rPr>
          <w:instrText xml:space="preserve"> PAGEREF _Toc477275764 \h </w:instrText>
        </w:r>
        <w:r>
          <w:rPr>
            <w:webHidden/>
          </w:rPr>
        </w:r>
      </w:ins>
      <w:r>
        <w:rPr>
          <w:webHidden/>
        </w:rPr>
        <w:fldChar w:fldCharType="separate"/>
      </w:r>
      <w:ins w:id="7326" w:author="Seggelke, Klaus" w:date="2017-03-14T17:13:00Z">
        <w:r>
          <w:rPr>
            <w:webHidden/>
          </w:rPr>
          <w:t>128</w:t>
        </w:r>
        <w:r>
          <w:rPr>
            <w:webHidden/>
          </w:rPr>
          <w:fldChar w:fldCharType="end"/>
        </w:r>
        <w:r w:rsidRPr="00E54385">
          <w:rPr>
            <w:rStyle w:val="Hyperlink"/>
          </w:rPr>
          <w:fldChar w:fldCharType="end"/>
        </w:r>
      </w:ins>
    </w:p>
    <w:p w:rsidR="00A57497" w:rsidRDefault="00A57497">
      <w:pPr>
        <w:pStyle w:val="TOC1"/>
        <w:rPr>
          <w:ins w:id="7327" w:author="Seggelke, Klaus" w:date="2017-03-14T17:13:00Z"/>
          <w:rFonts w:asciiTheme="minorHAnsi" w:eastAsiaTheme="minorEastAsia" w:hAnsiTheme="minorHAnsi" w:cstheme="minorBidi"/>
          <w:color w:val="auto"/>
          <w:sz w:val="22"/>
          <w:szCs w:val="22"/>
        </w:rPr>
      </w:pPr>
      <w:ins w:id="7328" w:author="Seggelke, Klaus" w:date="2017-03-14T17:13:00Z">
        <w:r w:rsidRPr="00E54385">
          <w:rPr>
            <w:rStyle w:val="Hyperlink"/>
          </w:rPr>
          <w:fldChar w:fldCharType="begin"/>
        </w:r>
        <w:r w:rsidRPr="00E54385">
          <w:rPr>
            <w:rStyle w:val="Hyperlink"/>
          </w:rPr>
          <w:instrText xml:space="preserve"> </w:instrText>
        </w:r>
        <w:r>
          <w:instrText>HYPERLINK \l "_Toc477275765"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77</w:t>
        </w:r>
        <w:r>
          <w:rPr>
            <w:rFonts w:asciiTheme="minorHAnsi" w:eastAsiaTheme="minorEastAsia" w:hAnsiTheme="minorHAnsi" w:cstheme="minorBidi"/>
            <w:color w:val="auto"/>
            <w:sz w:val="22"/>
            <w:szCs w:val="22"/>
          </w:rPr>
          <w:tab/>
        </w:r>
        <w:r w:rsidRPr="00E54385">
          <w:rPr>
            <w:rStyle w:val="Hyperlink"/>
          </w:rPr>
          <w:t>Function: VNFM.Performance.UnsubscribePerformanceNotification()</w:t>
        </w:r>
        <w:r>
          <w:rPr>
            <w:webHidden/>
          </w:rPr>
          <w:tab/>
        </w:r>
        <w:r>
          <w:rPr>
            <w:webHidden/>
          </w:rPr>
          <w:fldChar w:fldCharType="begin"/>
        </w:r>
        <w:r>
          <w:rPr>
            <w:webHidden/>
          </w:rPr>
          <w:instrText xml:space="preserve"> PAGEREF _Toc477275765 \h </w:instrText>
        </w:r>
        <w:r>
          <w:rPr>
            <w:webHidden/>
          </w:rPr>
        </w:r>
      </w:ins>
      <w:r>
        <w:rPr>
          <w:webHidden/>
        </w:rPr>
        <w:fldChar w:fldCharType="separate"/>
      </w:r>
      <w:ins w:id="7329" w:author="Seggelke, Klaus" w:date="2017-03-14T17:13:00Z">
        <w:r>
          <w:rPr>
            <w:webHidden/>
          </w:rPr>
          <w:t>128</w:t>
        </w:r>
        <w:r>
          <w:rPr>
            <w:webHidden/>
          </w:rPr>
          <w:fldChar w:fldCharType="end"/>
        </w:r>
        <w:r w:rsidRPr="00E54385">
          <w:rPr>
            <w:rStyle w:val="Hyperlink"/>
          </w:rPr>
          <w:fldChar w:fldCharType="end"/>
        </w:r>
      </w:ins>
    </w:p>
    <w:p w:rsidR="00A57497" w:rsidRDefault="00A57497">
      <w:pPr>
        <w:pStyle w:val="TOC1"/>
        <w:rPr>
          <w:ins w:id="7330" w:author="Seggelke, Klaus" w:date="2017-03-14T17:13:00Z"/>
          <w:rFonts w:asciiTheme="minorHAnsi" w:eastAsiaTheme="minorEastAsia" w:hAnsiTheme="minorHAnsi" w:cstheme="minorBidi"/>
          <w:color w:val="auto"/>
          <w:sz w:val="22"/>
          <w:szCs w:val="22"/>
        </w:rPr>
      </w:pPr>
      <w:ins w:id="7331" w:author="Seggelke, Klaus" w:date="2017-03-14T17:13:00Z">
        <w:r w:rsidRPr="00E54385">
          <w:rPr>
            <w:rStyle w:val="Hyperlink"/>
          </w:rPr>
          <w:fldChar w:fldCharType="begin"/>
        </w:r>
        <w:r w:rsidRPr="00E54385">
          <w:rPr>
            <w:rStyle w:val="Hyperlink"/>
          </w:rPr>
          <w:instrText xml:space="preserve"> </w:instrText>
        </w:r>
        <w:r>
          <w:instrText>HYPERLINK \l "_Toc477275766"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78</w:t>
        </w:r>
        <w:r>
          <w:rPr>
            <w:rFonts w:asciiTheme="minorHAnsi" w:eastAsiaTheme="minorEastAsia" w:hAnsiTheme="minorHAnsi" w:cstheme="minorBidi"/>
            <w:color w:val="auto"/>
            <w:sz w:val="22"/>
            <w:szCs w:val="22"/>
          </w:rPr>
          <w:tab/>
        </w:r>
        <w:r w:rsidRPr="00E54385">
          <w:rPr>
            <w:rStyle w:val="Hyperlink"/>
          </w:rPr>
          <w:t>Function: VNFM.Performance.ListPerformanceDataInformation()</w:t>
        </w:r>
        <w:r>
          <w:rPr>
            <w:webHidden/>
          </w:rPr>
          <w:tab/>
        </w:r>
        <w:r>
          <w:rPr>
            <w:webHidden/>
          </w:rPr>
          <w:fldChar w:fldCharType="begin"/>
        </w:r>
        <w:r>
          <w:rPr>
            <w:webHidden/>
          </w:rPr>
          <w:instrText xml:space="preserve"> PAGEREF _Toc477275766 \h </w:instrText>
        </w:r>
        <w:r>
          <w:rPr>
            <w:webHidden/>
          </w:rPr>
        </w:r>
      </w:ins>
      <w:r>
        <w:rPr>
          <w:webHidden/>
        </w:rPr>
        <w:fldChar w:fldCharType="separate"/>
      </w:r>
      <w:ins w:id="7332" w:author="Seggelke, Klaus" w:date="2017-03-14T17:13:00Z">
        <w:r>
          <w:rPr>
            <w:webHidden/>
          </w:rPr>
          <w:t>129</w:t>
        </w:r>
        <w:r>
          <w:rPr>
            <w:webHidden/>
          </w:rPr>
          <w:fldChar w:fldCharType="end"/>
        </w:r>
        <w:r w:rsidRPr="00E54385">
          <w:rPr>
            <w:rStyle w:val="Hyperlink"/>
          </w:rPr>
          <w:fldChar w:fldCharType="end"/>
        </w:r>
      </w:ins>
    </w:p>
    <w:p w:rsidR="00A57497" w:rsidRDefault="00A57497">
      <w:pPr>
        <w:pStyle w:val="TOC1"/>
        <w:rPr>
          <w:ins w:id="7333" w:author="Seggelke, Klaus" w:date="2017-03-14T17:13:00Z"/>
          <w:rFonts w:asciiTheme="minorHAnsi" w:eastAsiaTheme="minorEastAsia" w:hAnsiTheme="minorHAnsi" w:cstheme="minorBidi"/>
          <w:color w:val="auto"/>
          <w:sz w:val="22"/>
          <w:szCs w:val="22"/>
        </w:rPr>
      </w:pPr>
      <w:ins w:id="7334" w:author="Seggelke, Klaus" w:date="2017-03-14T17:13:00Z">
        <w:r w:rsidRPr="00E54385">
          <w:rPr>
            <w:rStyle w:val="Hyperlink"/>
          </w:rPr>
          <w:fldChar w:fldCharType="begin"/>
        </w:r>
        <w:r w:rsidRPr="00E54385">
          <w:rPr>
            <w:rStyle w:val="Hyperlink"/>
          </w:rPr>
          <w:instrText xml:space="preserve"> </w:instrText>
        </w:r>
        <w:r>
          <w:instrText>HYPERLINK \l "_Toc477275767"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79</w:t>
        </w:r>
        <w:r>
          <w:rPr>
            <w:rFonts w:asciiTheme="minorHAnsi" w:eastAsiaTheme="minorEastAsia" w:hAnsiTheme="minorHAnsi" w:cstheme="minorBidi"/>
            <w:color w:val="auto"/>
            <w:sz w:val="22"/>
            <w:szCs w:val="22"/>
          </w:rPr>
          <w:tab/>
        </w:r>
        <w:r w:rsidRPr="00E54385">
          <w:rPr>
            <w:rStyle w:val="Hyperlink"/>
          </w:rPr>
          <w:t>Function: ()</w:t>
        </w:r>
        <w:r>
          <w:rPr>
            <w:webHidden/>
          </w:rPr>
          <w:tab/>
        </w:r>
        <w:r>
          <w:rPr>
            <w:webHidden/>
          </w:rPr>
          <w:fldChar w:fldCharType="begin"/>
        </w:r>
        <w:r>
          <w:rPr>
            <w:webHidden/>
          </w:rPr>
          <w:instrText xml:space="preserve"> PAGEREF _Toc477275767 \h </w:instrText>
        </w:r>
        <w:r>
          <w:rPr>
            <w:webHidden/>
          </w:rPr>
        </w:r>
      </w:ins>
      <w:r>
        <w:rPr>
          <w:webHidden/>
        </w:rPr>
        <w:fldChar w:fldCharType="separate"/>
      </w:r>
      <w:ins w:id="7335" w:author="Seggelke, Klaus" w:date="2017-03-14T17:13:00Z">
        <w:r>
          <w:rPr>
            <w:webHidden/>
          </w:rPr>
          <w:t>129</w:t>
        </w:r>
        <w:r>
          <w:rPr>
            <w:webHidden/>
          </w:rPr>
          <w:fldChar w:fldCharType="end"/>
        </w:r>
        <w:r w:rsidRPr="00E54385">
          <w:rPr>
            <w:rStyle w:val="Hyperlink"/>
          </w:rPr>
          <w:fldChar w:fldCharType="end"/>
        </w:r>
      </w:ins>
    </w:p>
    <w:p w:rsidR="00A57497" w:rsidRDefault="00A57497">
      <w:pPr>
        <w:pStyle w:val="TOC1"/>
        <w:rPr>
          <w:ins w:id="7336" w:author="Seggelke, Klaus" w:date="2017-03-14T17:13:00Z"/>
          <w:rFonts w:asciiTheme="minorHAnsi" w:eastAsiaTheme="minorEastAsia" w:hAnsiTheme="minorHAnsi" w:cstheme="minorBidi"/>
          <w:color w:val="auto"/>
          <w:sz w:val="22"/>
          <w:szCs w:val="22"/>
        </w:rPr>
      </w:pPr>
      <w:ins w:id="7337" w:author="Seggelke, Klaus" w:date="2017-03-14T17:13:00Z">
        <w:r w:rsidRPr="00E54385">
          <w:rPr>
            <w:rStyle w:val="Hyperlink"/>
          </w:rPr>
          <w:fldChar w:fldCharType="begin"/>
        </w:r>
        <w:r w:rsidRPr="00E54385">
          <w:rPr>
            <w:rStyle w:val="Hyperlink"/>
          </w:rPr>
          <w:instrText xml:space="preserve"> </w:instrText>
        </w:r>
        <w:r>
          <w:instrText>HYPERLINK \l "_Toc477275768"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80</w:t>
        </w:r>
        <w:r>
          <w:rPr>
            <w:rFonts w:asciiTheme="minorHAnsi" w:eastAsiaTheme="minorEastAsia" w:hAnsiTheme="minorHAnsi" w:cstheme="minorBidi"/>
            <w:color w:val="auto"/>
            <w:sz w:val="22"/>
            <w:szCs w:val="22"/>
          </w:rPr>
          <w:tab/>
        </w:r>
        <w:r w:rsidRPr="00E54385">
          <w:rPr>
            <w:rStyle w:val="Hyperlink"/>
          </w:rPr>
          <w:t>Function: VIM.swImage.ListSwImage()</w:t>
        </w:r>
        <w:r>
          <w:rPr>
            <w:webHidden/>
          </w:rPr>
          <w:tab/>
        </w:r>
        <w:r>
          <w:rPr>
            <w:webHidden/>
          </w:rPr>
          <w:fldChar w:fldCharType="begin"/>
        </w:r>
        <w:r>
          <w:rPr>
            <w:webHidden/>
          </w:rPr>
          <w:instrText xml:space="preserve"> PAGEREF _Toc477275768 \h </w:instrText>
        </w:r>
        <w:r>
          <w:rPr>
            <w:webHidden/>
          </w:rPr>
        </w:r>
      </w:ins>
      <w:r>
        <w:rPr>
          <w:webHidden/>
        </w:rPr>
        <w:fldChar w:fldCharType="separate"/>
      </w:r>
      <w:ins w:id="7338" w:author="Seggelke, Klaus" w:date="2017-03-14T17:13:00Z">
        <w:r>
          <w:rPr>
            <w:webHidden/>
          </w:rPr>
          <w:t>130</w:t>
        </w:r>
        <w:r>
          <w:rPr>
            <w:webHidden/>
          </w:rPr>
          <w:fldChar w:fldCharType="end"/>
        </w:r>
        <w:r w:rsidRPr="00E54385">
          <w:rPr>
            <w:rStyle w:val="Hyperlink"/>
          </w:rPr>
          <w:fldChar w:fldCharType="end"/>
        </w:r>
      </w:ins>
    </w:p>
    <w:p w:rsidR="00A57497" w:rsidRDefault="00A57497">
      <w:pPr>
        <w:pStyle w:val="TOC1"/>
        <w:rPr>
          <w:ins w:id="7339" w:author="Seggelke, Klaus" w:date="2017-03-14T17:13:00Z"/>
          <w:rFonts w:asciiTheme="minorHAnsi" w:eastAsiaTheme="minorEastAsia" w:hAnsiTheme="minorHAnsi" w:cstheme="minorBidi"/>
          <w:color w:val="auto"/>
          <w:sz w:val="22"/>
          <w:szCs w:val="22"/>
        </w:rPr>
      </w:pPr>
      <w:ins w:id="7340" w:author="Seggelke, Klaus" w:date="2017-03-14T17:13:00Z">
        <w:r w:rsidRPr="00E54385">
          <w:rPr>
            <w:rStyle w:val="Hyperlink"/>
          </w:rPr>
          <w:fldChar w:fldCharType="begin"/>
        </w:r>
        <w:r w:rsidRPr="00E54385">
          <w:rPr>
            <w:rStyle w:val="Hyperlink"/>
          </w:rPr>
          <w:instrText xml:space="preserve"> </w:instrText>
        </w:r>
        <w:r>
          <w:instrText>HYPERLINK \l "_Toc477275769"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81</w:t>
        </w:r>
        <w:r>
          <w:rPr>
            <w:rFonts w:asciiTheme="minorHAnsi" w:eastAsiaTheme="minorEastAsia" w:hAnsiTheme="minorHAnsi" w:cstheme="minorBidi"/>
            <w:color w:val="auto"/>
            <w:sz w:val="22"/>
            <w:szCs w:val="22"/>
          </w:rPr>
          <w:tab/>
        </w:r>
        <w:r w:rsidRPr="00E54385">
          <w:rPr>
            <w:rStyle w:val="Hyperlink"/>
          </w:rPr>
          <w:t>Function: VIM.swImage.Installation()</w:t>
        </w:r>
        <w:r>
          <w:rPr>
            <w:webHidden/>
          </w:rPr>
          <w:tab/>
        </w:r>
        <w:r>
          <w:rPr>
            <w:webHidden/>
          </w:rPr>
          <w:fldChar w:fldCharType="begin"/>
        </w:r>
        <w:r>
          <w:rPr>
            <w:webHidden/>
          </w:rPr>
          <w:instrText xml:space="preserve"> PAGEREF _Toc477275769 \h </w:instrText>
        </w:r>
        <w:r>
          <w:rPr>
            <w:webHidden/>
          </w:rPr>
        </w:r>
      </w:ins>
      <w:r>
        <w:rPr>
          <w:webHidden/>
        </w:rPr>
        <w:fldChar w:fldCharType="separate"/>
      </w:r>
      <w:ins w:id="7341" w:author="Seggelke, Klaus" w:date="2017-03-14T17:13:00Z">
        <w:r>
          <w:rPr>
            <w:webHidden/>
          </w:rPr>
          <w:t>130</w:t>
        </w:r>
        <w:r>
          <w:rPr>
            <w:webHidden/>
          </w:rPr>
          <w:fldChar w:fldCharType="end"/>
        </w:r>
        <w:r w:rsidRPr="00E54385">
          <w:rPr>
            <w:rStyle w:val="Hyperlink"/>
          </w:rPr>
          <w:fldChar w:fldCharType="end"/>
        </w:r>
      </w:ins>
    </w:p>
    <w:p w:rsidR="00A57497" w:rsidRDefault="00A57497">
      <w:pPr>
        <w:pStyle w:val="TOC1"/>
        <w:rPr>
          <w:ins w:id="7342" w:author="Seggelke, Klaus" w:date="2017-03-14T17:13:00Z"/>
          <w:rFonts w:asciiTheme="minorHAnsi" w:eastAsiaTheme="minorEastAsia" w:hAnsiTheme="minorHAnsi" w:cstheme="minorBidi"/>
          <w:color w:val="auto"/>
          <w:sz w:val="22"/>
          <w:szCs w:val="22"/>
        </w:rPr>
      </w:pPr>
      <w:ins w:id="7343" w:author="Seggelke, Klaus" w:date="2017-03-14T17:13:00Z">
        <w:r w:rsidRPr="00E54385">
          <w:rPr>
            <w:rStyle w:val="Hyperlink"/>
          </w:rPr>
          <w:fldChar w:fldCharType="begin"/>
        </w:r>
        <w:r w:rsidRPr="00E54385">
          <w:rPr>
            <w:rStyle w:val="Hyperlink"/>
          </w:rPr>
          <w:instrText xml:space="preserve"> </w:instrText>
        </w:r>
        <w:r>
          <w:instrText>HYPERLINK \l "_Toc477275770"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82</w:t>
        </w:r>
        <w:r>
          <w:rPr>
            <w:rFonts w:asciiTheme="minorHAnsi" w:eastAsiaTheme="minorEastAsia" w:hAnsiTheme="minorHAnsi" w:cstheme="minorBidi"/>
            <w:color w:val="auto"/>
            <w:sz w:val="22"/>
            <w:szCs w:val="22"/>
          </w:rPr>
          <w:tab/>
        </w:r>
        <w:r w:rsidRPr="00E54385">
          <w:rPr>
            <w:rStyle w:val="Hyperlink"/>
          </w:rPr>
          <w:t>Function: VIM.swImage.Deletion()</w:t>
        </w:r>
        <w:r>
          <w:rPr>
            <w:webHidden/>
          </w:rPr>
          <w:tab/>
        </w:r>
        <w:r>
          <w:rPr>
            <w:webHidden/>
          </w:rPr>
          <w:fldChar w:fldCharType="begin"/>
        </w:r>
        <w:r>
          <w:rPr>
            <w:webHidden/>
          </w:rPr>
          <w:instrText xml:space="preserve"> PAGEREF _Toc477275770 \h </w:instrText>
        </w:r>
        <w:r>
          <w:rPr>
            <w:webHidden/>
          </w:rPr>
        </w:r>
      </w:ins>
      <w:r>
        <w:rPr>
          <w:webHidden/>
        </w:rPr>
        <w:fldChar w:fldCharType="separate"/>
      </w:r>
      <w:ins w:id="7344" w:author="Seggelke, Klaus" w:date="2017-03-14T17:13:00Z">
        <w:r>
          <w:rPr>
            <w:webHidden/>
          </w:rPr>
          <w:t>131</w:t>
        </w:r>
        <w:r>
          <w:rPr>
            <w:webHidden/>
          </w:rPr>
          <w:fldChar w:fldCharType="end"/>
        </w:r>
        <w:r w:rsidRPr="00E54385">
          <w:rPr>
            <w:rStyle w:val="Hyperlink"/>
          </w:rPr>
          <w:fldChar w:fldCharType="end"/>
        </w:r>
      </w:ins>
    </w:p>
    <w:p w:rsidR="00A57497" w:rsidRDefault="00A57497">
      <w:pPr>
        <w:pStyle w:val="TOC1"/>
        <w:rPr>
          <w:ins w:id="7345" w:author="Seggelke, Klaus" w:date="2017-03-14T17:13:00Z"/>
          <w:rFonts w:asciiTheme="minorHAnsi" w:eastAsiaTheme="minorEastAsia" w:hAnsiTheme="minorHAnsi" w:cstheme="minorBidi"/>
          <w:color w:val="auto"/>
          <w:sz w:val="22"/>
          <w:szCs w:val="22"/>
        </w:rPr>
      </w:pPr>
      <w:ins w:id="7346" w:author="Seggelke, Klaus" w:date="2017-03-14T17:13:00Z">
        <w:r w:rsidRPr="00E54385">
          <w:rPr>
            <w:rStyle w:val="Hyperlink"/>
          </w:rPr>
          <w:fldChar w:fldCharType="begin"/>
        </w:r>
        <w:r w:rsidRPr="00E54385">
          <w:rPr>
            <w:rStyle w:val="Hyperlink"/>
          </w:rPr>
          <w:instrText xml:space="preserve"> </w:instrText>
        </w:r>
        <w:r>
          <w:instrText>HYPERLINK \l "_Toc477275771"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83</w:t>
        </w:r>
        <w:r>
          <w:rPr>
            <w:rFonts w:asciiTheme="minorHAnsi" w:eastAsiaTheme="minorEastAsia" w:hAnsiTheme="minorHAnsi" w:cstheme="minorBidi"/>
            <w:color w:val="auto"/>
            <w:sz w:val="22"/>
            <w:szCs w:val="22"/>
          </w:rPr>
          <w:tab/>
        </w:r>
        <w:r w:rsidRPr="00E54385">
          <w:rPr>
            <w:rStyle w:val="Hyperlink"/>
          </w:rPr>
          <w:t>Function: VIM.AddvResourceCapability()</w:t>
        </w:r>
        <w:r>
          <w:rPr>
            <w:webHidden/>
          </w:rPr>
          <w:tab/>
        </w:r>
        <w:r>
          <w:rPr>
            <w:webHidden/>
          </w:rPr>
          <w:fldChar w:fldCharType="begin"/>
        </w:r>
        <w:r>
          <w:rPr>
            <w:webHidden/>
          </w:rPr>
          <w:instrText xml:space="preserve"> PAGEREF _Toc477275771 \h </w:instrText>
        </w:r>
        <w:r>
          <w:rPr>
            <w:webHidden/>
          </w:rPr>
        </w:r>
      </w:ins>
      <w:r>
        <w:rPr>
          <w:webHidden/>
        </w:rPr>
        <w:fldChar w:fldCharType="separate"/>
      </w:r>
      <w:ins w:id="7347" w:author="Seggelke, Klaus" w:date="2017-03-14T17:13:00Z">
        <w:r>
          <w:rPr>
            <w:webHidden/>
          </w:rPr>
          <w:t>131</w:t>
        </w:r>
        <w:r>
          <w:rPr>
            <w:webHidden/>
          </w:rPr>
          <w:fldChar w:fldCharType="end"/>
        </w:r>
        <w:r w:rsidRPr="00E54385">
          <w:rPr>
            <w:rStyle w:val="Hyperlink"/>
          </w:rPr>
          <w:fldChar w:fldCharType="end"/>
        </w:r>
      </w:ins>
    </w:p>
    <w:p w:rsidR="00A57497" w:rsidRDefault="00A57497">
      <w:pPr>
        <w:pStyle w:val="TOC1"/>
        <w:rPr>
          <w:ins w:id="7348" w:author="Seggelke, Klaus" w:date="2017-03-14T17:13:00Z"/>
          <w:rFonts w:asciiTheme="minorHAnsi" w:eastAsiaTheme="minorEastAsia" w:hAnsiTheme="minorHAnsi" w:cstheme="minorBidi"/>
          <w:color w:val="auto"/>
          <w:sz w:val="22"/>
          <w:szCs w:val="22"/>
        </w:rPr>
      </w:pPr>
      <w:ins w:id="7349" w:author="Seggelke, Klaus" w:date="2017-03-14T17:13:00Z">
        <w:r w:rsidRPr="00E54385">
          <w:rPr>
            <w:rStyle w:val="Hyperlink"/>
          </w:rPr>
          <w:fldChar w:fldCharType="begin"/>
        </w:r>
        <w:r w:rsidRPr="00E54385">
          <w:rPr>
            <w:rStyle w:val="Hyperlink"/>
          </w:rPr>
          <w:instrText xml:space="preserve"> </w:instrText>
        </w:r>
        <w:r>
          <w:instrText>HYPERLINK \l "_Toc477275772"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84</w:t>
        </w:r>
        <w:r>
          <w:rPr>
            <w:rFonts w:asciiTheme="minorHAnsi" w:eastAsiaTheme="minorEastAsia" w:hAnsiTheme="minorHAnsi" w:cstheme="minorBidi"/>
            <w:color w:val="auto"/>
            <w:sz w:val="22"/>
            <w:szCs w:val="22"/>
          </w:rPr>
          <w:tab/>
        </w:r>
        <w:r w:rsidRPr="00E54385">
          <w:rPr>
            <w:rStyle w:val="Hyperlink"/>
          </w:rPr>
          <w:t>Function: VIM.RemovevResourceCapability()</w:t>
        </w:r>
        <w:r>
          <w:rPr>
            <w:webHidden/>
          </w:rPr>
          <w:tab/>
        </w:r>
        <w:r>
          <w:rPr>
            <w:webHidden/>
          </w:rPr>
          <w:fldChar w:fldCharType="begin"/>
        </w:r>
        <w:r>
          <w:rPr>
            <w:webHidden/>
          </w:rPr>
          <w:instrText xml:space="preserve"> PAGEREF _Toc477275772 \h </w:instrText>
        </w:r>
        <w:r>
          <w:rPr>
            <w:webHidden/>
          </w:rPr>
        </w:r>
      </w:ins>
      <w:r>
        <w:rPr>
          <w:webHidden/>
        </w:rPr>
        <w:fldChar w:fldCharType="separate"/>
      </w:r>
      <w:ins w:id="7350" w:author="Seggelke, Klaus" w:date="2017-03-14T17:13:00Z">
        <w:r>
          <w:rPr>
            <w:webHidden/>
          </w:rPr>
          <w:t>131</w:t>
        </w:r>
        <w:r>
          <w:rPr>
            <w:webHidden/>
          </w:rPr>
          <w:fldChar w:fldCharType="end"/>
        </w:r>
        <w:r w:rsidRPr="00E54385">
          <w:rPr>
            <w:rStyle w:val="Hyperlink"/>
          </w:rPr>
          <w:fldChar w:fldCharType="end"/>
        </w:r>
      </w:ins>
    </w:p>
    <w:p w:rsidR="00A57497" w:rsidRDefault="00A57497">
      <w:pPr>
        <w:pStyle w:val="TOC1"/>
        <w:rPr>
          <w:ins w:id="7351" w:author="Seggelke, Klaus" w:date="2017-03-14T17:13:00Z"/>
          <w:rFonts w:asciiTheme="minorHAnsi" w:eastAsiaTheme="minorEastAsia" w:hAnsiTheme="minorHAnsi" w:cstheme="minorBidi"/>
          <w:color w:val="auto"/>
          <w:sz w:val="22"/>
          <w:szCs w:val="22"/>
        </w:rPr>
      </w:pPr>
      <w:ins w:id="7352" w:author="Seggelke, Klaus" w:date="2017-03-14T17:13:00Z">
        <w:r w:rsidRPr="00E54385">
          <w:rPr>
            <w:rStyle w:val="Hyperlink"/>
          </w:rPr>
          <w:fldChar w:fldCharType="begin"/>
        </w:r>
        <w:r w:rsidRPr="00E54385">
          <w:rPr>
            <w:rStyle w:val="Hyperlink"/>
          </w:rPr>
          <w:instrText xml:space="preserve"> </w:instrText>
        </w:r>
        <w:r>
          <w:instrText>HYPERLINK \l "_Toc477275773"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85</w:t>
        </w:r>
        <w:r>
          <w:rPr>
            <w:rFonts w:asciiTheme="minorHAnsi" w:eastAsiaTheme="minorEastAsia" w:hAnsiTheme="minorHAnsi" w:cstheme="minorBidi"/>
            <w:color w:val="auto"/>
            <w:sz w:val="22"/>
            <w:szCs w:val="22"/>
          </w:rPr>
          <w:tab/>
        </w:r>
        <w:r w:rsidRPr="00E54385">
          <w:rPr>
            <w:rStyle w:val="Hyperlink"/>
          </w:rPr>
          <w:t>Function: VIM.Snapshot.GetComputeImageList()</w:t>
        </w:r>
        <w:r>
          <w:rPr>
            <w:webHidden/>
          </w:rPr>
          <w:tab/>
        </w:r>
        <w:r>
          <w:rPr>
            <w:webHidden/>
          </w:rPr>
          <w:fldChar w:fldCharType="begin"/>
        </w:r>
        <w:r>
          <w:rPr>
            <w:webHidden/>
          </w:rPr>
          <w:instrText xml:space="preserve"> PAGEREF _Toc477275773 \h </w:instrText>
        </w:r>
        <w:r>
          <w:rPr>
            <w:webHidden/>
          </w:rPr>
        </w:r>
      </w:ins>
      <w:r>
        <w:rPr>
          <w:webHidden/>
        </w:rPr>
        <w:fldChar w:fldCharType="separate"/>
      </w:r>
      <w:ins w:id="7353" w:author="Seggelke, Klaus" w:date="2017-03-14T17:13:00Z">
        <w:r>
          <w:rPr>
            <w:webHidden/>
          </w:rPr>
          <w:t>131</w:t>
        </w:r>
        <w:r>
          <w:rPr>
            <w:webHidden/>
          </w:rPr>
          <w:fldChar w:fldCharType="end"/>
        </w:r>
        <w:r w:rsidRPr="00E54385">
          <w:rPr>
            <w:rStyle w:val="Hyperlink"/>
          </w:rPr>
          <w:fldChar w:fldCharType="end"/>
        </w:r>
      </w:ins>
    </w:p>
    <w:p w:rsidR="00A57497" w:rsidRDefault="00A57497">
      <w:pPr>
        <w:pStyle w:val="TOC1"/>
        <w:rPr>
          <w:ins w:id="7354" w:author="Seggelke, Klaus" w:date="2017-03-14T17:13:00Z"/>
          <w:rFonts w:asciiTheme="minorHAnsi" w:eastAsiaTheme="minorEastAsia" w:hAnsiTheme="minorHAnsi" w:cstheme="minorBidi"/>
          <w:color w:val="auto"/>
          <w:sz w:val="22"/>
          <w:szCs w:val="22"/>
        </w:rPr>
      </w:pPr>
      <w:ins w:id="7355" w:author="Seggelke, Klaus" w:date="2017-03-14T17:13:00Z">
        <w:r w:rsidRPr="00E54385">
          <w:rPr>
            <w:rStyle w:val="Hyperlink"/>
          </w:rPr>
          <w:fldChar w:fldCharType="begin"/>
        </w:r>
        <w:r w:rsidRPr="00E54385">
          <w:rPr>
            <w:rStyle w:val="Hyperlink"/>
          </w:rPr>
          <w:instrText xml:space="preserve"> </w:instrText>
        </w:r>
        <w:r>
          <w:instrText>HYPERLINK \l "_Toc477275774"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86</w:t>
        </w:r>
        <w:r>
          <w:rPr>
            <w:rFonts w:asciiTheme="minorHAnsi" w:eastAsiaTheme="minorEastAsia" w:hAnsiTheme="minorHAnsi" w:cstheme="minorBidi"/>
            <w:color w:val="auto"/>
            <w:sz w:val="22"/>
            <w:szCs w:val="22"/>
          </w:rPr>
          <w:tab/>
        </w:r>
        <w:r w:rsidRPr="00E54385">
          <w:rPr>
            <w:rStyle w:val="Hyperlink"/>
          </w:rPr>
          <w:t>Function: VIM.Snapshot.DeleteComputeImage()</w:t>
        </w:r>
        <w:r>
          <w:rPr>
            <w:webHidden/>
          </w:rPr>
          <w:tab/>
        </w:r>
        <w:r>
          <w:rPr>
            <w:webHidden/>
          </w:rPr>
          <w:fldChar w:fldCharType="begin"/>
        </w:r>
        <w:r>
          <w:rPr>
            <w:webHidden/>
          </w:rPr>
          <w:instrText xml:space="preserve"> PAGEREF _Toc477275774 \h </w:instrText>
        </w:r>
        <w:r>
          <w:rPr>
            <w:webHidden/>
          </w:rPr>
        </w:r>
      </w:ins>
      <w:r>
        <w:rPr>
          <w:webHidden/>
        </w:rPr>
        <w:fldChar w:fldCharType="separate"/>
      </w:r>
      <w:ins w:id="7356" w:author="Seggelke, Klaus" w:date="2017-03-14T17:13:00Z">
        <w:r>
          <w:rPr>
            <w:webHidden/>
          </w:rPr>
          <w:t>131</w:t>
        </w:r>
        <w:r>
          <w:rPr>
            <w:webHidden/>
          </w:rPr>
          <w:fldChar w:fldCharType="end"/>
        </w:r>
        <w:r w:rsidRPr="00E54385">
          <w:rPr>
            <w:rStyle w:val="Hyperlink"/>
          </w:rPr>
          <w:fldChar w:fldCharType="end"/>
        </w:r>
      </w:ins>
    </w:p>
    <w:p w:rsidR="00A57497" w:rsidRDefault="00A57497">
      <w:pPr>
        <w:pStyle w:val="TOC1"/>
        <w:rPr>
          <w:ins w:id="7357" w:author="Seggelke, Klaus" w:date="2017-03-14T17:13:00Z"/>
          <w:rFonts w:asciiTheme="minorHAnsi" w:eastAsiaTheme="minorEastAsia" w:hAnsiTheme="minorHAnsi" w:cstheme="minorBidi"/>
          <w:color w:val="auto"/>
          <w:sz w:val="22"/>
          <w:szCs w:val="22"/>
        </w:rPr>
      </w:pPr>
      <w:ins w:id="7358" w:author="Seggelke, Klaus" w:date="2017-03-14T17:13:00Z">
        <w:r w:rsidRPr="00E54385">
          <w:rPr>
            <w:rStyle w:val="Hyperlink"/>
          </w:rPr>
          <w:fldChar w:fldCharType="begin"/>
        </w:r>
        <w:r w:rsidRPr="00E54385">
          <w:rPr>
            <w:rStyle w:val="Hyperlink"/>
          </w:rPr>
          <w:instrText xml:space="preserve"> </w:instrText>
        </w:r>
        <w:r>
          <w:instrText>HYPERLINK \l "_Toc477275775"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87</w:t>
        </w:r>
        <w:r>
          <w:rPr>
            <w:rFonts w:asciiTheme="minorHAnsi" w:eastAsiaTheme="minorEastAsia" w:hAnsiTheme="minorHAnsi" w:cstheme="minorBidi"/>
            <w:color w:val="auto"/>
            <w:sz w:val="22"/>
            <w:szCs w:val="22"/>
          </w:rPr>
          <w:tab/>
        </w:r>
        <w:r w:rsidRPr="00E54385">
          <w:rPr>
            <w:rStyle w:val="Hyperlink"/>
          </w:rPr>
          <w:t>Function: VIM.Snapshot.GetStorageImageList()</w:t>
        </w:r>
        <w:r>
          <w:rPr>
            <w:webHidden/>
          </w:rPr>
          <w:tab/>
        </w:r>
        <w:r>
          <w:rPr>
            <w:webHidden/>
          </w:rPr>
          <w:fldChar w:fldCharType="begin"/>
        </w:r>
        <w:r>
          <w:rPr>
            <w:webHidden/>
          </w:rPr>
          <w:instrText xml:space="preserve"> PAGEREF _Toc477275775 \h </w:instrText>
        </w:r>
        <w:r>
          <w:rPr>
            <w:webHidden/>
          </w:rPr>
        </w:r>
      </w:ins>
      <w:r>
        <w:rPr>
          <w:webHidden/>
        </w:rPr>
        <w:fldChar w:fldCharType="separate"/>
      </w:r>
      <w:ins w:id="7359" w:author="Seggelke, Klaus" w:date="2017-03-14T17:13:00Z">
        <w:r>
          <w:rPr>
            <w:webHidden/>
          </w:rPr>
          <w:t>132</w:t>
        </w:r>
        <w:r>
          <w:rPr>
            <w:webHidden/>
          </w:rPr>
          <w:fldChar w:fldCharType="end"/>
        </w:r>
        <w:r w:rsidRPr="00E54385">
          <w:rPr>
            <w:rStyle w:val="Hyperlink"/>
          </w:rPr>
          <w:fldChar w:fldCharType="end"/>
        </w:r>
      </w:ins>
    </w:p>
    <w:p w:rsidR="00A57497" w:rsidRDefault="00A57497">
      <w:pPr>
        <w:pStyle w:val="TOC1"/>
        <w:rPr>
          <w:ins w:id="7360" w:author="Seggelke, Klaus" w:date="2017-03-14T17:13:00Z"/>
          <w:rFonts w:asciiTheme="minorHAnsi" w:eastAsiaTheme="minorEastAsia" w:hAnsiTheme="minorHAnsi" w:cstheme="minorBidi"/>
          <w:color w:val="auto"/>
          <w:sz w:val="22"/>
          <w:szCs w:val="22"/>
        </w:rPr>
      </w:pPr>
      <w:ins w:id="7361" w:author="Seggelke, Klaus" w:date="2017-03-14T17:13:00Z">
        <w:r w:rsidRPr="00E54385">
          <w:rPr>
            <w:rStyle w:val="Hyperlink"/>
          </w:rPr>
          <w:fldChar w:fldCharType="begin"/>
        </w:r>
        <w:r w:rsidRPr="00E54385">
          <w:rPr>
            <w:rStyle w:val="Hyperlink"/>
          </w:rPr>
          <w:instrText xml:space="preserve"> </w:instrText>
        </w:r>
        <w:r>
          <w:instrText>HYPERLINK \l "_Toc477275776"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88</w:t>
        </w:r>
        <w:r>
          <w:rPr>
            <w:rFonts w:asciiTheme="minorHAnsi" w:eastAsiaTheme="minorEastAsia" w:hAnsiTheme="minorHAnsi" w:cstheme="minorBidi"/>
            <w:color w:val="auto"/>
            <w:sz w:val="22"/>
            <w:szCs w:val="22"/>
          </w:rPr>
          <w:tab/>
        </w:r>
        <w:r w:rsidRPr="00E54385">
          <w:rPr>
            <w:rStyle w:val="Hyperlink"/>
          </w:rPr>
          <w:t>Function: VIM.Snapshot.DeleteStorageImage()</w:t>
        </w:r>
        <w:r>
          <w:rPr>
            <w:webHidden/>
          </w:rPr>
          <w:tab/>
        </w:r>
        <w:r>
          <w:rPr>
            <w:webHidden/>
          </w:rPr>
          <w:fldChar w:fldCharType="begin"/>
        </w:r>
        <w:r>
          <w:rPr>
            <w:webHidden/>
          </w:rPr>
          <w:instrText xml:space="preserve"> PAGEREF _Toc477275776 \h </w:instrText>
        </w:r>
        <w:r>
          <w:rPr>
            <w:webHidden/>
          </w:rPr>
        </w:r>
      </w:ins>
      <w:r>
        <w:rPr>
          <w:webHidden/>
        </w:rPr>
        <w:fldChar w:fldCharType="separate"/>
      </w:r>
      <w:ins w:id="7362" w:author="Seggelke, Klaus" w:date="2017-03-14T17:13:00Z">
        <w:r>
          <w:rPr>
            <w:webHidden/>
          </w:rPr>
          <w:t>132</w:t>
        </w:r>
        <w:r>
          <w:rPr>
            <w:webHidden/>
          </w:rPr>
          <w:fldChar w:fldCharType="end"/>
        </w:r>
        <w:r w:rsidRPr="00E54385">
          <w:rPr>
            <w:rStyle w:val="Hyperlink"/>
          </w:rPr>
          <w:fldChar w:fldCharType="end"/>
        </w:r>
      </w:ins>
    </w:p>
    <w:p w:rsidR="00A57497" w:rsidRDefault="00A57497">
      <w:pPr>
        <w:pStyle w:val="TOC1"/>
        <w:rPr>
          <w:ins w:id="7363" w:author="Seggelke, Klaus" w:date="2017-03-14T17:13:00Z"/>
          <w:rFonts w:asciiTheme="minorHAnsi" w:eastAsiaTheme="minorEastAsia" w:hAnsiTheme="minorHAnsi" w:cstheme="minorBidi"/>
          <w:color w:val="auto"/>
          <w:sz w:val="22"/>
          <w:szCs w:val="22"/>
        </w:rPr>
      </w:pPr>
      <w:ins w:id="7364" w:author="Seggelke, Klaus" w:date="2017-03-14T17:13:00Z">
        <w:r w:rsidRPr="00E54385">
          <w:rPr>
            <w:rStyle w:val="Hyperlink"/>
          </w:rPr>
          <w:fldChar w:fldCharType="begin"/>
        </w:r>
        <w:r w:rsidRPr="00E54385">
          <w:rPr>
            <w:rStyle w:val="Hyperlink"/>
          </w:rPr>
          <w:instrText xml:space="preserve"> </w:instrText>
        </w:r>
        <w:r>
          <w:instrText>HYPERLINK \l "_Toc477275777"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89</w:t>
        </w:r>
        <w:r>
          <w:rPr>
            <w:rFonts w:asciiTheme="minorHAnsi" w:eastAsiaTheme="minorEastAsia" w:hAnsiTheme="minorHAnsi" w:cstheme="minorBidi"/>
            <w:color w:val="auto"/>
            <w:sz w:val="22"/>
            <w:szCs w:val="22"/>
          </w:rPr>
          <w:tab/>
        </w:r>
        <w:r w:rsidRPr="00E54385">
          <w:rPr>
            <w:rStyle w:val="Hyperlink"/>
          </w:rPr>
          <w:t>Function: VIM.Fault.ListFaultNotificationRegistration()</w:t>
        </w:r>
        <w:r>
          <w:rPr>
            <w:webHidden/>
          </w:rPr>
          <w:tab/>
        </w:r>
        <w:r>
          <w:rPr>
            <w:webHidden/>
          </w:rPr>
          <w:fldChar w:fldCharType="begin"/>
        </w:r>
        <w:r>
          <w:rPr>
            <w:webHidden/>
          </w:rPr>
          <w:instrText xml:space="preserve"> PAGEREF _Toc477275777 \h </w:instrText>
        </w:r>
        <w:r>
          <w:rPr>
            <w:webHidden/>
          </w:rPr>
        </w:r>
      </w:ins>
      <w:r>
        <w:rPr>
          <w:webHidden/>
        </w:rPr>
        <w:fldChar w:fldCharType="separate"/>
      </w:r>
      <w:ins w:id="7365" w:author="Seggelke, Klaus" w:date="2017-03-14T17:13:00Z">
        <w:r>
          <w:rPr>
            <w:webHidden/>
          </w:rPr>
          <w:t>132</w:t>
        </w:r>
        <w:r>
          <w:rPr>
            <w:webHidden/>
          </w:rPr>
          <w:fldChar w:fldCharType="end"/>
        </w:r>
        <w:r w:rsidRPr="00E54385">
          <w:rPr>
            <w:rStyle w:val="Hyperlink"/>
          </w:rPr>
          <w:fldChar w:fldCharType="end"/>
        </w:r>
      </w:ins>
    </w:p>
    <w:p w:rsidR="00A57497" w:rsidRDefault="00A57497">
      <w:pPr>
        <w:pStyle w:val="TOC1"/>
        <w:rPr>
          <w:ins w:id="7366" w:author="Seggelke, Klaus" w:date="2017-03-14T17:13:00Z"/>
          <w:rFonts w:asciiTheme="minorHAnsi" w:eastAsiaTheme="minorEastAsia" w:hAnsiTheme="minorHAnsi" w:cstheme="minorBidi"/>
          <w:color w:val="auto"/>
          <w:sz w:val="22"/>
          <w:szCs w:val="22"/>
        </w:rPr>
      </w:pPr>
      <w:ins w:id="7367" w:author="Seggelke, Klaus" w:date="2017-03-14T17:13:00Z">
        <w:r w:rsidRPr="00E54385">
          <w:rPr>
            <w:rStyle w:val="Hyperlink"/>
          </w:rPr>
          <w:fldChar w:fldCharType="begin"/>
        </w:r>
        <w:r w:rsidRPr="00E54385">
          <w:rPr>
            <w:rStyle w:val="Hyperlink"/>
          </w:rPr>
          <w:instrText xml:space="preserve"> </w:instrText>
        </w:r>
        <w:r>
          <w:instrText>HYPERLINK \l "_Toc477275778"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90</w:t>
        </w:r>
        <w:r>
          <w:rPr>
            <w:rFonts w:asciiTheme="minorHAnsi" w:eastAsiaTheme="minorEastAsia" w:hAnsiTheme="minorHAnsi" w:cstheme="minorBidi"/>
            <w:color w:val="auto"/>
            <w:sz w:val="22"/>
            <w:szCs w:val="22"/>
          </w:rPr>
          <w:tab/>
        </w:r>
        <w:r w:rsidRPr="00E54385">
          <w:rPr>
            <w:rStyle w:val="Hyperlink"/>
          </w:rPr>
          <w:t>Function: VIM.Fault.ListFaultNotificationInformation()</w:t>
        </w:r>
        <w:r>
          <w:rPr>
            <w:webHidden/>
          </w:rPr>
          <w:tab/>
        </w:r>
        <w:r>
          <w:rPr>
            <w:webHidden/>
          </w:rPr>
          <w:fldChar w:fldCharType="begin"/>
        </w:r>
        <w:r>
          <w:rPr>
            <w:webHidden/>
          </w:rPr>
          <w:instrText xml:space="preserve"> PAGEREF _Toc477275778 \h </w:instrText>
        </w:r>
        <w:r>
          <w:rPr>
            <w:webHidden/>
          </w:rPr>
        </w:r>
      </w:ins>
      <w:r>
        <w:rPr>
          <w:webHidden/>
        </w:rPr>
        <w:fldChar w:fldCharType="separate"/>
      </w:r>
      <w:ins w:id="7368" w:author="Seggelke, Klaus" w:date="2017-03-14T17:13:00Z">
        <w:r>
          <w:rPr>
            <w:webHidden/>
          </w:rPr>
          <w:t>133</w:t>
        </w:r>
        <w:r>
          <w:rPr>
            <w:webHidden/>
          </w:rPr>
          <w:fldChar w:fldCharType="end"/>
        </w:r>
        <w:r w:rsidRPr="00E54385">
          <w:rPr>
            <w:rStyle w:val="Hyperlink"/>
          </w:rPr>
          <w:fldChar w:fldCharType="end"/>
        </w:r>
      </w:ins>
    </w:p>
    <w:p w:rsidR="00A57497" w:rsidRDefault="00A57497">
      <w:pPr>
        <w:pStyle w:val="TOC1"/>
        <w:rPr>
          <w:ins w:id="7369" w:author="Seggelke, Klaus" w:date="2017-03-14T17:13:00Z"/>
          <w:rFonts w:asciiTheme="minorHAnsi" w:eastAsiaTheme="minorEastAsia" w:hAnsiTheme="minorHAnsi" w:cstheme="minorBidi"/>
          <w:color w:val="auto"/>
          <w:sz w:val="22"/>
          <w:szCs w:val="22"/>
        </w:rPr>
      </w:pPr>
      <w:ins w:id="7370" w:author="Seggelke, Klaus" w:date="2017-03-14T17:13:00Z">
        <w:r w:rsidRPr="00E54385">
          <w:rPr>
            <w:rStyle w:val="Hyperlink"/>
          </w:rPr>
          <w:fldChar w:fldCharType="begin"/>
        </w:r>
        <w:r w:rsidRPr="00E54385">
          <w:rPr>
            <w:rStyle w:val="Hyperlink"/>
          </w:rPr>
          <w:instrText xml:space="preserve"> </w:instrText>
        </w:r>
        <w:r>
          <w:instrText>HYPERLINK \l "_Toc477275779"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91</w:t>
        </w:r>
        <w:r>
          <w:rPr>
            <w:rFonts w:asciiTheme="minorHAnsi" w:eastAsiaTheme="minorEastAsia" w:hAnsiTheme="minorHAnsi" w:cstheme="minorBidi"/>
            <w:color w:val="auto"/>
            <w:sz w:val="22"/>
            <w:szCs w:val="22"/>
          </w:rPr>
          <w:tab/>
        </w:r>
        <w:r w:rsidRPr="00E54385">
          <w:rPr>
            <w:rStyle w:val="Hyperlink"/>
          </w:rPr>
          <w:t>Function: VIM.Fault.VNFFaultInjection()</w:t>
        </w:r>
        <w:r>
          <w:rPr>
            <w:webHidden/>
          </w:rPr>
          <w:tab/>
        </w:r>
        <w:r>
          <w:rPr>
            <w:webHidden/>
          </w:rPr>
          <w:fldChar w:fldCharType="begin"/>
        </w:r>
        <w:r>
          <w:rPr>
            <w:webHidden/>
          </w:rPr>
          <w:instrText xml:space="preserve"> PAGEREF _Toc477275779 \h </w:instrText>
        </w:r>
        <w:r>
          <w:rPr>
            <w:webHidden/>
          </w:rPr>
        </w:r>
      </w:ins>
      <w:r>
        <w:rPr>
          <w:webHidden/>
        </w:rPr>
        <w:fldChar w:fldCharType="separate"/>
      </w:r>
      <w:ins w:id="7371" w:author="Seggelke, Klaus" w:date="2017-03-14T17:13:00Z">
        <w:r>
          <w:rPr>
            <w:webHidden/>
          </w:rPr>
          <w:t>133</w:t>
        </w:r>
        <w:r>
          <w:rPr>
            <w:webHidden/>
          </w:rPr>
          <w:fldChar w:fldCharType="end"/>
        </w:r>
        <w:r w:rsidRPr="00E54385">
          <w:rPr>
            <w:rStyle w:val="Hyperlink"/>
          </w:rPr>
          <w:fldChar w:fldCharType="end"/>
        </w:r>
      </w:ins>
    </w:p>
    <w:p w:rsidR="00A57497" w:rsidRDefault="00A57497">
      <w:pPr>
        <w:pStyle w:val="TOC1"/>
        <w:rPr>
          <w:ins w:id="7372" w:author="Seggelke, Klaus" w:date="2017-03-14T17:13:00Z"/>
          <w:rFonts w:asciiTheme="minorHAnsi" w:eastAsiaTheme="minorEastAsia" w:hAnsiTheme="minorHAnsi" w:cstheme="minorBidi"/>
          <w:color w:val="auto"/>
          <w:sz w:val="22"/>
          <w:szCs w:val="22"/>
        </w:rPr>
      </w:pPr>
      <w:ins w:id="7373" w:author="Seggelke, Klaus" w:date="2017-03-14T17:13:00Z">
        <w:r w:rsidRPr="00E54385">
          <w:rPr>
            <w:rStyle w:val="Hyperlink"/>
          </w:rPr>
          <w:fldChar w:fldCharType="begin"/>
        </w:r>
        <w:r w:rsidRPr="00E54385">
          <w:rPr>
            <w:rStyle w:val="Hyperlink"/>
          </w:rPr>
          <w:instrText xml:space="preserve"> </w:instrText>
        </w:r>
        <w:r>
          <w:instrText>HYPERLINK \l "_Toc477275780"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92</w:t>
        </w:r>
        <w:r>
          <w:rPr>
            <w:rFonts w:asciiTheme="minorHAnsi" w:eastAsiaTheme="minorEastAsia" w:hAnsiTheme="minorHAnsi" w:cstheme="minorBidi"/>
            <w:color w:val="auto"/>
            <w:sz w:val="22"/>
            <w:szCs w:val="22"/>
          </w:rPr>
          <w:tab/>
        </w:r>
        <w:r w:rsidRPr="00E54385">
          <w:rPr>
            <w:rStyle w:val="Hyperlink"/>
          </w:rPr>
          <w:t>Function: VIM.Fault.VNFFaultInjectionRemoval()</w:t>
        </w:r>
        <w:r>
          <w:rPr>
            <w:webHidden/>
          </w:rPr>
          <w:tab/>
        </w:r>
        <w:r>
          <w:rPr>
            <w:webHidden/>
          </w:rPr>
          <w:fldChar w:fldCharType="begin"/>
        </w:r>
        <w:r>
          <w:rPr>
            <w:webHidden/>
          </w:rPr>
          <w:instrText xml:space="preserve"> PAGEREF _Toc477275780 \h </w:instrText>
        </w:r>
        <w:r>
          <w:rPr>
            <w:webHidden/>
          </w:rPr>
        </w:r>
      </w:ins>
      <w:r>
        <w:rPr>
          <w:webHidden/>
        </w:rPr>
        <w:fldChar w:fldCharType="separate"/>
      </w:r>
      <w:ins w:id="7374" w:author="Seggelke, Klaus" w:date="2017-03-14T17:13:00Z">
        <w:r>
          <w:rPr>
            <w:webHidden/>
          </w:rPr>
          <w:t>134</w:t>
        </w:r>
        <w:r>
          <w:rPr>
            <w:webHidden/>
          </w:rPr>
          <w:fldChar w:fldCharType="end"/>
        </w:r>
        <w:r w:rsidRPr="00E54385">
          <w:rPr>
            <w:rStyle w:val="Hyperlink"/>
          </w:rPr>
          <w:fldChar w:fldCharType="end"/>
        </w:r>
      </w:ins>
    </w:p>
    <w:p w:rsidR="00A57497" w:rsidRDefault="00A57497">
      <w:pPr>
        <w:pStyle w:val="TOC1"/>
        <w:rPr>
          <w:ins w:id="7375" w:author="Seggelke, Klaus" w:date="2017-03-14T17:13:00Z"/>
          <w:rFonts w:asciiTheme="minorHAnsi" w:eastAsiaTheme="minorEastAsia" w:hAnsiTheme="minorHAnsi" w:cstheme="minorBidi"/>
          <w:color w:val="auto"/>
          <w:sz w:val="22"/>
          <w:szCs w:val="22"/>
        </w:rPr>
      </w:pPr>
      <w:ins w:id="7376" w:author="Seggelke, Klaus" w:date="2017-03-14T17:13:00Z">
        <w:r w:rsidRPr="00E54385">
          <w:rPr>
            <w:rStyle w:val="Hyperlink"/>
          </w:rPr>
          <w:lastRenderedPageBreak/>
          <w:fldChar w:fldCharType="begin"/>
        </w:r>
        <w:r w:rsidRPr="00E54385">
          <w:rPr>
            <w:rStyle w:val="Hyperlink"/>
          </w:rPr>
          <w:instrText xml:space="preserve"> </w:instrText>
        </w:r>
        <w:r>
          <w:instrText>HYPERLINK \l "_Toc477275781"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93</w:t>
        </w:r>
        <w:r>
          <w:rPr>
            <w:rFonts w:asciiTheme="minorHAnsi" w:eastAsiaTheme="minorEastAsia" w:hAnsiTheme="minorHAnsi" w:cstheme="minorBidi"/>
            <w:color w:val="auto"/>
            <w:sz w:val="22"/>
            <w:szCs w:val="22"/>
          </w:rPr>
          <w:tab/>
        </w:r>
        <w:r w:rsidRPr="00E54385">
          <w:rPr>
            <w:rStyle w:val="Hyperlink"/>
          </w:rPr>
          <w:t>Function: VIM.Performance.ListPMJobs()</w:t>
        </w:r>
        <w:r>
          <w:rPr>
            <w:webHidden/>
          </w:rPr>
          <w:tab/>
        </w:r>
        <w:r>
          <w:rPr>
            <w:webHidden/>
          </w:rPr>
          <w:fldChar w:fldCharType="begin"/>
        </w:r>
        <w:r>
          <w:rPr>
            <w:webHidden/>
          </w:rPr>
          <w:instrText xml:space="preserve"> PAGEREF _Toc477275781 \h </w:instrText>
        </w:r>
        <w:r>
          <w:rPr>
            <w:webHidden/>
          </w:rPr>
        </w:r>
      </w:ins>
      <w:r>
        <w:rPr>
          <w:webHidden/>
        </w:rPr>
        <w:fldChar w:fldCharType="separate"/>
      </w:r>
      <w:ins w:id="7377" w:author="Seggelke, Klaus" w:date="2017-03-14T17:13:00Z">
        <w:r>
          <w:rPr>
            <w:webHidden/>
          </w:rPr>
          <w:t>134</w:t>
        </w:r>
        <w:r>
          <w:rPr>
            <w:webHidden/>
          </w:rPr>
          <w:fldChar w:fldCharType="end"/>
        </w:r>
        <w:r w:rsidRPr="00E54385">
          <w:rPr>
            <w:rStyle w:val="Hyperlink"/>
          </w:rPr>
          <w:fldChar w:fldCharType="end"/>
        </w:r>
      </w:ins>
    </w:p>
    <w:p w:rsidR="00A57497" w:rsidRDefault="00A57497">
      <w:pPr>
        <w:pStyle w:val="TOC1"/>
        <w:rPr>
          <w:ins w:id="7378" w:author="Seggelke, Klaus" w:date="2017-03-14T17:13:00Z"/>
          <w:rFonts w:asciiTheme="minorHAnsi" w:eastAsiaTheme="minorEastAsia" w:hAnsiTheme="minorHAnsi" w:cstheme="minorBidi"/>
          <w:color w:val="auto"/>
          <w:sz w:val="22"/>
          <w:szCs w:val="22"/>
        </w:rPr>
      </w:pPr>
      <w:ins w:id="7379" w:author="Seggelke, Klaus" w:date="2017-03-14T17:13:00Z">
        <w:r w:rsidRPr="00E54385">
          <w:rPr>
            <w:rStyle w:val="Hyperlink"/>
          </w:rPr>
          <w:fldChar w:fldCharType="begin"/>
        </w:r>
        <w:r w:rsidRPr="00E54385">
          <w:rPr>
            <w:rStyle w:val="Hyperlink"/>
          </w:rPr>
          <w:instrText xml:space="preserve"> </w:instrText>
        </w:r>
        <w:r>
          <w:instrText>HYPERLINK \l "_Toc477275782"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94</w:t>
        </w:r>
        <w:r>
          <w:rPr>
            <w:rFonts w:asciiTheme="minorHAnsi" w:eastAsiaTheme="minorEastAsia" w:hAnsiTheme="minorHAnsi" w:cstheme="minorBidi"/>
            <w:color w:val="auto"/>
            <w:sz w:val="22"/>
            <w:szCs w:val="22"/>
          </w:rPr>
          <w:tab/>
        </w:r>
        <w:r w:rsidRPr="00E54385">
          <w:rPr>
            <w:rStyle w:val="Hyperlink"/>
          </w:rPr>
          <w:t>Function: VIM.Performance.ListThresholds()</w:t>
        </w:r>
        <w:r>
          <w:rPr>
            <w:webHidden/>
          </w:rPr>
          <w:tab/>
        </w:r>
        <w:r>
          <w:rPr>
            <w:webHidden/>
          </w:rPr>
          <w:fldChar w:fldCharType="begin"/>
        </w:r>
        <w:r>
          <w:rPr>
            <w:webHidden/>
          </w:rPr>
          <w:instrText xml:space="preserve"> PAGEREF _Toc477275782 \h </w:instrText>
        </w:r>
        <w:r>
          <w:rPr>
            <w:webHidden/>
          </w:rPr>
        </w:r>
      </w:ins>
      <w:r>
        <w:rPr>
          <w:webHidden/>
        </w:rPr>
        <w:fldChar w:fldCharType="separate"/>
      </w:r>
      <w:ins w:id="7380" w:author="Seggelke, Klaus" w:date="2017-03-14T17:13:00Z">
        <w:r>
          <w:rPr>
            <w:webHidden/>
          </w:rPr>
          <w:t>134</w:t>
        </w:r>
        <w:r>
          <w:rPr>
            <w:webHidden/>
          </w:rPr>
          <w:fldChar w:fldCharType="end"/>
        </w:r>
        <w:r w:rsidRPr="00E54385">
          <w:rPr>
            <w:rStyle w:val="Hyperlink"/>
          </w:rPr>
          <w:fldChar w:fldCharType="end"/>
        </w:r>
      </w:ins>
    </w:p>
    <w:p w:rsidR="00A57497" w:rsidRDefault="00A57497">
      <w:pPr>
        <w:pStyle w:val="TOC1"/>
        <w:rPr>
          <w:ins w:id="7381" w:author="Seggelke, Klaus" w:date="2017-03-14T17:13:00Z"/>
          <w:rFonts w:asciiTheme="minorHAnsi" w:eastAsiaTheme="minorEastAsia" w:hAnsiTheme="minorHAnsi" w:cstheme="minorBidi"/>
          <w:color w:val="auto"/>
          <w:sz w:val="22"/>
          <w:szCs w:val="22"/>
        </w:rPr>
      </w:pPr>
      <w:ins w:id="7382" w:author="Seggelke, Klaus" w:date="2017-03-14T17:13:00Z">
        <w:r w:rsidRPr="00E54385">
          <w:rPr>
            <w:rStyle w:val="Hyperlink"/>
          </w:rPr>
          <w:fldChar w:fldCharType="begin"/>
        </w:r>
        <w:r w:rsidRPr="00E54385">
          <w:rPr>
            <w:rStyle w:val="Hyperlink"/>
          </w:rPr>
          <w:instrText xml:space="preserve"> </w:instrText>
        </w:r>
        <w:r>
          <w:instrText>HYPERLINK \l "_Toc477275783"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95</w:t>
        </w:r>
        <w:r>
          <w:rPr>
            <w:rFonts w:asciiTheme="minorHAnsi" w:eastAsiaTheme="minorEastAsia" w:hAnsiTheme="minorHAnsi" w:cstheme="minorBidi"/>
            <w:color w:val="auto"/>
            <w:sz w:val="22"/>
            <w:szCs w:val="22"/>
          </w:rPr>
          <w:tab/>
        </w:r>
        <w:r w:rsidRPr="00E54385">
          <w:rPr>
            <w:rStyle w:val="Hyperlink"/>
          </w:rPr>
          <w:t>Function: VIM.Performance.ListPerformanceNotificationSubscription()</w:t>
        </w:r>
        <w:r>
          <w:rPr>
            <w:webHidden/>
          </w:rPr>
          <w:tab/>
        </w:r>
        <w:r>
          <w:rPr>
            <w:webHidden/>
          </w:rPr>
          <w:fldChar w:fldCharType="begin"/>
        </w:r>
        <w:r>
          <w:rPr>
            <w:webHidden/>
          </w:rPr>
          <w:instrText xml:space="preserve"> PAGEREF _Toc477275783 \h </w:instrText>
        </w:r>
        <w:r>
          <w:rPr>
            <w:webHidden/>
          </w:rPr>
        </w:r>
      </w:ins>
      <w:r>
        <w:rPr>
          <w:webHidden/>
        </w:rPr>
        <w:fldChar w:fldCharType="separate"/>
      </w:r>
      <w:ins w:id="7383" w:author="Seggelke, Klaus" w:date="2017-03-14T17:13:00Z">
        <w:r>
          <w:rPr>
            <w:webHidden/>
          </w:rPr>
          <w:t>135</w:t>
        </w:r>
        <w:r>
          <w:rPr>
            <w:webHidden/>
          </w:rPr>
          <w:fldChar w:fldCharType="end"/>
        </w:r>
        <w:r w:rsidRPr="00E54385">
          <w:rPr>
            <w:rStyle w:val="Hyperlink"/>
          </w:rPr>
          <w:fldChar w:fldCharType="end"/>
        </w:r>
      </w:ins>
    </w:p>
    <w:p w:rsidR="00A57497" w:rsidRDefault="00A57497">
      <w:pPr>
        <w:pStyle w:val="TOC1"/>
        <w:rPr>
          <w:ins w:id="7384" w:author="Seggelke, Klaus" w:date="2017-03-14T17:13:00Z"/>
          <w:rFonts w:asciiTheme="minorHAnsi" w:eastAsiaTheme="minorEastAsia" w:hAnsiTheme="minorHAnsi" w:cstheme="minorBidi"/>
          <w:color w:val="auto"/>
          <w:sz w:val="22"/>
          <w:szCs w:val="22"/>
        </w:rPr>
      </w:pPr>
      <w:ins w:id="7385" w:author="Seggelke, Klaus" w:date="2017-03-14T17:13:00Z">
        <w:r w:rsidRPr="00E54385">
          <w:rPr>
            <w:rStyle w:val="Hyperlink"/>
          </w:rPr>
          <w:fldChar w:fldCharType="begin"/>
        </w:r>
        <w:r w:rsidRPr="00E54385">
          <w:rPr>
            <w:rStyle w:val="Hyperlink"/>
          </w:rPr>
          <w:instrText xml:space="preserve"> </w:instrText>
        </w:r>
        <w:r>
          <w:instrText>HYPERLINK \l "_Toc477275784"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96</w:t>
        </w:r>
        <w:r>
          <w:rPr>
            <w:rFonts w:asciiTheme="minorHAnsi" w:eastAsiaTheme="minorEastAsia" w:hAnsiTheme="minorHAnsi" w:cstheme="minorBidi"/>
            <w:color w:val="auto"/>
            <w:sz w:val="22"/>
            <w:szCs w:val="22"/>
          </w:rPr>
          <w:tab/>
        </w:r>
        <w:r w:rsidRPr="00E54385">
          <w:rPr>
            <w:rStyle w:val="Hyperlink"/>
          </w:rPr>
          <w:t>Function: VIM.Performance.ListPerformanceDataInformation()</w:t>
        </w:r>
        <w:r>
          <w:rPr>
            <w:webHidden/>
          </w:rPr>
          <w:tab/>
        </w:r>
        <w:r>
          <w:rPr>
            <w:webHidden/>
          </w:rPr>
          <w:fldChar w:fldCharType="begin"/>
        </w:r>
        <w:r>
          <w:rPr>
            <w:webHidden/>
          </w:rPr>
          <w:instrText xml:space="preserve"> PAGEREF _Toc477275784 \h </w:instrText>
        </w:r>
        <w:r>
          <w:rPr>
            <w:webHidden/>
          </w:rPr>
        </w:r>
      </w:ins>
      <w:r>
        <w:rPr>
          <w:webHidden/>
        </w:rPr>
        <w:fldChar w:fldCharType="separate"/>
      </w:r>
      <w:ins w:id="7386" w:author="Seggelke, Klaus" w:date="2017-03-14T17:13:00Z">
        <w:r>
          <w:rPr>
            <w:webHidden/>
          </w:rPr>
          <w:t>135</w:t>
        </w:r>
        <w:r>
          <w:rPr>
            <w:webHidden/>
          </w:rPr>
          <w:fldChar w:fldCharType="end"/>
        </w:r>
        <w:r w:rsidRPr="00E54385">
          <w:rPr>
            <w:rStyle w:val="Hyperlink"/>
          </w:rPr>
          <w:fldChar w:fldCharType="end"/>
        </w:r>
      </w:ins>
    </w:p>
    <w:p w:rsidR="00A57497" w:rsidRDefault="00A57497">
      <w:pPr>
        <w:pStyle w:val="TOC1"/>
        <w:rPr>
          <w:ins w:id="7387" w:author="Seggelke, Klaus" w:date="2017-03-14T17:13:00Z"/>
          <w:rFonts w:asciiTheme="minorHAnsi" w:eastAsiaTheme="minorEastAsia" w:hAnsiTheme="minorHAnsi" w:cstheme="minorBidi"/>
          <w:color w:val="auto"/>
          <w:sz w:val="22"/>
          <w:szCs w:val="22"/>
        </w:rPr>
      </w:pPr>
      <w:ins w:id="7388" w:author="Seggelke, Klaus" w:date="2017-03-14T17:13:00Z">
        <w:r w:rsidRPr="00E54385">
          <w:rPr>
            <w:rStyle w:val="Hyperlink"/>
          </w:rPr>
          <w:fldChar w:fldCharType="begin"/>
        </w:r>
        <w:r w:rsidRPr="00E54385">
          <w:rPr>
            <w:rStyle w:val="Hyperlink"/>
          </w:rPr>
          <w:instrText xml:space="preserve"> </w:instrText>
        </w:r>
        <w:r>
          <w:instrText>HYPERLINK \l "_Toc477275785"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97</w:t>
        </w:r>
        <w:r>
          <w:rPr>
            <w:rFonts w:asciiTheme="minorHAnsi" w:eastAsiaTheme="minorEastAsia" w:hAnsiTheme="minorHAnsi" w:cstheme="minorBidi"/>
            <w:color w:val="auto"/>
            <w:sz w:val="22"/>
            <w:szCs w:val="22"/>
          </w:rPr>
          <w:tab/>
        </w:r>
        <w:r w:rsidRPr="00E54385">
          <w:rPr>
            <w:rStyle w:val="Hyperlink"/>
          </w:rPr>
          <w:t>Function: Traffic.StartTraffic()</w:t>
        </w:r>
        <w:r>
          <w:rPr>
            <w:webHidden/>
          </w:rPr>
          <w:tab/>
        </w:r>
        <w:r>
          <w:rPr>
            <w:webHidden/>
          </w:rPr>
          <w:fldChar w:fldCharType="begin"/>
        </w:r>
        <w:r>
          <w:rPr>
            <w:webHidden/>
          </w:rPr>
          <w:instrText xml:space="preserve"> PAGEREF _Toc477275785 \h </w:instrText>
        </w:r>
        <w:r>
          <w:rPr>
            <w:webHidden/>
          </w:rPr>
        </w:r>
      </w:ins>
      <w:r>
        <w:rPr>
          <w:webHidden/>
        </w:rPr>
        <w:fldChar w:fldCharType="separate"/>
      </w:r>
      <w:ins w:id="7389" w:author="Seggelke, Klaus" w:date="2017-03-14T17:13:00Z">
        <w:r>
          <w:rPr>
            <w:webHidden/>
          </w:rPr>
          <w:t>136</w:t>
        </w:r>
        <w:r>
          <w:rPr>
            <w:webHidden/>
          </w:rPr>
          <w:fldChar w:fldCharType="end"/>
        </w:r>
        <w:r w:rsidRPr="00E54385">
          <w:rPr>
            <w:rStyle w:val="Hyperlink"/>
          </w:rPr>
          <w:fldChar w:fldCharType="end"/>
        </w:r>
      </w:ins>
    </w:p>
    <w:p w:rsidR="00A57497" w:rsidRDefault="00A57497">
      <w:pPr>
        <w:pStyle w:val="TOC1"/>
        <w:rPr>
          <w:ins w:id="7390" w:author="Seggelke, Klaus" w:date="2017-03-14T17:13:00Z"/>
          <w:rFonts w:asciiTheme="minorHAnsi" w:eastAsiaTheme="minorEastAsia" w:hAnsiTheme="minorHAnsi" w:cstheme="minorBidi"/>
          <w:color w:val="auto"/>
          <w:sz w:val="22"/>
          <w:szCs w:val="22"/>
        </w:rPr>
      </w:pPr>
      <w:ins w:id="7391" w:author="Seggelke, Klaus" w:date="2017-03-14T17:13:00Z">
        <w:r w:rsidRPr="00E54385">
          <w:rPr>
            <w:rStyle w:val="Hyperlink"/>
          </w:rPr>
          <w:fldChar w:fldCharType="begin"/>
        </w:r>
        <w:r w:rsidRPr="00E54385">
          <w:rPr>
            <w:rStyle w:val="Hyperlink"/>
          </w:rPr>
          <w:instrText xml:space="preserve"> </w:instrText>
        </w:r>
        <w:r>
          <w:instrText>HYPERLINK \l "_Toc477275786"</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98</w:t>
        </w:r>
        <w:r>
          <w:rPr>
            <w:rFonts w:asciiTheme="minorHAnsi" w:eastAsiaTheme="minorEastAsia" w:hAnsiTheme="minorHAnsi" w:cstheme="minorBidi"/>
            <w:color w:val="auto"/>
            <w:sz w:val="22"/>
            <w:szCs w:val="22"/>
          </w:rPr>
          <w:tab/>
        </w:r>
        <w:r w:rsidRPr="00E54385">
          <w:rPr>
            <w:rStyle w:val="Hyperlink"/>
          </w:rPr>
          <w:t>Function: Traffic.StopTraffic()</w:t>
        </w:r>
        <w:r>
          <w:rPr>
            <w:webHidden/>
          </w:rPr>
          <w:tab/>
        </w:r>
        <w:r>
          <w:rPr>
            <w:webHidden/>
          </w:rPr>
          <w:fldChar w:fldCharType="begin"/>
        </w:r>
        <w:r>
          <w:rPr>
            <w:webHidden/>
          </w:rPr>
          <w:instrText xml:space="preserve"> PAGEREF _Toc477275786 \h </w:instrText>
        </w:r>
        <w:r>
          <w:rPr>
            <w:webHidden/>
          </w:rPr>
        </w:r>
      </w:ins>
      <w:r>
        <w:rPr>
          <w:webHidden/>
        </w:rPr>
        <w:fldChar w:fldCharType="separate"/>
      </w:r>
      <w:ins w:id="7392" w:author="Seggelke, Klaus" w:date="2017-03-14T17:13:00Z">
        <w:r>
          <w:rPr>
            <w:webHidden/>
          </w:rPr>
          <w:t>136</w:t>
        </w:r>
        <w:r>
          <w:rPr>
            <w:webHidden/>
          </w:rPr>
          <w:fldChar w:fldCharType="end"/>
        </w:r>
        <w:r w:rsidRPr="00E54385">
          <w:rPr>
            <w:rStyle w:val="Hyperlink"/>
          </w:rPr>
          <w:fldChar w:fldCharType="end"/>
        </w:r>
      </w:ins>
    </w:p>
    <w:p w:rsidR="00A57497" w:rsidRDefault="00A57497">
      <w:pPr>
        <w:pStyle w:val="TOC1"/>
        <w:rPr>
          <w:ins w:id="7393" w:author="Seggelke, Klaus" w:date="2017-03-14T17:13:00Z"/>
          <w:rFonts w:asciiTheme="minorHAnsi" w:eastAsiaTheme="minorEastAsia" w:hAnsiTheme="minorHAnsi" w:cstheme="minorBidi"/>
          <w:color w:val="auto"/>
          <w:sz w:val="22"/>
          <w:szCs w:val="22"/>
        </w:rPr>
      </w:pPr>
      <w:ins w:id="7394" w:author="Seggelke, Klaus" w:date="2017-03-14T17:13:00Z">
        <w:r w:rsidRPr="00E54385">
          <w:rPr>
            <w:rStyle w:val="Hyperlink"/>
          </w:rPr>
          <w:fldChar w:fldCharType="begin"/>
        </w:r>
        <w:r w:rsidRPr="00E54385">
          <w:rPr>
            <w:rStyle w:val="Hyperlink"/>
          </w:rPr>
          <w:instrText xml:space="preserve"> </w:instrText>
        </w:r>
        <w:r>
          <w:instrText>HYPERLINK \l "_Toc477275787"</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99</w:t>
        </w:r>
        <w:r>
          <w:rPr>
            <w:rFonts w:asciiTheme="minorHAnsi" w:eastAsiaTheme="minorEastAsia" w:hAnsiTheme="minorHAnsi" w:cstheme="minorBidi"/>
            <w:color w:val="auto"/>
            <w:sz w:val="22"/>
            <w:szCs w:val="22"/>
          </w:rPr>
          <w:tab/>
        </w:r>
        <w:r w:rsidRPr="00E54385">
          <w:rPr>
            <w:rStyle w:val="Hyperlink"/>
          </w:rPr>
          <w:t>Function: Traffic.ConfigTrafficLoad()</w:t>
        </w:r>
        <w:r>
          <w:rPr>
            <w:webHidden/>
          </w:rPr>
          <w:tab/>
        </w:r>
        <w:r>
          <w:rPr>
            <w:webHidden/>
          </w:rPr>
          <w:fldChar w:fldCharType="begin"/>
        </w:r>
        <w:r>
          <w:rPr>
            <w:webHidden/>
          </w:rPr>
          <w:instrText xml:space="preserve"> PAGEREF _Toc477275787 \h </w:instrText>
        </w:r>
        <w:r>
          <w:rPr>
            <w:webHidden/>
          </w:rPr>
        </w:r>
      </w:ins>
      <w:r>
        <w:rPr>
          <w:webHidden/>
        </w:rPr>
        <w:fldChar w:fldCharType="separate"/>
      </w:r>
      <w:ins w:id="7395" w:author="Seggelke, Klaus" w:date="2017-03-14T17:13:00Z">
        <w:r>
          <w:rPr>
            <w:webHidden/>
          </w:rPr>
          <w:t>136</w:t>
        </w:r>
        <w:r>
          <w:rPr>
            <w:webHidden/>
          </w:rPr>
          <w:fldChar w:fldCharType="end"/>
        </w:r>
        <w:r w:rsidRPr="00E54385">
          <w:rPr>
            <w:rStyle w:val="Hyperlink"/>
          </w:rPr>
          <w:fldChar w:fldCharType="end"/>
        </w:r>
      </w:ins>
    </w:p>
    <w:p w:rsidR="00A57497" w:rsidRDefault="00A57497">
      <w:pPr>
        <w:pStyle w:val="TOC1"/>
        <w:rPr>
          <w:ins w:id="7396" w:author="Seggelke, Klaus" w:date="2017-03-14T17:13:00Z"/>
          <w:rFonts w:asciiTheme="minorHAnsi" w:eastAsiaTheme="minorEastAsia" w:hAnsiTheme="minorHAnsi" w:cstheme="minorBidi"/>
          <w:color w:val="auto"/>
          <w:sz w:val="22"/>
          <w:szCs w:val="22"/>
        </w:rPr>
      </w:pPr>
      <w:ins w:id="7397" w:author="Seggelke, Klaus" w:date="2017-03-14T17:13:00Z">
        <w:r w:rsidRPr="00E54385">
          <w:rPr>
            <w:rStyle w:val="Hyperlink"/>
          </w:rPr>
          <w:fldChar w:fldCharType="begin"/>
        </w:r>
        <w:r w:rsidRPr="00E54385">
          <w:rPr>
            <w:rStyle w:val="Hyperlink"/>
          </w:rPr>
          <w:instrText xml:space="preserve"> </w:instrText>
        </w:r>
        <w:r>
          <w:instrText>HYPERLINK \l "_Toc477275788"</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100</w:t>
        </w:r>
        <w:r>
          <w:rPr>
            <w:rFonts w:asciiTheme="minorHAnsi" w:eastAsiaTheme="minorEastAsia" w:hAnsiTheme="minorHAnsi" w:cstheme="minorBidi"/>
            <w:color w:val="auto"/>
            <w:sz w:val="22"/>
            <w:szCs w:val="22"/>
          </w:rPr>
          <w:tab/>
        </w:r>
        <w:r w:rsidRPr="00E54385">
          <w:rPr>
            <w:rStyle w:val="Hyperlink"/>
          </w:rPr>
          <w:t>Function: Traffic.DoesTrafficFlow()</w:t>
        </w:r>
        <w:r>
          <w:rPr>
            <w:webHidden/>
          </w:rPr>
          <w:tab/>
        </w:r>
        <w:r>
          <w:rPr>
            <w:webHidden/>
          </w:rPr>
          <w:fldChar w:fldCharType="begin"/>
        </w:r>
        <w:r>
          <w:rPr>
            <w:webHidden/>
          </w:rPr>
          <w:instrText xml:space="preserve"> PAGEREF _Toc477275788 \h </w:instrText>
        </w:r>
        <w:r>
          <w:rPr>
            <w:webHidden/>
          </w:rPr>
        </w:r>
      </w:ins>
      <w:r>
        <w:rPr>
          <w:webHidden/>
        </w:rPr>
        <w:fldChar w:fldCharType="separate"/>
      </w:r>
      <w:ins w:id="7398" w:author="Seggelke, Klaus" w:date="2017-03-14T17:13:00Z">
        <w:r>
          <w:rPr>
            <w:webHidden/>
          </w:rPr>
          <w:t>136</w:t>
        </w:r>
        <w:r>
          <w:rPr>
            <w:webHidden/>
          </w:rPr>
          <w:fldChar w:fldCharType="end"/>
        </w:r>
        <w:r w:rsidRPr="00E54385">
          <w:rPr>
            <w:rStyle w:val="Hyperlink"/>
          </w:rPr>
          <w:fldChar w:fldCharType="end"/>
        </w:r>
      </w:ins>
    </w:p>
    <w:p w:rsidR="00A57497" w:rsidRDefault="00A57497">
      <w:pPr>
        <w:pStyle w:val="TOC1"/>
        <w:rPr>
          <w:ins w:id="7399" w:author="Seggelke, Klaus" w:date="2017-03-14T17:13:00Z"/>
          <w:rFonts w:asciiTheme="minorHAnsi" w:eastAsiaTheme="minorEastAsia" w:hAnsiTheme="minorHAnsi" w:cstheme="minorBidi"/>
          <w:color w:val="auto"/>
          <w:sz w:val="22"/>
          <w:szCs w:val="22"/>
        </w:rPr>
      </w:pPr>
      <w:ins w:id="7400" w:author="Seggelke, Klaus" w:date="2017-03-14T17:13:00Z">
        <w:r w:rsidRPr="00E54385">
          <w:rPr>
            <w:rStyle w:val="Hyperlink"/>
          </w:rPr>
          <w:fldChar w:fldCharType="begin"/>
        </w:r>
        <w:r w:rsidRPr="00E54385">
          <w:rPr>
            <w:rStyle w:val="Hyperlink"/>
          </w:rPr>
          <w:instrText xml:space="preserve"> </w:instrText>
        </w:r>
        <w:r>
          <w:instrText>HYPERLINK \l "_Toc477275789"</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101</w:t>
        </w:r>
        <w:r>
          <w:rPr>
            <w:rFonts w:asciiTheme="minorHAnsi" w:eastAsiaTheme="minorEastAsia" w:hAnsiTheme="minorHAnsi" w:cstheme="minorBidi"/>
            <w:color w:val="auto"/>
            <w:sz w:val="22"/>
            <w:szCs w:val="22"/>
          </w:rPr>
          <w:tab/>
        </w:r>
        <w:r w:rsidRPr="00E54385">
          <w:rPr>
            <w:rStyle w:val="Hyperlink"/>
          </w:rPr>
          <w:t>Function: Traffic.AnyTrafficLoss()</w:t>
        </w:r>
        <w:r>
          <w:rPr>
            <w:webHidden/>
          </w:rPr>
          <w:tab/>
        </w:r>
        <w:r>
          <w:rPr>
            <w:webHidden/>
          </w:rPr>
          <w:fldChar w:fldCharType="begin"/>
        </w:r>
        <w:r>
          <w:rPr>
            <w:webHidden/>
          </w:rPr>
          <w:instrText xml:space="preserve"> PAGEREF _Toc477275789 \h </w:instrText>
        </w:r>
        <w:r>
          <w:rPr>
            <w:webHidden/>
          </w:rPr>
        </w:r>
      </w:ins>
      <w:r>
        <w:rPr>
          <w:webHidden/>
        </w:rPr>
        <w:fldChar w:fldCharType="separate"/>
      </w:r>
      <w:ins w:id="7401" w:author="Seggelke, Klaus" w:date="2017-03-14T17:13:00Z">
        <w:r>
          <w:rPr>
            <w:webHidden/>
          </w:rPr>
          <w:t>137</w:t>
        </w:r>
        <w:r>
          <w:rPr>
            <w:webHidden/>
          </w:rPr>
          <w:fldChar w:fldCharType="end"/>
        </w:r>
        <w:r w:rsidRPr="00E54385">
          <w:rPr>
            <w:rStyle w:val="Hyperlink"/>
          </w:rPr>
          <w:fldChar w:fldCharType="end"/>
        </w:r>
      </w:ins>
    </w:p>
    <w:p w:rsidR="00A57497" w:rsidRDefault="00A57497">
      <w:pPr>
        <w:pStyle w:val="TOC1"/>
        <w:rPr>
          <w:ins w:id="7402" w:author="Seggelke, Klaus" w:date="2017-03-14T17:13:00Z"/>
          <w:rFonts w:asciiTheme="minorHAnsi" w:eastAsiaTheme="minorEastAsia" w:hAnsiTheme="minorHAnsi" w:cstheme="minorBidi"/>
          <w:color w:val="auto"/>
          <w:sz w:val="22"/>
          <w:szCs w:val="22"/>
        </w:rPr>
      </w:pPr>
      <w:ins w:id="7403" w:author="Seggelke, Klaus" w:date="2017-03-14T17:13:00Z">
        <w:r w:rsidRPr="00E54385">
          <w:rPr>
            <w:rStyle w:val="Hyperlink"/>
          </w:rPr>
          <w:fldChar w:fldCharType="begin"/>
        </w:r>
        <w:r w:rsidRPr="00E54385">
          <w:rPr>
            <w:rStyle w:val="Hyperlink"/>
          </w:rPr>
          <w:instrText xml:space="preserve"> </w:instrText>
        </w:r>
        <w:r>
          <w:instrText>HYPERLINK \l "_Toc477275790"</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102</w:t>
        </w:r>
        <w:r>
          <w:rPr>
            <w:rFonts w:asciiTheme="minorHAnsi" w:eastAsiaTheme="minorEastAsia" w:hAnsiTheme="minorHAnsi" w:cstheme="minorBidi"/>
            <w:color w:val="auto"/>
            <w:sz w:val="22"/>
            <w:szCs w:val="22"/>
          </w:rPr>
          <w:tab/>
        </w:r>
        <w:r w:rsidRPr="00E54385">
          <w:rPr>
            <w:rStyle w:val="Hyperlink"/>
          </w:rPr>
          <w:t>Function: Traffic.ClearCounters()</w:t>
        </w:r>
        <w:r>
          <w:rPr>
            <w:webHidden/>
          </w:rPr>
          <w:tab/>
        </w:r>
        <w:r>
          <w:rPr>
            <w:webHidden/>
          </w:rPr>
          <w:fldChar w:fldCharType="begin"/>
        </w:r>
        <w:r>
          <w:rPr>
            <w:webHidden/>
          </w:rPr>
          <w:instrText xml:space="preserve"> PAGEREF _Toc477275790 \h </w:instrText>
        </w:r>
        <w:r>
          <w:rPr>
            <w:webHidden/>
          </w:rPr>
        </w:r>
      </w:ins>
      <w:r>
        <w:rPr>
          <w:webHidden/>
        </w:rPr>
        <w:fldChar w:fldCharType="separate"/>
      </w:r>
      <w:ins w:id="7404" w:author="Seggelke, Klaus" w:date="2017-03-14T17:13:00Z">
        <w:r>
          <w:rPr>
            <w:webHidden/>
          </w:rPr>
          <w:t>137</w:t>
        </w:r>
        <w:r>
          <w:rPr>
            <w:webHidden/>
          </w:rPr>
          <w:fldChar w:fldCharType="end"/>
        </w:r>
        <w:r w:rsidRPr="00E54385">
          <w:rPr>
            <w:rStyle w:val="Hyperlink"/>
          </w:rPr>
          <w:fldChar w:fldCharType="end"/>
        </w:r>
      </w:ins>
    </w:p>
    <w:p w:rsidR="00A57497" w:rsidRDefault="00A57497">
      <w:pPr>
        <w:pStyle w:val="TOC1"/>
        <w:rPr>
          <w:ins w:id="7405" w:author="Seggelke, Klaus" w:date="2017-03-14T17:13:00Z"/>
          <w:rFonts w:asciiTheme="minorHAnsi" w:eastAsiaTheme="minorEastAsia" w:hAnsiTheme="minorHAnsi" w:cstheme="minorBidi"/>
          <w:color w:val="auto"/>
          <w:sz w:val="22"/>
          <w:szCs w:val="22"/>
        </w:rPr>
      </w:pPr>
      <w:ins w:id="7406" w:author="Seggelke, Klaus" w:date="2017-03-14T17:13:00Z">
        <w:r w:rsidRPr="00E54385">
          <w:rPr>
            <w:rStyle w:val="Hyperlink"/>
          </w:rPr>
          <w:fldChar w:fldCharType="begin"/>
        </w:r>
        <w:r w:rsidRPr="00E54385">
          <w:rPr>
            <w:rStyle w:val="Hyperlink"/>
          </w:rPr>
          <w:instrText xml:space="preserve"> </w:instrText>
        </w:r>
        <w:r>
          <w:instrText>HYPERLINK \l "_Toc477275791"</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103</w:t>
        </w:r>
        <w:r>
          <w:rPr>
            <w:rFonts w:asciiTheme="minorHAnsi" w:eastAsiaTheme="minorEastAsia" w:hAnsiTheme="minorHAnsi" w:cstheme="minorBidi"/>
            <w:color w:val="auto"/>
            <w:sz w:val="22"/>
            <w:szCs w:val="22"/>
          </w:rPr>
          <w:tab/>
        </w:r>
        <w:r w:rsidRPr="00E54385">
          <w:rPr>
            <w:rStyle w:val="Hyperlink"/>
          </w:rPr>
          <w:t>Function: Traffic.CalculateActivationTime()</w:t>
        </w:r>
        <w:r>
          <w:rPr>
            <w:webHidden/>
          </w:rPr>
          <w:tab/>
        </w:r>
        <w:r>
          <w:rPr>
            <w:webHidden/>
          </w:rPr>
          <w:fldChar w:fldCharType="begin"/>
        </w:r>
        <w:r>
          <w:rPr>
            <w:webHidden/>
          </w:rPr>
          <w:instrText xml:space="preserve"> PAGEREF _Toc477275791 \h </w:instrText>
        </w:r>
        <w:r>
          <w:rPr>
            <w:webHidden/>
          </w:rPr>
        </w:r>
      </w:ins>
      <w:r>
        <w:rPr>
          <w:webHidden/>
        </w:rPr>
        <w:fldChar w:fldCharType="separate"/>
      </w:r>
      <w:ins w:id="7407" w:author="Seggelke, Klaus" w:date="2017-03-14T17:13:00Z">
        <w:r>
          <w:rPr>
            <w:webHidden/>
          </w:rPr>
          <w:t>137</w:t>
        </w:r>
        <w:r>
          <w:rPr>
            <w:webHidden/>
          </w:rPr>
          <w:fldChar w:fldCharType="end"/>
        </w:r>
        <w:r w:rsidRPr="00E54385">
          <w:rPr>
            <w:rStyle w:val="Hyperlink"/>
          </w:rPr>
          <w:fldChar w:fldCharType="end"/>
        </w:r>
      </w:ins>
    </w:p>
    <w:p w:rsidR="00A57497" w:rsidRDefault="00A57497">
      <w:pPr>
        <w:pStyle w:val="TOC1"/>
        <w:rPr>
          <w:ins w:id="7408" w:author="Seggelke, Klaus" w:date="2017-03-14T17:13:00Z"/>
          <w:rFonts w:asciiTheme="minorHAnsi" w:eastAsiaTheme="minorEastAsia" w:hAnsiTheme="minorHAnsi" w:cstheme="minorBidi"/>
          <w:color w:val="auto"/>
          <w:sz w:val="22"/>
          <w:szCs w:val="22"/>
        </w:rPr>
      </w:pPr>
      <w:ins w:id="7409" w:author="Seggelke, Klaus" w:date="2017-03-14T17:13:00Z">
        <w:r w:rsidRPr="00E54385">
          <w:rPr>
            <w:rStyle w:val="Hyperlink"/>
          </w:rPr>
          <w:fldChar w:fldCharType="begin"/>
        </w:r>
        <w:r w:rsidRPr="00E54385">
          <w:rPr>
            <w:rStyle w:val="Hyperlink"/>
          </w:rPr>
          <w:instrText xml:space="preserve"> </w:instrText>
        </w:r>
        <w:r>
          <w:instrText>HYPERLINK \l "_Toc477275792"</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104</w:t>
        </w:r>
        <w:r>
          <w:rPr>
            <w:rFonts w:asciiTheme="minorHAnsi" w:eastAsiaTheme="minorEastAsia" w:hAnsiTheme="minorHAnsi" w:cstheme="minorBidi"/>
            <w:color w:val="auto"/>
            <w:sz w:val="22"/>
            <w:szCs w:val="22"/>
          </w:rPr>
          <w:tab/>
        </w:r>
        <w:r w:rsidRPr="00E54385">
          <w:rPr>
            <w:rStyle w:val="Hyperlink"/>
          </w:rPr>
          <w:t>Function: Traffic.CalculateDeactivationTime()</w:t>
        </w:r>
        <w:r>
          <w:rPr>
            <w:webHidden/>
          </w:rPr>
          <w:tab/>
        </w:r>
        <w:r>
          <w:rPr>
            <w:webHidden/>
          </w:rPr>
          <w:fldChar w:fldCharType="begin"/>
        </w:r>
        <w:r>
          <w:rPr>
            <w:webHidden/>
          </w:rPr>
          <w:instrText xml:space="preserve"> PAGEREF _Toc477275792 \h </w:instrText>
        </w:r>
        <w:r>
          <w:rPr>
            <w:webHidden/>
          </w:rPr>
        </w:r>
      </w:ins>
      <w:r>
        <w:rPr>
          <w:webHidden/>
        </w:rPr>
        <w:fldChar w:fldCharType="separate"/>
      </w:r>
      <w:ins w:id="7410" w:author="Seggelke, Klaus" w:date="2017-03-14T17:13:00Z">
        <w:r>
          <w:rPr>
            <w:webHidden/>
          </w:rPr>
          <w:t>137</w:t>
        </w:r>
        <w:r>
          <w:rPr>
            <w:webHidden/>
          </w:rPr>
          <w:fldChar w:fldCharType="end"/>
        </w:r>
        <w:r w:rsidRPr="00E54385">
          <w:rPr>
            <w:rStyle w:val="Hyperlink"/>
          </w:rPr>
          <w:fldChar w:fldCharType="end"/>
        </w:r>
      </w:ins>
    </w:p>
    <w:p w:rsidR="00A57497" w:rsidRDefault="00A57497">
      <w:pPr>
        <w:pStyle w:val="TOC1"/>
        <w:rPr>
          <w:ins w:id="7411" w:author="Seggelke, Klaus" w:date="2017-03-14T17:13:00Z"/>
          <w:rFonts w:asciiTheme="minorHAnsi" w:eastAsiaTheme="minorEastAsia" w:hAnsiTheme="minorHAnsi" w:cstheme="minorBidi"/>
          <w:color w:val="auto"/>
          <w:sz w:val="22"/>
          <w:szCs w:val="22"/>
        </w:rPr>
      </w:pPr>
      <w:ins w:id="7412" w:author="Seggelke, Klaus" w:date="2017-03-14T17:13:00Z">
        <w:r w:rsidRPr="00E54385">
          <w:rPr>
            <w:rStyle w:val="Hyperlink"/>
          </w:rPr>
          <w:fldChar w:fldCharType="begin"/>
        </w:r>
        <w:r w:rsidRPr="00E54385">
          <w:rPr>
            <w:rStyle w:val="Hyperlink"/>
          </w:rPr>
          <w:instrText xml:space="preserve"> </w:instrText>
        </w:r>
        <w:r>
          <w:instrText>HYPERLINK \l "_Toc477275793"</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105</w:t>
        </w:r>
        <w:r>
          <w:rPr>
            <w:rFonts w:asciiTheme="minorHAnsi" w:eastAsiaTheme="minorEastAsia" w:hAnsiTheme="minorHAnsi" w:cstheme="minorBidi"/>
            <w:color w:val="auto"/>
            <w:sz w:val="22"/>
            <w:szCs w:val="22"/>
          </w:rPr>
          <w:tab/>
        </w:r>
        <w:r w:rsidRPr="00E54385">
          <w:rPr>
            <w:rStyle w:val="Hyperlink"/>
          </w:rPr>
          <w:t>Function: Traffic.CalculateTerminationTime()</w:t>
        </w:r>
        <w:r>
          <w:rPr>
            <w:webHidden/>
          </w:rPr>
          <w:tab/>
        </w:r>
        <w:r>
          <w:rPr>
            <w:webHidden/>
          </w:rPr>
          <w:fldChar w:fldCharType="begin"/>
        </w:r>
        <w:r>
          <w:rPr>
            <w:webHidden/>
          </w:rPr>
          <w:instrText xml:space="preserve"> PAGEREF _Toc477275793 \h </w:instrText>
        </w:r>
        <w:r>
          <w:rPr>
            <w:webHidden/>
          </w:rPr>
        </w:r>
      </w:ins>
      <w:r>
        <w:rPr>
          <w:webHidden/>
        </w:rPr>
        <w:fldChar w:fldCharType="separate"/>
      </w:r>
      <w:ins w:id="7413" w:author="Seggelke, Klaus" w:date="2017-03-14T17:13:00Z">
        <w:r>
          <w:rPr>
            <w:webHidden/>
          </w:rPr>
          <w:t>137</w:t>
        </w:r>
        <w:r>
          <w:rPr>
            <w:webHidden/>
          </w:rPr>
          <w:fldChar w:fldCharType="end"/>
        </w:r>
        <w:r w:rsidRPr="00E54385">
          <w:rPr>
            <w:rStyle w:val="Hyperlink"/>
          </w:rPr>
          <w:fldChar w:fldCharType="end"/>
        </w:r>
      </w:ins>
    </w:p>
    <w:p w:rsidR="00A57497" w:rsidRDefault="00A57497">
      <w:pPr>
        <w:pStyle w:val="TOC1"/>
        <w:rPr>
          <w:ins w:id="7414" w:author="Seggelke, Klaus" w:date="2017-03-14T17:13:00Z"/>
          <w:rFonts w:asciiTheme="minorHAnsi" w:eastAsiaTheme="minorEastAsia" w:hAnsiTheme="minorHAnsi" w:cstheme="minorBidi"/>
          <w:color w:val="auto"/>
          <w:sz w:val="22"/>
          <w:szCs w:val="22"/>
        </w:rPr>
      </w:pPr>
      <w:ins w:id="7415" w:author="Seggelke, Klaus" w:date="2017-03-14T17:13:00Z">
        <w:r w:rsidRPr="00E54385">
          <w:rPr>
            <w:rStyle w:val="Hyperlink"/>
          </w:rPr>
          <w:fldChar w:fldCharType="begin"/>
        </w:r>
        <w:r w:rsidRPr="00E54385">
          <w:rPr>
            <w:rStyle w:val="Hyperlink"/>
          </w:rPr>
          <w:instrText xml:space="preserve"> </w:instrText>
        </w:r>
        <w:r>
          <w:instrText>HYPERLINK \l "_Toc477275794"</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106</w:t>
        </w:r>
        <w:r>
          <w:rPr>
            <w:rFonts w:asciiTheme="minorHAnsi" w:eastAsiaTheme="minorEastAsia" w:hAnsiTheme="minorHAnsi" w:cstheme="minorBidi"/>
            <w:color w:val="auto"/>
            <w:sz w:val="22"/>
            <w:szCs w:val="22"/>
          </w:rPr>
          <w:tab/>
        </w:r>
        <w:r w:rsidRPr="00E54385">
          <w:rPr>
            <w:rStyle w:val="Hyperlink"/>
          </w:rPr>
          <w:t>Function: Traffic.CalculateServiceDisruptionLength()</w:t>
        </w:r>
        <w:r>
          <w:rPr>
            <w:webHidden/>
          </w:rPr>
          <w:tab/>
        </w:r>
        <w:r>
          <w:rPr>
            <w:webHidden/>
          </w:rPr>
          <w:fldChar w:fldCharType="begin"/>
        </w:r>
        <w:r>
          <w:rPr>
            <w:webHidden/>
          </w:rPr>
          <w:instrText xml:space="preserve"> PAGEREF _Toc477275794 \h </w:instrText>
        </w:r>
        <w:r>
          <w:rPr>
            <w:webHidden/>
          </w:rPr>
        </w:r>
      </w:ins>
      <w:r>
        <w:rPr>
          <w:webHidden/>
        </w:rPr>
        <w:fldChar w:fldCharType="separate"/>
      </w:r>
      <w:ins w:id="7416" w:author="Seggelke, Klaus" w:date="2017-03-14T17:13:00Z">
        <w:r>
          <w:rPr>
            <w:webHidden/>
          </w:rPr>
          <w:t>137</w:t>
        </w:r>
        <w:r>
          <w:rPr>
            <w:webHidden/>
          </w:rPr>
          <w:fldChar w:fldCharType="end"/>
        </w:r>
        <w:r w:rsidRPr="00E54385">
          <w:rPr>
            <w:rStyle w:val="Hyperlink"/>
          </w:rPr>
          <w:fldChar w:fldCharType="end"/>
        </w:r>
      </w:ins>
    </w:p>
    <w:p w:rsidR="00A57497" w:rsidRDefault="00A57497">
      <w:pPr>
        <w:pStyle w:val="TOC1"/>
        <w:rPr>
          <w:ins w:id="7417" w:author="Seggelke, Klaus" w:date="2017-03-14T17:13:00Z"/>
          <w:rFonts w:asciiTheme="minorHAnsi" w:eastAsiaTheme="minorEastAsia" w:hAnsiTheme="minorHAnsi" w:cstheme="minorBidi"/>
          <w:color w:val="auto"/>
          <w:sz w:val="22"/>
          <w:szCs w:val="22"/>
        </w:rPr>
      </w:pPr>
      <w:ins w:id="7418" w:author="Seggelke, Klaus" w:date="2017-03-14T17:13:00Z">
        <w:r w:rsidRPr="00E54385">
          <w:rPr>
            <w:rStyle w:val="Hyperlink"/>
          </w:rPr>
          <w:fldChar w:fldCharType="begin"/>
        </w:r>
        <w:r w:rsidRPr="00E54385">
          <w:rPr>
            <w:rStyle w:val="Hyperlink"/>
          </w:rPr>
          <w:instrText xml:space="preserve"> </w:instrText>
        </w:r>
        <w:r>
          <w:instrText>HYPERLINK \l "_Toc477275795"</w:instrText>
        </w:r>
        <w:r w:rsidRPr="00E54385">
          <w:rPr>
            <w:rStyle w:val="Hyperlink"/>
          </w:rPr>
          <w:instrText xml:space="preserve"> </w:instrText>
        </w:r>
        <w:r w:rsidRPr="00E54385">
          <w:rPr>
            <w:rStyle w:val="Hyperlink"/>
          </w:rPr>
        </w:r>
        <w:r w:rsidRPr="00E54385">
          <w:rPr>
            <w:rStyle w:val="Hyperlink"/>
          </w:rPr>
          <w:fldChar w:fldCharType="separate"/>
        </w:r>
        <w:r w:rsidRPr="00E54385">
          <w:rPr>
            <w:rStyle w:val="Hyperlink"/>
          </w:rPr>
          <w:t>107</w:t>
        </w:r>
        <w:r>
          <w:rPr>
            <w:rFonts w:asciiTheme="minorHAnsi" w:eastAsiaTheme="minorEastAsia" w:hAnsiTheme="minorHAnsi" w:cstheme="minorBidi"/>
            <w:color w:val="auto"/>
            <w:sz w:val="22"/>
            <w:szCs w:val="22"/>
          </w:rPr>
          <w:tab/>
        </w:r>
        <w:r w:rsidRPr="00E54385">
          <w:rPr>
            <w:rStyle w:val="Hyperlink"/>
          </w:rPr>
          <w:t>Function: Traffic.CalculateResizeServiceDisruption()</w:t>
        </w:r>
        <w:r>
          <w:rPr>
            <w:webHidden/>
          </w:rPr>
          <w:tab/>
        </w:r>
        <w:r>
          <w:rPr>
            <w:webHidden/>
          </w:rPr>
          <w:fldChar w:fldCharType="begin"/>
        </w:r>
        <w:r>
          <w:rPr>
            <w:webHidden/>
          </w:rPr>
          <w:instrText xml:space="preserve"> PAGEREF _Toc477275795 \h </w:instrText>
        </w:r>
        <w:r>
          <w:rPr>
            <w:webHidden/>
          </w:rPr>
        </w:r>
      </w:ins>
      <w:r>
        <w:rPr>
          <w:webHidden/>
        </w:rPr>
        <w:fldChar w:fldCharType="separate"/>
      </w:r>
      <w:ins w:id="7419" w:author="Seggelke, Klaus" w:date="2017-03-14T17:13:00Z">
        <w:r>
          <w:rPr>
            <w:webHidden/>
          </w:rPr>
          <w:t>137</w:t>
        </w:r>
        <w:r>
          <w:rPr>
            <w:webHidden/>
          </w:rPr>
          <w:fldChar w:fldCharType="end"/>
        </w:r>
        <w:r w:rsidRPr="00E54385">
          <w:rPr>
            <w:rStyle w:val="Hyperlink"/>
          </w:rPr>
          <w:fldChar w:fldCharType="end"/>
        </w:r>
      </w:ins>
    </w:p>
    <w:p w:rsidR="0086215F" w:rsidDel="00A57497" w:rsidRDefault="0086215F">
      <w:pPr>
        <w:pStyle w:val="TOC1"/>
        <w:rPr>
          <w:del w:id="7420" w:author="Seggelke, Klaus" w:date="2017-03-14T17:13:00Z"/>
          <w:rFonts w:asciiTheme="minorHAnsi" w:eastAsiaTheme="minorEastAsia" w:hAnsiTheme="minorHAnsi" w:cstheme="minorBidi"/>
          <w:color w:val="auto"/>
          <w:sz w:val="22"/>
          <w:szCs w:val="22"/>
        </w:rPr>
      </w:pPr>
      <w:del w:id="7421" w:author="Seggelke, Klaus" w:date="2017-03-14T17:13:00Z">
        <w:r w:rsidRPr="00A57497" w:rsidDel="00A57497">
          <w:rPr>
            <w:rFonts w:cs="Arial"/>
            <w:sz w:val="22"/>
            <w:rPrChange w:id="7422" w:author="Seggelke, Klaus" w:date="2017-03-14T17:13:00Z">
              <w:rPr>
                <w:rStyle w:val="Hyperlink"/>
              </w:rPr>
            </w:rPrChange>
          </w:rPr>
          <w:delText>1</w:delText>
        </w:r>
        <w:r w:rsidDel="00A57497">
          <w:rPr>
            <w:rFonts w:asciiTheme="minorHAnsi" w:eastAsiaTheme="minorEastAsia" w:hAnsiTheme="minorHAnsi" w:cstheme="minorBidi"/>
            <w:color w:val="auto"/>
            <w:sz w:val="22"/>
            <w:szCs w:val="22"/>
          </w:rPr>
          <w:tab/>
        </w:r>
        <w:r w:rsidRPr="00A57497" w:rsidDel="00A57497">
          <w:rPr>
            <w:rFonts w:cs="Arial"/>
            <w:sz w:val="22"/>
            <w:rPrChange w:id="7423" w:author="Seggelke, Klaus" w:date="2017-03-14T17:13:00Z">
              <w:rPr>
                <w:rStyle w:val="Hyperlink"/>
              </w:rPr>
            </w:rPrChange>
          </w:rPr>
          <w:delText>Function: ElementManagement.GetState()</w:delText>
        </w:r>
        <w:r w:rsidDel="00A57497">
          <w:rPr>
            <w:webHidden/>
          </w:rPr>
          <w:tab/>
        </w:r>
        <w:r w:rsidR="00CA1CEB" w:rsidDel="00A57497">
          <w:rPr>
            <w:webHidden/>
          </w:rPr>
          <w:delText>88</w:delText>
        </w:r>
      </w:del>
    </w:p>
    <w:p w:rsidR="0086215F" w:rsidDel="00A57497" w:rsidRDefault="0086215F">
      <w:pPr>
        <w:pStyle w:val="TOC1"/>
        <w:rPr>
          <w:del w:id="7424" w:author="Seggelke, Klaus" w:date="2017-03-14T17:13:00Z"/>
          <w:rFonts w:asciiTheme="minorHAnsi" w:eastAsiaTheme="minorEastAsia" w:hAnsiTheme="minorHAnsi" w:cstheme="minorBidi"/>
          <w:color w:val="auto"/>
          <w:sz w:val="22"/>
          <w:szCs w:val="22"/>
        </w:rPr>
      </w:pPr>
      <w:del w:id="7425" w:author="Seggelke, Klaus" w:date="2017-03-14T17:13:00Z">
        <w:r w:rsidRPr="00A57497" w:rsidDel="00A57497">
          <w:rPr>
            <w:rFonts w:cs="Arial"/>
            <w:sz w:val="22"/>
            <w:rPrChange w:id="7426" w:author="Seggelke, Klaus" w:date="2017-03-14T17:13:00Z">
              <w:rPr>
                <w:rStyle w:val="Hyperlink"/>
              </w:rPr>
            </w:rPrChange>
          </w:rPr>
          <w:delText>2</w:delText>
        </w:r>
        <w:r w:rsidDel="00A57497">
          <w:rPr>
            <w:rFonts w:asciiTheme="minorHAnsi" w:eastAsiaTheme="minorEastAsia" w:hAnsiTheme="minorHAnsi" w:cstheme="minorBidi"/>
            <w:color w:val="auto"/>
            <w:sz w:val="22"/>
            <w:szCs w:val="22"/>
          </w:rPr>
          <w:tab/>
        </w:r>
        <w:r w:rsidRPr="00A57497" w:rsidDel="00A57497">
          <w:rPr>
            <w:rFonts w:cs="Arial"/>
            <w:sz w:val="22"/>
            <w:rPrChange w:id="7427" w:author="Seggelke, Klaus" w:date="2017-03-14T17:13:00Z">
              <w:rPr>
                <w:rStyle w:val="Hyperlink"/>
              </w:rPr>
            </w:rPrChange>
          </w:rPr>
          <w:delText>Function: ElementManagement.Start()</w:delText>
        </w:r>
        <w:r w:rsidDel="00A57497">
          <w:rPr>
            <w:webHidden/>
          </w:rPr>
          <w:tab/>
        </w:r>
        <w:r w:rsidR="00CA1CEB" w:rsidDel="00A57497">
          <w:rPr>
            <w:webHidden/>
          </w:rPr>
          <w:delText>88</w:delText>
        </w:r>
      </w:del>
    </w:p>
    <w:p w:rsidR="0086215F" w:rsidDel="00A57497" w:rsidRDefault="0086215F">
      <w:pPr>
        <w:pStyle w:val="TOC1"/>
        <w:rPr>
          <w:del w:id="7428" w:author="Seggelke, Klaus" w:date="2017-03-14T17:13:00Z"/>
          <w:rFonts w:asciiTheme="minorHAnsi" w:eastAsiaTheme="minorEastAsia" w:hAnsiTheme="minorHAnsi" w:cstheme="minorBidi"/>
          <w:color w:val="auto"/>
          <w:sz w:val="22"/>
          <w:szCs w:val="22"/>
        </w:rPr>
      </w:pPr>
      <w:del w:id="7429" w:author="Seggelke, Klaus" w:date="2017-03-14T17:13:00Z">
        <w:r w:rsidRPr="00A57497" w:rsidDel="00A57497">
          <w:rPr>
            <w:rFonts w:cs="Arial"/>
            <w:sz w:val="22"/>
            <w:rPrChange w:id="7430" w:author="Seggelke, Klaus" w:date="2017-03-14T17:13:00Z">
              <w:rPr>
                <w:rStyle w:val="Hyperlink"/>
              </w:rPr>
            </w:rPrChange>
          </w:rPr>
          <w:delText>3</w:delText>
        </w:r>
        <w:r w:rsidDel="00A57497">
          <w:rPr>
            <w:rFonts w:asciiTheme="minorHAnsi" w:eastAsiaTheme="minorEastAsia" w:hAnsiTheme="minorHAnsi" w:cstheme="minorBidi"/>
            <w:color w:val="auto"/>
            <w:sz w:val="22"/>
            <w:szCs w:val="22"/>
          </w:rPr>
          <w:tab/>
        </w:r>
        <w:r w:rsidRPr="00A57497" w:rsidDel="00A57497">
          <w:rPr>
            <w:rFonts w:cs="Arial"/>
            <w:sz w:val="22"/>
            <w:rPrChange w:id="7431" w:author="Seggelke, Klaus" w:date="2017-03-14T17:13:00Z">
              <w:rPr>
                <w:rStyle w:val="Hyperlink"/>
              </w:rPr>
            </w:rPrChange>
          </w:rPr>
          <w:delText>Function: ElementManagement.Stop()</w:delText>
        </w:r>
        <w:r w:rsidDel="00A57497">
          <w:rPr>
            <w:webHidden/>
          </w:rPr>
          <w:tab/>
        </w:r>
        <w:r w:rsidR="00CA1CEB" w:rsidDel="00A57497">
          <w:rPr>
            <w:webHidden/>
          </w:rPr>
          <w:delText>88</w:delText>
        </w:r>
      </w:del>
    </w:p>
    <w:p w:rsidR="0086215F" w:rsidDel="00A57497" w:rsidRDefault="0086215F">
      <w:pPr>
        <w:pStyle w:val="TOC1"/>
        <w:rPr>
          <w:del w:id="7432" w:author="Seggelke, Klaus" w:date="2017-03-14T17:13:00Z"/>
          <w:rFonts w:asciiTheme="minorHAnsi" w:eastAsiaTheme="minorEastAsia" w:hAnsiTheme="minorHAnsi" w:cstheme="minorBidi"/>
          <w:color w:val="auto"/>
          <w:sz w:val="22"/>
          <w:szCs w:val="22"/>
        </w:rPr>
      </w:pPr>
      <w:del w:id="7433" w:author="Seggelke, Klaus" w:date="2017-03-14T17:13:00Z">
        <w:r w:rsidRPr="00A57497" w:rsidDel="00A57497">
          <w:rPr>
            <w:rFonts w:cs="Arial"/>
            <w:sz w:val="22"/>
            <w:rPrChange w:id="7434" w:author="Seggelke, Klaus" w:date="2017-03-14T17:13:00Z">
              <w:rPr>
                <w:rStyle w:val="Hyperlink"/>
              </w:rPr>
            </w:rPrChange>
          </w:rPr>
          <w:delText>4</w:delText>
        </w:r>
        <w:r w:rsidDel="00A57497">
          <w:rPr>
            <w:rFonts w:asciiTheme="minorHAnsi" w:eastAsiaTheme="minorEastAsia" w:hAnsiTheme="minorHAnsi" w:cstheme="minorBidi"/>
            <w:color w:val="auto"/>
            <w:sz w:val="22"/>
            <w:szCs w:val="22"/>
          </w:rPr>
          <w:tab/>
        </w:r>
        <w:r w:rsidRPr="00A57497" w:rsidDel="00A57497">
          <w:rPr>
            <w:rFonts w:cs="Arial"/>
            <w:sz w:val="22"/>
            <w:rPrChange w:id="7435" w:author="Seggelke, Klaus" w:date="2017-03-14T17:13:00Z">
              <w:rPr>
                <w:rStyle w:val="Hyperlink"/>
              </w:rPr>
            </w:rPrChange>
          </w:rPr>
          <w:delText>Function: ElementManagement.SuspendEM()</w:delText>
        </w:r>
        <w:r w:rsidDel="00A57497">
          <w:rPr>
            <w:webHidden/>
          </w:rPr>
          <w:tab/>
        </w:r>
        <w:r w:rsidR="00CA1CEB" w:rsidDel="00A57497">
          <w:rPr>
            <w:webHidden/>
          </w:rPr>
          <w:delText>88</w:delText>
        </w:r>
      </w:del>
    </w:p>
    <w:p w:rsidR="0086215F" w:rsidDel="00A57497" w:rsidRDefault="0086215F">
      <w:pPr>
        <w:pStyle w:val="TOC1"/>
        <w:rPr>
          <w:del w:id="7436" w:author="Seggelke, Klaus" w:date="2017-03-14T17:13:00Z"/>
          <w:rFonts w:asciiTheme="minorHAnsi" w:eastAsiaTheme="minorEastAsia" w:hAnsiTheme="minorHAnsi" w:cstheme="minorBidi"/>
          <w:color w:val="auto"/>
          <w:sz w:val="22"/>
          <w:szCs w:val="22"/>
        </w:rPr>
      </w:pPr>
      <w:del w:id="7437" w:author="Seggelke, Klaus" w:date="2017-03-14T17:13:00Z">
        <w:r w:rsidRPr="00A57497" w:rsidDel="00A57497">
          <w:rPr>
            <w:rFonts w:cs="Arial"/>
            <w:sz w:val="22"/>
            <w:rPrChange w:id="7438" w:author="Seggelke, Klaus" w:date="2017-03-14T17:13:00Z">
              <w:rPr>
                <w:rStyle w:val="Hyperlink"/>
              </w:rPr>
            </w:rPrChange>
          </w:rPr>
          <w:delText>5</w:delText>
        </w:r>
        <w:r w:rsidDel="00A57497">
          <w:rPr>
            <w:rFonts w:asciiTheme="minorHAnsi" w:eastAsiaTheme="minorEastAsia" w:hAnsiTheme="minorHAnsi" w:cstheme="minorBidi"/>
            <w:color w:val="auto"/>
            <w:sz w:val="22"/>
            <w:szCs w:val="22"/>
          </w:rPr>
          <w:tab/>
        </w:r>
        <w:r w:rsidRPr="00A57497" w:rsidDel="00A57497">
          <w:rPr>
            <w:rFonts w:cs="Arial"/>
            <w:sz w:val="22"/>
            <w:rPrChange w:id="7439" w:author="Seggelke, Klaus" w:date="2017-03-14T17:13:00Z">
              <w:rPr>
                <w:rStyle w:val="Hyperlink"/>
              </w:rPr>
            </w:rPrChange>
          </w:rPr>
          <w:delText>Function: ElementManagement.SetEMConfiguration()</w:delText>
        </w:r>
        <w:r w:rsidDel="00A57497">
          <w:rPr>
            <w:webHidden/>
          </w:rPr>
          <w:tab/>
        </w:r>
        <w:r w:rsidR="00CA1CEB" w:rsidDel="00A57497">
          <w:rPr>
            <w:webHidden/>
          </w:rPr>
          <w:delText>89</w:delText>
        </w:r>
      </w:del>
    </w:p>
    <w:p w:rsidR="0086215F" w:rsidDel="00A57497" w:rsidRDefault="0086215F">
      <w:pPr>
        <w:pStyle w:val="TOC1"/>
        <w:rPr>
          <w:del w:id="7440" w:author="Seggelke, Klaus" w:date="2017-03-14T17:13:00Z"/>
          <w:rFonts w:asciiTheme="minorHAnsi" w:eastAsiaTheme="minorEastAsia" w:hAnsiTheme="minorHAnsi" w:cstheme="minorBidi"/>
          <w:color w:val="auto"/>
          <w:sz w:val="22"/>
          <w:szCs w:val="22"/>
        </w:rPr>
      </w:pPr>
      <w:del w:id="7441" w:author="Seggelke, Klaus" w:date="2017-03-14T17:13:00Z">
        <w:r w:rsidRPr="00A57497" w:rsidDel="00A57497">
          <w:rPr>
            <w:rFonts w:cs="Arial"/>
            <w:sz w:val="22"/>
            <w:rPrChange w:id="7442" w:author="Seggelke, Klaus" w:date="2017-03-14T17:13:00Z">
              <w:rPr>
                <w:rStyle w:val="Hyperlink"/>
              </w:rPr>
            </w:rPrChange>
          </w:rPr>
          <w:delText>6</w:delText>
        </w:r>
        <w:r w:rsidDel="00A57497">
          <w:rPr>
            <w:rFonts w:asciiTheme="minorHAnsi" w:eastAsiaTheme="minorEastAsia" w:hAnsiTheme="minorHAnsi" w:cstheme="minorBidi"/>
            <w:color w:val="auto"/>
            <w:sz w:val="22"/>
            <w:szCs w:val="22"/>
          </w:rPr>
          <w:tab/>
        </w:r>
        <w:r w:rsidRPr="00A57497" w:rsidDel="00A57497">
          <w:rPr>
            <w:rFonts w:cs="Arial"/>
            <w:sz w:val="22"/>
            <w:rPrChange w:id="7443" w:author="Seggelke, Klaus" w:date="2017-03-14T17:13:00Z">
              <w:rPr>
                <w:rStyle w:val="Hyperlink"/>
              </w:rPr>
            </w:rPrChange>
          </w:rPr>
          <w:delText>Function: ElementManagement.RemoveEMConfiguration()</w:delText>
        </w:r>
        <w:r w:rsidDel="00A57497">
          <w:rPr>
            <w:webHidden/>
          </w:rPr>
          <w:tab/>
        </w:r>
        <w:r w:rsidR="00CA1CEB" w:rsidDel="00A57497">
          <w:rPr>
            <w:webHidden/>
          </w:rPr>
          <w:delText>89</w:delText>
        </w:r>
      </w:del>
    </w:p>
    <w:p w:rsidR="0086215F" w:rsidDel="00A57497" w:rsidRDefault="0086215F">
      <w:pPr>
        <w:pStyle w:val="TOC1"/>
        <w:rPr>
          <w:del w:id="7444" w:author="Seggelke, Klaus" w:date="2017-03-14T17:13:00Z"/>
          <w:rFonts w:asciiTheme="minorHAnsi" w:eastAsiaTheme="minorEastAsia" w:hAnsiTheme="minorHAnsi" w:cstheme="minorBidi"/>
          <w:color w:val="auto"/>
          <w:sz w:val="22"/>
          <w:szCs w:val="22"/>
        </w:rPr>
      </w:pPr>
      <w:del w:id="7445" w:author="Seggelke, Klaus" w:date="2017-03-14T17:13:00Z">
        <w:r w:rsidRPr="00A57497" w:rsidDel="00A57497">
          <w:rPr>
            <w:rFonts w:cs="Arial"/>
            <w:sz w:val="22"/>
            <w:rPrChange w:id="7446" w:author="Seggelke, Klaus" w:date="2017-03-14T17:13:00Z">
              <w:rPr>
                <w:rStyle w:val="Hyperlink"/>
              </w:rPr>
            </w:rPrChange>
          </w:rPr>
          <w:delText>7</w:delText>
        </w:r>
        <w:r w:rsidDel="00A57497">
          <w:rPr>
            <w:rFonts w:asciiTheme="minorHAnsi" w:eastAsiaTheme="minorEastAsia" w:hAnsiTheme="minorHAnsi" w:cstheme="minorBidi"/>
            <w:color w:val="auto"/>
            <w:sz w:val="22"/>
            <w:szCs w:val="22"/>
          </w:rPr>
          <w:tab/>
        </w:r>
        <w:r w:rsidRPr="00A57497" w:rsidDel="00A57497">
          <w:rPr>
            <w:rFonts w:cs="Arial"/>
            <w:sz w:val="22"/>
            <w:rPrChange w:id="7447" w:author="Seggelke, Klaus" w:date="2017-03-14T17:13:00Z">
              <w:rPr>
                <w:rStyle w:val="Hyperlink"/>
              </w:rPr>
            </w:rPrChange>
          </w:rPr>
          <w:delText>Function: EM.RecoveryCMDtoEM()</w:delText>
        </w:r>
        <w:r w:rsidDel="00A57497">
          <w:rPr>
            <w:webHidden/>
          </w:rPr>
          <w:tab/>
        </w:r>
        <w:r w:rsidR="00CA1CEB" w:rsidDel="00A57497">
          <w:rPr>
            <w:webHidden/>
          </w:rPr>
          <w:delText>89</w:delText>
        </w:r>
      </w:del>
    </w:p>
    <w:p w:rsidR="0086215F" w:rsidDel="00A57497" w:rsidRDefault="0086215F">
      <w:pPr>
        <w:pStyle w:val="TOC1"/>
        <w:rPr>
          <w:del w:id="7448" w:author="Seggelke, Klaus" w:date="2017-03-14T17:13:00Z"/>
          <w:rFonts w:asciiTheme="minorHAnsi" w:eastAsiaTheme="minorEastAsia" w:hAnsiTheme="minorHAnsi" w:cstheme="minorBidi"/>
          <w:color w:val="auto"/>
          <w:sz w:val="22"/>
          <w:szCs w:val="22"/>
        </w:rPr>
      </w:pPr>
      <w:del w:id="7449" w:author="Seggelke, Klaus" w:date="2017-03-14T17:13:00Z">
        <w:r w:rsidRPr="00A57497" w:rsidDel="00A57497">
          <w:rPr>
            <w:rFonts w:cs="Arial"/>
            <w:sz w:val="22"/>
            <w:rPrChange w:id="7450" w:author="Seggelke, Klaus" w:date="2017-03-14T17:13:00Z">
              <w:rPr>
                <w:rStyle w:val="Hyperlink"/>
              </w:rPr>
            </w:rPrChange>
          </w:rPr>
          <w:delText>8</w:delText>
        </w:r>
        <w:r w:rsidDel="00A57497">
          <w:rPr>
            <w:rFonts w:asciiTheme="minorHAnsi" w:eastAsiaTheme="minorEastAsia" w:hAnsiTheme="minorHAnsi" w:cstheme="minorBidi"/>
            <w:color w:val="auto"/>
            <w:sz w:val="22"/>
            <w:szCs w:val="22"/>
          </w:rPr>
          <w:tab/>
        </w:r>
        <w:r w:rsidRPr="00A57497" w:rsidDel="00A57497">
          <w:rPr>
            <w:rFonts w:cs="Arial"/>
            <w:sz w:val="22"/>
            <w:rPrChange w:id="7451" w:author="Seggelke, Klaus" w:date="2017-03-14T17:13:00Z">
              <w:rPr>
                <w:rStyle w:val="Hyperlink"/>
              </w:rPr>
            </w:rPrChange>
          </w:rPr>
          <w:delText>Function: NFVO.RecoveryCMDtoNFVO()</w:delText>
        </w:r>
        <w:r w:rsidDel="00A57497">
          <w:rPr>
            <w:webHidden/>
          </w:rPr>
          <w:tab/>
        </w:r>
        <w:r w:rsidR="00CA1CEB" w:rsidDel="00A57497">
          <w:rPr>
            <w:webHidden/>
          </w:rPr>
          <w:delText>89</w:delText>
        </w:r>
      </w:del>
    </w:p>
    <w:p w:rsidR="0086215F" w:rsidDel="00A57497" w:rsidRDefault="0086215F">
      <w:pPr>
        <w:pStyle w:val="TOC1"/>
        <w:rPr>
          <w:del w:id="7452" w:author="Seggelke, Klaus" w:date="2017-03-14T17:13:00Z"/>
          <w:rFonts w:asciiTheme="minorHAnsi" w:eastAsiaTheme="minorEastAsia" w:hAnsiTheme="minorHAnsi" w:cstheme="minorBidi"/>
          <w:color w:val="auto"/>
          <w:sz w:val="22"/>
          <w:szCs w:val="22"/>
        </w:rPr>
      </w:pPr>
      <w:del w:id="7453" w:author="Seggelke, Klaus" w:date="2017-03-14T17:13:00Z">
        <w:r w:rsidRPr="00A57497" w:rsidDel="00A57497">
          <w:rPr>
            <w:rFonts w:cs="Arial"/>
            <w:sz w:val="22"/>
            <w:rPrChange w:id="7454" w:author="Seggelke, Klaus" w:date="2017-03-14T17:13:00Z">
              <w:rPr>
                <w:rStyle w:val="Hyperlink"/>
              </w:rPr>
            </w:rPrChange>
          </w:rPr>
          <w:delText>9</w:delText>
        </w:r>
        <w:r w:rsidDel="00A57497">
          <w:rPr>
            <w:rFonts w:asciiTheme="minorHAnsi" w:eastAsiaTheme="minorEastAsia" w:hAnsiTheme="minorHAnsi" w:cstheme="minorBidi"/>
            <w:color w:val="auto"/>
            <w:sz w:val="22"/>
            <w:szCs w:val="22"/>
          </w:rPr>
          <w:tab/>
        </w:r>
        <w:r w:rsidRPr="00A57497" w:rsidDel="00A57497">
          <w:rPr>
            <w:rFonts w:cs="Arial"/>
            <w:sz w:val="22"/>
            <w:rPrChange w:id="7455" w:author="Seggelke, Klaus" w:date="2017-03-14T17:13:00Z">
              <w:rPr>
                <w:rStyle w:val="Hyperlink"/>
              </w:rPr>
            </w:rPrChange>
          </w:rPr>
          <w:delText>Function: VNF.SetVNFConfigFile()</w:delText>
        </w:r>
        <w:r w:rsidDel="00A57497">
          <w:rPr>
            <w:webHidden/>
          </w:rPr>
          <w:tab/>
        </w:r>
        <w:r w:rsidR="00CA1CEB" w:rsidDel="00A57497">
          <w:rPr>
            <w:webHidden/>
          </w:rPr>
          <w:delText>90</w:delText>
        </w:r>
      </w:del>
    </w:p>
    <w:p w:rsidR="0086215F" w:rsidDel="00A57497" w:rsidRDefault="0086215F">
      <w:pPr>
        <w:pStyle w:val="TOC1"/>
        <w:rPr>
          <w:del w:id="7456" w:author="Seggelke, Klaus" w:date="2017-03-14T17:13:00Z"/>
          <w:rFonts w:asciiTheme="minorHAnsi" w:eastAsiaTheme="minorEastAsia" w:hAnsiTheme="minorHAnsi" w:cstheme="minorBidi"/>
          <w:color w:val="auto"/>
          <w:sz w:val="22"/>
          <w:szCs w:val="22"/>
        </w:rPr>
      </w:pPr>
      <w:del w:id="7457" w:author="Seggelke, Klaus" w:date="2017-03-14T17:13:00Z">
        <w:r w:rsidRPr="00A57497" w:rsidDel="00A57497">
          <w:rPr>
            <w:rFonts w:cs="Arial"/>
            <w:sz w:val="22"/>
            <w:rPrChange w:id="7458" w:author="Seggelke, Klaus" w:date="2017-03-14T17:13:00Z">
              <w:rPr>
                <w:rStyle w:val="Hyperlink"/>
              </w:rPr>
            </w:rPrChange>
          </w:rPr>
          <w:delText>10</w:delText>
        </w:r>
        <w:r w:rsidDel="00A57497">
          <w:rPr>
            <w:rFonts w:asciiTheme="minorHAnsi" w:eastAsiaTheme="minorEastAsia" w:hAnsiTheme="minorHAnsi" w:cstheme="minorBidi"/>
            <w:color w:val="auto"/>
            <w:sz w:val="22"/>
            <w:szCs w:val="22"/>
          </w:rPr>
          <w:tab/>
        </w:r>
        <w:r w:rsidRPr="00A57497" w:rsidDel="00A57497">
          <w:rPr>
            <w:rFonts w:cs="Arial"/>
            <w:sz w:val="22"/>
            <w:rPrChange w:id="7459" w:author="Seggelke, Klaus" w:date="2017-03-14T17:13:00Z">
              <w:rPr>
                <w:rStyle w:val="Hyperlink"/>
              </w:rPr>
            </w:rPrChange>
          </w:rPr>
          <w:delText>Function: VNF.RemoveVNFConfigFile()</w:delText>
        </w:r>
        <w:r w:rsidDel="00A57497">
          <w:rPr>
            <w:webHidden/>
          </w:rPr>
          <w:tab/>
        </w:r>
        <w:r w:rsidR="00CA1CEB" w:rsidDel="00A57497">
          <w:rPr>
            <w:webHidden/>
          </w:rPr>
          <w:delText>90</w:delText>
        </w:r>
      </w:del>
    </w:p>
    <w:p w:rsidR="0086215F" w:rsidDel="00A57497" w:rsidRDefault="0086215F">
      <w:pPr>
        <w:pStyle w:val="TOC1"/>
        <w:rPr>
          <w:del w:id="7460" w:author="Seggelke, Klaus" w:date="2017-03-14T17:13:00Z"/>
          <w:rFonts w:asciiTheme="minorHAnsi" w:eastAsiaTheme="minorEastAsia" w:hAnsiTheme="minorHAnsi" w:cstheme="minorBidi"/>
          <w:color w:val="auto"/>
          <w:sz w:val="22"/>
          <w:szCs w:val="22"/>
        </w:rPr>
      </w:pPr>
      <w:del w:id="7461" w:author="Seggelke, Klaus" w:date="2017-03-14T17:13:00Z">
        <w:r w:rsidRPr="00A57497" w:rsidDel="00A57497">
          <w:rPr>
            <w:rFonts w:cs="Arial"/>
            <w:sz w:val="22"/>
            <w:rPrChange w:id="7462" w:author="Seggelke, Klaus" w:date="2017-03-14T17:13:00Z">
              <w:rPr>
                <w:rStyle w:val="Hyperlink"/>
              </w:rPr>
            </w:rPrChange>
          </w:rPr>
          <w:delText>11</w:delText>
        </w:r>
        <w:r w:rsidDel="00A57497">
          <w:rPr>
            <w:rFonts w:asciiTheme="minorHAnsi" w:eastAsiaTheme="minorEastAsia" w:hAnsiTheme="minorHAnsi" w:cstheme="minorBidi"/>
            <w:color w:val="auto"/>
            <w:sz w:val="22"/>
            <w:szCs w:val="22"/>
          </w:rPr>
          <w:tab/>
        </w:r>
        <w:r w:rsidRPr="00A57497" w:rsidDel="00A57497">
          <w:rPr>
            <w:rFonts w:cs="Arial"/>
            <w:sz w:val="22"/>
            <w:rPrChange w:id="7463" w:author="Seggelke, Klaus" w:date="2017-03-14T17:13:00Z">
              <w:rPr>
                <w:rStyle w:val="Hyperlink"/>
              </w:rPr>
            </w:rPrChange>
          </w:rPr>
          <w:delText>Function: VNF.SetVNFLicense()</w:delText>
        </w:r>
        <w:r w:rsidDel="00A57497">
          <w:rPr>
            <w:webHidden/>
          </w:rPr>
          <w:tab/>
        </w:r>
        <w:r w:rsidR="00CA1CEB" w:rsidDel="00A57497">
          <w:rPr>
            <w:webHidden/>
          </w:rPr>
          <w:delText>90</w:delText>
        </w:r>
      </w:del>
    </w:p>
    <w:p w:rsidR="0086215F" w:rsidDel="00A57497" w:rsidRDefault="0086215F">
      <w:pPr>
        <w:pStyle w:val="TOC1"/>
        <w:rPr>
          <w:del w:id="7464" w:author="Seggelke, Klaus" w:date="2017-03-14T17:13:00Z"/>
          <w:rFonts w:asciiTheme="minorHAnsi" w:eastAsiaTheme="minorEastAsia" w:hAnsiTheme="minorHAnsi" w:cstheme="minorBidi"/>
          <w:color w:val="auto"/>
          <w:sz w:val="22"/>
          <w:szCs w:val="22"/>
        </w:rPr>
      </w:pPr>
      <w:del w:id="7465" w:author="Seggelke, Klaus" w:date="2017-03-14T17:13:00Z">
        <w:r w:rsidRPr="00A57497" w:rsidDel="00A57497">
          <w:rPr>
            <w:rFonts w:cs="Arial"/>
            <w:sz w:val="22"/>
            <w:rPrChange w:id="7466" w:author="Seggelke, Klaus" w:date="2017-03-14T17:13:00Z">
              <w:rPr>
                <w:rStyle w:val="Hyperlink"/>
              </w:rPr>
            </w:rPrChange>
          </w:rPr>
          <w:delText>12</w:delText>
        </w:r>
        <w:r w:rsidDel="00A57497">
          <w:rPr>
            <w:rFonts w:asciiTheme="minorHAnsi" w:eastAsiaTheme="minorEastAsia" w:hAnsiTheme="minorHAnsi" w:cstheme="minorBidi"/>
            <w:color w:val="auto"/>
            <w:sz w:val="22"/>
            <w:szCs w:val="22"/>
          </w:rPr>
          <w:tab/>
        </w:r>
        <w:r w:rsidRPr="00A57497" w:rsidDel="00A57497">
          <w:rPr>
            <w:rFonts w:cs="Arial"/>
            <w:sz w:val="22"/>
            <w:rPrChange w:id="7467" w:author="Seggelke, Klaus" w:date="2017-03-14T17:13:00Z">
              <w:rPr>
                <w:rStyle w:val="Hyperlink"/>
              </w:rPr>
            </w:rPrChange>
          </w:rPr>
          <w:delText>Function: VNF.RemoveVNFLicense()</w:delText>
        </w:r>
        <w:r w:rsidDel="00A57497">
          <w:rPr>
            <w:webHidden/>
          </w:rPr>
          <w:tab/>
        </w:r>
        <w:r w:rsidR="00CA1CEB" w:rsidDel="00A57497">
          <w:rPr>
            <w:webHidden/>
          </w:rPr>
          <w:delText>90</w:delText>
        </w:r>
      </w:del>
    </w:p>
    <w:p w:rsidR="0086215F" w:rsidDel="00A57497" w:rsidRDefault="0086215F">
      <w:pPr>
        <w:pStyle w:val="TOC1"/>
        <w:rPr>
          <w:del w:id="7468" w:author="Seggelke, Klaus" w:date="2017-03-14T17:13:00Z"/>
          <w:rFonts w:asciiTheme="minorHAnsi" w:eastAsiaTheme="minorEastAsia" w:hAnsiTheme="minorHAnsi" w:cstheme="minorBidi"/>
          <w:color w:val="auto"/>
          <w:sz w:val="22"/>
          <w:szCs w:val="22"/>
        </w:rPr>
      </w:pPr>
      <w:del w:id="7469" w:author="Seggelke, Klaus" w:date="2017-03-14T17:13:00Z">
        <w:r w:rsidRPr="00A57497" w:rsidDel="00A57497">
          <w:rPr>
            <w:rFonts w:cs="Arial"/>
            <w:sz w:val="22"/>
            <w:rPrChange w:id="7470" w:author="Seggelke, Klaus" w:date="2017-03-14T17:13:00Z">
              <w:rPr>
                <w:rStyle w:val="Hyperlink"/>
              </w:rPr>
            </w:rPrChange>
          </w:rPr>
          <w:delText>13</w:delText>
        </w:r>
        <w:r w:rsidDel="00A57497">
          <w:rPr>
            <w:rFonts w:asciiTheme="minorHAnsi" w:eastAsiaTheme="minorEastAsia" w:hAnsiTheme="minorHAnsi" w:cstheme="minorBidi"/>
            <w:color w:val="auto"/>
            <w:sz w:val="22"/>
            <w:szCs w:val="22"/>
          </w:rPr>
          <w:tab/>
        </w:r>
        <w:r w:rsidRPr="00A57497" w:rsidDel="00A57497">
          <w:rPr>
            <w:rFonts w:cs="Arial"/>
            <w:sz w:val="22"/>
            <w:rPrChange w:id="7471" w:author="Seggelke, Klaus" w:date="2017-03-14T17:13:00Z">
              <w:rPr>
                <w:rStyle w:val="Hyperlink"/>
              </w:rPr>
            </w:rPrChange>
          </w:rPr>
          <w:delText>Function: VNFM.swImage.ListSwImage()</w:delText>
        </w:r>
        <w:r w:rsidDel="00A57497">
          <w:rPr>
            <w:webHidden/>
          </w:rPr>
          <w:tab/>
        </w:r>
        <w:r w:rsidR="00CA1CEB" w:rsidDel="00A57497">
          <w:rPr>
            <w:webHidden/>
          </w:rPr>
          <w:delText>92</w:delText>
        </w:r>
      </w:del>
    </w:p>
    <w:p w:rsidR="0086215F" w:rsidDel="00A57497" w:rsidRDefault="0086215F">
      <w:pPr>
        <w:pStyle w:val="TOC1"/>
        <w:rPr>
          <w:del w:id="7472" w:author="Seggelke, Klaus" w:date="2017-03-14T17:13:00Z"/>
          <w:rFonts w:asciiTheme="minorHAnsi" w:eastAsiaTheme="minorEastAsia" w:hAnsiTheme="minorHAnsi" w:cstheme="minorBidi"/>
          <w:color w:val="auto"/>
          <w:sz w:val="22"/>
          <w:szCs w:val="22"/>
        </w:rPr>
      </w:pPr>
      <w:del w:id="7473" w:author="Seggelke, Klaus" w:date="2017-03-14T17:13:00Z">
        <w:r w:rsidRPr="00A57497" w:rsidDel="00A57497">
          <w:rPr>
            <w:rFonts w:cs="Arial"/>
            <w:sz w:val="22"/>
            <w:rPrChange w:id="7474" w:author="Seggelke, Klaus" w:date="2017-03-14T17:13:00Z">
              <w:rPr>
                <w:rStyle w:val="Hyperlink"/>
              </w:rPr>
            </w:rPrChange>
          </w:rPr>
          <w:delText>14</w:delText>
        </w:r>
        <w:r w:rsidDel="00A57497">
          <w:rPr>
            <w:rFonts w:asciiTheme="minorHAnsi" w:eastAsiaTheme="minorEastAsia" w:hAnsiTheme="minorHAnsi" w:cstheme="minorBidi"/>
            <w:color w:val="auto"/>
            <w:sz w:val="22"/>
            <w:szCs w:val="22"/>
          </w:rPr>
          <w:tab/>
        </w:r>
        <w:r w:rsidRPr="00A57497" w:rsidDel="00A57497">
          <w:rPr>
            <w:rFonts w:cs="Arial"/>
            <w:sz w:val="22"/>
            <w:rPrChange w:id="7475" w:author="Seggelke, Klaus" w:date="2017-03-14T17:13:00Z">
              <w:rPr>
                <w:rStyle w:val="Hyperlink"/>
              </w:rPr>
            </w:rPrChange>
          </w:rPr>
          <w:delText>Function: VNFM.VNFD.GetLifecyleManagementInfo()</w:delText>
        </w:r>
        <w:r w:rsidDel="00A57497">
          <w:rPr>
            <w:webHidden/>
          </w:rPr>
          <w:tab/>
        </w:r>
        <w:r w:rsidR="00CA1CEB" w:rsidDel="00A57497">
          <w:rPr>
            <w:webHidden/>
          </w:rPr>
          <w:delText>92</w:delText>
        </w:r>
      </w:del>
    </w:p>
    <w:p w:rsidR="0086215F" w:rsidDel="00A57497" w:rsidRDefault="0086215F">
      <w:pPr>
        <w:pStyle w:val="TOC1"/>
        <w:rPr>
          <w:del w:id="7476" w:author="Seggelke, Klaus" w:date="2017-03-14T17:13:00Z"/>
          <w:rFonts w:asciiTheme="minorHAnsi" w:eastAsiaTheme="minorEastAsia" w:hAnsiTheme="minorHAnsi" w:cstheme="minorBidi"/>
          <w:color w:val="auto"/>
          <w:sz w:val="22"/>
          <w:szCs w:val="22"/>
        </w:rPr>
      </w:pPr>
      <w:del w:id="7477" w:author="Seggelke, Klaus" w:date="2017-03-14T17:13:00Z">
        <w:r w:rsidRPr="00A57497" w:rsidDel="00A57497">
          <w:rPr>
            <w:rFonts w:cs="Arial"/>
            <w:sz w:val="22"/>
            <w:rPrChange w:id="7478" w:author="Seggelke, Klaus" w:date="2017-03-14T17:13:00Z">
              <w:rPr>
                <w:rStyle w:val="Hyperlink"/>
              </w:rPr>
            </w:rPrChange>
          </w:rPr>
          <w:delText>15</w:delText>
        </w:r>
        <w:r w:rsidDel="00A57497">
          <w:rPr>
            <w:rFonts w:asciiTheme="minorHAnsi" w:eastAsiaTheme="minorEastAsia" w:hAnsiTheme="minorHAnsi" w:cstheme="minorBidi"/>
            <w:color w:val="auto"/>
            <w:sz w:val="22"/>
            <w:szCs w:val="22"/>
          </w:rPr>
          <w:tab/>
        </w:r>
        <w:r w:rsidRPr="00A57497" w:rsidDel="00A57497">
          <w:rPr>
            <w:rFonts w:cs="Arial"/>
            <w:sz w:val="22"/>
            <w:rPrChange w:id="7479" w:author="Seggelke, Klaus" w:date="2017-03-14T17:13:00Z">
              <w:rPr>
                <w:rStyle w:val="Hyperlink"/>
              </w:rPr>
            </w:rPrChange>
          </w:rPr>
          <w:delText>Function: VNFM.VNFD.GetvResourceList()</w:delText>
        </w:r>
        <w:r w:rsidDel="00A57497">
          <w:rPr>
            <w:webHidden/>
          </w:rPr>
          <w:tab/>
        </w:r>
        <w:r w:rsidR="00CA1CEB" w:rsidDel="00A57497">
          <w:rPr>
            <w:webHidden/>
          </w:rPr>
          <w:delText>92</w:delText>
        </w:r>
      </w:del>
    </w:p>
    <w:p w:rsidR="0086215F" w:rsidDel="00A57497" w:rsidRDefault="0086215F">
      <w:pPr>
        <w:pStyle w:val="TOC1"/>
        <w:rPr>
          <w:del w:id="7480" w:author="Seggelke, Klaus" w:date="2017-03-14T17:13:00Z"/>
          <w:rFonts w:asciiTheme="minorHAnsi" w:eastAsiaTheme="minorEastAsia" w:hAnsiTheme="minorHAnsi" w:cstheme="minorBidi"/>
          <w:color w:val="auto"/>
          <w:sz w:val="22"/>
          <w:szCs w:val="22"/>
        </w:rPr>
      </w:pPr>
      <w:del w:id="7481" w:author="Seggelke, Klaus" w:date="2017-03-14T17:13:00Z">
        <w:r w:rsidRPr="00A57497" w:rsidDel="00A57497">
          <w:rPr>
            <w:rFonts w:cs="Arial"/>
            <w:sz w:val="22"/>
            <w:rPrChange w:id="7482" w:author="Seggelke, Klaus" w:date="2017-03-14T17:13:00Z">
              <w:rPr>
                <w:rStyle w:val="Hyperlink"/>
              </w:rPr>
            </w:rPrChange>
          </w:rPr>
          <w:delText>16</w:delText>
        </w:r>
        <w:r w:rsidDel="00A57497">
          <w:rPr>
            <w:rFonts w:asciiTheme="minorHAnsi" w:eastAsiaTheme="minorEastAsia" w:hAnsiTheme="minorHAnsi" w:cstheme="minorBidi"/>
            <w:color w:val="auto"/>
            <w:sz w:val="22"/>
            <w:szCs w:val="22"/>
          </w:rPr>
          <w:tab/>
        </w:r>
        <w:r w:rsidRPr="00A57497" w:rsidDel="00A57497">
          <w:rPr>
            <w:rFonts w:cs="Arial"/>
            <w:sz w:val="22"/>
            <w:rPrChange w:id="7483" w:author="Seggelke, Klaus" w:date="2017-03-14T17:13:00Z">
              <w:rPr>
                <w:rStyle w:val="Hyperlink"/>
              </w:rPr>
            </w:rPrChange>
          </w:rPr>
          <w:delText>Function: VNFM.VNFD.GetvStorageSize()</w:delText>
        </w:r>
        <w:r w:rsidDel="00A57497">
          <w:rPr>
            <w:webHidden/>
          </w:rPr>
          <w:tab/>
        </w:r>
        <w:r w:rsidR="00CA1CEB" w:rsidDel="00A57497">
          <w:rPr>
            <w:webHidden/>
          </w:rPr>
          <w:delText>93</w:delText>
        </w:r>
      </w:del>
    </w:p>
    <w:p w:rsidR="0086215F" w:rsidDel="00A57497" w:rsidRDefault="0086215F">
      <w:pPr>
        <w:pStyle w:val="TOC1"/>
        <w:rPr>
          <w:del w:id="7484" w:author="Seggelke, Klaus" w:date="2017-03-14T17:13:00Z"/>
          <w:rFonts w:asciiTheme="minorHAnsi" w:eastAsiaTheme="minorEastAsia" w:hAnsiTheme="minorHAnsi" w:cstheme="minorBidi"/>
          <w:color w:val="auto"/>
          <w:sz w:val="22"/>
          <w:szCs w:val="22"/>
        </w:rPr>
      </w:pPr>
      <w:del w:id="7485" w:author="Seggelke, Klaus" w:date="2017-03-14T17:13:00Z">
        <w:r w:rsidRPr="00A57497" w:rsidDel="00A57497">
          <w:rPr>
            <w:rFonts w:cs="Arial"/>
            <w:sz w:val="22"/>
            <w:rPrChange w:id="7486" w:author="Seggelke, Klaus" w:date="2017-03-14T17:13:00Z">
              <w:rPr>
                <w:rStyle w:val="Hyperlink"/>
              </w:rPr>
            </w:rPrChange>
          </w:rPr>
          <w:delText>17</w:delText>
        </w:r>
        <w:r w:rsidDel="00A57497">
          <w:rPr>
            <w:rFonts w:asciiTheme="minorHAnsi" w:eastAsiaTheme="minorEastAsia" w:hAnsiTheme="minorHAnsi" w:cstheme="minorBidi"/>
            <w:color w:val="auto"/>
            <w:sz w:val="22"/>
            <w:szCs w:val="22"/>
          </w:rPr>
          <w:tab/>
        </w:r>
        <w:r w:rsidRPr="00A57497" w:rsidDel="00A57497">
          <w:rPr>
            <w:rFonts w:cs="Arial"/>
            <w:sz w:val="22"/>
            <w:rPrChange w:id="7487" w:author="Seggelke, Klaus" w:date="2017-03-14T17:13:00Z">
              <w:rPr>
                <w:rStyle w:val="Hyperlink"/>
              </w:rPr>
            </w:rPrChange>
          </w:rPr>
          <w:delText>Function: VNFM.Snapshot.CreateComputeImage()</w:delText>
        </w:r>
        <w:r w:rsidDel="00A57497">
          <w:rPr>
            <w:webHidden/>
          </w:rPr>
          <w:tab/>
        </w:r>
        <w:r w:rsidR="00CA1CEB" w:rsidDel="00A57497">
          <w:rPr>
            <w:webHidden/>
          </w:rPr>
          <w:delText>93</w:delText>
        </w:r>
      </w:del>
    </w:p>
    <w:p w:rsidR="0086215F" w:rsidDel="00A57497" w:rsidRDefault="0086215F">
      <w:pPr>
        <w:pStyle w:val="TOC1"/>
        <w:rPr>
          <w:del w:id="7488" w:author="Seggelke, Klaus" w:date="2017-03-14T17:13:00Z"/>
          <w:rFonts w:asciiTheme="minorHAnsi" w:eastAsiaTheme="minorEastAsia" w:hAnsiTheme="minorHAnsi" w:cstheme="minorBidi"/>
          <w:color w:val="auto"/>
          <w:sz w:val="22"/>
          <w:szCs w:val="22"/>
        </w:rPr>
      </w:pPr>
      <w:del w:id="7489" w:author="Seggelke, Klaus" w:date="2017-03-14T17:13:00Z">
        <w:r w:rsidRPr="00A57497" w:rsidDel="00A57497">
          <w:rPr>
            <w:rFonts w:cs="Arial"/>
            <w:sz w:val="22"/>
            <w:rPrChange w:id="7490" w:author="Seggelke, Klaus" w:date="2017-03-14T17:13:00Z">
              <w:rPr>
                <w:rStyle w:val="Hyperlink"/>
              </w:rPr>
            </w:rPrChange>
          </w:rPr>
          <w:delText>18</w:delText>
        </w:r>
        <w:r w:rsidDel="00A57497">
          <w:rPr>
            <w:rFonts w:asciiTheme="minorHAnsi" w:eastAsiaTheme="minorEastAsia" w:hAnsiTheme="minorHAnsi" w:cstheme="minorBidi"/>
            <w:color w:val="auto"/>
            <w:sz w:val="22"/>
            <w:szCs w:val="22"/>
          </w:rPr>
          <w:tab/>
        </w:r>
        <w:r w:rsidRPr="00A57497" w:rsidDel="00A57497">
          <w:rPr>
            <w:rFonts w:cs="Arial"/>
            <w:sz w:val="22"/>
            <w:rPrChange w:id="7491" w:author="Seggelke, Klaus" w:date="2017-03-14T17:13:00Z">
              <w:rPr>
                <w:rStyle w:val="Hyperlink"/>
              </w:rPr>
            </w:rPrChange>
          </w:rPr>
          <w:delText>Function: VNFM.Snapshot.DeleteComputeImage()</w:delText>
        </w:r>
        <w:r w:rsidDel="00A57497">
          <w:rPr>
            <w:webHidden/>
          </w:rPr>
          <w:tab/>
        </w:r>
        <w:r w:rsidR="00CA1CEB" w:rsidDel="00A57497">
          <w:rPr>
            <w:webHidden/>
          </w:rPr>
          <w:delText>93</w:delText>
        </w:r>
      </w:del>
    </w:p>
    <w:p w:rsidR="0086215F" w:rsidDel="00A57497" w:rsidRDefault="0086215F">
      <w:pPr>
        <w:pStyle w:val="TOC1"/>
        <w:rPr>
          <w:del w:id="7492" w:author="Seggelke, Klaus" w:date="2017-03-14T17:13:00Z"/>
          <w:rFonts w:asciiTheme="minorHAnsi" w:eastAsiaTheme="minorEastAsia" w:hAnsiTheme="minorHAnsi" w:cstheme="minorBidi"/>
          <w:color w:val="auto"/>
          <w:sz w:val="22"/>
          <w:szCs w:val="22"/>
        </w:rPr>
      </w:pPr>
      <w:del w:id="7493" w:author="Seggelke, Klaus" w:date="2017-03-14T17:13:00Z">
        <w:r w:rsidRPr="00A57497" w:rsidDel="00A57497">
          <w:rPr>
            <w:rFonts w:cs="Arial"/>
            <w:sz w:val="22"/>
            <w:rPrChange w:id="7494" w:author="Seggelke, Klaus" w:date="2017-03-14T17:13:00Z">
              <w:rPr>
                <w:rStyle w:val="Hyperlink"/>
              </w:rPr>
            </w:rPrChange>
          </w:rPr>
          <w:delText>19</w:delText>
        </w:r>
        <w:r w:rsidDel="00A57497">
          <w:rPr>
            <w:rFonts w:asciiTheme="minorHAnsi" w:eastAsiaTheme="minorEastAsia" w:hAnsiTheme="minorHAnsi" w:cstheme="minorBidi"/>
            <w:color w:val="auto"/>
            <w:sz w:val="22"/>
            <w:szCs w:val="22"/>
          </w:rPr>
          <w:tab/>
        </w:r>
        <w:r w:rsidRPr="00A57497" w:rsidDel="00A57497">
          <w:rPr>
            <w:rFonts w:cs="Arial"/>
            <w:sz w:val="22"/>
            <w:rPrChange w:id="7495" w:author="Seggelke, Klaus" w:date="2017-03-14T17:13:00Z">
              <w:rPr>
                <w:rStyle w:val="Hyperlink"/>
              </w:rPr>
            </w:rPrChange>
          </w:rPr>
          <w:delText>Function: VNFM.Snapshot.GetComputeImageList()</w:delText>
        </w:r>
        <w:r w:rsidDel="00A57497">
          <w:rPr>
            <w:webHidden/>
          </w:rPr>
          <w:tab/>
        </w:r>
        <w:r w:rsidR="00CA1CEB" w:rsidDel="00A57497">
          <w:rPr>
            <w:webHidden/>
          </w:rPr>
          <w:delText>93</w:delText>
        </w:r>
      </w:del>
    </w:p>
    <w:p w:rsidR="0086215F" w:rsidDel="00A57497" w:rsidRDefault="0086215F">
      <w:pPr>
        <w:pStyle w:val="TOC1"/>
        <w:rPr>
          <w:del w:id="7496" w:author="Seggelke, Klaus" w:date="2017-03-14T17:13:00Z"/>
          <w:rFonts w:asciiTheme="minorHAnsi" w:eastAsiaTheme="minorEastAsia" w:hAnsiTheme="minorHAnsi" w:cstheme="minorBidi"/>
          <w:color w:val="auto"/>
          <w:sz w:val="22"/>
          <w:szCs w:val="22"/>
        </w:rPr>
      </w:pPr>
      <w:del w:id="7497" w:author="Seggelke, Klaus" w:date="2017-03-14T17:13:00Z">
        <w:r w:rsidRPr="00A57497" w:rsidDel="00A57497">
          <w:rPr>
            <w:rFonts w:cs="Arial"/>
            <w:sz w:val="22"/>
            <w:rPrChange w:id="7498" w:author="Seggelke, Klaus" w:date="2017-03-14T17:13:00Z">
              <w:rPr>
                <w:rStyle w:val="Hyperlink"/>
              </w:rPr>
            </w:rPrChange>
          </w:rPr>
          <w:delText>20</w:delText>
        </w:r>
        <w:r w:rsidDel="00A57497">
          <w:rPr>
            <w:rFonts w:asciiTheme="minorHAnsi" w:eastAsiaTheme="minorEastAsia" w:hAnsiTheme="minorHAnsi" w:cstheme="minorBidi"/>
            <w:color w:val="auto"/>
            <w:sz w:val="22"/>
            <w:szCs w:val="22"/>
          </w:rPr>
          <w:tab/>
        </w:r>
        <w:r w:rsidRPr="00A57497" w:rsidDel="00A57497">
          <w:rPr>
            <w:rFonts w:cs="Arial"/>
            <w:sz w:val="22"/>
            <w:rPrChange w:id="7499" w:author="Seggelke, Klaus" w:date="2017-03-14T17:13:00Z">
              <w:rPr>
                <w:rStyle w:val="Hyperlink"/>
              </w:rPr>
            </w:rPrChange>
          </w:rPr>
          <w:delText>Function: VNFM.Snapshot.InstantiateComputeImage()</w:delText>
        </w:r>
        <w:r w:rsidDel="00A57497">
          <w:rPr>
            <w:webHidden/>
          </w:rPr>
          <w:tab/>
        </w:r>
        <w:r w:rsidR="00CA1CEB" w:rsidDel="00A57497">
          <w:rPr>
            <w:webHidden/>
          </w:rPr>
          <w:delText>94</w:delText>
        </w:r>
      </w:del>
    </w:p>
    <w:p w:rsidR="0086215F" w:rsidDel="00A57497" w:rsidRDefault="0086215F">
      <w:pPr>
        <w:pStyle w:val="TOC1"/>
        <w:rPr>
          <w:del w:id="7500" w:author="Seggelke, Klaus" w:date="2017-03-14T17:13:00Z"/>
          <w:rFonts w:asciiTheme="minorHAnsi" w:eastAsiaTheme="minorEastAsia" w:hAnsiTheme="minorHAnsi" w:cstheme="minorBidi"/>
          <w:color w:val="auto"/>
          <w:sz w:val="22"/>
          <w:szCs w:val="22"/>
        </w:rPr>
      </w:pPr>
      <w:del w:id="7501" w:author="Seggelke, Klaus" w:date="2017-03-14T17:13:00Z">
        <w:r w:rsidRPr="00A57497" w:rsidDel="00A57497">
          <w:rPr>
            <w:rFonts w:cs="Arial"/>
            <w:sz w:val="22"/>
            <w:rPrChange w:id="7502" w:author="Seggelke, Klaus" w:date="2017-03-14T17:13:00Z">
              <w:rPr>
                <w:rStyle w:val="Hyperlink"/>
              </w:rPr>
            </w:rPrChange>
          </w:rPr>
          <w:delText>21</w:delText>
        </w:r>
        <w:r w:rsidDel="00A57497">
          <w:rPr>
            <w:rFonts w:asciiTheme="minorHAnsi" w:eastAsiaTheme="minorEastAsia" w:hAnsiTheme="minorHAnsi" w:cstheme="minorBidi"/>
            <w:color w:val="auto"/>
            <w:sz w:val="22"/>
            <w:szCs w:val="22"/>
          </w:rPr>
          <w:tab/>
        </w:r>
        <w:r w:rsidRPr="00A57497" w:rsidDel="00A57497">
          <w:rPr>
            <w:rFonts w:cs="Arial"/>
            <w:sz w:val="22"/>
            <w:rPrChange w:id="7503" w:author="Seggelke, Klaus" w:date="2017-03-14T17:13:00Z">
              <w:rPr>
                <w:rStyle w:val="Hyperlink"/>
              </w:rPr>
            </w:rPrChange>
          </w:rPr>
          <w:delText>Function: VNFM.Snapshot.CreateStorageImage()</w:delText>
        </w:r>
        <w:r w:rsidDel="00A57497">
          <w:rPr>
            <w:webHidden/>
          </w:rPr>
          <w:tab/>
        </w:r>
        <w:r w:rsidR="00CA1CEB" w:rsidDel="00A57497">
          <w:rPr>
            <w:webHidden/>
          </w:rPr>
          <w:delText>94</w:delText>
        </w:r>
      </w:del>
    </w:p>
    <w:p w:rsidR="0086215F" w:rsidDel="00A57497" w:rsidRDefault="0086215F">
      <w:pPr>
        <w:pStyle w:val="TOC1"/>
        <w:rPr>
          <w:del w:id="7504" w:author="Seggelke, Klaus" w:date="2017-03-14T17:13:00Z"/>
          <w:rFonts w:asciiTheme="minorHAnsi" w:eastAsiaTheme="minorEastAsia" w:hAnsiTheme="minorHAnsi" w:cstheme="minorBidi"/>
          <w:color w:val="auto"/>
          <w:sz w:val="22"/>
          <w:szCs w:val="22"/>
        </w:rPr>
      </w:pPr>
      <w:del w:id="7505" w:author="Seggelke, Klaus" w:date="2017-03-14T17:13:00Z">
        <w:r w:rsidRPr="00A57497" w:rsidDel="00A57497">
          <w:rPr>
            <w:rFonts w:cs="Arial"/>
            <w:sz w:val="22"/>
            <w:rPrChange w:id="7506" w:author="Seggelke, Klaus" w:date="2017-03-14T17:13:00Z">
              <w:rPr>
                <w:rStyle w:val="Hyperlink"/>
              </w:rPr>
            </w:rPrChange>
          </w:rPr>
          <w:delText>22</w:delText>
        </w:r>
        <w:r w:rsidDel="00A57497">
          <w:rPr>
            <w:rFonts w:asciiTheme="minorHAnsi" w:eastAsiaTheme="minorEastAsia" w:hAnsiTheme="minorHAnsi" w:cstheme="minorBidi"/>
            <w:color w:val="auto"/>
            <w:sz w:val="22"/>
            <w:szCs w:val="22"/>
          </w:rPr>
          <w:tab/>
        </w:r>
        <w:r w:rsidRPr="00A57497" w:rsidDel="00A57497">
          <w:rPr>
            <w:rFonts w:cs="Arial"/>
            <w:sz w:val="22"/>
            <w:rPrChange w:id="7507" w:author="Seggelke, Klaus" w:date="2017-03-14T17:13:00Z">
              <w:rPr>
                <w:rStyle w:val="Hyperlink"/>
              </w:rPr>
            </w:rPrChange>
          </w:rPr>
          <w:delText>Function: VNFM.Snapshot.DeleteStorageImage()</w:delText>
        </w:r>
        <w:r w:rsidDel="00A57497">
          <w:rPr>
            <w:webHidden/>
          </w:rPr>
          <w:tab/>
        </w:r>
        <w:r w:rsidR="00CA1CEB" w:rsidDel="00A57497">
          <w:rPr>
            <w:webHidden/>
          </w:rPr>
          <w:delText>94</w:delText>
        </w:r>
      </w:del>
    </w:p>
    <w:p w:rsidR="0086215F" w:rsidDel="00A57497" w:rsidRDefault="0086215F">
      <w:pPr>
        <w:pStyle w:val="TOC1"/>
        <w:rPr>
          <w:del w:id="7508" w:author="Seggelke, Klaus" w:date="2017-03-14T17:13:00Z"/>
          <w:rFonts w:asciiTheme="minorHAnsi" w:eastAsiaTheme="minorEastAsia" w:hAnsiTheme="minorHAnsi" w:cstheme="minorBidi"/>
          <w:color w:val="auto"/>
          <w:sz w:val="22"/>
          <w:szCs w:val="22"/>
        </w:rPr>
      </w:pPr>
      <w:del w:id="7509" w:author="Seggelke, Klaus" w:date="2017-03-14T17:13:00Z">
        <w:r w:rsidRPr="00A57497" w:rsidDel="00A57497">
          <w:rPr>
            <w:rFonts w:cs="Arial"/>
            <w:sz w:val="22"/>
            <w:rPrChange w:id="7510" w:author="Seggelke, Klaus" w:date="2017-03-14T17:13:00Z">
              <w:rPr>
                <w:rStyle w:val="Hyperlink"/>
              </w:rPr>
            </w:rPrChange>
          </w:rPr>
          <w:delText>23</w:delText>
        </w:r>
        <w:r w:rsidDel="00A57497">
          <w:rPr>
            <w:rFonts w:asciiTheme="minorHAnsi" w:eastAsiaTheme="minorEastAsia" w:hAnsiTheme="minorHAnsi" w:cstheme="minorBidi"/>
            <w:color w:val="auto"/>
            <w:sz w:val="22"/>
            <w:szCs w:val="22"/>
          </w:rPr>
          <w:tab/>
        </w:r>
        <w:r w:rsidRPr="00A57497" w:rsidDel="00A57497">
          <w:rPr>
            <w:rFonts w:cs="Arial"/>
            <w:sz w:val="22"/>
            <w:rPrChange w:id="7511" w:author="Seggelke, Klaus" w:date="2017-03-14T17:13:00Z">
              <w:rPr>
                <w:rStyle w:val="Hyperlink"/>
              </w:rPr>
            </w:rPrChange>
          </w:rPr>
          <w:delText>Function: VNFM.Snapshot.GetStorageImageList()</w:delText>
        </w:r>
        <w:r w:rsidDel="00A57497">
          <w:rPr>
            <w:webHidden/>
          </w:rPr>
          <w:tab/>
        </w:r>
        <w:r w:rsidR="00CA1CEB" w:rsidDel="00A57497">
          <w:rPr>
            <w:webHidden/>
          </w:rPr>
          <w:delText>94</w:delText>
        </w:r>
      </w:del>
    </w:p>
    <w:p w:rsidR="0086215F" w:rsidDel="00A57497" w:rsidRDefault="0086215F">
      <w:pPr>
        <w:pStyle w:val="TOC1"/>
        <w:rPr>
          <w:del w:id="7512" w:author="Seggelke, Klaus" w:date="2017-03-14T17:13:00Z"/>
          <w:rFonts w:asciiTheme="minorHAnsi" w:eastAsiaTheme="minorEastAsia" w:hAnsiTheme="minorHAnsi" w:cstheme="minorBidi"/>
          <w:color w:val="auto"/>
          <w:sz w:val="22"/>
          <w:szCs w:val="22"/>
        </w:rPr>
      </w:pPr>
      <w:del w:id="7513" w:author="Seggelke, Klaus" w:date="2017-03-14T17:13:00Z">
        <w:r w:rsidRPr="00A57497" w:rsidDel="00A57497">
          <w:rPr>
            <w:rFonts w:cs="Arial"/>
            <w:sz w:val="22"/>
            <w:rPrChange w:id="7514" w:author="Seggelke, Klaus" w:date="2017-03-14T17:13:00Z">
              <w:rPr>
                <w:rStyle w:val="Hyperlink"/>
              </w:rPr>
            </w:rPrChange>
          </w:rPr>
          <w:delText>24</w:delText>
        </w:r>
        <w:r w:rsidDel="00A57497">
          <w:rPr>
            <w:rFonts w:asciiTheme="minorHAnsi" w:eastAsiaTheme="minorEastAsia" w:hAnsiTheme="minorHAnsi" w:cstheme="minorBidi"/>
            <w:color w:val="auto"/>
            <w:sz w:val="22"/>
            <w:szCs w:val="22"/>
          </w:rPr>
          <w:tab/>
        </w:r>
        <w:r w:rsidRPr="00A57497" w:rsidDel="00A57497">
          <w:rPr>
            <w:rFonts w:cs="Arial"/>
            <w:sz w:val="22"/>
            <w:rPrChange w:id="7515" w:author="Seggelke, Klaus" w:date="2017-03-14T17:13:00Z">
              <w:rPr>
                <w:rStyle w:val="Hyperlink"/>
              </w:rPr>
            </w:rPrChange>
          </w:rPr>
          <w:delText>Function: VNFM.Snapshot.InstantiateStorageImage()</w:delText>
        </w:r>
        <w:r w:rsidDel="00A57497">
          <w:rPr>
            <w:webHidden/>
          </w:rPr>
          <w:tab/>
        </w:r>
        <w:r w:rsidR="00CA1CEB" w:rsidDel="00A57497">
          <w:rPr>
            <w:webHidden/>
          </w:rPr>
          <w:delText>94</w:delText>
        </w:r>
      </w:del>
    </w:p>
    <w:p w:rsidR="0086215F" w:rsidDel="00A57497" w:rsidRDefault="0086215F">
      <w:pPr>
        <w:pStyle w:val="TOC1"/>
        <w:rPr>
          <w:del w:id="7516" w:author="Seggelke, Klaus" w:date="2017-03-14T17:13:00Z"/>
          <w:rFonts w:asciiTheme="minorHAnsi" w:eastAsiaTheme="minorEastAsia" w:hAnsiTheme="minorHAnsi" w:cstheme="minorBidi"/>
          <w:color w:val="auto"/>
          <w:sz w:val="22"/>
          <w:szCs w:val="22"/>
        </w:rPr>
      </w:pPr>
      <w:del w:id="7517" w:author="Seggelke, Klaus" w:date="2017-03-14T17:13:00Z">
        <w:r w:rsidRPr="00A57497" w:rsidDel="00A57497">
          <w:rPr>
            <w:rFonts w:cs="Arial"/>
            <w:sz w:val="22"/>
            <w:rPrChange w:id="7518" w:author="Seggelke, Klaus" w:date="2017-03-14T17:13:00Z">
              <w:rPr>
                <w:rStyle w:val="Hyperlink"/>
              </w:rPr>
            </w:rPrChange>
          </w:rPr>
          <w:delText>25</w:delText>
        </w:r>
        <w:r w:rsidDel="00A57497">
          <w:rPr>
            <w:rFonts w:asciiTheme="minorHAnsi" w:eastAsiaTheme="minorEastAsia" w:hAnsiTheme="minorHAnsi" w:cstheme="minorBidi"/>
            <w:color w:val="auto"/>
            <w:sz w:val="22"/>
            <w:szCs w:val="22"/>
          </w:rPr>
          <w:tab/>
        </w:r>
        <w:r w:rsidRPr="00A57497" w:rsidDel="00A57497">
          <w:rPr>
            <w:rFonts w:cs="Arial"/>
            <w:sz w:val="22"/>
            <w:rPrChange w:id="7519" w:author="Seggelke, Klaus" w:date="2017-03-14T17:13:00Z">
              <w:rPr>
                <w:rStyle w:val="Hyperlink"/>
              </w:rPr>
            </w:rPrChange>
          </w:rPr>
          <w:delText>Function: VNFM.Snapshot.MountStorageImage()</w:delText>
        </w:r>
        <w:r w:rsidDel="00A57497">
          <w:rPr>
            <w:webHidden/>
          </w:rPr>
          <w:tab/>
        </w:r>
        <w:r w:rsidR="00CA1CEB" w:rsidDel="00A57497">
          <w:rPr>
            <w:webHidden/>
          </w:rPr>
          <w:delText>95</w:delText>
        </w:r>
      </w:del>
    </w:p>
    <w:p w:rsidR="0086215F" w:rsidDel="00A57497" w:rsidRDefault="0086215F">
      <w:pPr>
        <w:pStyle w:val="TOC1"/>
        <w:rPr>
          <w:del w:id="7520" w:author="Seggelke, Klaus" w:date="2017-03-14T17:13:00Z"/>
          <w:rFonts w:asciiTheme="minorHAnsi" w:eastAsiaTheme="minorEastAsia" w:hAnsiTheme="minorHAnsi" w:cstheme="minorBidi"/>
          <w:color w:val="auto"/>
          <w:sz w:val="22"/>
          <w:szCs w:val="22"/>
        </w:rPr>
      </w:pPr>
      <w:del w:id="7521" w:author="Seggelke, Klaus" w:date="2017-03-14T17:13:00Z">
        <w:r w:rsidRPr="00A57497" w:rsidDel="00A57497">
          <w:rPr>
            <w:rFonts w:cs="Arial"/>
            <w:sz w:val="22"/>
            <w:rPrChange w:id="7522" w:author="Seggelke, Klaus" w:date="2017-03-14T17:13:00Z">
              <w:rPr>
                <w:rStyle w:val="Hyperlink"/>
              </w:rPr>
            </w:rPrChange>
          </w:rPr>
          <w:delText>26</w:delText>
        </w:r>
        <w:r w:rsidDel="00A57497">
          <w:rPr>
            <w:rFonts w:asciiTheme="minorHAnsi" w:eastAsiaTheme="minorEastAsia" w:hAnsiTheme="minorHAnsi" w:cstheme="minorBidi"/>
            <w:color w:val="auto"/>
            <w:sz w:val="22"/>
            <w:szCs w:val="22"/>
          </w:rPr>
          <w:tab/>
        </w:r>
        <w:r w:rsidRPr="00A57497" w:rsidDel="00A57497">
          <w:rPr>
            <w:rFonts w:cs="Arial"/>
            <w:sz w:val="22"/>
            <w:rPrChange w:id="7523" w:author="Seggelke, Klaus" w:date="2017-03-14T17:13:00Z">
              <w:rPr>
                <w:rStyle w:val="Hyperlink"/>
              </w:rPr>
            </w:rPrChange>
          </w:rPr>
          <w:delText>Function: VNFM.Snapshot.ValidateStorageIsMounted()</w:delText>
        </w:r>
        <w:r w:rsidDel="00A57497">
          <w:rPr>
            <w:webHidden/>
          </w:rPr>
          <w:tab/>
        </w:r>
        <w:r w:rsidR="00CA1CEB" w:rsidDel="00A57497">
          <w:rPr>
            <w:webHidden/>
          </w:rPr>
          <w:delText>95</w:delText>
        </w:r>
      </w:del>
    </w:p>
    <w:p w:rsidR="0086215F" w:rsidDel="00A57497" w:rsidRDefault="0086215F">
      <w:pPr>
        <w:pStyle w:val="TOC1"/>
        <w:rPr>
          <w:del w:id="7524" w:author="Seggelke, Klaus" w:date="2017-03-14T17:13:00Z"/>
          <w:rFonts w:asciiTheme="minorHAnsi" w:eastAsiaTheme="minorEastAsia" w:hAnsiTheme="minorHAnsi" w:cstheme="minorBidi"/>
          <w:color w:val="auto"/>
          <w:sz w:val="22"/>
          <w:szCs w:val="22"/>
        </w:rPr>
      </w:pPr>
      <w:del w:id="7525" w:author="Seggelke, Klaus" w:date="2017-03-14T17:13:00Z">
        <w:r w:rsidRPr="00A57497" w:rsidDel="00A57497">
          <w:rPr>
            <w:rFonts w:cs="Arial"/>
            <w:sz w:val="22"/>
            <w:rPrChange w:id="7526" w:author="Seggelke, Klaus" w:date="2017-03-14T17:13:00Z">
              <w:rPr>
                <w:rStyle w:val="Hyperlink"/>
              </w:rPr>
            </w:rPrChange>
          </w:rPr>
          <w:delText>27</w:delText>
        </w:r>
        <w:r w:rsidDel="00A57497">
          <w:rPr>
            <w:rFonts w:asciiTheme="minorHAnsi" w:eastAsiaTheme="minorEastAsia" w:hAnsiTheme="minorHAnsi" w:cstheme="minorBidi"/>
            <w:color w:val="auto"/>
            <w:sz w:val="22"/>
            <w:szCs w:val="22"/>
          </w:rPr>
          <w:tab/>
        </w:r>
        <w:r w:rsidRPr="00A57497" w:rsidDel="00A57497">
          <w:rPr>
            <w:rFonts w:cs="Arial"/>
            <w:sz w:val="22"/>
            <w:rPrChange w:id="7527" w:author="Seggelke, Klaus" w:date="2017-03-14T17:13:00Z">
              <w:rPr>
                <w:rStyle w:val="Hyperlink"/>
              </w:rPr>
            </w:rPrChange>
          </w:rPr>
          <w:delText>Function: VNFM.Snapshot.ValidateComputeIsInstantiated()</w:delText>
        </w:r>
        <w:r w:rsidDel="00A57497">
          <w:rPr>
            <w:webHidden/>
          </w:rPr>
          <w:tab/>
        </w:r>
        <w:r w:rsidR="00CA1CEB" w:rsidDel="00A57497">
          <w:rPr>
            <w:webHidden/>
          </w:rPr>
          <w:delText>95</w:delText>
        </w:r>
      </w:del>
    </w:p>
    <w:p w:rsidR="0086215F" w:rsidDel="00A57497" w:rsidRDefault="0086215F">
      <w:pPr>
        <w:pStyle w:val="TOC1"/>
        <w:rPr>
          <w:del w:id="7528" w:author="Seggelke, Klaus" w:date="2017-03-14T17:13:00Z"/>
          <w:rFonts w:asciiTheme="minorHAnsi" w:eastAsiaTheme="minorEastAsia" w:hAnsiTheme="minorHAnsi" w:cstheme="minorBidi"/>
          <w:color w:val="auto"/>
          <w:sz w:val="22"/>
          <w:szCs w:val="22"/>
        </w:rPr>
      </w:pPr>
      <w:del w:id="7529" w:author="Seggelke, Klaus" w:date="2017-03-14T17:13:00Z">
        <w:r w:rsidRPr="00A57497" w:rsidDel="00A57497">
          <w:rPr>
            <w:rFonts w:cs="Arial"/>
            <w:sz w:val="22"/>
            <w:rPrChange w:id="7530" w:author="Seggelke, Klaus" w:date="2017-03-14T17:13:00Z">
              <w:rPr>
                <w:rStyle w:val="Hyperlink"/>
              </w:rPr>
            </w:rPrChange>
          </w:rPr>
          <w:delText>28</w:delText>
        </w:r>
        <w:r w:rsidDel="00A57497">
          <w:rPr>
            <w:rFonts w:asciiTheme="minorHAnsi" w:eastAsiaTheme="minorEastAsia" w:hAnsiTheme="minorHAnsi" w:cstheme="minorBidi"/>
            <w:color w:val="auto"/>
            <w:sz w:val="22"/>
            <w:szCs w:val="22"/>
          </w:rPr>
          <w:tab/>
        </w:r>
        <w:r w:rsidRPr="00A57497" w:rsidDel="00A57497">
          <w:rPr>
            <w:rFonts w:cs="Arial"/>
            <w:sz w:val="22"/>
            <w:rPrChange w:id="7531" w:author="Seggelke, Klaus" w:date="2017-03-14T17:13:00Z">
              <w:rPr>
                <w:rStyle w:val="Hyperlink"/>
              </w:rPr>
            </w:rPrChange>
          </w:rPr>
          <w:delText>Function: VNFM.VNF.Instantiate()</w:delText>
        </w:r>
        <w:r w:rsidDel="00A57497">
          <w:rPr>
            <w:webHidden/>
          </w:rPr>
          <w:tab/>
        </w:r>
        <w:r w:rsidR="00CA1CEB" w:rsidDel="00A57497">
          <w:rPr>
            <w:webHidden/>
          </w:rPr>
          <w:delText>95</w:delText>
        </w:r>
      </w:del>
    </w:p>
    <w:p w:rsidR="0086215F" w:rsidDel="00A57497" w:rsidRDefault="0086215F">
      <w:pPr>
        <w:pStyle w:val="TOC1"/>
        <w:rPr>
          <w:del w:id="7532" w:author="Seggelke, Klaus" w:date="2017-03-14T17:13:00Z"/>
          <w:rFonts w:asciiTheme="minorHAnsi" w:eastAsiaTheme="minorEastAsia" w:hAnsiTheme="minorHAnsi" w:cstheme="minorBidi"/>
          <w:color w:val="auto"/>
          <w:sz w:val="22"/>
          <w:szCs w:val="22"/>
        </w:rPr>
      </w:pPr>
      <w:del w:id="7533" w:author="Seggelke, Klaus" w:date="2017-03-14T17:13:00Z">
        <w:r w:rsidRPr="00A57497" w:rsidDel="00A57497">
          <w:rPr>
            <w:rFonts w:cs="Arial"/>
            <w:sz w:val="22"/>
            <w:rPrChange w:id="7534" w:author="Seggelke, Klaus" w:date="2017-03-14T17:13:00Z">
              <w:rPr>
                <w:rStyle w:val="Hyperlink"/>
              </w:rPr>
            </w:rPrChange>
          </w:rPr>
          <w:delText>29</w:delText>
        </w:r>
        <w:r w:rsidDel="00A57497">
          <w:rPr>
            <w:rFonts w:asciiTheme="minorHAnsi" w:eastAsiaTheme="minorEastAsia" w:hAnsiTheme="minorHAnsi" w:cstheme="minorBidi"/>
            <w:color w:val="auto"/>
            <w:sz w:val="22"/>
            <w:szCs w:val="22"/>
          </w:rPr>
          <w:tab/>
        </w:r>
        <w:r w:rsidRPr="00A57497" w:rsidDel="00A57497">
          <w:rPr>
            <w:rFonts w:cs="Arial"/>
            <w:sz w:val="22"/>
            <w:rPrChange w:id="7535" w:author="Seggelke, Klaus" w:date="2017-03-14T17:13:00Z">
              <w:rPr>
                <w:rStyle w:val="Hyperlink"/>
              </w:rPr>
            </w:rPrChange>
          </w:rPr>
          <w:delText>Function: VNFM.VNF.Terminate()</w:delText>
        </w:r>
        <w:r w:rsidDel="00A57497">
          <w:rPr>
            <w:webHidden/>
          </w:rPr>
          <w:tab/>
        </w:r>
        <w:r w:rsidR="00CA1CEB" w:rsidDel="00A57497">
          <w:rPr>
            <w:webHidden/>
          </w:rPr>
          <w:delText>95</w:delText>
        </w:r>
      </w:del>
    </w:p>
    <w:p w:rsidR="0086215F" w:rsidDel="00A57497" w:rsidRDefault="0086215F">
      <w:pPr>
        <w:pStyle w:val="TOC1"/>
        <w:rPr>
          <w:del w:id="7536" w:author="Seggelke, Klaus" w:date="2017-03-14T17:13:00Z"/>
          <w:rFonts w:asciiTheme="minorHAnsi" w:eastAsiaTheme="minorEastAsia" w:hAnsiTheme="minorHAnsi" w:cstheme="minorBidi"/>
          <w:color w:val="auto"/>
          <w:sz w:val="22"/>
          <w:szCs w:val="22"/>
        </w:rPr>
      </w:pPr>
      <w:del w:id="7537" w:author="Seggelke, Klaus" w:date="2017-03-14T17:13:00Z">
        <w:r w:rsidRPr="00A57497" w:rsidDel="00A57497">
          <w:rPr>
            <w:rFonts w:cs="Arial"/>
            <w:sz w:val="22"/>
            <w:rPrChange w:id="7538" w:author="Seggelke, Klaus" w:date="2017-03-14T17:13:00Z">
              <w:rPr>
                <w:rStyle w:val="Hyperlink"/>
              </w:rPr>
            </w:rPrChange>
          </w:rPr>
          <w:delText>30</w:delText>
        </w:r>
        <w:r w:rsidDel="00A57497">
          <w:rPr>
            <w:rFonts w:asciiTheme="minorHAnsi" w:eastAsiaTheme="minorEastAsia" w:hAnsiTheme="minorHAnsi" w:cstheme="minorBidi"/>
            <w:color w:val="auto"/>
            <w:sz w:val="22"/>
            <w:szCs w:val="22"/>
          </w:rPr>
          <w:tab/>
        </w:r>
        <w:r w:rsidRPr="00A57497" w:rsidDel="00A57497">
          <w:rPr>
            <w:rFonts w:cs="Arial"/>
            <w:sz w:val="22"/>
            <w:rPrChange w:id="7539" w:author="Seggelke, Klaus" w:date="2017-03-14T17:13:00Z">
              <w:rPr>
                <w:rStyle w:val="Hyperlink"/>
              </w:rPr>
            </w:rPrChange>
          </w:rPr>
          <w:delText>Function: VNFM.VNF.Start()</w:delText>
        </w:r>
        <w:r w:rsidDel="00A57497">
          <w:rPr>
            <w:webHidden/>
          </w:rPr>
          <w:tab/>
        </w:r>
        <w:r w:rsidR="00CA1CEB" w:rsidDel="00A57497">
          <w:rPr>
            <w:webHidden/>
          </w:rPr>
          <w:delText>96</w:delText>
        </w:r>
      </w:del>
    </w:p>
    <w:p w:rsidR="0086215F" w:rsidDel="00A57497" w:rsidRDefault="0086215F">
      <w:pPr>
        <w:pStyle w:val="TOC1"/>
        <w:rPr>
          <w:del w:id="7540" w:author="Seggelke, Klaus" w:date="2017-03-14T17:13:00Z"/>
          <w:rFonts w:asciiTheme="minorHAnsi" w:eastAsiaTheme="minorEastAsia" w:hAnsiTheme="minorHAnsi" w:cstheme="minorBidi"/>
          <w:color w:val="auto"/>
          <w:sz w:val="22"/>
          <w:szCs w:val="22"/>
        </w:rPr>
      </w:pPr>
      <w:del w:id="7541" w:author="Seggelke, Klaus" w:date="2017-03-14T17:13:00Z">
        <w:r w:rsidRPr="00A57497" w:rsidDel="00A57497">
          <w:rPr>
            <w:rFonts w:cs="Arial"/>
            <w:sz w:val="22"/>
            <w:rPrChange w:id="7542" w:author="Seggelke, Klaus" w:date="2017-03-14T17:13:00Z">
              <w:rPr>
                <w:rStyle w:val="Hyperlink"/>
              </w:rPr>
            </w:rPrChange>
          </w:rPr>
          <w:delText>31</w:delText>
        </w:r>
        <w:r w:rsidDel="00A57497">
          <w:rPr>
            <w:rFonts w:asciiTheme="minorHAnsi" w:eastAsiaTheme="minorEastAsia" w:hAnsiTheme="minorHAnsi" w:cstheme="minorBidi"/>
            <w:color w:val="auto"/>
            <w:sz w:val="22"/>
            <w:szCs w:val="22"/>
          </w:rPr>
          <w:tab/>
        </w:r>
        <w:r w:rsidRPr="00A57497" w:rsidDel="00A57497">
          <w:rPr>
            <w:rFonts w:cs="Arial"/>
            <w:sz w:val="22"/>
            <w:rPrChange w:id="7543" w:author="Seggelke, Klaus" w:date="2017-03-14T17:13:00Z">
              <w:rPr>
                <w:rStyle w:val="Hyperlink"/>
              </w:rPr>
            </w:rPrChange>
          </w:rPr>
          <w:delText>Function: VNFM.VNF.Stop()</w:delText>
        </w:r>
        <w:r w:rsidDel="00A57497">
          <w:rPr>
            <w:webHidden/>
          </w:rPr>
          <w:tab/>
        </w:r>
        <w:r w:rsidR="00CA1CEB" w:rsidDel="00A57497">
          <w:rPr>
            <w:webHidden/>
          </w:rPr>
          <w:delText>96</w:delText>
        </w:r>
      </w:del>
    </w:p>
    <w:p w:rsidR="0086215F" w:rsidDel="00A57497" w:rsidRDefault="0086215F">
      <w:pPr>
        <w:pStyle w:val="TOC1"/>
        <w:rPr>
          <w:del w:id="7544" w:author="Seggelke, Klaus" w:date="2017-03-14T17:13:00Z"/>
          <w:rFonts w:asciiTheme="minorHAnsi" w:eastAsiaTheme="minorEastAsia" w:hAnsiTheme="minorHAnsi" w:cstheme="minorBidi"/>
          <w:color w:val="auto"/>
          <w:sz w:val="22"/>
          <w:szCs w:val="22"/>
        </w:rPr>
      </w:pPr>
      <w:del w:id="7545" w:author="Seggelke, Klaus" w:date="2017-03-14T17:13:00Z">
        <w:r w:rsidRPr="00A57497" w:rsidDel="00A57497">
          <w:rPr>
            <w:rFonts w:cs="Arial"/>
            <w:sz w:val="22"/>
            <w:rPrChange w:id="7546" w:author="Seggelke, Klaus" w:date="2017-03-14T17:13:00Z">
              <w:rPr>
                <w:rStyle w:val="Hyperlink"/>
              </w:rPr>
            </w:rPrChange>
          </w:rPr>
          <w:delText>32</w:delText>
        </w:r>
        <w:r w:rsidDel="00A57497">
          <w:rPr>
            <w:rFonts w:asciiTheme="minorHAnsi" w:eastAsiaTheme="minorEastAsia" w:hAnsiTheme="minorHAnsi" w:cstheme="minorBidi"/>
            <w:color w:val="auto"/>
            <w:sz w:val="22"/>
            <w:szCs w:val="22"/>
          </w:rPr>
          <w:tab/>
        </w:r>
        <w:r w:rsidRPr="00A57497" w:rsidDel="00A57497">
          <w:rPr>
            <w:rFonts w:cs="Arial"/>
            <w:sz w:val="22"/>
            <w:rPrChange w:id="7547" w:author="Seggelke, Klaus" w:date="2017-03-14T17:13:00Z">
              <w:rPr>
                <w:rStyle w:val="Hyperlink"/>
              </w:rPr>
            </w:rPrChange>
          </w:rPr>
          <w:delText>Function: VNFM.VNF.Upgrade()</w:delText>
        </w:r>
        <w:r w:rsidDel="00A57497">
          <w:rPr>
            <w:webHidden/>
          </w:rPr>
          <w:tab/>
        </w:r>
        <w:r w:rsidR="00CA1CEB" w:rsidDel="00A57497">
          <w:rPr>
            <w:webHidden/>
          </w:rPr>
          <w:delText>96</w:delText>
        </w:r>
      </w:del>
    </w:p>
    <w:p w:rsidR="0086215F" w:rsidDel="00A57497" w:rsidRDefault="0086215F">
      <w:pPr>
        <w:pStyle w:val="TOC1"/>
        <w:rPr>
          <w:del w:id="7548" w:author="Seggelke, Klaus" w:date="2017-03-14T17:13:00Z"/>
          <w:rFonts w:asciiTheme="minorHAnsi" w:eastAsiaTheme="minorEastAsia" w:hAnsiTheme="minorHAnsi" w:cstheme="minorBidi"/>
          <w:color w:val="auto"/>
          <w:sz w:val="22"/>
          <w:szCs w:val="22"/>
        </w:rPr>
      </w:pPr>
      <w:del w:id="7549" w:author="Seggelke, Klaus" w:date="2017-03-14T17:13:00Z">
        <w:r w:rsidRPr="00A57497" w:rsidDel="00A57497">
          <w:rPr>
            <w:rFonts w:cs="Arial"/>
            <w:sz w:val="22"/>
            <w:rPrChange w:id="7550" w:author="Seggelke, Klaus" w:date="2017-03-14T17:13:00Z">
              <w:rPr>
                <w:rStyle w:val="Hyperlink"/>
              </w:rPr>
            </w:rPrChange>
          </w:rPr>
          <w:delText>33</w:delText>
        </w:r>
        <w:r w:rsidDel="00A57497">
          <w:rPr>
            <w:rFonts w:asciiTheme="minorHAnsi" w:eastAsiaTheme="minorEastAsia" w:hAnsiTheme="minorHAnsi" w:cstheme="minorBidi"/>
            <w:color w:val="auto"/>
            <w:sz w:val="22"/>
            <w:szCs w:val="22"/>
          </w:rPr>
          <w:tab/>
        </w:r>
        <w:r w:rsidRPr="00A57497" w:rsidDel="00A57497">
          <w:rPr>
            <w:rFonts w:cs="Arial"/>
            <w:sz w:val="22"/>
            <w:rPrChange w:id="7551" w:author="Seggelke, Klaus" w:date="2017-03-14T17:13:00Z">
              <w:rPr>
                <w:rStyle w:val="Hyperlink"/>
              </w:rPr>
            </w:rPrChange>
          </w:rPr>
          <w:delText>Function: VNFM.VNF.Update()</w:delText>
        </w:r>
        <w:r w:rsidDel="00A57497">
          <w:rPr>
            <w:webHidden/>
          </w:rPr>
          <w:tab/>
        </w:r>
        <w:r w:rsidR="00CA1CEB" w:rsidDel="00A57497">
          <w:rPr>
            <w:webHidden/>
          </w:rPr>
          <w:delText>96</w:delText>
        </w:r>
      </w:del>
    </w:p>
    <w:p w:rsidR="0086215F" w:rsidDel="00A57497" w:rsidRDefault="0086215F">
      <w:pPr>
        <w:pStyle w:val="TOC1"/>
        <w:rPr>
          <w:del w:id="7552" w:author="Seggelke, Klaus" w:date="2017-03-14T17:13:00Z"/>
          <w:rFonts w:asciiTheme="minorHAnsi" w:eastAsiaTheme="minorEastAsia" w:hAnsiTheme="minorHAnsi" w:cstheme="minorBidi"/>
          <w:color w:val="auto"/>
          <w:sz w:val="22"/>
          <w:szCs w:val="22"/>
        </w:rPr>
      </w:pPr>
      <w:del w:id="7553" w:author="Seggelke, Klaus" w:date="2017-03-14T17:13:00Z">
        <w:r w:rsidRPr="00A57497" w:rsidDel="00A57497">
          <w:rPr>
            <w:rFonts w:cs="Arial"/>
            <w:sz w:val="22"/>
            <w:rPrChange w:id="7554" w:author="Seggelke, Klaus" w:date="2017-03-14T17:13:00Z">
              <w:rPr>
                <w:rStyle w:val="Hyperlink"/>
              </w:rPr>
            </w:rPrChange>
          </w:rPr>
          <w:delText>34</w:delText>
        </w:r>
        <w:r w:rsidDel="00A57497">
          <w:rPr>
            <w:rFonts w:asciiTheme="minorHAnsi" w:eastAsiaTheme="minorEastAsia" w:hAnsiTheme="minorHAnsi" w:cstheme="minorBidi"/>
            <w:color w:val="auto"/>
            <w:sz w:val="22"/>
            <w:szCs w:val="22"/>
          </w:rPr>
          <w:tab/>
        </w:r>
        <w:r w:rsidRPr="00A57497" w:rsidDel="00A57497">
          <w:rPr>
            <w:rFonts w:cs="Arial"/>
            <w:sz w:val="22"/>
            <w:rPrChange w:id="7555" w:author="Seggelke, Klaus" w:date="2017-03-14T17:13:00Z">
              <w:rPr>
                <w:rStyle w:val="Hyperlink"/>
              </w:rPr>
            </w:rPrChange>
          </w:rPr>
          <w:delText>Function: VNFM.VNF.Rollback()</w:delText>
        </w:r>
        <w:r w:rsidDel="00A57497">
          <w:rPr>
            <w:webHidden/>
          </w:rPr>
          <w:tab/>
        </w:r>
        <w:r w:rsidR="00CA1CEB" w:rsidDel="00A57497">
          <w:rPr>
            <w:webHidden/>
          </w:rPr>
          <w:delText>96</w:delText>
        </w:r>
      </w:del>
    </w:p>
    <w:p w:rsidR="0086215F" w:rsidDel="00A57497" w:rsidRDefault="0086215F">
      <w:pPr>
        <w:pStyle w:val="TOC1"/>
        <w:rPr>
          <w:del w:id="7556" w:author="Seggelke, Klaus" w:date="2017-03-14T17:13:00Z"/>
          <w:rFonts w:asciiTheme="minorHAnsi" w:eastAsiaTheme="minorEastAsia" w:hAnsiTheme="minorHAnsi" w:cstheme="minorBidi"/>
          <w:color w:val="auto"/>
          <w:sz w:val="22"/>
          <w:szCs w:val="22"/>
        </w:rPr>
      </w:pPr>
      <w:del w:id="7557" w:author="Seggelke, Klaus" w:date="2017-03-14T17:13:00Z">
        <w:r w:rsidRPr="00A57497" w:rsidDel="00A57497">
          <w:rPr>
            <w:rFonts w:cs="Arial"/>
            <w:sz w:val="22"/>
            <w:rPrChange w:id="7558" w:author="Seggelke, Klaus" w:date="2017-03-14T17:13:00Z">
              <w:rPr>
                <w:rStyle w:val="Hyperlink"/>
              </w:rPr>
            </w:rPrChange>
          </w:rPr>
          <w:delText>35</w:delText>
        </w:r>
        <w:r w:rsidDel="00A57497">
          <w:rPr>
            <w:rFonts w:asciiTheme="minorHAnsi" w:eastAsiaTheme="minorEastAsia" w:hAnsiTheme="minorHAnsi" w:cstheme="minorBidi"/>
            <w:color w:val="auto"/>
            <w:sz w:val="22"/>
            <w:szCs w:val="22"/>
          </w:rPr>
          <w:tab/>
        </w:r>
        <w:r w:rsidRPr="00A57497" w:rsidDel="00A57497">
          <w:rPr>
            <w:rFonts w:cs="Arial"/>
            <w:sz w:val="22"/>
            <w:rPrChange w:id="7559" w:author="Seggelke, Klaus" w:date="2017-03-14T17:13:00Z">
              <w:rPr>
                <w:rStyle w:val="Hyperlink"/>
              </w:rPr>
            </w:rPrChange>
          </w:rPr>
          <w:delText>Function: VNFM.VNF.GetVNFstate()</w:delText>
        </w:r>
        <w:r w:rsidDel="00A57497">
          <w:rPr>
            <w:webHidden/>
          </w:rPr>
          <w:tab/>
        </w:r>
        <w:r w:rsidR="00CA1CEB" w:rsidDel="00A57497">
          <w:rPr>
            <w:webHidden/>
          </w:rPr>
          <w:delText>96</w:delText>
        </w:r>
      </w:del>
    </w:p>
    <w:p w:rsidR="0086215F" w:rsidDel="00A57497" w:rsidRDefault="0086215F">
      <w:pPr>
        <w:pStyle w:val="TOC1"/>
        <w:rPr>
          <w:del w:id="7560" w:author="Seggelke, Klaus" w:date="2017-03-14T17:13:00Z"/>
          <w:rFonts w:asciiTheme="minorHAnsi" w:eastAsiaTheme="minorEastAsia" w:hAnsiTheme="minorHAnsi" w:cstheme="minorBidi"/>
          <w:color w:val="auto"/>
          <w:sz w:val="22"/>
          <w:szCs w:val="22"/>
        </w:rPr>
      </w:pPr>
      <w:del w:id="7561" w:author="Seggelke, Klaus" w:date="2017-03-14T17:13:00Z">
        <w:r w:rsidRPr="00A57497" w:rsidDel="00A57497">
          <w:rPr>
            <w:rFonts w:cs="Arial"/>
            <w:sz w:val="22"/>
            <w:rPrChange w:id="7562" w:author="Seggelke, Klaus" w:date="2017-03-14T17:13:00Z">
              <w:rPr>
                <w:rStyle w:val="Hyperlink"/>
              </w:rPr>
            </w:rPrChange>
          </w:rPr>
          <w:delText>36</w:delText>
        </w:r>
        <w:r w:rsidDel="00A57497">
          <w:rPr>
            <w:rFonts w:asciiTheme="minorHAnsi" w:eastAsiaTheme="minorEastAsia" w:hAnsiTheme="minorHAnsi" w:cstheme="minorBidi"/>
            <w:color w:val="auto"/>
            <w:sz w:val="22"/>
            <w:szCs w:val="22"/>
          </w:rPr>
          <w:tab/>
        </w:r>
        <w:r w:rsidRPr="00A57497" w:rsidDel="00A57497">
          <w:rPr>
            <w:rFonts w:cs="Arial"/>
            <w:sz w:val="22"/>
            <w:rPrChange w:id="7563" w:author="Seggelke, Klaus" w:date="2017-03-14T17:13:00Z">
              <w:rPr>
                <w:rStyle w:val="Hyperlink"/>
              </w:rPr>
            </w:rPrChange>
          </w:rPr>
          <w:delText>Function: VNFM.VNF.GetvResourceList()</w:delText>
        </w:r>
        <w:r w:rsidDel="00A57497">
          <w:rPr>
            <w:webHidden/>
          </w:rPr>
          <w:tab/>
        </w:r>
        <w:r w:rsidR="00CA1CEB" w:rsidDel="00A57497">
          <w:rPr>
            <w:webHidden/>
          </w:rPr>
          <w:delText>97</w:delText>
        </w:r>
      </w:del>
    </w:p>
    <w:p w:rsidR="0086215F" w:rsidDel="00A57497" w:rsidRDefault="0086215F">
      <w:pPr>
        <w:pStyle w:val="TOC1"/>
        <w:rPr>
          <w:del w:id="7564" w:author="Seggelke, Klaus" w:date="2017-03-14T17:13:00Z"/>
          <w:rFonts w:asciiTheme="minorHAnsi" w:eastAsiaTheme="minorEastAsia" w:hAnsiTheme="minorHAnsi" w:cstheme="minorBidi"/>
          <w:color w:val="auto"/>
          <w:sz w:val="22"/>
          <w:szCs w:val="22"/>
        </w:rPr>
      </w:pPr>
      <w:del w:id="7565" w:author="Seggelke, Klaus" w:date="2017-03-14T17:13:00Z">
        <w:r w:rsidRPr="00A57497" w:rsidDel="00A57497">
          <w:rPr>
            <w:rFonts w:cs="Arial"/>
            <w:sz w:val="22"/>
            <w:rPrChange w:id="7566" w:author="Seggelke, Klaus" w:date="2017-03-14T17:13:00Z">
              <w:rPr>
                <w:rStyle w:val="Hyperlink"/>
              </w:rPr>
            </w:rPrChange>
          </w:rPr>
          <w:delText>37</w:delText>
        </w:r>
        <w:r w:rsidDel="00A57497">
          <w:rPr>
            <w:rFonts w:asciiTheme="minorHAnsi" w:eastAsiaTheme="minorEastAsia" w:hAnsiTheme="minorHAnsi" w:cstheme="minorBidi"/>
            <w:color w:val="auto"/>
            <w:sz w:val="22"/>
            <w:szCs w:val="22"/>
          </w:rPr>
          <w:tab/>
        </w:r>
        <w:r w:rsidRPr="00A57497" w:rsidDel="00A57497">
          <w:rPr>
            <w:rFonts w:cs="Arial"/>
            <w:sz w:val="22"/>
            <w:rPrChange w:id="7567" w:author="Seggelke, Klaus" w:date="2017-03-14T17:13:00Z">
              <w:rPr>
                <w:rStyle w:val="Hyperlink"/>
              </w:rPr>
            </w:rPrChange>
          </w:rPr>
          <w:delText>Function: VNFM.VNF.ValidateAllocatedvResources()</w:delText>
        </w:r>
        <w:r w:rsidDel="00A57497">
          <w:rPr>
            <w:webHidden/>
          </w:rPr>
          <w:tab/>
        </w:r>
        <w:r w:rsidR="00CA1CEB" w:rsidDel="00A57497">
          <w:rPr>
            <w:webHidden/>
          </w:rPr>
          <w:delText>97</w:delText>
        </w:r>
      </w:del>
    </w:p>
    <w:p w:rsidR="0086215F" w:rsidDel="00A57497" w:rsidRDefault="0086215F">
      <w:pPr>
        <w:pStyle w:val="TOC1"/>
        <w:rPr>
          <w:del w:id="7568" w:author="Seggelke, Klaus" w:date="2017-03-14T17:13:00Z"/>
          <w:rFonts w:asciiTheme="minorHAnsi" w:eastAsiaTheme="minorEastAsia" w:hAnsiTheme="minorHAnsi" w:cstheme="minorBidi"/>
          <w:color w:val="auto"/>
          <w:sz w:val="22"/>
          <w:szCs w:val="22"/>
        </w:rPr>
      </w:pPr>
      <w:del w:id="7569" w:author="Seggelke, Klaus" w:date="2017-03-14T17:13:00Z">
        <w:r w:rsidRPr="00A57497" w:rsidDel="00A57497">
          <w:rPr>
            <w:rFonts w:cs="Arial"/>
            <w:sz w:val="22"/>
            <w:rPrChange w:id="7570" w:author="Seggelke, Klaus" w:date="2017-03-14T17:13:00Z">
              <w:rPr>
                <w:rStyle w:val="Hyperlink"/>
              </w:rPr>
            </w:rPrChange>
          </w:rPr>
          <w:delText>38</w:delText>
        </w:r>
        <w:r w:rsidDel="00A57497">
          <w:rPr>
            <w:rFonts w:asciiTheme="minorHAnsi" w:eastAsiaTheme="minorEastAsia" w:hAnsiTheme="minorHAnsi" w:cstheme="minorBidi"/>
            <w:color w:val="auto"/>
            <w:sz w:val="22"/>
            <w:szCs w:val="22"/>
          </w:rPr>
          <w:tab/>
        </w:r>
        <w:r w:rsidRPr="00A57497" w:rsidDel="00A57497">
          <w:rPr>
            <w:rFonts w:cs="Arial"/>
            <w:sz w:val="22"/>
            <w:rPrChange w:id="7571" w:author="Seggelke, Klaus" w:date="2017-03-14T17:13:00Z">
              <w:rPr>
                <w:rStyle w:val="Hyperlink"/>
              </w:rPr>
            </w:rPrChange>
          </w:rPr>
          <w:delText>Function: VNFM.VNF.AllvResourcesReleased()</w:delText>
        </w:r>
        <w:r w:rsidDel="00A57497">
          <w:rPr>
            <w:webHidden/>
          </w:rPr>
          <w:tab/>
        </w:r>
        <w:r w:rsidR="00CA1CEB" w:rsidDel="00A57497">
          <w:rPr>
            <w:webHidden/>
          </w:rPr>
          <w:delText>97</w:delText>
        </w:r>
      </w:del>
    </w:p>
    <w:p w:rsidR="0086215F" w:rsidDel="00A57497" w:rsidRDefault="0086215F">
      <w:pPr>
        <w:pStyle w:val="TOC1"/>
        <w:rPr>
          <w:del w:id="7572" w:author="Seggelke, Klaus" w:date="2017-03-14T17:13:00Z"/>
          <w:rFonts w:asciiTheme="minorHAnsi" w:eastAsiaTheme="minorEastAsia" w:hAnsiTheme="minorHAnsi" w:cstheme="minorBidi"/>
          <w:color w:val="auto"/>
          <w:sz w:val="22"/>
          <w:szCs w:val="22"/>
        </w:rPr>
      </w:pPr>
      <w:del w:id="7573" w:author="Seggelke, Klaus" w:date="2017-03-14T17:13:00Z">
        <w:r w:rsidRPr="00A57497" w:rsidDel="00A57497">
          <w:rPr>
            <w:rFonts w:cs="Arial"/>
            <w:sz w:val="22"/>
            <w:rPrChange w:id="7574" w:author="Seggelke, Klaus" w:date="2017-03-14T17:13:00Z">
              <w:rPr>
                <w:rStyle w:val="Hyperlink"/>
              </w:rPr>
            </w:rPrChange>
          </w:rPr>
          <w:delText>39</w:delText>
        </w:r>
        <w:r w:rsidDel="00A57497">
          <w:rPr>
            <w:rFonts w:asciiTheme="minorHAnsi" w:eastAsiaTheme="minorEastAsia" w:hAnsiTheme="minorHAnsi" w:cstheme="minorBidi"/>
            <w:color w:val="auto"/>
            <w:sz w:val="22"/>
            <w:szCs w:val="22"/>
          </w:rPr>
          <w:tab/>
        </w:r>
        <w:r w:rsidRPr="00A57497" w:rsidDel="00A57497">
          <w:rPr>
            <w:rFonts w:cs="Arial"/>
            <w:sz w:val="22"/>
            <w:rPrChange w:id="7575" w:author="Seggelke, Klaus" w:date="2017-03-14T17:13:00Z">
              <w:rPr>
                <w:rStyle w:val="Hyperlink"/>
              </w:rPr>
            </w:rPrChange>
          </w:rPr>
          <w:delText>Function: VNFM.VNF.GetScalingLevel()</w:delText>
        </w:r>
        <w:r w:rsidDel="00A57497">
          <w:rPr>
            <w:webHidden/>
          </w:rPr>
          <w:tab/>
        </w:r>
        <w:r w:rsidR="00CA1CEB" w:rsidDel="00A57497">
          <w:rPr>
            <w:webHidden/>
          </w:rPr>
          <w:delText>97</w:delText>
        </w:r>
      </w:del>
    </w:p>
    <w:p w:rsidR="0086215F" w:rsidDel="00A57497" w:rsidRDefault="0086215F">
      <w:pPr>
        <w:pStyle w:val="TOC1"/>
        <w:rPr>
          <w:del w:id="7576" w:author="Seggelke, Klaus" w:date="2017-03-14T17:13:00Z"/>
          <w:rFonts w:asciiTheme="minorHAnsi" w:eastAsiaTheme="minorEastAsia" w:hAnsiTheme="minorHAnsi" w:cstheme="minorBidi"/>
          <w:color w:val="auto"/>
          <w:sz w:val="22"/>
          <w:szCs w:val="22"/>
        </w:rPr>
      </w:pPr>
      <w:del w:id="7577" w:author="Seggelke, Klaus" w:date="2017-03-14T17:13:00Z">
        <w:r w:rsidRPr="00A57497" w:rsidDel="00A57497">
          <w:rPr>
            <w:rFonts w:cs="Arial"/>
            <w:sz w:val="22"/>
            <w:rPrChange w:id="7578" w:author="Seggelke, Klaus" w:date="2017-03-14T17:13:00Z">
              <w:rPr>
                <w:rStyle w:val="Hyperlink"/>
              </w:rPr>
            </w:rPrChange>
          </w:rPr>
          <w:delText>40</w:delText>
        </w:r>
        <w:r w:rsidDel="00A57497">
          <w:rPr>
            <w:rFonts w:asciiTheme="minorHAnsi" w:eastAsiaTheme="minorEastAsia" w:hAnsiTheme="minorHAnsi" w:cstheme="minorBidi"/>
            <w:color w:val="auto"/>
            <w:sz w:val="22"/>
            <w:szCs w:val="22"/>
          </w:rPr>
          <w:tab/>
        </w:r>
        <w:r w:rsidRPr="00A57497" w:rsidDel="00A57497">
          <w:rPr>
            <w:rFonts w:cs="Arial"/>
            <w:sz w:val="22"/>
            <w:rPrChange w:id="7579" w:author="Seggelke, Klaus" w:date="2017-03-14T17:13:00Z">
              <w:rPr>
                <w:rStyle w:val="Hyperlink"/>
              </w:rPr>
            </w:rPrChange>
          </w:rPr>
          <w:delText>Function: VNFM.VNF.ScaleUpOrDown()</w:delText>
        </w:r>
        <w:r w:rsidDel="00A57497">
          <w:rPr>
            <w:webHidden/>
          </w:rPr>
          <w:tab/>
        </w:r>
        <w:r w:rsidR="00CA1CEB" w:rsidDel="00A57497">
          <w:rPr>
            <w:webHidden/>
          </w:rPr>
          <w:delText>97</w:delText>
        </w:r>
      </w:del>
    </w:p>
    <w:p w:rsidR="0086215F" w:rsidDel="00A57497" w:rsidRDefault="0086215F">
      <w:pPr>
        <w:pStyle w:val="TOC1"/>
        <w:rPr>
          <w:del w:id="7580" w:author="Seggelke, Klaus" w:date="2017-03-14T17:13:00Z"/>
          <w:rFonts w:asciiTheme="minorHAnsi" w:eastAsiaTheme="minorEastAsia" w:hAnsiTheme="minorHAnsi" w:cstheme="minorBidi"/>
          <w:color w:val="auto"/>
          <w:sz w:val="22"/>
          <w:szCs w:val="22"/>
        </w:rPr>
      </w:pPr>
      <w:del w:id="7581" w:author="Seggelke, Klaus" w:date="2017-03-14T17:13:00Z">
        <w:r w:rsidRPr="00A57497" w:rsidDel="00A57497">
          <w:rPr>
            <w:rFonts w:cs="Arial"/>
            <w:sz w:val="22"/>
            <w:rPrChange w:id="7582" w:author="Seggelke, Klaus" w:date="2017-03-14T17:13:00Z">
              <w:rPr>
                <w:rStyle w:val="Hyperlink"/>
              </w:rPr>
            </w:rPrChange>
          </w:rPr>
          <w:delText>41</w:delText>
        </w:r>
        <w:r w:rsidDel="00A57497">
          <w:rPr>
            <w:rFonts w:asciiTheme="minorHAnsi" w:eastAsiaTheme="minorEastAsia" w:hAnsiTheme="minorHAnsi" w:cstheme="minorBidi"/>
            <w:color w:val="auto"/>
            <w:sz w:val="22"/>
            <w:szCs w:val="22"/>
          </w:rPr>
          <w:tab/>
        </w:r>
        <w:r w:rsidRPr="00A57497" w:rsidDel="00A57497">
          <w:rPr>
            <w:rFonts w:cs="Arial"/>
            <w:sz w:val="22"/>
            <w:rPrChange w:id="7583" w:author="Seggelke, Klaus" w:date="2017-03-14T17:13:00Z">
              <w:rPr>
                <w:rStyle w:val="Hyperlink"/>
              </w:rPr>
            </w:rPrChange>
          </w:rPr>
          <w:delText>Function: VNFM.VNF.TriggerResizevResources()</w:delText>
        </w:r>
        <w:r w:rsidDel="00A57497">
          <w:rPr>
            <w:webHidden/>
          </w:rPr>
          <w:tab/>
        </w:r>
        <w:r w:rsidR="00CA1CEB" w:rsidDel="00A57497">
          <w:rPr>
            <w:webHidden/>
          </w:rPr>
          <w:delText>98</w:delText>
        </w:r>
      </w:del>
    </w:p>
    <w:p w:rsidR="0086215F" w:rsidDel="00A57497" w:rsidRDefault="0086215F">
      <w:pPr>
        <w:pStyle w:val="TOC1"/>
        <w:rPr>
          <w:del w:id="7584" w:author="Seggelke, Klaus" w:date="2017-03-14T17:13:00Z"/>
          <w:rFonts w:asciiTheme="minorHAnsi" w:eastAsiaTheme="minorEastAsia" w:hAnsiTheme="minorHAnsi" w:cstheme="minorBidi"/>
          <w:color w:val="auto"/>
          <w:sz w:val="22"/>
          <w:szCs w:val="22"/>
        </w:rPr>
      </w:pPr>
      <w:del w:id="7585" w:author="Seggelke, Klaus" w:date="2017-03-14T17:13:00Z">
        <w:r w:rsidRPr="00A57497" w:rsidDel="00A57497">
          <w:rPr>
            <w:rFonts w:cs="Arial"/>
            <w:sz w:val="22"/>
            <w:rPrChange w:id="7586" w:author="Seggelke, Klaus" w:date="2017-03-14T17:13:00Z">
              <w:rPr>
                <w:rStyle w:val="Hyperlink"/>
              </w:rPr>
            </w:rPrChange>
          </w:rPr>
          <w:delText>42</w:delText>
        </w:r>
        <w:r w:rsidDel="00A57497">
          <w:rPr>
            <w:rFonts w:asciiTheme="minorHAnsi" w:eastAsiaTheme="minorEastAsia" w:hAnsiTheme="minorHAnsi" w:cstheme="minorBidi"/>
            <w:color w:val="auto"/>
            <w:sz w:val="22"/>
            <w:szCs w:val="22"/>
          </w:rPr>
          <w:tab/>
        </w:r>
        <w:r w:rsidRPr="00A57497" w:rsidDel="00A57497">
          <w:rPr>
            <w:rFonts w:cs="Arial"/>
            <w:sz w:val="22"/>
            <w:rPrChange w:id="7587" w:author="Seggelke, Klaus" w:date="2017-03-14T17:13:00Z">
              <w:rPr>
                <w:rStyle w:val="Hyperlink"/>
              </w:rPr>
            </w:rPrChange>
          </w:rPr>
          <w:delText>Function: VNFM.Migration.TriggerMigration()</w:delText>
        </w:r>
        <w:r w:rsidDel="00A57497">
          <w:rPr>
            <w:webHidden/>
          </w:rPr>
          <w:tab/>
        </w:r>
        <w:r w:rsidR="00CA1CEB" w:rsidDel="00A57497">
          <w:rPr>
            <w:webHidden/>
          </w:rPr>
          <w:delText>98</w:delText>
        </w:r>
      </w:del>
    </w:p>
    <w:p w:rsidR="0086215F" w:rsidDel="00A57497" w:rsidRDefault="0086215F">
      <w:pPr>
        <w:pStyle w:val="TOC1"/>
        <w:rPr>
          <w:del w:id="7588" w:author="Seggelke, Klaus" w:date="2017-03-14T17:13:00Z"/>
          <w:rFonts w:asciiTheme="minorHAnsi" w:eastAsiaTheme="minorEastAsia" w:hAnsiTheme="minorHAnsi" w:cstheme="minorBidi"/>
          <w:color w:val="auto"/>
          <w:sz w:val="22"/>
          <w:szCs w:val="22"/>
        </w:rPr>
      </w:pPr>
      <w:del w:id="7589" w:author="Seggelke, Klaus" w:date="2017-03-14T17:13:00Z">
        <w:r w:rsidRPr="00A57497" w:rsidDel="00A57497">
          <w:rPr>
            <w:rFonts w:cs="Arial"/>
            <w:sz w:val="22"/>
            <w:rPrChange w:id="7590" w:author="Seggelke, Klaus" w:date="2017-03-14T17:13:00Z">
              <w:rPr>
                <w:rStyle w:val="Hyperlink"/>
              </w:rPr>
            </w:rPrChange>
          </w:rPr>
          <w:delText>43</w:delText>
        </w:r>
        <w:r w:rsidDel="00A57497">
          <w:rPr>
            <w:rFonts w:asciiTheme="minorHAnsi" w:eastAsiaTheme="minorEastAsia" w:hAnsiTheme="minorHAnsi" w:cstheme="minorBidi"/>
            <w:color w:val="auto"/>
            <w:sz w:val="22"/>
            <w:szCs w:val="22"/>
          </w:rPr>
          <w:tab/>
        </w:r>
        <w:r w:rsidRPr="00A57497" w:rsidDel="00A57497">
          <w:rPr>
            <w:rFonts w:cs="Arial"/>
            <w:sz w:val="22"/>
            <w:rPrChange w:id="7591" w:author="Seggelke, Klaus" w:date="2017-03-14T17:13:00Z">
              <w:rPr>
                <w:rStyle w:val="Hyperlink"/>
              </w:rPr>
            </w:rPrChange>
          </w:rPr>
          <w:delText>Function: VNFM.Migration.ValidateMigrationSuccess()</w:delText>
        </w:r>
        <w:r w:rsidDel="00A57497">
          <w:rPr>
            <w:webHidden/>
          </w:rPr>
          <w:tab/>
        </w:r>
        <w:r w:rsidR="00CA1CEB" w:rsidDel="00A57497">
          <w:rPr>
            <w:webHidden/>
          </w:rPr>
          <w:delText>99</w:delText>
        </w:r>
      </w:del>
    </w:p>
    <w:p w:rsidR="0086215F" w:rsidDel="00A57497" w:rsidRDefault="0086215F">
      <w:pPr>
        <w:pStyle w:val="TOC1"/>
        <w:rPr>
          <w:del w:id="7592" w:author="Seggelke, Klaus" w:date="2017-03-14T17:13:00Z"/>
          <w:rFonts w:asciiTheme="minorHAnsi" w:eastAsiaTheme="minorEastAsia" w:hAnsiTheme="minorHAnsi" w:cstheme="minorBidi"/>
          <w:color w:val="auto"/>
          <w:sz w:val="22"/>
          <w:szCs w:val="22"/>
        </w:rPr>
      </w:pPr>
      <w:del w:id="7593" w:author="Seggelke, Klaus" w:date="2017-03-14T17:13:00Z">
        <w:r w:rsidRPr="00A57497" w:rsidDel="00A57497">
          <w:rPr>
            <w:rFonts w:cs="Arial"/>
            <w:sz w:val="22"/>
            <w:rPrChange w:id="7594" w:author="Seggelke, Klaus" w:date="2017-03-14T17:13:00Z">
              <w:rPr>
                <w:rStyle w:val="Hyperlink"/>
              </w:rPr>
            </w:rPrChange>
          </w:rPr>
          <w:delText>44</w:delText>
        </w:r>
        <w:r w:rsidDel="00A57497">
          <w:rPr>
            <w:rFonts w:asciiTheme="minorHAnsi" w:eastAsiaTheme="minorEastAsia" w:hAnsiTheme="minorHAnsi" w:cstheme="minorBidi"/>
            <w:color w:val="auto"/>
            <w:sz w:val="22"/>
            <w:szCs w:val="22"/>
          </w:rPr>
          <w:tab/>
        </w:r>
        <w:r w:rsidRPr="00A57497" w:rsidDel="00A57497">
          <w:rPr>
            <w:rFonts w:cs="Arial"/>
            <w:sz w:val="22"/>
            <w:rPrChange w:id="7595" w:author="Seggelke, Klaus" w:date="2017-03-14T17:13:00Z">
              <w:rPr>
                <w:rStyle w:val="Hyperlink"/>
              </w:rPr>
            </w:rPrChange>
          </w:rPr>
          <w:delText>Function: VNFM.VNF.RecoveryCMDtoVNF()</w:delText>
        </w:r>
        <w:r w:rsidDel="00A57497">
          <w:rPr>
            <w:webHidden/>
          </w:rPr>
          <w:tab/>
        </w:r>
        <w:r w:rsidR="00CA1CEB" w:rsidDel="00A57497">
          <w:rPr>
            <w:webHidden/>
          </w:rPr>
          <w:delText>99</w:delText>
        </w:r>
      </w:del>
    </w:p>
    <w:p w:rsidR="0086215F" w:rsidDel="00A57497" w:rsidRDefault="0086215F">
      <w:pPr>
        <w:pStyle w:val="TOC1"/>
        <w:rPr>
          <w:del w:id="7596" w:author="Seggelke, Klaus" w:date="2017-03-14T17:13:00Z"/>
          <w:rFonts w:asciiTheme="minorHAnsi" w:eastAsiaTheme="minorEastAsia" w:hAnsiTheme="minorHAnsi" w:cstheme="minorBidi"/>
          <w:color w:val="auto"/>
          <w:sz w:val="22"/>
          <w:szCs w:val="22"/>
        </w:rPr>
      </w:pPr>
      <w:del w:id="7597" w:author="Seggelke, Klaus" w:date="2017-03-14T17:13:00Z">
        <w:r w:rsidRPr="00A57497" w:rsidDel="00A57497">
          <w:rPr>
            <w:rFonts w:cs="Arial"/>
            <w:sz w:val="22"/>
            <w:rPrChange w:id="7598" w:author="Seggelke, Klaus" w:date="2017-03-14T17:13:00Z">
              <w:rPr>
                <w:rStyle w:val="Hyperlink"/>
              </w:rPr>
            </w:rPrChange>
          </w:rPr>
          <w:delText>45</w:delText>
        </w:r>
        <w:r w:rsidDel="00A57497">
          <w:rPr>
            <w:rFonts w:asciiTheme="minorHAnsi" w:eastAsiaTheme="minorEastAsia" w:hAnsiTheme="minorHAnsi" w:cstheme="minorBidi"/>
            <w:color w:val="auto"/>
            <w:sz w:val="22"/>
            <w:szCs w:val="22"/>
          </w:rPr>
          <w:tab/>
        </w:r>
        <w:r w:rsidRPr="00A57497" w:rsidDel="00A57497">
          <w:rPr>
            <w:rFonts w:cs="Arial"/>
            <w:sz w:val="22"/>
            <w:rPrChange w:id="7599" w:author="Seggelke, Klaus" w:date="2017-03-14T17:13:00Z">
              <w:rPr>
                <w:rStyle w:val="Hyperlink"/>
              </w:rPr>
            </w:rPrChange>
          </w:rPr>
          <w:delText>Function: VNFM.RecoveryCMDtoVNFM()</w:delText>
        </w:r>
        <w:r w:rsidDel="00A57497">
          <w:rPr>
            <w:webHidden/>
          </w:rPr>
          <w:tab/>
        </w:r>
        <w:r w:rsidR="00CA1CEB" w:rsidDel="00A57497">
          <w:rPr>
            <w:webHidden/>
          </w:rPr>
          <w:delText>99</w:delText>
        </w:r>
      </w:del>
    </w:p>
    <w:p w:rsidR="0086215F" w:rsidDel="00A57497" w:rsidRDefault="0086215F">
      <w:pPr>
        <w:pStyle w:val="TOC1"/>
        <w:rPr>
          <w:del w:id="7600" w:author="Seggelke, Klaus" w:date="2017-03-14T17:13:00Z"/>
          <w:rFonts w:asciiTheme="minorHAnsi" w:eastAsiaTheme="minorEastAsia" w:hAnsiTheme="minorHAnsi" w:cstheme="minorBidi"/>
          <w:color w:val="auto"/>
          <w:sz w:val="22"/>
          <w:szCs w:val="22"/>
        </w:rPr>
      </w:pPr>
      <w:del w:id="7601" w:author="Seggelke, Klaus" w:date="2017-03-14T17:13:00Z">
        <w:r w:rsidRPr="00A57497" w:rsidDel="00A57497">
          <w:rPr>
            <w:rFonts w:cs="Arial"/>
            <w:sz w:val="22"/>
            <w:rPrChange w:id="7602" w:author="Seggelke, Klaus" w:date="2017-03-14T17:13:00Z">
              <w:rPr>
                <w:rStyle w:val="Hyperlink"/>
              </w:rPr>
            </w:rPrChange>
          </w:rPr>
          <w:delText>46</w:delText>
        </w:r>
        <w:r w:rsidDel="00A57497">
          <w:rPr>
            <w:rFonts w:asciiTheme="minorHAnsi" w:eastAsiaTheme="minorEastAsia" w:hAnsiTheme="minorHAnsi" w:cstheme="minorBidi"/>
            <w:color w:val="auto"/>
            <w:sz w:val="22"/>
            <w:szCs w:val="22"/>
          </w:rPr>
          <w:tab/>
        </w:r>
        <w:r w:rsidRPr="00A57497" w:rsidDel="00A57497">
          <w:rPr>
            <w:rFonts w:cs="Arial"/>
            <w:sz w:val="22"/>
            <w:rPrChange w:id="7603" w:author="Seggelke, Klaus" w:date="2017-03-14T17:13:00Z">
              <w:rPr>
                <w:rStyle w:val="Hyperlink"/>
              </w:rPr>
            </w:rPrChange>
          </w:rPr>
          <w:delText>Function: VNFM.VNetwork.ValidatevNetworkResourceAllocation()</w:delText>
        </w:r>
        <w:r w:rsidDel="00A57497">
          <w:rPr>
            <w:webHidden/>
          </w:rPr>
          <w:tab/>
        </w:r>
        <w:r w:rsidR="00CA1CEB" w:rsidDel="00A57497">
          <w:rPr>
            <w:webHidden/>
          </w:rPr>
          <w:delText>99</w:delText>
        </w:r>
      </w:del>
    </w:p>
    <w:p w:rsidR="0086215F" w:rsidDel="00A57497" w:rsidRDefault="0086215F">
      <w:pPr>
        <w:pStyle w:val="TOC1"/>
        <w:rPr>
          <w:del w:id="7604" w:author="Seggelke, Klaus" w:date="2017-03-14T17:13:00Z"/>
          <w:rFonts w:asciiTheme="minorHAnsi" w:eastAsiaTheme="minorEastAsia" w:hAnsiTheme="minorHAnsi" w:cstheme="minorBidi"/>
          <w:color w:val="auto"/>
          <w:sz w:val="22"/>
          <w:szCs w:val="22"/>
        </w:rPr>
      </w:pPr>
      <w:del w:id="7605" w:author="Seggelke, Klaus" w:date="2017-03-14T17:13:00Z">
        <w:r w:rsidRPr="00A57497" w:rsidDel="00A57497">
          <w:rPr>
            <w:rFonts w:cs="Arial"/>
            <w:sz w:val="22"/>
            <w:rPrChange w:id="7606" w:author="Seggelke, Klaus" w:date="2017-03-14T17:13:00Z">
              <w:rPr>
                <w:rStyle w:val="Hyperlink"/>
              </w:rPr>
            </w:rPrChange>
          </w:rPr>
          <w:delText>47</w:delText>
        </w:r>
        <w:r w:rsidDel="00A57497">
          <w:rPr>
            <w:rFonts w:asciiTheme="minorHAnsi" w:eastAsiaTheme="minorEastAsia" w:hAnsiTheme="minorHAnsi" w:cstheme="minorBidi"/>
            <w:color w:val="auto"/>
            <w:sz w:val="22"/>
            <w:szCs w:val="22"/>
          </w:rPr>
          <w:tab/>
        </w:r>
        <w:r w:rsidRPr="00A57497" w:rsidDel="00A57497">
          <w:rPr>
            <w:rFonts w:cs="Arial"/>
            <w:sz w:val="22"/>
            <w:rPrChange w:id="7607" w:author="Seggelke, Klaus" w:date="2017-03-14T17:13:00Z">
              <w:rPr>
                <w:rStyle w:val="Hyperlink"/>
              </w:rPr>
            </w:rPrChange>
          </w:rPr>
          <w:delText>Function: VNFM.VNetwork.ValidatevNetworkResourceRelease()</w:delText>
        </w:r>
        <w:r w:rsidDel="00A57497">
          <w:rPr>
            <w:webHidden/>
          </w:rPr>
          <w:tab/>
        </w:r>
        <w:r w:rsidR="00CA1CEB" w:rsidDel="00A57497">
          <w:rPr>
            <w:webHidden/>
          </w:rPr>
          <w:delText>99</w:delText>
        </w:r>
      </w:del>
    </w:p>
    <w:p w:rsidR="0086215F" w:rsidDel="00A57497" w:rsidRDefault="0086215F">
      <w:pPr>
        <w:pStyle w:val="TOC1"/>
        <w:rPr>
          <w:del w:id="7608" w:author="Seggelke, Klaus" w:date="2017-03-14T17:13:00Z"/>
          <w:rFonts w:asciiTheme="minorHAnsi" w:eastAsiaTheme="minorEastAsia" w:hAnsiTheme="minorHAnsi" w:cstheme="minorBidi"/>
          <w:color w:val="auto"/>
          <w:sz w:val="22"/>
          <w:szCs w:val="22"/>
        </w:rPr>
      </w:pPr>
      <w:del w:id="7609" w:author="Seggelke, Klaus" w:date="2017-03-14T17:13:00Z">
        <w:r w:rsidRPr="00A57497" w:rsidDel="00A57497">
          <w:rPr>
            <w:rFonts w:cs="Arial"/>
            <w:sz w:val="22"/>
            <w:rPrChange w:id="7610" w:author="Seggelke, Klaus" w:date="2017-03-14T17:13:00Z">
              <w:rPr>
                <w:rStyle w:val="Hyperlink"/>
              </w:rPr>
            </w:rPrChange>
          </w:rPr>
          <w:delText>48</w:delText>
        </w:r>
        <w:r w:rsidDel="00A57497">
          <w:rPr>
            <w:rFonts w:asciiTheme="minorHAnsi" w:eastAsiaTheme="minorEastAsia" w:hAnsiTheme="minorHAnsi" w:cstheme="minorBidi"/>
            <w:color w:val="auto"/>
            <w:sz w:val="22"/>
            <w:szCs w:val="22"/>
          </w:rPr>
          <w:tab/>
        </w:r>
        <w:r w:rsidRPr="00A57497" w:rsidDel="00A57497">
          <w:rPr>
            <w:rFonts w:cs="Arial"/>
            <w:sz w:val="22"/>
            <w:rPrChange w:id="7611" w:author="Seggelke, Klaus" w:date="2017-03-14T17:13:00Z">
              <w:rPr>
                <w:rStyle w:val="Hyperlink"/>
              </w:rPr>
            </w:rPrChange>
          </w:rPr>
          <w:delText>Function: VNFM.VNetwork.SetBandwidth()</w:delText>
        </w:r>
        <w:r w:rsidDel="00A57497">
          <w:rPr>
            <w:webHidden/>
          </w:rPr>
          <w:tab/>
        </w:r>
        <w:r w:rsidR="00CA1CEB" w:rsidDel="00A57497">
          <w:rPr>
            <w:webHidden/>
          </w:rPr>
          <w:delText>99</w:delText>
        </w:r>
      </w:del>
    </w:p>
    <w:p w:rsidR="0086215F" w:rsidDel="00A57497" w:rsidRDefault="0086215F">
      <w:pPr>
        <w:pStyle w:val="TOC1"/>
        <w:rPr>
          <w:del w:id="7612" w:author="Seggelke, Klaus" w:date="2017-03-14T17:13:00Z"/>
          <w:rFonts w:asciiTheme="minorHAnsi" w:eastAsiaTheme="minorEastAsia" w:hAnsiTheme="minorHAnsi" w:cstheme="minorBidi"/>
          <w:color w:val="auto"/>
          <w:sz w:val="22"/>
          <w:szCs w:val="22"/>
        </w:rPr>
      </w:pPr>
      <w:del w:id="7613" w:author="Seggelke, Klaus" w:date="2017-03-14T17:13:00Z">
        <w:r w:rsidRPr="00A57497" w:rsidDel="00A57497">
          <w:rPr>
            <w:rFonts w:cs="Arial"/>
            <w:sz w:val="22"/>
            <w:rPrChange w:id="7614" w:author="Seggelke, Klaus" w:date="2017-03-14T17:13:00Z">
              <w:rPr>
                <w:rStyle w:val="Hyperlink"/>
              </w:rPr>
            </w:rPrChange>
          </w:rPr>
          <w:delText>49</w:delText>
        </w:r>
        <w:r w:rsidDel="00A57497">
          <w:rPr>
            <w:rFonts w:asciiTheme="minorHAnsi" w:eastAsiaTheme="minorEastAsia" w:hAnsiTheme="minorHAnsi" w:cstheme="minorBidi"/>
            <w:color w:val="auto"/>
            <w:sz w:val="22"/>
            <w:szCs w:val="22"/>
          </w:rPr>
          <w:tab/>
        </w:r>
        <w:r w:rsidRPr="00A57497" w:rsidDel="00A57497">
          <w:rPr>
            <w:rFonts w:cs="Arial"/>
            <w:sz w:val="22"/>
            <w:rPrChange w:id="7615" w:author="Seggelke, Klaus" w:date="2017-03-14T17:13:00Z">
              <w:rPr>
                <w:rStyle w:val="Hyperlink"/>
              </w:rPr>
            </w:rPrChange>
          </w:rPr>
          <w:delText>Function: VNFM.VStorage.GetvStorageSize()</w:delText>
        </w:r>
        <w:r w:rsidDel="00A57497">
          <w:rPr>
            <w:webHidden/>
          </w:rPr>
          <w:tab/>
        </w:r>
        <w:r w:rsidR="00CA1CEB" w:rsidDel="00A57497">
          <w:rPr>
            <w:webHidden/>
          </w:rPr>
          <w:delText>100</w:delText>
        </w:r>
      </w:del>
    </w:p>
    <w:p w:rsidR="0086215F" w:rsidDel="00A57497" w:rsidRDefault="0086215F">
      <w:pPr>
        <w:pStyle w:val="TOC1"/>
        <w:rPr>
          <w:del w:id="7616" w:author="Seggelke, Klaus" w:date="2017-03-14T17:13:00Z"/>
          <w:rFonts w:asciiTheme="minorHAnsi" w:eastAsiaTheme="minorEastAsia" w:hAnsiTheme="minorHAnsi" w:cstheme="minorBidi"/>
          <w:color w:val="auto"/>
          <w:sz w:val="22"/>
          <w:szCs w:val="22"/>
        </w:rPr>
      </w:pPr>
      <w:del w:id="7617" w:author="Seggelke, Klaus" w:date="2017-03-14T17:13:00Z">
        <w:r w:rsidRPr="00A57497" w:rsidDel="00A57497">
          <w:rPr>
            <w:rFonts w:cs="Arial"/>
            <w:sz w:val="22"/>
            <w:rPrChange w:id="7618" w:author="Seggelke, Klaus" w:date="2017-03-14T17:13:00Z">
              <w:rPr>
                <w:rStyle w:val="Hyperlink"/>
              </w:rPr>
            </w:rPrChange>
          </w:rPr>
          <w:delText>50</w:delText>
        </w:r>
        <w:r w:rsidDel="00A57497">
          <w:rPr>
            <w:rFonts w:asciiTheme="minorHAnsi" w:eastAsiaTheme="minorEastAsia" w:hAnsiTheme="minorHAnsi" w:cstheme="minorBidi"/>
            <w:color w:val="auto"/>
            <w:sz w:val="22"/>
            <w:szCs w:val="22"/>
          </w:rPr>
          <w:tab/>
        </w:r>
        <w:r w:rsidRPr="00A57497" w:rsidDel="00A57497">
          <w:rPr>
            <w:rFonts w:cs="Arial"/>
            <w:sz w:val="22"/>
            <w:rPrChange w:id="7619" w:author="Seggelke, Klaus" w:date="2017-03-14T17:13:00Z">
              <w:rPr>
                <w:rStyle w:val="Hyperlink"/>
              </w:rPr>
            </w:rPrChange>
          </w:rPr>
          <w:delText>Function: VNFM.VStorage.TriggerIncreasevStorage()</w:delText>
        </w:r>
        <w:r w:rsidDel="00A57497">
          <w:rPr>
            <w:webHidden/>
          </w:rPr>
          <w:tab/>
        </w:r>
        <w:r w:rsidR="00CA1CEB" w:rsidDel="00A57497">
          <w:rPr>
            <w:webHidden/>
          </w:rPr>
          <w:delText>100</w:delText>
        </w:r>
      </w:del>
    </w:p>
    <w:p w:rsidR="0086215F" w:rsidDel="00A57497" w:rsidRDefault="0086215F">
      <w:pPr>
        <w:pStyle w:val="TOC1"/>
        <w:rPr>
          <w:del w:id="7620" w:author="Seggelke, Klaus" w:date="2017-03-14T17:13:00Z"/>
          <w:rFonts w:asciiTheme="minorHAnsi" w:eastAsiaTheme="minorEastAsia" w:hAnsiTheme="minorHAnsi" w:cstheme="minorBidi"/>
          <w:color w:val="auto"/>
          <w:sz w:val="22"/>
          <w:szCs w:val="22"/>
        </w:rPr>
      </w:pPr>
      <w:del w:id="7621" w:author="Seggelke, Klaus" w:date="2017-03-14T17:13:00Z">
        <w:r w:rsidRPr="00A57497" w:rsidDel="00A57497">
          <w:rPr>
            <w:rFonts w:cs="Arial"/>
            <w:sz w:val="22"/>
            <w:rPrChange w:id="7622" w:author="Seggelke, Klaus" w:date="2017-03-14T17:13:00Z">
              <w:rPr>
                <w:rStyle w:val="Hyperlink"/>
              </w:rPr>
            </w:rPrChange>
          </w:rPr>
          <w:delText>51</w:delText>
        </w:r>
        <w:r w:rsidDel="00A57497">
          <w:rPr>
            <w:rFonts w:asciiTheme="minorHAnsi" w:eastAsiaTheme="minorEastAsia" w:hAnsiTheme="minorHAnsi" w:cstheme="minorBidi"/>
            <w:color w:val="auto"/>
            <w:sz w:val="22"/>
            <w:szCs w:val="22"/>
          </w:rPr>
          <w:tab/>
        </w:r>
        <w:r w:rsidRPr="00A57497" w:rsidDel="00A57497">
          <w:rPr>
            <w:rFonts w:cs="Arial"/>
            <w:sz w:val="22"/>
            <w:rPrChange w:id="7623" w:author="Seggelke, Klaus" w:date="2017-03-14T17:13:00Z">
              <w:rPr>
                <w:rStyle w:val="Hyperlink"/>
              </w:rPr>
            </w:rPrChange>
          </w:rPr>
          <w:delText>Function: VNFM.VStorage.DecreasevStorage()</w:delText>
        </w:r>
        <w:r w:rsidDel="00A57497">
          <w:rPr>
            <w:webHidden/>
          </w:rPr>
          <w:tab/>
        </w:r>
        <w:r w:rsidR="00CA1CEB" w:rsidDel="00A57497">
          <w:rPr>
            <w:webHidden/>
          </w:rPr>
          <w:delText>100</w:delText>
        </w:r>
      </w:del>
    </w:p>
    <w:p w:rsidR="0086215F" w:rsidDel="00A57497" w:rsidRDefault="0086215F">
      <w:pPr>
        <w:pStyle w:val="TOC1"/>
        <w:rPr>
          <w:del w:id="7624" w:author="Seggelke, Klaus" w:date="2017-03-14T17:13:00Z"/>
          <w:rFonts w:asciiTheme="minorHAnsi" w:eastAsiaTheme="minorEastAsia" w:hAnsiTheme="minorHAnsi" w:cstheme="minorBidi"/>
          <w:color w:val="auto"/>
          <w:sz w:val="22"/>
          <w:szCs w:val="22"/>
        </w:rPr>
      </w:pPr>
      <w:del w:id="7625" w:author="Seggelke, Klaus" w:date="2017-03-14T17:13:00Z">
        <w:r w:rsidRPr="00A57497" w:rsidDel="00A57497">
          <w:rPr>
            <w:rFonts w:cs="Arial"/>
            <w:sz w:val="22"/>
            <w:rPrChange w:id="7626" w:author="Seggelke, Klaus" w:date="2017-03-14T17:13:00Z">
              <w:rPr>
                <w:rStyle w:val="Hyperlink"/>
              </w:rPr>
            </w:rPrChange>
          </w:rPr>
          <w:delText>52</w:delText>
        </w:r>
        <w:r w:rsidDel="00A57497">
          <w:rPr>
            <w:rFonts w:asciiTheme="minorHAnsi" w:eastAsiaTheme="minorEastAsia" w:hAnsiTheme="minorHAnsi" w:cstheme="minorBidi"/>
            <w:color w:val="auto"/>
            <w:sz w:val="22"/>
            <w:szCs w:val="22"/>
          </w:rPr>
          <w:tab/>
        </w:r>
        <w:r w:rsidRPr="00A57497" w:rsidDel="00A57497">
          <w:rPr>
            <w:rFonts w:cs="Arial"/>
            <w:sz w:val="22"/>
            <w:rPrChange w:id="7627" w:author="Seggelke, Klaus" w:date="2017-03-14T17:13:00Z">
              <w:rPr>
                <w:rStyle w:val="Hyperlink"/>
              </w:rPr>
            </w:rPrChange>
          </w:rPr>
          <w:delText>Function: VNFM.Fault.RegisterForNotification()</w:delText>
        </w:r>
        <w:r w:rsidDel="00A57497">
          <w:rPr>
            <w:webHidden/>
          </w:rPr>
          <w:tab/>
        </w:r>
        <w:r w:rsidR="00CA1CEB" w:rsidDel="00A57497">
          <w:rPr>
            <w:webHidden/>
          </w:rPr>
          <w:delText>101</w:delText>
        </w:r>
      </w:del>
    </w:p>
    <w:p w:rsidR="0086215F" w:rsidDel="00A57497" w:rsidRDefault="0086215F">
      <w:pPr>
        <w:pStyle w:val="TOC1"/>
        <w:rPr>
          <w:del w:id="7628" w:author="Seggelke, Klaus" w:date="2017-03-14T17:13:00Z"/>
          <w:rFonts w:asciiTheme="minorHAnsi" w:eastAsiaTheme="minorEastAsia" w:hAnsiTheme="minorHAnsi" w:cstheme="minorBidi"/>
          <w:color w:val="auto"/>
          <w:sz w:val="22"/>
          <w:szCs w:val="22"/>
        </w:rPr>
      </w:pPr>
      <w:del w:id="7629" w:author="Seggelke, Klaus" w:date="2017-03-14T17:13:00Z">
        <w:r w:rsidRPr="00A57497" w:rsidDel="00A57497">
          <w:rPr>
            <w:rFonts w:cs="Arial"/>
            <w:sz w:val="22"/>
            <w:rPrChange w:id="7630" w:author="Seggelke, Klaus" w:date="2017-03-14T17:13:00Z">
              <w:rPr>
                <w:rStyle w:val="Hyperlink"/>
              </w:rPr>
            </w:rPrChange>
          </w:rPr>
          <w:delText>53</w:delText>
        </w:r>
        <w:r w:rsidDel="00A57497">
          <w:rPr>
            <w:rFonts w:asciiTheme="minorHAnsi" w:eastAsiaTheme="minorEastAsia" w:hAnsiTheme="minorHAnsi" w:cstheme="minorBidi"/>
            <w:color w:val="auto"/>
            <w:sz w:val="22"/>
            <w:szCs w:val="22"/>
          </w:rPr>
          <w:tab/>
        </w:r>
        <w:r w:rsidRPr="00A57497" w:rsidDel="00A57497">
          <w:rPr>
            <w:rFonts w:cs="Arial"/>
            <w:sz w:val="22"/>
            <w:rPrChange w:id="7631" w:author="Seggelke, Klaus" w:date="2017-03-14T17:13:00Z">
              <w:rPr>
                <w:rStyle w:val="Hyperlink"/>
              </w:rPr>
            </w:rPrChange>
          </w:rPr>
          <w:delText>Function: VNFM.Fault.DeregisterForNotification()</w:delText>
        </w:r>
        <w:r w:rsidDel="00A57497">
          <w:rPr>
            <w:webHidden/>
          </w:rPr>
          <w:tab/>
        </w:r>
        <w:r w:rsidR="00CA1CEB" w:rsidDel="00A57497">
          <w:rPr>
            <w:webHidden/>
          </w:rPr>
          <w:delText>101</w:delText>
        </w:r>
      </w:del>
    </w:p>
    <w:p w:rsidR="0086215F" w:rsidDel="00A57497" w:rsidRDefault="0086215F">
      <w:pPr>
        <w:pStyle w:val="TOC1"/>
        <w:rPr>
          <w:del w:id="7632" w:author="Seggelke, Klaus" w:date="2017-03-14T17:13:00Z"/>
          <w:rFonts w:asciiTheme="minorHAnsi" w:eastAsiaTheme="minorEastAsia" w:hAnsiTheme="minorHAnsi" w:cstheme="minorBidi"/>
          <w:color w:val="auto"/>
          <w:sz w:val="22"/>
          <w:szCs w:val="22"/>
        </w:rPr>
      </w:pPr>
      <w:del w:id="7633" w:author="Seggelke, Klaus" w:date="2017-03-14T17:13:00Z">
        <w:r w:rsidRPr="00A57497" w:rsidDel="00A57497">
          <w:rPr>
            <w:rFonts w:cs="Arial"/>
            <w:sz w:val="22"/>
            <w:rPrChange w:id="7634" w:author="Seggelke, Klaus" w:date="2017-03-14T17:13:00Z">
              <w:rPr>
                <w:rStyle w:val="Hyperlink"/>
              </w:rPr>
            </w:rPrChange>
          </w:rPr>
          <w:delText>54</w:delText>
        </w:r>
        <w:r w:rsidDel="00A57497">
          <w:rPr>
            <w:rFonts w:asciiTheme="minorHAnsi" w:eastAsiaTheme="minorEastAsia" w:hAnsiTheme="minorHAnsi" w:cstheme="minorBidi"/>
            <w:color w:val="auto"/>
            <w:sz w:val="22"/>
            <w:szCs w:val="22"/>
          </w:rPr>
          <w:tab/>
        </w:r>
        <w:r w:rsidRPr="00A57497" w:rsidDel="00A57497">
          <w:rPr>
            <w:rFonts w:cs="Arial"/>
            <w:sz w:val="22"/>
            <w:rPrChange w:id="7635" w:author="Seggelke, Klaus" w:date="2017-03-14T17:13:00Z">
              <w:rPr>
                <w:rStyle w:val="Hyperlink"/>
              </w:rPr>
            </w:rPrChange>
          </w:rPr>
          <w:delText>Function: VNFM.Fault.ListFaultNotificationRegistration()</w:delText>
        </w:r>
        <w:r w:rsidDel="00A57497">
          <w:rPr>
            <w:webHidden/>
          </w:rPr>
          <w:tab/>
        </w:r>
        <w:r w:rsidR="00CA1CEB" w:rsidDel="00A57497">
          <w:rPr>
            <w:webHidden/>
          </w:rPr>
          <w:delText>101</w:delText>
        </w:r>
      </w:del>
    </w:p>
    <w:p w:rsidR="0086215F" w:rsidDel="00A57497" w:rsidRDefault="0086215F">
      <w:pPr>
        <w:pStyle w:val="TOC1"/>
        <w:rPr>
          <w:del w:id="7636" w:author="Seggelke, Klaus" w:date="2017-03-14T17:13:00Z"/>
          <w:rFonts w:asciiTheme="minorHAnsi" w:eastAsiaTheme="minorEastAsia" w:hAnsiTheme="minorHAnsi" w:cstheme="minorBidi"/>
          <w:color w:val="auto"/>
          <w:sz w:val="22"/>
          <w:szCs w:val="22"/>
        </w:rPr>
      </w:pPr>
      <w:del w:id="7637" w:author="Seggelke, Klaus" w:date="2017-03-14T17:13:00Z">
        <w:r w:rsidRPr="00A57497" w:rsidDel="00A57497">
          <w:rPr>
            <w:rFonts w:cs="Arial"/>
            <w:sz w:val="22"/>
            <w:rPrChange w:id="7638" w:author="Seggelke, Klaus" w:date="2017-03-14T17:13:00Z">
              <w:rPr>
                <w:rStyle w:val="Hyperlink"/>
              </w:rPr>
            </w:rPrChange>
          </w:rPr>
          <w:delText>55</w:delText>
        </w:r>
        <w:r w:rsidDel="00A57497">
          <w:rPr>
            <w:rFonts w:asciiTheme="minorHAnsi" w:eastAsiaTheme="minorEastAsia" w:hAnsiTheme="minorHAnsi" w:cstheme="minorBidi"/>
            <w:color w:val="auto"/>
            <w:sz w:val="22"/>
            <w:szCs w:val="22"/>
          </w:rPr>
          <w:tab/>
        </w:r>
        <w:r w:rsidRPr="00A57497" w:rsidDel="00A57497">
          <w:rPr>
            <w:rFonts w:cs="Arial"/>
            <w:sz w:val="22"/>
            <w:rPrChange w:id="7639" w:author="Seggelke, Klaus" w:date="2017-03-14T17:13:00Z">
              <w:rPr>
                <w:rStyle w:val="Hyperlink"/>
              </w:rPr>
            </w:rPrChange>
          </w:rPr>
          <w:delText>Function: VNFM.Fault.ListFaultNotificationInformation()</w:delText>
        </w:r>
        <w:r w:rsidDel="00A57497">
          <w:rPr>
            <w:webHidden/>
          </w:rPr>
          <w:tab/>
        </w:r>
        <w:r w:rsidR="00CA1CEB" w:rsidDel="00A57497">
          <w:rPr>
            <w:webHidden/>
          </w:rPr>
          <w:delText>102</w:delText>
        </w:r>
      </w:del>
    </w:p>
    <w:p w:rsidR="0086215F" w:rsidDel="00A57497" w:rsidRDefault="0086215F">
      <w:pPr>
        <w:pStyle w:val="TOC1"/>
        <w:rPr>
          <w:del w:id="7640" w:author="Seggelke, Klaus" w:date="2017-03-14T17:13:00Z"/>
          <w:rFonts w:asciiTheme="minorHAnsi" w:eastAsiaTheme="minorEastAsia" w:hAnsiTheme="minorHAnsi" w:cstheme="minorBidi"/>
          <w:color w:val="auto"/>
          <w:sz w:val="22"/>
          <w:szCs w:val="22"/>
        </w:rPr>
      </w:pPr>
      <w:del w:id="7641" w:author="Seggelke, Klaus" w:date="2017-03-14T17:13:00Z">
        <w:r w:rsidRPr="00A57497" w:rsidDel="00A57497">
          <w:rPr>
            <w:rFonts w:cs="Arial"/>
            <w:sz w:val="22"/>
            <w:rPrChange w:id="7642" w:author="Seggelke, Klaus" w:date="2017-03-14T17:13:00Z">
              <w:rPr>
                <w:rStyle w:val="Hyperlink"/>
              </w:rPr>
            </w:rPrChange>
          </w:rPr>
          <w:delText>56</w:delText>
        </w:r>
        <w:r w:rsidDel="00A57497">
          <w:rPr>
            <w:rFonts w:asciiTheme="minorHAnsi" w:eastAsiaTheme="minorEastAsia" w:hAnsiTheme="minorHAnsi" w:cstheme="minorBidi"/>
            <w:color w:val="auto"/>
            <w:sz w:val="22"/>
            <w:szCs w:val="22"/>
          </w:rPr>
          <w:tab/>
        </w:r>
        <w:r w:rsidRPr="00A57497" w:rsidDel="00A57497">
          <w:rPr>
            <w:rFonts w:cs="Arial"/>
            <w:sz w:val="22"/>
            <w:rPrChange w:id="7643" w:author="Seggelke, Klaus" w:date="2017-03-14T17:13:00Z">
              <w:rPr>
                <w:rStyle w:val="Hyperlink"/>
              </w:rPr>
            </w:rPrChange>
          </w:rPr>
          <w:delText>Function: VNFM.Fault.VNFFaultInjection()</w:delText>
        </w:r>
        <w:r w:rsidDel="00A57497">
          <w:rPr>
            <w:webHidden/>
          </w:rPr>
          <w:tab/>
        </w:r>
        <w:r w:rsidR="00CA1CEB" w:rsidDel="00A57497">
          <w:rPr>
            <w:webHidden/>
          </w:rPr>
          <w:delText>102</w:delText>
        </w:r>
      </w:del>
    </w:p>
    <w:p w:rsidR="0086215F" w:rsidDel="00A57497" w:rsidRDefault="0086215F">
      <w:pPr>
        <w:pStyle w:val="TOC1"/>
        <w:rPr>
          <w:del w:id="7644" w:author="Seggelke, Klaus" w:date="2017-03-14T17:13:00Z"/>
          <w:rFonts w:asciiTheme="minorHAnsi" w:eastAsiaTheme="minorEastAsia" w:hAnsiTheme="minorHAnsi" w:cstheme="minorBidi"/>
          <w:color w:val="auto"/>
          <w:sz w:val="22"/>
          <w:szCs w:val="22"/>
        </w:rPr>
      </w:pPr>
      <w:del w:id="7645" w:author="Seggelke, Klaus" w:date="2017-03-14T17:13:00Z">
        <w:r w:rsidRPr="00A57497" w:rsidDel="00A57497">
          <w:rPr>
            <w:rFonts w:cs="Arial"/>
            <w:sz w:val="22"/>
            <w:rPrChange w:id="7646" w:author="Seggelke, Klaus" w:date="2017-03-14T17:13:00Z">
              <w:rPr>
                <w:rStyle w:val="Hyperlink"/>
              </w:rPr>
            </w:rPrChange>
          </w:rPr>
          <w:delText>57</w:delText>
        </w:r>
        <w:r w:rsidDel="00A57497">
          <w:rPr>
            <w:rFonts w:asciiTheme="minorHAnsi" w:eastAsiaTheme="minorEastAsia" w:hAnsiTheme="minorHAnsi" w:cstheme="minorBidi"/>
            <w:color w:val="auto"/>
            <w:sz w:val="22"/>
            <w:szCs w:val="22"/>
          </w:rPr>
          <w:tab/>
        </w:r>
        <w:r w:rsidRPr="00A57497" w:rsidDel="00A57497">
          <w:rPr>
            <w:rFonts w:cs="Arial"/>
            <w:sz w:val="22"/>
            <w:rPrChange w:id="7647" w:author="Seggelke, Klaus" w:date="2017-03-14T17:13:00Z">
              <w:rPr>
                <w:rStyle w:val="Hyperlink"/>
              </w:rPr>
            </w:rPrChange>
          </w:rPr>
          <w:delText>Function: VNFM.Performance.ListPerformanceNotificationRegistration()</w:delText>
        </w:r>
        <w:r w:rsidDel="00A57497">
          <w:rPr>
            <w:webHidden/>
          </w:rPr>
          <w:tab/>
        </w:r>
        <w:r w:rsidR="00CA1CEB" w:rsidDel="00A57497">
          <w:rPr>
            <w:webHidden/>
          </w:rPr>
          <w:delText>103</w:delText>
        </w:r>
      </w:del>
    </w:p>
    <w:p w:rsidR="0086215F" w:rsidDel="00A57497" w:rsidRDefault="0086215F">
      <w:pPr>
        <w:pStyle w:val="TOC1"/>
        <w:rPr>
          <w:del w:id="7648" w:author="Seggelke, Klaus" w:date="2017-03-14T17:13:00Z"/>
          <w:rFonts w:asciiTheme="minorHAnsi" w:eastAsiaTheme="minorEastAsia" w:hAnsiTheme="minorHAnsi" w:cstheme="minorBidi"/>
          <w:color w:val="auto"/>
          <w:sz w:val="22"/>
          <w:szCs w:val="22"/>
        </w:rPr>
      </w:pPr>
      <w:del w:id="7649" w:author="Seggelke, Klaus" w:date="2017-03-14T17:13:00Z">
        <w:r w:rsidRPr="00A57497" w:rsidDel="00A57497">
          <w:rPr>
            <w:rFonts w:cs="Arial"/>
            <w:sz w:val="22"/>
            <w:rPrChange w:id="7650" w:author="Seggelke, Klaus" w:date="2017-03-14T17:13:00Z">
              <w:rPr>
                <w:rStyle w:val="Hyperlink"/>
              </w:rPr>
            </w:rPrChange>
          </w:rPr>
          <w:delText>58</w:delText>
        </w:r>
        <w:r w:rsidDel="00A57497">
          <w:rPr>
            <w:rFonts w:asciiTheme="minorHAnsi" w:eastAsiaTheme="minorEastAsia" w:hAnsiTheme="minorHAnsi" w:cstheme="minorBidi"/>
            <w:color w:val="auto"/>
            <w:sz w:val="22"/>
            <w:szCs w:val="22"/>
          </w:rPr>
          <w:tab/>
        </w:r>
        <w:r w:rsidRPr="00A57497" w:rsidDel="00A57497">
          <w:rPr>
            <w:rFonts w:cs="Arial"/>
            <w:sz w:val="22"/>
            <w:rPrChange w:id="7651" w:author="Seggelke, Klaus" w:date="2017-03-14T17:13:00Z">
              <w:rPr>
                <w:rStyle w:val="Hyperlink"/>
              </w:rPr>
            </w:rPrChange>
          </w:rPr>
          <w:delText>Function: VNFM.Performance.RegisterPerformanceNotification()</w:delText>
        </w:r>
        <w:r w:rsidDel="00A57497">
          <w:rPr>
            <w:webHidden/>
          </w:rPr>
          <w:tab/>
        </w:r>
        <w:r w:rsidR="00CA1CEB" w:rsidDel="00A57497">
          <w:rPr>
            <w:webHidden/>
          </w:rPr>
          <w:delText>103</w:delText>
        </w:r>
      </w:del>
    </w:p>
    <w:p w:rsidR="0086215F" w:rsidDel="00A57497" w:rsidRDefault="0086215F">
      <w:pPr>
        <w:pStyle w:val="TOC1"/>
        <w:rPr>
          <w:del w:id="7652" w:author="Seggelke, Klaus" w:date="2017-03-14T17:13:00Z"/>
          <w:rFonts w:asciiTheme="minorHAnsi" w:eastAsiaTheme="minorEastAsia" w:hAnsiTheme="minorHAnsi" w:cstheme="minorBidi"/>
          <w:color w:val="auto"/>
          <w:sz w:val="22"/>
          <w:szCs w:val="22"/>
        </w:rPr>
      </w:pPr>
      <w:del w:id="7653" w:author="Seggelke, Klaus" w:date="2017-03-14T17:13:00Z">
        <w:r w:rsidRPr="00A57497" w:rsidDel="00A57497">
          <w:rPr>
            <w:rFonts w:cs="Arial"/>
            <w:sz w:val="22"/>
            <w:rPrChange w:id="7654" w:author="Seggelke, Klaus" w:date="2017-03-14T17:13:00Z">
              <w:rPr>
                <w:rStyle w:val="Hyperlink"/>
              </w:rPr>
            </w:rPrChange>
          </w:rPr>
          <w:delText>59</w:delText>
        </w:r>
        <w:r w:rsidDel="00A57497">
          <w:rPr>
            <w:rFonts w:asciiTheme="minorHAnsi" w:eastAsiaTheme="minorEastAsia" w:hAnsiTheme="minorHAnsi" w:cstheme="minorBidi"/>
            <w:color w:val="auto"/>
            <w:sz w:val="22"/>
            <w:szCs w:val="22"/>
          </w:rPr>
          <w:tab/>
        </w:r>
        <w:r w:rsidRPr="00A57497" w:rsidDel="00A57497">
          <w:rPr>
            <w:rFonts w:cs="Arial"/>
            <w:sz w:val="22"/>
            <w:rPrChange w:id="7655" w:author="Seggelke, Klaus" w:date="2017-03-14T17:13:00Z">
              <w:rPr>
                <w:rStyle w:val="Hyperlink"/>
              </w:rPr>
            </w:rPrChange>
          </w:rPr>
          <w:delText>Function: VNFM.Performance.DeregisterPerformanceNotification()</w:delText>
        </w:r>
        <w:r w:rsidDel="00A57497">
          <w:rPr>
            <w:webHidden/>
          </w:rPr>
          <w:tab/>
        </w:r>
        <w:r w:rsidR="00CA1CEB" w:rsidDel="00A57497">
          <w:rPr>
            <w:webHidden/>
          </w:rPr>
          <w:delText>103</w:delText>
        </w:r>
      </w:del>
    </w:p>
    <w:p w:rsidR="0086215F" w:rsidDel="00A57497" w:rsidRDefault="0086215F">
      <w:pPr>
        <w:pStyle w:val="TOC1"/>
        <w:rPr>
          <w:del w:id="7656" w:author="Seggelke, Klaus" w:date="2017-03-14T17:13:00Z"/>
          <w:rFonts w:asciiTheme="minorHAnsi" w:eastAsiaTheme="minorEastAsia" w:hAnsiTheme="minorHAnsi" w:cstheme="minorBidi"/>
          <w:color w:val="auto"/>
          <w:sz w:val="22"/>
          <w:szCs w:val="22"/>
        </w:rPr>
      </w:pPr>
      <w:del w:id="7657" w:author="Seggelke, Klaus" w:date="2017-03-14T17:13:00Z">
        <w:r w:rsidRPr="00A57497" w:rsidDel="00A57497">
          <w:rPr>
            <w:rFonts w:cs="Arial"/>
            <w:sz w:val="22"/>
            <w:rPrChange w:id="7658" w:author="Seggelke, Klaus" w:date="2017-03-14T17:13:00Z">
              <w:rPr>
                <w:rStyle w:val="Hyperlink"/>
              </w:rPr>
            </w:rPrChange>
          </w:rPr>
          <w:delText>60</w:delText>
        </w:r>
        <w:r w:rsidDel="00A57497">
          <w:rPr>
            <w:rFonts w:asciiTheme="minorHAnsi" w:eastAsiaTheme="minorEastAsia" w:hAnsiTheme="minorHAnsi" w:cstheme="minorBidi"/>
            <w:color w:val="auto"/>
            <w:sz w:val="22"/>
            <w:szCs w:val="22"/>
          </w:rPr>
          <w:tab/>
        </w:r>
        <w:r w:rsidRPr="00A57497" w:rsidDel="00A57497">
          <w:rPr>
            <w:rFonts w:cs="Arial"/>
            <w:sz w:val="22"/>
            <w:rPrChange w:id="7659" w:author="Seggelke, Klaus" w:date="2017-03-14T17:13:00Z">
              <w:rPr>
                <w:rStyle w:val="Hyperlink"/>
              </w:rPr>
            </w:rPrChange>
          </w:rPr>
          <w:delText>Function: VNFM.Performance.ListPerformanceDataInformation()</w:delText>
        </w:r>
        <w:r w:rsidDel="00A57497">
          <w:rPr>
            <w:webHidden/>
          </w:rPr>
          <w:tab/>
        </w:r>
        <w:r w:rsidR="00CA1CEB" w:rsidDel="00A57497">
          <w:rPr>
            <w:webHidden/>
          </w:rPr>
          <w:delText>104</w:delText>
        </w:r>
      </w:del>
    </w:p>
    <w:p w:rsidR="0086215F" w:rsidDel="00A57497" w:rsidRDefault="0086215F">
      <w:pPr>
        <w:pStyle w:val="TOC1"/>
        <w:rPr>
          <w:del w:id="7660" w:author="Seggelke, Klaus" w:date="2017-03-14T17:13:00Z"/>
          <w:rFonts w:asciiTheme="minorHAnsi" w:eastAsiaTheme="minorEastAsia" w:hAnsiTheme="minorHAnsi" w:cstheme="minorBidi"/>
          <w:color w:val="auto"/>
          <w:sz w:val="22"/>
          <w:szCs w:val="22"/>
        </w:rPr>
      </w:pPr>
      <w:del w:id="7661" w:author="Seggelke, Klaus" w:date="2017-03-14T17:13:00Z">
        <w:r w:rsidRPr="00A57497" w:rsidDel="00A57497">
          <w:rPr>
            <w:rFonts w:cs="Arial"/>
            <w:sz w:val="22"/>
            <w:rPrChange w:id="7662" w:author="Seggelke, Klaus" w:date="2017-03-14T17:13:00Z">
              <w:rPr>
                <w:rStyle w:val="Hyperlink"/>
              </w:rPr>
            </w:rPrChange>
          </w:rPr>
          <w:delText>61</w:delText>
        </w:r>
        <w:r w:rsidDel="00A57497">
          <w:rPr>
            <w:rFonts w:asciiTheme="minorHAnsi" w:eastAsiaTheme="minorEastAsia" w:hAnsiTheme="minorHAnsi" w:cstheme="minorBidi"/>
            <w:color w:val="auto"/>
            <w:sz w:val="22"/>
            <w:szCs w:val="22"/>
          </w:rPr>
          <w:tab/>
        </w:r>
        <w:r w:rsidRPr="00A57497" w:rsidDel="00A57497">
          <w:rPr>
            <w:rFonts w:cs="Arial"/>
            <w:sz w:val="22"/>
            <w:rPrChange w:id="7663" w:author="Seggelke, Klaus" w:date="2017-03-14T17:13:00Z">
              <w:rPr>
                <w:rStyle w:val="Hyperlink"/>
              </w:rPr>
            </w:rPrChange>
          </w:rPr>
          <w:delText>Function: ()</w:delText>
        </w:r>
        <w:r w:rsidDel="00A57497">
          <w:rPr>
            <w:webHidden/>
          </w:rPr>
          <w:tab/>
        </w:r>
        <w:r w:rsidR="00CA1CEB" w:rsidDel="00A57497">
          <w:rPr>
            <w:webHidden/>
          </w:rPr>
          <w:delText>104</w:delText>
        </w:r>
      </w:del>
    </w:p>
    <w:p w:rsidR="0086215F" w:rsidDel="00A57497" w:rsidRDefault="0086215F">
      <w:pPr>
        <w:pStyle w:val="TOC1"/>
        <w:rPr>
          <w:del w:id="7664" w:author="Seggelke, Klaus" w:date="2017-03-14T17:13:00Z"/>
          <w:rFonts w:asciiTheme="minorHAnsi" w:eastAsiaTheme="minorEastAsia" w:hAnsiTheme="minorHAnsi" w:cstheme="minorBidi"/>
          <w:color w:val="auto"/>
          <w:sz w:val="22"/>
          <w:szCs w:val="22"/>
        </w:rPr>
      </w:pPr>
      <w:del w:id="7665" w:author="Seggelke, Klaus" w:date="2017-03-14T17:13:00Z">
        <w:r w:rsidRPr="00A57497" w:rsidDel="00A57497">
          <w:rPr>
            <w:rFonts w:cs="Arial"/>
            <w:sz w:val="22"/>
            <w:rPrChange w:id="7666" w:author="Seggelke, Klaus" w:date="2017-03-14T17:13:00Z">
              <w:rPr>
                <w:rStyle w:val="Hyperlink"/>
              </w:rPr>
            </w:rPrChange>
          </w:rPr>
          <w:delText>62</w:delText>
        </w:r>
        <w:r w:rsidDel="00A57497">
          <w:rPr>
            <w:rFonts w:asciiTheme="minorHAnsi" w:eastAsiaTheme="minorEastAsia" w:hAnsiTheme="minorHAnsi" w:cstheme="minorBidi"/>
            <w:color w:val="auto"/>
            <w:sz w:val="22"/>
            <w:szCs w:val="22"/>
          </w:rPr>
          <w:tab/>
        </w:r>
        <w:r w:rsidRPr="00A57497" w:rsidDel="00A57497">
          <w:rPr>
            <w:rFonts w:cs="Arial"/>
            <w:sz w:val="22"/>
            <w:rPrChange w:id="7667" w:author="Seggelke, Klaus" w:date="2017-03-14T17:13:00Z">
              <w:rPr>
                <w:rStyle w:val="Hyperlink"/>
              </w:rPr>
            </w:rPrChange>
          </w:rPr>
          <w:delText>Function: VIM.swImage.ListSwImage()</w:delText>
        </w:r>
        <w:r w:rsidDel="00A57497">
          <w:rPr>
            <w:webHidden/>
          </w:rPr>
          <w:tab/>
        </w:r>
        <w:r w:rsidR="00CA1CEB" w:rsidDel="00A57497">
          <w:rPr>
            <w:webHidden/>
          </w:rPr>
          <w:delText>105</w:delText>
        </w:r>
      </w:del>
    </w:p>
    <w:p w:rsidR="0086215F" w:rsidDel="00A57497" w:rsidRDefault="0086215F">
      <w:pPr>
        <w:pStyle w:val="TOC1"/>
        <w:rPr>
          <w:del w:id="7668" w:author="Seggelke, Klaus" w:date="2017-03-14T17:13:00Z"/>
          <w:rFonts w:asciiTheme="minorHAnsi" w:eastAsiaTheme="minorEastAsia" w:hAnsiTheme="minorHAnsi" w:cstheme="minorBidi"/>
          <w:color w:val="auto"/>
          <w:sz w:val="22"/>
          <w:szCs w:val="22"/>
        </w:rPr>
      </w:pPr>
      <w:del w:id="7669" w:author="Seggelke, Klaus" w:date="2017-03-14T17:13:00Z">
        <w:r w:rsidRPr="00A57497" w:rsidDel="00A57497">
          <w:rPr>
            <w:rFonts w:cs="Arial"/>
            <w:sz w:val="22"/>
            <w:rPrChange w:id="7670" w:author="Seggelke, Klaus" w:date="2017-03-14T17:13:00Z">
              <w:rPr>
                <w:rStyle w:val="Hyperlink"/>
              </w:rPr>
            </w:rPrChange>
          </w:rPr>
          <w:delText>63</w:delText>
        </w:r>
        <w:r w:rsidDel="00A57497">
          <w:rPr>
            <w:rFonts w:asciiTheme="minorHAnsi" w:eastAsiaTheme="minorEastAsia" w:hAnsiTheme="minorHAnsi" w:cstheme="minorBidi"/>
            <w:color w:val="auto"/>
            <w:sz w:val="22"/>
            <w:szCs w:val="22"/>
          </w:rPr>
          <w:tab/>
        </w:r>
        <w:r w:rsidRPr="00A57497" w:rsidDel="00A57497">
          <w:rPr>
            <w:rFonts w:cs="Arial"/>
            <w:sz w:val="22"/>
            <w:rPrChange w:id="7671" w:author="Seggelke, Klaus" w:date="2017-03-14T17:13:00Z">
              <w:rPr>
                <w:rStyle w:val="Hyperlink"/>
              </w:rPr>
            </w:rPrChange>
          </w:rPr>
          <w:delText>Function: VIM.swImage.Installation()</w:delText>
        </w:r>
        <w:r w:rsidDel="00A57497">
          <w:rPr>
            <w:webHidden/>
          </w:rPr>
          <w:tab/>
        </w:r>
        <w:r w:rsidR="00CA1CEB" w:rsidDel="00A57497">
          <w:rPr>
            <w:webHidden/>
          </w:rPr>
          <w:delText>105</w:delText>
        </w:r>
      </w:del>
    </w:p>
    <w:p w:rsidR="0086215F" w:rsidDel="00A57497" w:rsidRDefault="0086215F">
      <w:pPr>
        <w:pStyle w:val="TOC1"/>
        <w:rPr>
          <w:del w:id="7672" w:author="Seggelke, Klaus" w:date="2017-03-14T17:13:00Z"/>
          <w:rFonts w:asciiTheme="minorHAnsi" w:eastAsiaTheme="minorEastAsia" w:hAnsiTheme="minorHAnsi" w:cstheme="minorBidi"/>
          <w:color w:val="auto"/>
          <w:sz w:val="22"/>
          <w:szCs w:val="22"/>
        </w:rPr>
      </w:pPr>
      <w:del w:id="7673" w:author="Seggelke, Klaus" w:date="2017-03-14T17:13:00Z">
        <w:r w:rsidRPr="00A57497" w:rsidDel="00A57497">
          <w:rPr>
            <w:rFonts w:cs="Arial"/>
            <w:sz w:val="22"/>
            <w:rPrChange w:id="7674" w:author="Seggelke, Klaus" w:date="2017-03-14T17:13:00Z">
              <w:rPr>
                <w:rStyle w:val="Hyperlink"/>
              </w:rPr>
            </w:rPrChange>
          </w:rPr>
          <w:delText>64</w:delText>
        </w:r>
        <w:r w:rsidDel="00A57497">
          <w:rPr>
            <w:rFonts w:asciiTheme="minorHAnsi" w:eastAsiaTheme="minorEastAsia" w:hAnsiTheme="minorHAnsi" w:cstheme="minorBidi"/>
            <w:color w:val="auto"/>
            <w:sz w:val="22"/>
            <w:szCs w:val="22"/>
          </w:rPr>
          <w:tab/>
        </w:r>
        <w:r w:rsidRPr="00A57497" w:rsidDel="00A57497">
          <w:rPr>
            <w:rFonts w:cs="Arial"/>
            <w:sz w:val="22"/>
            <w:rPrChange w:id="7675" w:author="Seggelke, Klaus" w:date="2017-03-14T17:13:00Z">
              <w:rPr>
                <w:rStyle w:val="Hyperlink"/>
              </w:rPr>
            </w:rPrChange>
          </w:rPr>
          <w:delText>Function: VIM.swImage.Deletion()</w:delText>
        </w:r>
        <w:r w:rsidDel="00A57497">
          <w:rPr>
            <w:webHidden/>
          </w:rPr>
          <w:tab/>
        </w:r>
        <w:r w:rsidR="00CA1CEB" w:rsidDel="00A57497">
          <w:rPr>
            <w:webHidden/>
          </w:rPr>
          <w:delText>105</w:delText>
        </w:r>
      </w:del>
    </w:p>
    <w:p w:rsidR="0086215F" w:rsidDel="00A57497" w:rsidRDefault="0086215F">
      <w:pPr>
        <w:pStyle w:val="TOC1"/>
        <w:rPr>
          <w:del w:id="7676" w:author="Seggelke, Klaus" w:date="2017-03-14T17:13:00Z"/>
          <w:rFonts w:asciiTheme="minorHAnsi" w:eastAsiaTheme="minorEastAsia" w:hAnsiTheme="minorHAnsi" w:cstheme="minorBidi"/>
          <w:color w:val="auto"/>
          <w:sz w:val="22"/>
          <w:szCs w:val="22"/>
        </w:rPr>
      </w:pPr>
      <w:del w:id="7677" w:author="Seggelke, Klaus" w:date="2017-03-14T17:13:00Z">
        <w:r w:rsidRPr="00A57497" w:rsidDel="00A57497">
          <w:rPr>
            <w:rFonts w:cs="Arial"/>
            <w:sz w:val="22"/>
            <w:rPrChange w:id="7678" w:author="Seggelke, Klaus" w:date="2017-03-14T17:13:00Z">
              <w:rPr>
                <w:rStyle w:val="Hyperlink"/>
              </w:rPr>
            </w:rPrChange>
          </w:rPr>
          <w:delText>65</w:delText>
        </w:r>
        <w:r w:rsidDel="00A57497">
          <w:rPr>
            <w:rFonts w:asciiTheme="minorHAnsi" w:eastAsiaTheme="minorEastAsia" w:hAnsiTheme="minorHAnsi" w:cstheme="minorBidi"/>
            <w:color w:val="auto"/>
            <w:sz w:val="22"/>
            <w:szCs w:val="22"/>
          </w:rPr>
          <w:tab/>
        </w:r>
        <w:r w:rsidRPr="00A57497" w:rsidDel="00A57497">
          <w:rPr>
            <w:rFonts w:cs="Arial"/>
            <w:sz w:val="22"/>
            <w:rPrChange w:id="7679" w:author="Seggelke, Klaus" w:date="2017-03-14T17:13:00Z">
              <w:rPr>
                <w:rStyle w:val="Hyperlink"/>
              </w:rPr>
            </w:rPrChange>
          </w:rPr>
          <w:delText>Function: VIM.AddvResourceCapability()</w:delText>
        </w:r>
        <w:r w:rsidDel="00A57497">
          <w:rPr>
            <w:webHidden/>
          </w:rPr>
          <w:tab/>
        </w:r>
        <w:r w:rsidR="00CA1CEB" w:rsidDel="00A57497">
          <w:rPr>
            <w:webHidden/>
          </w:rPr>
          <w:delText>106</w:delText>
        </w:r>
      </w:del>
    </w:p>
    <w:p w:rsidR="0086215F" w:rsidDel="00A57497" w:rsidRDefault="0086215F">
      <w:pPr>
        <w:pStyle w:val="TOC1"/>
        <w:rPr>
          <w:del w:id="7680" w:author="Seggelke, Klaus" w:date="2017-03-14T17:13:00Z"/>
          <w:rFonts w:asciiTheme="minorHAnsi" w:eastAsiaTheme="minorEastAsia" w:hAnsiTheme="minorHAnsi" w:cstheme="minorBidi"/>
          <w:color w:val="auto"/>
          <w:sz w:val="22"/>
          <w:szCs w:val="22"/>
        </w:rPr>
      </w:pPr>
      <w:del w:id="7681" w:author="Seggelke, Klaus" w:date="2017-03-14T17:13:00Z">
        <w:r w:rsidRPr="00A57497" w:rsidDel="00A57497">
          <w:rPr>
            <w:rFonts w:cs="Arial"/>
            <w:sz w:val="22"/>
            <w:rPrChange w:id="7682" w:author="Seggelke, Klaus" w:date="2017-03-14T17:13:00Z">
              <w:rPr>
                <w:rStyle w:val="Hyperlink"/>
              </w:rPr>
            </w:rPrChange>
          </w:rPr>
          <w:delText>66</w:delText>
        </w:r>
        <w:r w:rsidDel="00A57497">
          <w:rPr>
            <w:rFonts w:asciiTheme="minorHAnsi" w:eastAsiaTheme="minorEastAsia" w:hAnsiTheme="minorHAnsi" w:cstheme="minorBidi"/>
            <w:color w:val="auto"/>
            <w:sz w:val="22"/>
            <w:szCs w:val="22"/>
          </w:rPr>
          <w:tab/>
        </w:r>
        <w:r w:rsidRPr="00A57497" w:rsidDel="00A57497">
          <w:rPr>
            <w:rFonts w:cs="Arial"/>
            <w:sz w:val="22"/>
            <w:rPrChange w:id="7683" w:author="Seggelke, Klaus" w:date="2017-03-14T17:13:00Z">
              <w:rPr>
                <w:rStyle w:val="Hyperlink"/>
              </w:rPr>
            </w:rPrChange>
          </w:rPr>
          <w:delText>Function: VIM.RemovevResourceCapability()</w:delText>
        </w:r>
        <w:r w:rsidDel="00A57497">
          <w:rPr>
            <w:webHidden/>
          </w:rPr>
          <w:tab/>
        </w:r>
        <w:r w:rsidR="00CA1CEB" w:rsidDel="00A57497">
          <w:rPr>
            <w:webHidden/>
          </w:rPr>
          <w:delText>106</w:delText>
        </w:r>
      </w:del>
    </w:p>
    <w:p w:rsidR="0086215F" w:rsidDel="00A57497" w:rsidRDefault="0086215F">
      <w:pPr>
        <w:pStyle w:val="TOC1"/>
        <w:rPr>
          <w:del w:id="7684" w:author="Seggelke, Klaus" w:date="2017-03-14T17:13:00Z"/>
          <w:rFonts w:asciiTheme="minorHAnsi" w:eastAsiaTheme="minorEastAsia" w:hAnsiTheme="minorHAnsi" w:cstheme="minorBidi"/>
          <w:color w:val="auto"/>
          <w:sz w:val="22"/>
          <w:szCs w:val="22"/>
        </w:rPr>
      </w:pPr>
      <w:del w:id="7685" w:author="Seggelke, Klaus" w:date="2017-03-14T17:13:00Z">
        <w:r w:rsidRPr="00A57497" w:rsidDel="00A57497">
          <w:rPr>
            <w:rFonts w:cs="Arial"/>
            <w:sz w:val="22"/>
            <w:rPrChange w:id="7686" w:author="Seggelke, Klaus" w:date="2017-03-14T17:13:00Z">
              <w:rPr>
                <w:rStyle w:val="Hyperlink"/>
              </w:rPr>
            </w:rPrChange>
          </w:rPr>
          <w:delText>67</w:delText>
        </w:r>
        <w:r w:rsidDel="00A57497">
          <w:rPr>
            <w:rFonts w:asciiTheme="minorHAnsi" w:eastAsiaTheme="minorEastAsia" w:hAnsiTheme="minorHAnsi" w:cstheme="minorBidi"/>
            <w:color w:val="auto"/>
            <w:sz w:val="22"/>
            <w:szCs w:val="22"/>
          </w:rPr>
          <w:tab/>
        </w:r>
        <w:r w:rsidRPr="00A57497" w:rsidDel="00A57497">
          <w:rPr>
            <w:rFonts w:cs="Arial"/>
            <w:sz w:val="22"/>
            <w:rPrChange w:id="7687" w:author="Seggelke, Klaus" w:date="2017-03-14T17:13:00Z">
              <w:rPr>
                <w:rStyle w:val="Hyperlink"/>
              </w:rPr>
            </w:rPrChange>
          </w:rPr>
          <w:delText>Function: VIM.Snapshot.GetComputeImageList()</w:delText>
        </w:r>
        <w:r w:rsidDel="00A57497">
          <w:rPr>
            <w:webHidden/>
          </w:rPr>
          <w:tab/>
        </w:r>
        <w:r w:rsidR="00CA1CEB" w:rsidDel="00A57497">
          <w:rPr>
            <w:webHidden/>
          </w:rPr>
          <w:delText>106</w:delText>
        </w:r>
      </w:del>
    </w:p>
    <w:p w:rsidR="0086215F" w:rsidDel="00A57497" w:rsidRDefault="0086215F">
      <w:pPr>
        <w:pStyle w:val="TOC1"/>
        <w:rPr>
          <w:del w:id="7688" w:author="Seggelke, Klaus" w:date="2017-03-14T17:13:00Z"/>
          <w:rFonts w:asciiTheme="minorHAnsi" w:eastAsiaTheme="minorEastAsia" w:hAnsiTheme="minorHAnsi" w:cstheme="minorBidi"/>
          <w:color w:val="auto"/>
          <w:sz w:val="22"/>
          <w:szCs w:val="22"/>
        </w:rPr>
      </w:pPr>
      <w:del w:id="7689" w:author="Seggelke, Klaus" w:date="2017-03-14T17:13:00Z">
        <w:r w:rsidRPr="00A57497" w:rsidDel="00A57497">
          <w:rPr>
            <w:rFonts w:cs="Arial"/>
            <w:sz w:val="22"/>
            <w:rPrChange w:id="7690" w:author="Seggelke, Klaus" w:date="2017-03-14T17:13:00Z">
              <w:rPr>
                <w:rStyle w:val="Hyperlink"/>
              </w:rPr>
            </w:rPrChange>
          </w:rPr>
          <w:delText>68</w:delText>
        </w:r>
        <w:r w:rsidDel="00A57497">
          <w:rPr>
            <w:rFonts w:asciiTheme="minorHAnsi" w:eastAsiaTheme="minorEastAsia" w:hAnsiTheme="minorHAnsi" w:cstheme="minorBidi"/>
            <w:color w:val="auto"/>
            <w:sz w:val="22"/>
            <w:szCs w:val="22"/>
          </w:rPr>
          <w:tab/>
        </w:r>
        <w:r w:rsidRPr="00A57497" w:rsidDel="00A57497">
          <w:rPr>
            <w:rFonts w:cs="Arial"/>
            <w:sz w:val="22"/>
            <w:rPrChange w:id="7691" w:author="Seggelke, Klaus" w:date="2017-03-14T17:13:00Z">
              <w:rPr>
                <w:rStyle w:val="Hyperlink"/>
              </w:rPr>
            </w:rPrChange>
          </w:rPr>
          <w:delText>Function: VIM.Snapshot.DeleteComputeImage()</w:delText>
        </w:r>
        <w:r w:rsidDel="00A57497">
          <w:rPr>
            <w:webHidden/>
          </w:rPr>
          <w:tab/>
        </w:r>
        <w:r w:rsidR="00CA1CEB" w:rsidDel="00A57497">
          <w:rPr>
            <w:webHidden/>
          </w:rPr>
          <w:delText>106</w:delText>
        </w:r>
      </w:del>
    </w:p>
    <w:p w:rsidR="0086215F" w:rsidDel="00A57497" w:rsidRDefault="0086215F">
      <w:pPr>
        <w:pStyle w:val="TOC1"/>
        <w:rPr>
          <w:del w:id="7692" w:author="Seggelke, Klaus" w:date="2017-03-14T17:13:00Z"/>
          <w:rFonts w:asciiTheme="minorHAnsi" w:eastAsiaTheme="minorEastAsia" w:hAnsiTheme="minorHAnsi" w:cstheme="minorBidi"/>
          <w:color w:val="auto"/>
          <w:sz w:val="22"/>
          <w:szCs w:val="22"/>
        </w:rPr>
      </w:pPr>
      <w:del w:id="7693" w:author="Seggelke, Klaus" w:date="2017-03-14T17:13:00Z">
        <w:r w:rsidRPr="00A57497" w:rsidDel="00A57497">
          <w:rPr>
            <w:rFonts w:cs="Arial"/>
            <w:sz w:val="22"/>
            <w:rPrChange w:id="7694" w:author="Seggelke, Klaus" w:date="2017-03-14T17:13:00Z">
              <w:rPr>
                <w:rStyle w:val="Hyperlink"/>
              </w:rPr>
            </w:rPrChange>
          </w:rPr>
          <w:delText>69</w:delText>
        </w:r>
        <w:r w:rsidDel="00A57497">
          <w:rPr>
            <w:rFonts w:asciiTheme="minorHAnsi" w:eastAsiaTheme="minorEastAsia" w:hAnsiTheme="minorHAnsi" w:cstheme="minorBidi"/>
            <w:color w:val="auto"/>
            <w:sz w:val="22"/>
            <w:szCs w:val="22"/>
          </w:rPr>
          <w:tab/>
        </w:r>
        <w:r w:rsidRPr="00A57497" w:rsidDel="00A57497">
          <w:rPr>
            <w:rFonts w:cs="Arial"/>
            <w:sz w:val="22"/>
            <w:rPrChange w:id="7695" w:author="Seggelke, Klaus" w:date="2017-03-14T17:13:00Z">
              <w:rPr>
                <w:rStyle w:val="Hyperlink"/>
              </w:rPr>
            </w:rPrChange>
          </w:rPr>
          <w:delText>Function: VIM.Snapshot.GetStorageImageList()</w:delText>
        </w:r>
        <w:r w:rsidDel="00A57497">
          <w:rPr>
            <w:webHidden/>
          </w:rPr>
          <w:tab/>
        </w:r>
        <w:r w:rsidR="00CA1CEB" w:rsidDel="00A57497">
          <w:rPr>
            <w:webHidden/>
          </w:rPr>
          <w:delText>106</w:delText>
        </w:r>
      </w:del>
    </w:p>
    <w:p w:rsidR="0086215F" w:rsidDel="00A57497" w:rsidRDefault="0086215F">
      <w:pPr>
        <w:pStyle w:val="TOC1"/>
        <w:rPr>
          <w:del w:id="7696" w:author="Seggelke, Klaus" w:date="2017-03-14T17:13:00Z"/>
          <w:rFonts w:asciiTheme="minorHAnsi" w:eastAsiaTheme="minorEastAsia" w:hAnsiTheme="minorHAnsi" w:cstheme="minorBidi"/>
          <w:color w:val="auto"/>
          <w:sz w:val="22"/>
          <w:szCs w:val="22"/>
        </w:rPr>
      </w:pPr>
      <w:del w:id="7697" w:author="Seggelke, Klaus" w:date="2017-03-14T17:13:00Z">
        <w:r w:rsidRPr="00A57497" w:rsidDel="00A57497">
          <w:rPr>
            <w:rFonts w:cs="Arial"/>
            <w:sz w:val="22"/>
            <w:rPrChange w:id="7698" w:author="Seggelke, Klaus" w:date="2017-03-14T17:13:00Z">
              <w:rPr>
                <w:rStyle w:val="Hyperlink"/>
              </w:rPr>
            </w:rPrChange>
          </w:rPr>
          <w:delText>70</w:delText>
        </w:r>
        <w:r w:rsidDel="00A57497">
          <w:rPr>
            <w:rFonts w:asciiTheme="minorHAnsi" w:eastAsiaTheme="minorEastAsia" w:hAnsiTheme="minorHAnsi" w:cstheme="minorBidi"/>
            <w:color w:val="auto"/>
            <w:sz w:val="22"/>
            <w:szCs w:val="22"/>
          </w:rPr>
          <w:tab/>
        </w:r>
        <w:r w:rsidRPr="00A57497" w:rsidDel="00A57497">
          <w:rPr>
            <w:rFonts w:cs="Arial"/>
            <w:sz w:val="22"/>
            <w:rPrChange w:id="7699" w:author="Seggelke, Klaus" w:date="2017-03-14T17:13:00Z">
              <w:rPr>
                <w:rStyle w:val="Hyperlink"/>
              </w:rPr>
            </w:rPrChange>
          </w:rPr>
          <w:delText>Function: VIM.Snapshot.DeleteStorageImage()</w:delText>
        </w:r>
        <w:r w:rsidDel="00A57497">
          <w:rPr>
            <w:webHidden/>
          </w:rPr>
          <w:tab/>
        </w:r>
        <w:r w:rsidR="00CA1CEB" w:rsidDel="00A57497">
          <w:rPr>
            <w:webHidden/>
          </w:rPr>
          <w:delText>107</w:delText>
        </w:r>
      </w:del>
    </w:p>
    <w:p w:rsidR="0086215F" w:rsidDel="00A57497" w:rsidRDefault="0086215F">
      <w:pPr>
        <w:pStyle w:val="TOC1"/>
        <w:rPr>
          <w:del w:id="7700" w:author="Seggelke, Klaus" w:date="2017-03-14T17:13:00Z"/>
          <w:rFonts w:asciiTheme="minorHAnsi" w:eastAsiaTheme="minorEastAsia" w:hAnsiTheme="minorHAnsi" w:cstheme="minorBidi"/>
          <w:color w:val="auto"/>
          <w:sz w:val="22"/>
          <w:szCs w:val="22"/>
        </w:rPr>
      </w:pPr>
      <w:del w:id="7701" w:author="Seggelke, Klaus" w:date="2017-03-14T17:13:00Z">
        <w:r w:rsidRPr="00A57497" w:rsidDel="00A57497">
          <w:rPr>
            <w:rFonts w:cs="Arial"/>
            <w:sz w:val="22"/>
            <w:rPrChange w:id="7702" w:author="Seggelke, Klaus" w:date="2017-03-14T17:13:00Z">
              <w:rPr>
                <w:rStyle w:val="Hyperlink"/>
              </w:rPr>
            </w:rPrChange>
          </w:rPr>
          <w:delText>71</w:delText>
        </w:r>
        <w:r w:rsidDel="00A57497">
          <w:rPr>
            <w:rFonts w:asciiTheme="minorHAnsi" w:eastAsiaTheme="minorEastAsia" w:hAnsiTheme="minorHAnsi" w:cstheme="minorBidi"/>
            <w:color w:val="auto"/>
            <w:sz w:val="22"/>
            <w:szCs w:val="22"/>
          </w:rPr>
          <w:tab/>
        </w:r>
        <w:r w:rsidRPr="00A57497" w:rsidDel="00A57497">
          <w:rPr>
            <w:rFonts w:cs="Arial"/>
            <w:sz w:val="22"/>
            <w:rPrChange w:id="7703" w:author="Seggelke, Klaus" w:date="2017-03-14T17:13:00Z">
              <w:rPr>
                <w:rStyle w:val="Hyperlink"/>
              </w:rPr>
            </w:rPrChange>
          </w:rPr>
          <w:delText>Function: VIM.ReduceNFVIvResource()</w:delText>
        </w:r>
        <w:r w:rsidDel="00A57497">
          <w:rPr>
            <w:webHidden/>
          </w:rPr>
          <w:tab/>
        </w:r>
        <w:r w:rsidR="00CA1CEB" w:rsidDel="00A57497">
          <w:rPr>
            <w:webHidden/>
          </w:rPr>
          <w:delText>107</w:delText>
        </w:r>
      </w:del>
    </w:p>
    <w:p w:rsidR="0086215F" w:rsidDel="00A57497" w:rsidRDefault="0086215F">
      <w:pPr>
        <w:pStyle w:val="TOC1"/>
        <w:rPr>
          <w:del w:id="7704" w:author="Seggelke, Klaus" w:date="2017-03-14T17:13:00Z"/>
          <w:rFonts w:asciiTheme="minorHAnsi" w:eastAsiaTheme="minorEastAsia" w:hAnsiTheme="minorHAnsi" w:cstheme="minorBidi"/>
          <w:color w:val="auto"/>
          <w:sz w:val="22"/>
          <w:szCs w:val="22"/>
        </w:rPr>
      </w:pPr>
      <w:del w:id="7705" w:author="Seggelke, Klaus" w:date="2017-03-14T17:13:00Z">
        <w:r w:rsidRPr="00A57497" w:rsidDel="00A57497">
          <w:rPr>
            <w:rFonts w:cs="Arial"/>
            <w:sz w:val="22"/>
            <w:rPrChange w:id="7706" w:author="Seggelke, Klaus" w:date="2017-03-14T17:13:00Z">
              <w:rPr>
                <w:rStyle w:val="Hyperlink"/>
              </w:rPr>
            </w:rPrChange>
          </w:rPr>
          <w:delText>72</w:delText>
        </w:r>
        <w:r w:rsidDel="00A57497">
          <w:rPr>
            <w:rFonts w:asciiTheme="minorHAnsi" w:eastAsiaTheme="minorEastAsia" w:hAnsiTheme="minorHAnsi" w:cstheme="minorBidi"/>
            <w:color w:val="auto"/>
            <w:sz w:val="22"/>
            <w:szCs w:val="22"/>
          </w:rPr>
          <w:tab/>
        </w:r>
        <w:r w:rsidRPr="00A57497" w:rsidDel="00A57497">
          <w:rPr>
            <w:rFonts w:cs="Arial"/>
            <w:sz w:val="22"/>
            <w:rPrChange w:id="7707" w:author="Seggelke, Klaus" w:date="2017-03-14T17:13:00Z">
              <w:rPr>
                <w:rStyle w:val="Hyperlink"/>
              </w:rPr>
            </w:rPrChange>
          </w:rPr>
          <w:delText>Function: VIM.Fault.ListFaultNotificationRegistration()</w:delText>
        </w:r>
        <w:r w:rsidDel="00A57497">
          <w:rPr>
            <w:webHidden/>
          </w:rPr>
          <w:tab/>
        </w:r>
        <w:r w:rsidR="00CA1CEB" w:rsidDel="00A57497">
          <w:rPr>
            <w:webHidden/>
          </w:rPr>
          <w:delText>107</w:delText>
        </w:r>
      </w:del>
    </w:p>
    <w:p w:rsidR="0086215F" w:rsidDel="00A57497" w:rsidRDefault="0086215F">
      <w:pPr>
        <w:pStyle w:val="TOC1"/>
        <w:rPr>
          <w:del w:id="7708" w:author="Seggelke, Klaus" w:date="2017-03-14T17:13:00Z"/>
          <w:rFonts w:asciiTheme="minorHAnsi" w:eastAsiaTheme="minorEastAsia" w:hAnsiTheme="minorHAnsi" w:cstheme="minorBidi"/>
          <w:color w:val="auto"/>
          <w:sz w:val="22"/>
          <w:szCs w:val="22"/>
        </w:rPr>
      </w:pPr>
      <w:del w:id="7709" w:author="Seggelke, Klaus" w:date="2017-03-14T17:13:00Z">
        <w:r w:rsidRPr="00A57497" w:rsidDel="00A57497">
          <w:rPr>
            <w:rFonts w:cs="Arial"/>
            <w:sz w:val="22"/>
            <w:rPrChange w:id="7710" w:author="Seggelke, Klaus" w:date="2017-03-14T17:13:00Z">
              <w:rPr>
                <w:rStyle w:val="Hyperlink"/>
              </w:rPr>
            </w:rPrChange>
          </w:rPr>
          <w:delText>73</w:delText>
        </w:r>
        <w:r w:rsidDel="00A57497">
          <w:rPr>
            <w:rFonts w:asciiTheme="minorHAnsi" w:eastAsiaTheme="minorEastAsia" w:hAnsiTheme="minorHAnsi" w:cstheme="minorBidi"/>
            <w:color w:val="auto"/>
            <w:sz w:val="22"/>
            <w:szCs w:val="22"/>
          </w:rPr>
          <w:tab/>
        </w:r>
        <w:r w:rsidRPr="00A57497" w:rsidDel="00A57497">
          <w:rPr>
            <w:rFonts w:cs="Arial"/>
            <w:sz w:val="22"/>
            <w:rPrChange w:id="7711" w:author="Seggelke, Klaus" w:date="2017-03-14T17:13:00Z">
              <w:rPr>
                <w:rStyle w:val="Hyperlink"/>
              </w:rPr>
            </w:rPrChange>
          </w:rPr>
          <w:delText>Function: VIM.Fault.ListFaultNotificationInformation()</w:delText>
        </w:r>
        <w:r w:rsidDel="00A57497">
          <w:rPr>
            <w:webHidden/>
          </w:rPr>
          <w:tab/>
        </w:r>
        <w:r w:rsidR="00CA1CEB" w:rsidDel="00A57497">
          <w:rPr>
            <w:webHidden/>
          </w:rPr>
          <w:delText>108</w:delText>
        </w:r>
      </w:del>
    </w:p>
    <w:p w:rsidR="0086215F" w:rsidDel="00A57497" w:rsidRDefault="0086215F">
      <w:pPr>
        <w:pStyle w:val="TOC1"/>
        <w:rPr>
          <w:del w:id="7712" w:author="Seggelke, Klaus" w:date="2017-03-14T17:13:00Z"/>
          <w:rFonts w:asciiTheme="minorHAnsi" w:eastAsiaTheme="minorEastAsia" w:hAnsiTheme="minorHAnsi" w:cstheme="minorBidi"/>
          <w:color w:val="auto"/>
          <w:sz w:val="22"/>
          <w:szCs w:val="22"/>
        </w:rPr>
      </w:pPr>
      <w:del w:id="7713" w:author="Seggelke, Klaus" w:date="2017-03-14T17:13:00Z">
        <w:r w:rsidRPr="00A57497" w:rsidDel="00A57497">
          <w:rPr>
            <w:rFonts w:cs="Arial"/>
            <w:sz w:val="22"/>
            <w:rPrChange w:id="7714" w:author="Seggelke, Klaus" w:date="2017-03-14T17:13:00Z">
              <w:rPr>
                <w:rStyle w:val="Hyperlink"/>
              </w:rPr>
            </w:rPrChange>
          </w:rPr>
          <w:delText>74</w:delText>
        </w:r>
        <w:r w:rsidDel="00A57497">
          <w:rPr>
            <w:rFonts w:asciiTheme="minorHAnsi" w:eastAsiaTheme="minorEastAsia" w:hAnsiTheme="minorHAnsi" w:cstheme="minorBidi"/>
            <w:color w:val="auto"/>
            <w:sz w:val="22"/>
            <w:szCs w:val="22"/>
          </w:rPr>
          <w:tab/>
        </w:r>
        <w:r w:rsidRPr="00A57497" w:rsidDel="00A57497">
          <w:rPr>
            <w:rFonts w:cs="Arial"/>
            <w:sz w:val="22"/>
            <w:rPrChange w:id="7715" w:author="Seggelke, Klaus" w:date="2017-03-14T17:13:00Z">
              <w:rPr>
                <w:rStyle w:val="Hyperlink"/>
              </w:rPr>
            </w:rPrChange>
          </w:rPr>
          <w:delText>Function: VIM.Fault.VNFFaultInjection()</w:delText>
        </w:r>
        <w:r w:rsidDel="00A57497">
          <w:rPr>
            <w:webHidden/>
          </w:rPr>
          <w:tab/>
        </w:r>
        <w:r w:rsidR="00CA1CEB" w:rsidDel="00A57497">
          <w:rPr>
            <w:webHidden/>
          </w:rPr>
          <w:delText>108</w:delText>
        </w:r>
      </w:del>
    </w:p>
    <w:p w:rsidR="0086215F" w:rsidDel="00A57497" w:rsidRDefault="0086215F">
      <w:pPr>
        <w:pStyle w:val="TOC1"/>
        <w:rPr>
          <w:del w:id="7716" w:author="Seggelke, Klaus" w:date="2017-03-14T17:13:00Z"/>
          <w:rFonts w:asciiTheme="minorHAnsi" w:eastAsiaTheme="minorEastAsia" w:hAnsiTheme="minorHAnsi" w:cstheme="minorBidi"/>
          <w:color w:val="auto"/>
          <w:sz w:val="22"/>
          <w:szCs w:val="22"/>
        </w:rPr>
      </w:pPr>
      <w:del w:id="7717" w:author="Seggelke, Klaus" w:date="2017-03-14T17:13:00Z">
        <w:r w:rsidRPr="00A57497" w:rsidDel="00A57497">
          <w:rPr>
            <w:rFonts w:cs="Arial"/>
            <w:sz w:val="22"/>
            <w:rPrChange w:id="7718" w:author="Seggelke, Klaus" w:date="2017-03-14T17:13:00Z">
              <w:rPr>
                <w:rStyle w:val="Hyperlink"/>
              </w:rPr>
            </w:rPrChange>
          </w:rPr>
          <w:delText>75</w:delText>
        </w:r>
        <w:r w:rsidDel="00A57497">
          <w:rPr>
            <w:rFonts w:asciiTheme="minorHAnsi" w:eastAsiaTheme="minorEastAsia" w:hAnsiTheme="minorHAnsi" w:cstheme="minorBidi"/>
            <w:color w:val="auto"/>
            <w:sz w:val="22"/>
            <w:szCs w:val="22"/>
          </w:rPr>
          <w:tab/>
        </w:r>
        <w:r w:rsidRPr="00A57497" w:rsidDel="00A57497">
          <w:rPr>
            <w:rFonts w:cs="Arial"/>
            <w:sz w:val="22"/>
            <w:rPrChange w:id="7719" w:author="Seggelke, Klaus" w:date="2017-03-14T17:13:00Z">
              <w:rPr>
                <w:rStyle w:val="Hyperlink"/>
              </w:rPr>
            </w:rPrChange>
          </w:rPr>
          <w:delText>Function: VIM.Performance.ListPerformanceNotificationRegistration()</w:delText>
        </w:r>
        <w:r w:rsidDel="00A57497">
          <w:rPr>
            <w:webHidden/>
          </w:rPr>
          <w:tab/>
        </w:r>
        <w:r w:rsidR="00CA1CEB" w:rsidDel="00A57497">
          <w:rPr>
            <w:webHidden/>
          </w:rPr>
          <w:delText>109</w:delText>
        </w:r>
      </w:del>
    </w:p>
    <w:p w:rsidR="0086215F" w:rsidDel="00A57497" w:rsidRDefault="0086215F">
      <w:pPr>
        <w:pStyle w:val="TOC1"/>
        <w:rPr>
          <w:del w:id="7720" w:author="Seggelke, Klaus" w:date="2017-03-14T17:13:00Z"/>
          <w:rFonts w:asciiTheme="minorHAnsi" w:eastAsiaTheme="minorEastAsia" w:hAnsiTheme="minorHAnsi" w:cstheme="minorBidi"/>
          <w:color w:val="auto"/>
          <w:sz w:val="22"/>
          <w:szCs w:val="22"/>
        </w:rPr>
      </w:pPr>
      <w:del w:id="7721" w:author="Seggelke, Klaus" w:date="2017-03-14T17:13:00Z">
        <w:r w:rsidRPr="00A57497" w:rsidDel="00A57497">
          <w:rPr>
            <w:rFonts w:cs="Arial"/>
            <w:sz w:val="22"/>
            <w:rPrChange w:id="7722" w:author="Seggelke, Klaus" w:date="2017-03-14T17:13:00Z">
              <w:rPr>
                <w:rStyle w:val="Hyperlink"/>
              </w:rPr>
            </w:rPrChange>
          </w:rPr>
          <w:delText>76</w:delText>
        </w:r>
        <w:r w:rsidDel="00A57497">
          <w:rPr>
            <w:rFonts w:asciiTheme="minorHAnsi" w:eastAsiaTheme="minorEastAsia" w:hAnsiTheme="minorHAnsi" w:cstheme="minorBidi"/>
            <w:color w:val="auto"/>
            <w:sz w:val="22"/>
            <w:szCs w:val="22"/>
          </w:rPr>
          <w:tab/>
        </w:r>
        <w:r w:rsidRPr="00A57497" w:rsidDel="00A57497">
          <w:rPr>
            <w:rFonts w:cs="Arial"/>
            <w:sz w:val="22"/>
            <w:rPrChange w:id="7723" w:author="Seggelke, Klaus" w:date="2017-03-14T17:13:00Z">
              <w:rPr>
                <w:rStyle w:val="Hyperlink"/>
              </w:rPr>
            </w:rPrChange>
          </w:rPr>
          <w:delText>Function: VIM.Performance.ListPerformanceDataInformation()</w:delText>
        </w:r>
        <w:r w:rsidDel="00A57497">
          <w:rPr>
            <w:webHidden/>
          </w:rPr>
          <w:tab/>
        </w:r>
        <w:r w:rsidR="00CA1CEB" w:rsidDel="00A57497">
          <w:rPr>
            <w:webHidden/>
          </w:rPr>
          <w:delText>109</w:delText>
        </w:r>
      </w:del>
    </w:p>
    <w:p w:rsidR="0086215F" w:rsidDel="00A57497" w:rsidRDefault="0086215F">
      <w:pPr>
        <w:pStyle w:val="TOC1"/>
        <w:rPr>
          <w:del w:id="7724" w:author="Seggelke, Klaus" w:date="2017-03-14T17:13:00Z"/>
          <w:rFonts w:asciiTheme="minorHAnsi" w:eastAsiaTheme="minorEastAsia" w:hAnsiTheme="minorHAnsi" w:cstheme="minorBidi"/>
          <w:color w:val="auto"/>
          <w:sz w:val="22"/>
          <w:szCs w:val="22"/>
        </w:rPr>
      </w:pPr>
      <w:del w:id="7725" w:author="Seggelke, Klaus" w:date="2017-03-14T17:13:00Z">
        <w:r w:rsidRPr="00A57497" w:rsidDel="00A57497">
          <w:rPr>
            <w:rFonts w:cs="Arial"/>
            <w:sz w:val="22"/>
            <w:rPrChange w:id="7726" w:author="Seggelke, Klaus" w:date="2017-03-14T17:13:00Z">
              <w:rPr>
                <w:rStyle w:val="Hyperlink"/>
              </w:rPr>
            </w:rPrChange>
          </w:rPr>
          <w:delText>77</w:delText>
        </w:r>
        <w:r w:rsidDel="00A57497">
          <w:rPr>
            <w:rFonts w:asciiTheme="minorHAnsi" w:eastAsiaTheme="minorEastAsia" w:hAnsiTheme="minorHAnsi" w:cstheme="minorBidi"/>
            <w:color w:val="auto"/>
            <w:sz w:val="22"/>
            <w:szCs w:val="22"/>
          </w:rPr>
          <w:tab/>
        </w:r>
        <w:r w:rsidRPr="00A57497" w:rsidDel="00A57497">
          <w:rPr>
            <w:rFonts w:cs="Arial"/>
            <w:sz w:val="22"/>
            <w:rPrChange w:id="7727" w:author="Seggelke, Klaus" w:date="2017-03-14T17:13:00Z">
              <w:rPr>
                <w:rStyle w:val="Hyperlink"/>
              </w:rPr>
            </w:rPrChange>
          </w:rPr>
          <w:delText>Function: Traffic.StartTraffic()</w:delText>
        </w:r>
        <w:r w:rsidDel="00A57497">
          <w:rPr>
            <w:webHidden/>
          </w:rPr>
          <w:tab/>
        </w:r>
        <w:r w:rsidR="00CA1CEB" w:rsidDel="00A57497">
          <w:rPr>
            <w:webHidden/>
          </w:rPr>
          <w:delText>110</w:delText>
        </w:r>
      </w:del>
    </w:p>
    <w:p w:rsidR="0086215F" w:rsidDel="00A57497" w:rsidRDefault="0086215F">
      <w:pPr>
        <w:pStyle w:val="TOC1"/>
        <w:rPr>
          <w:del w:id="7728" w:author="Seggelke, Klaus" w:date="2017-03-14T17:13:00Z"/>
          <w:rFonts w:asciiTheme="minorHAnsi" w:eastAsiaTheme="minorEastAsia" w:hAnsiTheme="minorHAnsi" w:cstheme="minorBidi"/>
          <w:color w:val="auto"/>
          <w:sz w:val="22"/>
          <w:szCs w:val="22"/>
        </w:rPr>
      </w:pPr>
      <w:del w:id="7729" w:author="Seggelke, Klaus" w:date="2017-03-14T17:13:00Z">
        <w:r w:rsidRPr="00A57497" w:rsidDel="00A57497">
          <w:rPr>
            <w:rFonts w:cs="Arial"/>
            <w:sz w:val="22"/>
            <w:rPrChange w:id="7730" w:author="Seggelke, Klaus" w:date="2017-03-14T17:13:00Z">
              <w:rPr>
                <w:rStyle w:val="Hyperlink"/>
              </w:rPr>
            </w:rPrChange>
          </w:rPr>
          <w:delText>78</w:delText>
        </w:r>
        <w:r w:rsidDel="00A57497">
          <w:rPr>
            <w:rFonts w:asciiTheme="minorHAnsi" w:eastAsiaTheme="minorEastAsia" w:hAnsiTheme="minorHAnsi" w:cstheme="minorBidi"/>
            <w:color w:val="auto"/>
            <w:sz w:val="22"/>
            <w:szCs w:val="22"/>
          </w:rPr>
          <w:tab/>
        </w:r>
        <w:r w:rsidRPr="00A57497" w:rsidDel="00A57497">
          <w:rPr>
            <w:rFonts w:cs="Arial"/>
            <w:sz w:val="22"/>
            <w:rPrChange w:id="7731" w:author="Seggelke, Klaus" w:date="2017-03-14T17:13:00Z">
              <w:rPr>
                <w:rStyle w:val="Hyperlink"/>
              </w:rPr>
            </w:rPrChange>
          </w:rPr>
          <w:delText>Function: Traffic.StopTraffic()</w:delText>
        </w:r>
        <w:r w:rsidDel="00A57497">
          <w:rPr>
            <w:webHidden/>
          </w:rPr>
          <w:tab/>
        </w:r>
        <w:r w:rsidR="00CA1CEB" w:rsidDel="00A57497">
          <w:rPr>
            <w:webHidden/>
          </w:rPr>
          <w:delText>110</w:delText>
        </w:r>
      </w:del>
    </w:p>
    <w:p w:rsidR="0086215F" w:rsidDel="00A57497" w:rsidRDefault="0086215F">
      <w:pPr>
        <w:pStyle w:val="TOC1"/>
        <w:rPr>
          <w:del w:id="7732" w:author="Seggelke, Klaus" w:date="2017-03-14T17:13:00Z"/>
          <w:rFonts w:asciiTheme="minorHAnsi" w:eastAsiaTheme="minorEastAsia" w:hAnsiTheme="minorHAnsi" w:cstheme="minorBidi"/>
          <w:color w:val="auto"/>
          <w:sz w:val="22"/>
          <w:szCs w:val="22"/>
        </w:rPr>
      </w:pPr>
      <w:del w:id="7733" w:author="Seggelke, Klaus" w:date="2017-03-14T17:13:00Z">
        <w:r w:rsidRPr="00A57497" w:rsidDel="00A57497">
          <w:rPr>
            <w:rFonts w:cs="Arial"/>
            <w:sz w:val="22"/>
            <w:rPrChange w:id="7734" w:author="Seggelke, Klaus" w:date="2017-03-14T17:13:00Z">
              <w:rPr>
                <w:rStyle w:val="Hyperlink"/>
              </w:rPr>
            </w:rPrChange>
          </w:rPr>
          <w:delText>79</w:delText>
        </w:r>
        <w:r w:rsidDel="00A57497">
          <w:rPr>
            <w:rFonts w:asciiTheme="minorHAnsi" w:eastAsiaTheme="minorEastAsia" w:hAnsiTheme="minorHAnsi" w:cstheme="minorBidi"/>
            <w:color w:val="auto"/>
            <w:sz w:val="22"/>
            <w:szCs w:val="22"/>
          </w:rPr>
          <w:tab/>
        </w:r>
        <w:r w:rsidRPr="00A57497" w:rsidDel="00A57497">
          <w:rPr>
            <w:rFonts w:cs="Arial"/>
            <w:sz w:val="22"/>
            <w:rPrChange w:id="7735" w:author="Seggelke, Klaus" w:date="2017-03-14T17:13:00Z">
              <w:rPr>
                <w:rStyle w:val="Hyperlink"/>
              </w:rPr>
            </w:rPrChange>
          </w:rPr>
          <w:delText>Function: Traffic.ConfigTrafficLoad()</w:delText>
        </w:r>
        <w:r w:rsidDel="00A57497">
          <w:rPr>
            <w:webHidden/>
          </w:rPr>
          <w:tab/>
        </w:r>
        <w:r w:rsidR="00CA1CEB" w:rsidDel="00A57497">
          <w:rPr>
            <w:webHidden/>
          </w:rPr>
          <w:delText>110</w:delText>
        </w:r>
      </w:del>
    </w:p>
    <w:p w:rsidR="0086215F" w:rsidDel="00A57497" w:rsidRDefault="0086215F">
      <w:pPr>
        <w:pStyle w:val="TOC1"/>
        <w:rPr>
          <w:del w:id="7736" w:author="Seggelke, Klaus" w:date="2017-03-14T17:13:00Z"/>
          <w:rFonts w:asciiTheme="minorHAnsi" w:eastAsiaTheme="minorEastAsia" w:hAnsiTheme="minorHAnsi" w:cstheme="minorBidi"/>
          <w:color w:val="auto"/>
          <w:sz w:val="22"/>
          <w:szCs w:val="22"/>
        </w:rPr>
      </w:pPr>
      <w:del w:id="7737" w:author="Seggelke, Klaus" w:date="2017-03-14T17:13:00Z">
        <w:r w:rsidRPr="00A57497" w:rsidDel="00A57497">
          <w:rPr>
            <w:rFonts w:cs="Arial"/>
            <w:sz w:val="22"/>
            <w:rPrChange w:id="7738" w:author="Seggelke, Klaus" w:date="2017-03-14T17:13:00Z">
              <w:rPr>
                <w:rStyle w:val="Hyperlink"/>
              </w:rPr>
            </w:rPrChange>
          </w:rPr>
          <w:delText>80</w:delText>
        </w:r>
        <w:r w:rsidDel="00A57497">
          <w:rPr>
            <w:rFonts w:asciiTheme="minorHAnsi" w:eastAsiaTheme="minorEastAsia" w:hAnsiTheme="minorHAnsi" w:cstheme="minorBidi"/>
            <w:color w:val="auto"/>
            <w:sz w:val="22"/>
            <w:szCs w:val="22"/>
          </w:rPr>
          <w:tab/>
        </w:r>
        <w:r w:rsidRPr="00A57497" w:rsidDel="00A57497">
          <w:rPr>
            <w:rFonts w:cs="Arial"/>
            <w:sz w:val="22"/>
            <w:rPrChange w:id="7739" w:author="Seggelke, Klaus" w:date="2017-03-14T17:13:00Z">
              <w:rPr>
                <w:rStyle w:val="Hyperlink"/>
              </w:rPr>
            </w:rPrChange>
          </w:rPr>
          <w:delText>Function: Traffic.DoesTrafficFlow()</w:delText>
        </w:r>
        <w:r w:rsidDel="00A57497">
          <w:rPr>
            <w:webHidden/>
          </w:rPr>
          <w:tab/>
        </w:r>
        <w:r w:rsidR="00CA1CEB" w:rsidDel="00A57497">
          <w:rPr>
            <w:webHidden/>
          </w:rPr>
          <w:delText>110</w:delText>
        </w:r>
      </w:del>
    </w:p>
    <w:p w:rsidR="0086215F" w:rsidDel="00A57497" w:rsidRDefault="0086215F">
      <w:pPr>
        <w:pStyle w:val="TOC1"/>
        <w:rPr>
          <w:del w:id="7740" w:author="Seggelke, Klaus" w:date="2017-03-14T17:13:00Z"/>
          <w:rFonts w:asciiTheme="minorHAnsi" w:eastAsiaTheme="minorEastAsia" w:hAnsiTheme="minorHAnsi" w:cstheme="minorBidi"/>
          <w:color w:val="auto"/>
          <w:sz w:val="22"/>
          <w:szCs w:val="22"/>
        </w:rPr>
      </w:pPr>
      <w:del w:id="7741" w:author="Seggelke, Klaus" w:date="2017-03-14T17:13:00Z">
        <w:r w:rsidRPr="00A57497" w:rsidDel="00A57497">
          <w:rPr>
            <w:rFonts w:cs="Arial"/>
            <w:sz w:val="22"/>
            <w:rPrChange w:id="7742" w:author="Seggelke, Klaus" w:date="2017-03-14T17:13:00Z">
              <w:rPr>
                <w:rStyle w:val="Hyperlink"/>
              </w:rPr>
            </w:rPrChange>
          </w:rPr>
          <w:delText>81</w:delText>
        </w:r>
        <w:r w:rsidDel="00A57497">
          <w:rPr>
            <w:rFonts w:asciiTheme="minorHAnsi" w:eastAsiaTheme="minorEastAsia" w:hAnsiTheme="minorHAnsi" w:cstheme="minorBidi"/>
            <w:color w:val="auto"/>
            <w:sz w:val="22"/>
            <w:szCs w:val="22"/>
          </w:rPr>
          <w:tab/>
        </w:r>
        <w:r w:rsidRPr="00A57497" w:rsidDel="00A57497">
          <w:rPr>
            <w:rFonts w:cs="Arial"/>
            <w:sz w:val="22"/>
            <w:rPrChange w:id="7743" w:author="Seggelke, Klaus" w:date="2017-03-14T17:13:00Z">
              <w:rPr>
                <w:rStyle w:val="Hyperlink"/>
              </w:rPr>
            </w:rPrChange>
          </w:rPr>
          <w:delText>Function: Traffic.AnyTrafficLoss()</w:delText>
        </w:r>
        <w:r w:rsidDel="00A57497">
          <w:rPr>
            <w:webHidden/>
          </w:rPr>
          <w:tab/>
        </w:r>
        <w:r w:rsidR="00CA1CEB" w:rsidDel="00A57497">
          <w:rPr>
            <w:webHidden/>
          </w:rPr>
          <w:delText>111</w:delText>
        </w:r>
      </w:del>
    </w:p>
    <w:p w:rsidR="0086215F" w:rsidDel="00A57497" w:rsidRDefault="0086215F">
      <w:pPr>
        <w:pStyle w:val="TOC1"/>
        <w:rPr>
          <w:del w:id="7744" w:author="Seggelke, Klaus" w:date="2017-03-14T17:13:00Z"/>
          <w:rFonts w:asciiTheme="minorHAnsi" w:eastAsiaTheme="minorEastAsia" w:hAnsiTheme="minorHAnsi" w:cstheme="minorBidi"/>
          <w:color w:val="auto"/>
          <w:sz w:val="22"/>
          <w:szCs w:val="22"/>
        </w:rPr>
      </w:pPr>
      <w:del w:id="7745" w:author="Seggelke, Klaus" w:date="2017-03-14T17:13:00Z">
        <w:r w:rsidRPr="00A57497" w:rsidDel="00A57497">
          <w:rPr>
            <w:rFonts w:cs="Arial"/>
            <w:sz w:val="22"/>
            <w:rPrChange w:id="7746" w:author="Seggelke, Klaus" w:date="2017-03-14T17:13:00Z">
              <w:rPr>
                <w:rStyle w:val="Hyperlink"/>
              </w:rPr>
            </w:rPrChange>
          </w:rPr>
          <w:delText>82</w:delText>
        </w:r>
        <w:r w:rsidDel="00A57497">
          <w:rPr>
            <w:rFonts w:asciiTheme="minorHAnsi" w:eastAsiaTheme="minorEastAsia" w:hAnsiTheme="minorHAnsi" w:cstheme="minorBidi"/>
            <w:color w:val="auto"/>
            <w:sz w:val="22"/>
            <w:szCs w:val="22"/>
          </w:rPr>
          <w:tab/>
        </w:r>
        <w:r w:rsidRPr="00A57497" w:rsidDel="00A57497">
          <w:rPr>
            <w:rFonts w:cs="Arial"/>
            <w:sz w:val="22"/>
            <w:rPrChange w:id="7747" w:author="Seggelke, Klaus" w:date="2017-03-14T17:13:00Z">
              <w:rPr>
                <w:rStyle w:val="Hyperlink"/>
              </w:rPr>
            </w:rPrChange>
          </w:rPr>
          <w:delText>Function: Traffic.ClearCounters()</w:delText>
        </w:r>
        <w:r w:rsidDel="00A57497">
          <w:rPr>
            <w:webHidden/>
          </w:rPr>
          <w:tab/>
        </w:r>
        <w:r w:rsidR="00CA1CEB" w:rsidDel="00A57497">
          <w:rPr>
            <w:webHidden/>
          </w:rPr>
          <w:delText>111</w:delText>
        </w:r>
      </w:del>
    </w:p>
    <w:p w:rsidR="0086215F" w:rsidDel="00A57497" w:rsidRDefault="0086215F">
      <w:pPr>
        <w:pStyle w:val="TOC1"/>
        <w:rPr>
          <w:del w:id="7748" w:author="Seggelke, Klaus" w:date="2017-03-14T17:13:00Z"/>
          <w:rFonts w:asciiTheme="minorHAnsi" w:eastAsiaTheme="minorEastAsia" w:hAnsiTheme="minorHAnsi" w:cstheme="minorBidi"/>
          <w:color w:val="auto"/>
          <w:sz w:val="22"/>
          <w:szCs w:val="22"/>
        </w:rPr>
      </w:pPr>
      <w:del w:id="7749" w:author="Seggelke, Klaus" w:date="2017-03-14T17:13:00Z">
        <w:r w:rsidRPr="00A57497" w:rsidDel="00A57497">
          <w:rPr>
            <w:rFonts w:cs="Arial"/>
            <w:sz w:val="22"/>
            <w:rPrChange w:id="7750" w:author="Seggelke, Klaus" w:date="2017-03-14T17:13:00Z">
              <w:rPr>
                <w:rStyle w:val="Hyperlink"/>
              </w:rPr>
            </w:rPrChange>
          </w:rPr>
          <w:delText>83</w:delText>
        </w:r>
        <w:r w:rsidDel="00A57497">
          <w:rPr>
            <w:rFonts w:asciiTheme="minorHAnsi" w:eastAsiaTheme="minorEastAsia" w:hAnsiTheme="minorHAnsi" w:cstheme="minorBidi"/>
            <w:color w:val="auto"/>
            <w:sz w:val="22"/>
            <w:szCs w:val="22"/>
          </w:rPr>
          <w:tab/>
        </w:r>
        <w:r w:rsidRPr="00A57497" w:rsidDel="00A57497">
          <w:rPr>
            <w:rFonts w:cs="Arial"/>
            <w:sz w:val="22"/>
            <w:rPrChange w:id="7751" w:author="Seggelke, Klaus" w:date="2017-03-14T17:13:00Z">
              <w:rPr>
                <w:rStyle w:val="Hyperlink"/>
              </w:rPr>
            </w:rPrChange>
          </w:rPr>
          <w:delText>Function: Traffic.CalculateActivationTime()</w:delText>
        </w:r>
        <w:r w:rsidDel="00A57497">
          <w:rPr>
            <w:webHidden/>
          </w:rPr>
          <w:tab/>
        </w:r>
        <w:r w:rsidR="00CA1CEB" w:rsidDel="00A57497">
          <w:rPr>
            <w:webHidden/>
          </w:rPr>
          <w:delText>111</w:delText>
        </w:r>
      </w:del>
    </w:p>
    <w:p w:rsidR="0086215F" w:rsidDel="00A57497" w:rsidRDefault="0086215F">
      <w:pPr>
        <w:pStyle w:val="TOC1"/>
        <w:rPr>
          <w:del w:id="7752" w:author="Seggelke, Klaus" w:date="2017-03-14T17:13:00Z"/>
          <w:rFonts w:asciiTheme="minorHAnsi" w:eastAsiaTheme="minorEastAsia" w:hAnsiTheme="minorHAnsi" w:cstheme="minorBidi"/>
          <w:color w:val="auto"/>
          <w:sz w:val="22"/>
          <w:szCs w:val="22"/>
        </w:rPr>
      </w:pPr>
      <w:del w:id="7753" w:author="Seggelke, Klaus" w:date="2017-03-14T17:13:00Z">
        <w:r w:rsidRPr="00A57497" w:rsidDel="00A57497">
          <w:rPr>
            <w:rFonts w:cs="Arial"/>
            <w:sz w:val="22"/>
            <w:rPrChange w:id="7754" w:author="Seggelke, Klaus" w:date="2017-03-14T17:13:00Z">
              <w:rPr>
                <w:rStyle w:val="Hyperlink"/>
              </w:rPr>
            </w:rPrChange>
          </w:rPr>
          <w:delText>84</w:delText>
        </w:r>
        <w:r w:rsidDel="00A57497">
          <w:rPr>
            <w:rFonts w:asciiTheme="minorHAnsi" w:eastAsiaTheme="minorEastAsia" w:hAnsiTheme="minorHAnsi" w:cstheme="minorBidi"/>
            <w:color w:val="auto"/>
            <w:sz w:val="22"/>
            <w:szCs w:val="22"/>
          </w:rPr>
          <w:tab/>
        </w:r>
        <w:r w:rsidRPr="00A57497" w:rsidDel="00A57497">
          <w:rPr>
            <w:rFonts w:cs="Arial"/>
            <w:sz w:val="22"/>
            <w:rPrChange w:id="7755" w:author="Seggelke, Klaus" w:date="2017-03-14T17:13:00Z">
              <w:rPr>
                <w:rStyle w:val="Hyperlink"/>
              </w:rPr>
            </w:rPrChange>
          </w:rPr>
          <w:delText>Function: Traffic.CalculateDeactivationTime()</w:delText>
        </w:r>
        <w:r w:rsidDel="00A57497">
          <w:rPr>
            <w:webHidden/>
          </w:rPr>
          <w:tab/>
        </w:r>
        <w:r w:rsidR="00CA1CEB" w:rsidDel="00A57497">
          <w:rPr>
            <w:webHidden/>
          </w:rPr>
          <w:delText>111</w:delText>
        </w:r>
      </w:del>
    </w:p>
    <w:p w:rsidR="0086215F" w:rsidDel="00A57497" w:rsidRDefault="0086215F">
      <w:pPr>
        <w:pStyle w:val="TOC1"/>
        <w:rPr>
          <w:del w:id="7756" w:author="Seggelke, Klaus" w:date="2017-03-14T17:13:00Z"/>
          <w:rFonts w:asciiTheme="minorHAnsi" w:eastAsiaTheme="minorEastAsia" w:hAnsiTheme="minorHAnsi" w:cstheme="minorBidi"/>
          <w:color w:val="auto"/>
          <w:sz w:val="22"/>
          <w:szCs w:val="22"/>
        </w:rPr>
      </w:pPr>
      <w:del w:id="7757" w:author="Seggelke, Klaus" w:date="2017-03-14T17:13:00Z">
        <w:r w:rsidRPr="00A57497" w:rsidDel="00A57497">
          <w:rPr>
            <w:rFonts w:cs="Arial"/>
            <w:sz w:val="22"/>
            <w:rPrChange w:id="7758" w:author="Seggelke, Klaus" w:date="2017-03-14T17:13:00Z">
              <w:rPr>
                <w:rStyle w:val="Hyperlink"/>
              </w:rPr>
            </w:rPrChange>
          </w:rPr>
          <w:delText>85</w:delText>
        </w:r>
        <w:r w:rsidDel="00A57497">
          <w:rPr>
            <w:rFonts w:asciiTheme="minorHAnsi" w:eastAsiaTheme="minorEastAsia" w:hAnsiTheme="minorHAnsi" w:cstheme="minorBidi"/>
            <w:color w:val="auto"/>
            <w:sz w:val="22"/>
            <w:szCs w:val="22"/>
          </w:rPr>
          <w:tab/>
        </w:r>
        <w:r w:rsidRPr="00A57497" w:rsidDel="00A57497">
          <w:rPr>
            <w:rFonts w:cs="Arial"/>
            <w:sz w:val="22"/>
            <w:rPrChange w:id="7759" w:author="Seggelke, Klaus" w:date="2017-03-14T17:13:00Z">
              <w:rPr>
                <w:rStyle w:val="Hyperlink"/>
              </w:rPr>
            </w:rPrChange>
          </w:rPr>
          <w:delText>Function: Traffic.CalculateTerminationTime()</w:delText>
        </w:r>
        <w:r w:rsidDel="00A57497">
          <w:rPr>
            <w:webHidden/>
          </w:rPr>
          <w:tab/>
        </w:r>
        <w:r w:rsidR="00CA1CEB" w:rsidDel="00A57497">
          <w:rPr>
            <w:webHidden/>
          </w:rPr>
          <w:delText>111</w:delText>
        </w:r>
      </w:del>
    </w:p>
    <w:p w:rsidR="0086215F" w:rsidDel="00A57497" w:rsidRDefault="0086215F">
      <w:pPr>
        <w:pStyle w:val="TOC1"/>
        <w:rPr>
          <w:del w:id="7760" w:author="Seggelke, Klaus" w:date="2017-03-14T17:13:00Z"/>
          <w:rFonts w:asciiTheme="minorHAnsi" w:eastAsiaTheme="minorEastAsia" w:hAnsiTheme="minorHAnsi" w:cstheme="minorBidi"/>
          <w:color w:val="auto"/>
          <w:sz w:val="22"/>
          <w:szCs w:val="22"/>
        </w:rPr>
      </w:pPr>
      <w:del w:id="7761" w:author="Seggelke, Klaus" w:date="2017-03-14T17:13:00Z">
        <w:r w:rsidRPr="00A57497" w:rsidDel="00A57497">
          <w:rPr>
            <w:rFonts w:cs="Arial"/>
            <w:sz w:val="22"/>
            <w:rPrChange w:id="7762" w:author="Seggelke, Klaus" w:date="2017-03-14T17:13:00Z">
              <w:rPr>
                <w:rStyle w:val="Hyperlink"/>
              </w:rPr>
            </w:rPrChange>
          </w:rPr>
          <w:delText>86</w:delText>
        </w:r>
        <w:r w:rsidDel="00A57497">
          <w:rPr>
            <w:rFonts w:asciiTheme="minorHAnsi" w:eastAsiaTheme="minorEastAsia" w:hAnsiTheme="minorHAnsi" w:cstheme="minorBidi"/>
            <w:color w:val="auto"/>
            <w:sz w:val="22"/>
            <w:szCs w:val="22"/>
          </w:rPr>
          <w:tab/>
        </w:r>
        <w:r w:rsidRPr="00A57497" w:rsidDel="00A57497">
          <w:rPr>
            <w:rFonts w:cs="Arial"/>
            <w:sz w:val="22"/>
            <w:rPrChange w:id="7763" w:author="Seggelke, Klaus" w:date="2017-03-14T17:13:00Z">
              <w:rPr>
                <w:rStyle w:val="Hyperlink"/>
              </w:rPr>
            </w:rPrChange>
          </w:rPr>
          <w:delText>Function: Traffic.CalculateServiceDisruptionLength()</w:delText>
        </w:r>
        <w:r w:rsidDel="00A57497">
          <w:rPr>
            <w:webHidden/>
          </w:rPr>
          <w:tab/>
        </w:r>
        <w:r w:rsidR="00CA1CEB" w:rsidDel="00A57497">
          <w:rPr>
            <w:webHidden/>
          </w:rPr>
          <w:delText>111</w:delText>
        </w:r>
      </w:del>
    </w:p>
    <w:p w:rsidR="0086215F" w:rsidDel="00A57497" w:rsidRDefault="0086215F">
      <w:pPr>
        <w:pStyle w:val="TOC1"/>
        <w:rPr>
          <w:del w:id="7764" w:author="Seggelke, Klaus" w:date="2017-03-14T17:13:00Z"/>
          <w:rFonts w:asciiTheme="minorHAnsi" w:eastAsiaTheme="minorEastAsia" w:hAnsiTheme="minorHAnsi" w:cstheme="minorBidi"/>
          <w:color w:val="auto"/>
          <w:sz w:val="22"/>
          <w:szCs w:val="22"/>
        </w:rPr>
      </w:pPr>
      <w:del w:id="7765" w:author="Seggelke, Klaus" w:date="2017-03-14T17:13:00Z">
        <w:r w:rsidRPr="00A57497" w:rsidDel="00A57497">
          <w:rPr>
            <w:rFonts w:cs="Arial"/>
            <w:sz w:val="22"/>
            <w:rPrChange w:id="7766" w:author="Seggelke, Klaus" w:date="2017-03-14T17:13:00Z">
              <w:rPr>
                <w:rStyle w:val="Hyperlink"/>
              </w:rPr>
            </w:rPrChange>
          </w:rPr>
          <w:delText>87</w:delText>
        </w:r>
        <w:r w:rsidDel="00A57497">
          <w:rPr>
            <w:rFonts w:asciiTheme="minorHAnsi" w:eastAsiaTheme="minorEastAsia" w:hAnsiTheme="minorHAnsi" w:cstheme="minorBidi"/>
            <w:color w:val="auto"/>
            <w:sz w:val="22"/>
            <w:szCs w:val="22"/>
          </w:rPr>
          <w:tab/>
        </w:r>
        <w:r w:rsidRPr="00A57497" w:rsidDel="00A57497">
          <w:rPr>
            <w:rFonts w:cs="Arial"/>
            <w:sz w:val="22"/>
            <w:rPrChange w:id="7767" w:author="Seggelke, Klaus" w:date="2017-03-14T17:13:00Z">
              <w:rPr>
                <w:rStyle w:val="Hyperlink"/>
              </w:rPr>
            </w:rPrChange>
          </w:rPr>
          <w:delText>Function: Traffic.CalculateResizeServiceDisruption()</w:delText>
        </w:r>
        <w:r w:rsidDel="00A57497">
          <w:rPr>
            <w:webHidden/>
          </w:rPr>
          <w:tab/>
        </w:r>
        <w:r w:rsidR="00CA1CEB" w:rsidDel="00A57497">
          <w:rPr>
            <w:webHidden/>
          </w:rPr>
          <w:delText>111</w:delText>
        </w:r>
      </w:del>
    </w:p>
    <w:p w:rsidR="00BB6597" w:rsidRDefault="00BB6597" w:rsidP="00BB6597">
      <w:r>
        <w:fldChar w:fldCharType="end"/>
      </w:r>
    </w:p>
    <w:p w:rsidR="005A676A" w:rsidRDefault="005A676A" w:rsidP="00AF2A29">
      <w:pPr>
        <w:pStyle w:val="Heading1"/>
      </w:pPr>
      <w:bookmarkStart w:id="7768" w:name="_Toc454184375"/>
      <w:bookmarkStart w:id="7769" w:name="_Toc477275685"/>
      <w:r>
        <w:t>References</w:t>
      </w:r>
      <w:bookmarkEnd w:id="7768"/>
      <w:bookmarkEnd w:id="7769"/>
    </w:p>
    <w:p w:rsidR="005A676A" w:rsidRDefault="005A676A" w:rsidP="005A676A"/>
    <w:p w:rsidR="005A676A" w:rsidRDefault="005A676A" w:rsidP="005A676A">
      <w:pPr>
        <w:pStyle w:val="Caption"/>
      </w:pPr>
      <w:bookmarkStart w:id="7770" w:name="_Ref500913873"/>
      <w:r>
        <w:t xml:space="preserve">Table </w:t>
      </w:r>
      <w:fldSimple w:instr=" STYLEREF 1 \s ">
        <w:r w:rsidR="00CA1CEB">
          <w:rPr>
            <w:noProof/>
          </w:rPr>
          <w:t>15</w:t>
        </w:r>
      </w:fldSimple>
      <w:r>
        <w:noBreakHyphen/>
      </w:r>
      <w:fldSimple w:instr=" SEQ Table \* ARABIC \s 1 ">
        <w:r w:rsidR="00CA1CEB">
          <w:rPr>
            <w:noProof/>
          </w:rPr>
          <w:t>1</w:t>
        </w:r>
      </w:fldSimple>
      <w:bookmarkEnd w:id="7770"/>
      <w:r>
        <w:t>. Applicable Documents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470"/>
      </w:tblGrid>
      <w:tr w:rsidR="005A676A" w:rsidTr="005A676A">
        <w:trPr>
          <w:tblHeader/>
        </w:trPr>
        <w:tc>
          <w:tcPr>
            <w:tcW w:w="2178" w:type="dxa"/>
          </w:tcPr>
          <w:p w:rsidR="005A676A" w:rsidRDefault="005A676A" w:rsidP="005A676A">
            <w:pPr>
              <w:pStyle w:val="TableHeader"/>
            </w:pPr>
            <w:r>
              <w:t>Reference</w:t>
            </w:r>
          </w:p>
        </w:tc>
        <w:tc>
          <w:tcPr>
            <w:tcW w:w="7470" w:type="dxa"/>
          </w:tcPr>
          <w:p w:rsidR="005A676A" w:rsidRDefault="005A676A" w:rsidP="005A676A">
            <w:pPr>
              <w:pStyle w:val="TableHeader"/>
            </w:pPr>
            <w:r>
              <w:t>Title</w:t>
            </w:r>
          </w:p>
        </w:tc>
      </w:tr>
      <w:tr w:rsidR="005A676A" w:rsidTr="005A676A">
        <w:trPr>
          <w:trHeight w:val="296"/>
        </w:trPr>
        <w:tc>
          <w:tcPr>
            <w:tcW w:w="2178" w:type="dxa"/>
          </w:tcPr>
          <w:p w:rsidR="005A676A" w:rsidRDefault="005A676A" w:rsidP="005A676A">
            <w:pPr>
              <w:pStyle w:val="TableText"/>
              <w:rPr>
                <w:lang w:eastAsia="zh-CN"/>
              </w:rPr>
            </w:pPr>
            <w:r>
              <w:rPr>
                <w:rFonts w:hint="eastAsia"/>
                <w:lang w:eastAsia="zh-CN"/>
              </w:rPr>
              <w:t>None</w:t>
            </w:r>
          </w:p>
        </w:tc>
        <w:tc>
          <w:tcPr>
            <w:tcW w:w="7470" w:type="dxa"/>
          </w:tcPr>
          <w:p w:rsidR="005A676A" w:rsidRDefault="005A676A" w:rsidP="005A676A">
            <w:pPr>
              <w:pStyle w:val="TableText"/>
              <w:rPr>
                <w:b/>
              </w:rPr>
            </w:pPr>
          </w:p>
        </w:tc>
      </w:tr>
      <w:tr w:rsidR="005A676A" w:rsidTr="005A676A">
        <w:tc>
          <w:tcPr>
            <w:tcW w:w="2178" w:type="dxa"/>
          </w:tcPr>
          <w:p w:rsidR="005A676A" w:rsidRDefault="005A676A" w:rsidP="005A676A">
            <w:pPr>
              <w:pStyle w:val="TableText"/>
            </w:pPr>
          </w:p>
        </w:tc>
        <w:tc>
          <w:tcPr>
            <w:tcW w:w="7470" w:type="dxa"/>
          </w:tcPr>
          <w:p w:rsidR="005A676A" w:rsidRDefault="005A676A" w:rsidP="005A676A">
            <w:pPr>
              <w:pStyle w:val="TableText"/>
            </w:pPr>
          </w:p>
        </w:tc>
      </w:tr>
    </w:tbl>
    <w:p w:rsidR="005A676A" w:rsidRDefault="005A676A" w:rsidP="005A676A"/>
    <w:p w:rsidR="00BB6597" w:rsidRDefault="00BB6597" w:rsidP="005A676A"/>
    <w:p w:rsidR="002A4F4F" w:rsidRPr="00F85402" w:rsidRDefault="002A4F4F" w:rsidP="005A676A"/>
    <w:p w:rsidR="005A676A" w:rsidRDefault="005A676A" w:rsidP="001C5F01">
      <w:pPr>
        <w:pStyle w:val="Heading1"/>
      </w:pPr>
      <w:bookmarkStart w:id="7771" w:name="_Toc454184381"/>
      <w:bookmarkStart w:id="7772" w:name="_Toc477275686"/>
      <w:r>
        <w:t>DESIGN CONSIDERATIONS</w:t>
      </w:r>
      <w:bookmarkEnd w:id="7771"/>
      <w:bookmarkEnd w:id="7772"/>
    </w:p>
    <w:p w:rsidR="005A676A" w:rsidRDefault="005A676A" w:rsidP="005A676A">
      <w:pPr>
        <w:rPr>
          <w:lang w:eastAsia="zh-CN"/>
        </w:rPr>
      </w:pPr>
    </w:p>
    <w:p w:rsidR="005A676A" w:rsidRDefault="005A676A" w:rsidP="00C35DDF">
      <w:pPr>
        <w:pStyle w:val="Heading2"/>
      </w:pPr>
      <w:bookmarkStart w:id="7773" w:name="_Toc454184388"/>
      <w:bookmarkStart w:id="7774" w:name="_Toc477275687"/>
      <w:r>
        <w:t>Troubleshooting Aids</w:t>
      </w:r>
      <w:bookmarkEnd w:id="7773"/>
      <w:bookmarkEnd w:id="7774"/>
    </w:p>
    <w:p w:rsidR="00155BD6" w:rsidRDefault="00155BD6" w:rsidP="00155BD6">
      <w:pPr>
        <w:pStyle w:val="BodyText"/>
      </w:pPr>
    </w:p>
    <w:p w:rsidR="00155BD6" w:rsidRDefault="00155BD6">
      <w:pPr>
        <w:rPr>
          <w:color w:val="45525A" w:themeColor="text1"/>
          <w:sz w:val="24"/>
          <w:szCs w:val="24"/>
        </w:rPr>
      </w:pPr>
    </w:p>
    <w:p w:rsidR="0022609E" w:rsidRDefault="0022609E" w:rsidP="00155BD6">
      <w:pPr>
        <w:pStyle w:val="Numberedlist-roman"/>
        <w:numPr>
          <w:ilvl w:val="0"/>
          <w:numId w:val="0"/>
        </w:numPr>
      </w:pPr>
    </w:p>
    <w:p w:rsidR="00302357" w:rsidRPr="00A171EF" w:rsidRDefault="00302357" w:rsidP="0022609E">
      <w:pPr>
        <w:pStyle w:val="Numberedlist-roman"/>
        <w:numPr>
          <w:ilvl w:val="0"/>
          <w:numId w:val="0"/>
        </w:numPr>
        <w:ind w:left="864"/>
        <w:sectPr w:rsidR="00302357" w:rsidRPr="00A171EF" w:rsidSect="003F0404">
          <w:footerReference w:type="default" r:id="rId46"/>
          <w:pgSz w:w="12240" w:h="15840" w:code="1"/>
          <w:pgMar w:top="720" w:right="720" w:bottom="720" w:left="720" w:header="720" w:footer="432" w:gutter="0"/>
          <w:pgNumType w:start="1"/>
          <w:cols w:space="720"/>
          <w:docGrid w:linePitch="360"/>
        </w:sectPr>
      </w:pPr>
    </w:p>
    <w:p w:rsidR="00F24503" w:rsidRDefault="00F24503" w:rsidP="002A4F4F">
      <w:pPr>
        <w:pStyle w:val="Heading1"/>
      </w:pPr>
      <w:bookmarkStart w:id="7775" w:name="_Toc477275688"/>
      <w:r w:rsidRPr="00F24503">
        <w:lastRenderedPageBreak/>
        <w:t>Revision history</w:t>
      </w:r>
      <w:bookmarkEnd w:id="7775"/>
    </w:p>
    <w:p w:rsidR="00F24503" w:rsidRPr="00F24503" w:rsidRDefault="00F24503" w:rsidP="00F24503">
      <w:pPr>
        <w:rPr>
          <w:b/>
        </w:rPr>
      </w:pPr>
    </w:p>
    <w:tbl>
      <w:tblPr>
        <w:tblpPr w:leftFromText="180" w:rightFromText="180" w:vertAnchor="text" w:horzAnchor="margin" w:tblpY="147"/>
        <w:tblW w:w="983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20"/>
        <w:gridCol w:w="1278"/>
        <w:gridCol w:w="1782"/>
        <w:gridCol w:w="6057"/>
      </w:tblGrid>
      <w:tr w:rsidR="00F24503" w:rsidRPr="00F24503" w:rsidTr="005A676A">
        <w:trPr>
          <w:tblHeader/>
        </w:trPr>
        <w:tc>
          <w:tcPr>
            <w:tcW w:w="720" w:type="dxa"/>
          </w:tcPr>
          <w:p w:rsidR="00F24503" w:rsidRPr="00F24503" w:rsidRDefault="00F24503" w:rsidP="005A676A">
            <w:pPr>
              <w:rPr>
                <w:b/>
                <w:color w:val="45525A" w:themeColor="text1"/>
                <w:sz w:val="20"/>
                <w:szCs w:val="24"/>
              </w:rPr>
            </w:pPr>
            <w:r w:rsidRPr="00F24503">
              <w:rPr>
                <w:b/>
                <w:color w:val="45525A" w:themeColor="text1"/>
                <w:sz w:val="20"/>
                <w:szCs w:val="24"/>
              </w:rPr>
              <w:t>Rev</w:t>
            </w:r>
          </w:p>
        </w:tc>
        <w:tc>
          <w:tcPr>
            <w:tcW w:w="1278" w:type="dxa"/>
          </w:tcPr>
          <w:p w:rsidR="00F24503" w:rsidRPr="00F24503" w:rsidRDefault="00F24503" w:rsidP="005A676A">
            <w:pPr>
              <w:rPr>
                <w:b/>
                <w:color w:val="45525A" w:themeColor="text1"/>
                <w:sz w:val="20"/>
                <w:szCs w:val="24"/>
              </w:rPr>
            </w:pPr>
            <w:r w:rsidRPr="00F24503">
              <w:rPr>
                <w:b/>
                <w:color w:val="45525A" w:themeColor="text1"/>
                <w:sz w:val="20"/>
                <w:szCs w:val="24"/>
              </w:rPr>
              <w:t>Date</w:t>
            </w:r>
          </w:p>
        </w:tc>
        <w:tc>
          <w:tcPr>
            <w:tcW w:w="1782" w:type="dxa"/>
          </w:tcPr>
          <w:p w:rsidR="00F24503" w:rsidRPr="00F24503" w:rsidRDefault="00F24503" w:rsidP="005A676A">
            <w:pPr>
              <w:rPr>
                <w:b/>
                <w:color w:val="45525A" w:themeColor="text1"/>
                <w:sz w:val="20"/>
                <w:szCs w:val="24"/>
              </w:rPr>
            </w:pPr>
            <w:r w:rsidRPr="00F24503">
              <w:rPr>
                <w:b/>
                <w:color w:val="45525A" w:themeColor="text1"/>
                <w:sz w:val="20"/>
                <w:szCs w:val="24"/>
              </w:rPr>
              <w:t>Rev by / Req by</w:t>
            </w:r>
          </w:p>
        </w:tc>
        <w:tc>
          <w:tcPr>
            <w:tcW w:w="6057" w:type="dxa"/>
          </w:tcPr>
          <w:p w:rsidR="00F24503" w:rsidRPr="00F24503" w:rsidRDefault="00F24503" w:rsidP="005A676A">
            <w:pPr>
              <w:rPr>
                <w:b/>
                <w:color w:val="45525A" w:themeColor="text1"/>
                <w:sz w:val="20"/>
                <w:szCs w:val="24"/>
              </w:rPr>
            </w:pPr>
            <w:r w:rsidRPr="00F24503">
              <w:rPr>
                <w:b/>
                <w:color w:val="45525A" w:themeColor="text1"/>
                <w:sz w:val="20"/>
                <w:szCs w:val="24"/>
              </w:rPr>
              <w:t>Purpose  for Each Revision</w:t>
            </w:r>
          </w:p>
          <w:p w:rsidR="00F24503" w:rsidRPr="00F24503" w:rsidRDefault="00F24503" w:rsidP="005A676A">
            <w:pPr>
              <w:rPr>
                <w:color w:val="45525A" w:themeColor="text1"/>
                <w:sz w:val="20"/>
                <w:szCs w:val="24"/>
              </w:rPr>
            </w:pPr>
            <w:r w:rsidRPr="00F24503">
              <w:rPr>
                <w:color w:val="45525A" w:themeColor="text1"/>
                <w:sz w:val="20"/>
                <w:szCs w:val="24"/>
              </w:rPr>
              <w:t>E.g. First Draft, Working draft and reason, Released, etc..</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1</w:t>
            </w:r>
          </w:p>
        </w:tc>
        <w:tc>
          <w:tcPr>
            <w:tcW w:w="1278" w:type="dxa"/>
          </w:tcPr>
          <w:p w:rsidR="00F24503" w:rsidRPr="00F24503" w:rsidRDefault="00E62566" w:rsidP="005A676A">
            <w:pPr>
              <w:rPr>
                <w:color w:val="45525A" w:themeColor="text1"/>
                <w:sz w:val="20"/>
                <w:szCs w:val="24"/>
              </w:rPr>
            </w:pPr>
            <w:r>
              <w:rPr>
                <w:color w:val="45525A" w:themeColor="text1"/>
                <w:sz w:val="20"/>
                <w:szCs w:val="24"/>
              </w:rPr>
              <w:t>06/23</w:t>
            </w:r>
            <w:r w:rsidR="00F24503" w:rsidRPr="00F24503">
              <w:rPr>
                <w:color w:val="45525A" w:themeColor="text1"/>
                <w:sz w:val="20"/>
                <w:szCs w:val="24"/>
              </w:rPr>
              <w:t>/2016</w:t>
            </w:r>
          </w:p>
        </w:tc>
        <w:tc>
          <w:tcPr>
            <w:tcW w:w="1782" w:type="dxa"/>
          </w:tcPr>
          <w:p w:rsidR="00F24503" w:rsidRPr="00F24503" w:rsidRDefault="00F24503" w:rsidP="005A676A">
            <w:pPr>
              <w:rPr>
                <w:color w:val="45525A" w:themeColor="text1"/>
                <w:sz w:val="20"/>
                <w:szCs w:val="24"/>
              </w:rPr>
            </w:pPr>
            <w:r w:rsidRPr="00F24503">
              <w:rPr>
                <w:color w:val="45525A" w:themeColor="text1"/>
                <w:sz w:val="20"/>
                <w:szCs w:val="24"/>
              </w:rPr>
              <w:t>Klaus Seggelke</w:t>
            </w:r>
          </w:p>
        </w:tc>
        <w:tc>
          <w:tcPr>
            <w:tcW w:w="6057" w:type="dxa"/>
          </w:tcPr>
          <w:p w:rsidR="00F24503" w:rsidRPr="00F24503" w:rsidRDefault="00F24503" w:rsidP="005A676A">
            <w:pPr>
              <w:rPr>
                <w:color w:val="45525A" w:themeColor="text1"/>
                <w:sz w:val="20"/>
                <w:szCs w:val="24"/>
              </w:rPr>
            </w:pPr>
            <w:r w:rsidRPr="00F24503">
              <w:rPr>
                <w:color w:val="45525A" w:themeColor="text1"/>
                <w:sz w:val="20"/>
                <w:szCs w:val="24"/>
              </w:rPr>
              <w:t>Initial Draft</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2</w:t>
            </w:r>
          </w:p>
        </w:tc>
        <w:tc>
          <w:tcPr>
            <w:tcW w:w="1278" w:type="dxa"/>
          </w:tcPr>
          <w:p w:rsidR="00F24503" w:rsidRPr="00F24503" w:rsidRDefault="002A4F4F" w:rsidP="002A4F4F">
            <w:pPr>
              <w:rPr>
                <w:color w:val="45525A" w:themeColor="text1"/>
                <w:sz w:val="20"/>
                <w:szCs w:val="24"/>
              </w:rPr>
            </w:pPr>
            <w:r>
              <w:rPr>
                <w:color w:val="45525A" w:themeColor="text1"/>
                <w:sz w:val="20"/>
                <w:szCs w:val="24"/>
              </w:rPr>
              <w:t>08</w:t>
            </w:r>
            <w:r w:rsidR="00F24503" w:rsidRPr="00F24503">
              <w:rPr>
                <w:color w:val="45525A" w:themeColor="text1"/>
                <w:sz w:val="20"/>
                <w:szCs w:val="24"/>
              </w:rPr>
              <w:t>/</w:t>
            </w:r>
            <w:r>
              <w:rPr>
                <w:color w:val="45525A" w:themeColor="text1"/>
                <w:sz w:val="20"/>
                <w:szCs w:val="24"/>
              </w:rPr>
              <w:t>24</w:t>
            </w:r>
            <w:r w:rsidR="00F24503" w:rsidRPr="00F24503">
              <w:rPr>
                <w:color w:val="45525A" w:themeColor="text1"/>
                <w:sz w:val="20"/>
                <w:szCs w:val="24"/>
              </w:rPr>
              <w:t>/</w:t>
            </w:r>
            <w:r>
              <w:rPr>
                <w:color w:val="45525A" w:themeColor="text1"/>
                <w:sz w:val="20"/>
                <w:szCs w:val="24"/>
              </w:rPr>
              <w:t>2016</w:t>
            </w:r>
          </w:p>
        </w:tc>
        <w:tc>
          <w:tcPr>
            <w:tcW w:w="1782" w:type="dxa"/>
          </w:tcPr>
          <w:p w:rsidR="00F24503" w:rsidRPr="00F24503" w:rsidRDefault="002A4F4F" w:rsidP="005A676A">
            <w:pPr>
              <w:rPr>
                <w:color w:val="45525A" w:themeColor="text1"/>
                <w:sz w:val="20"/>
                <w:szCs w:val="24"/>
              </w:rPr>
            </w:pPr>
            <w:r>
              <w:rPr>
                <w:color w:val="45525A" w:themeColor="text1"/>
                <w:sz w:val="20"/>
                <w:szCs w:val="24"/>
              </w:rPr>
              <w:t>Klaus Seggelke</w:t>
            </w:r>
          </w:p>
        </w:tc>
        <w:tc>
          <w:tcPr>
            <w:tcW w:w="6057" w:type="dxa"/>
          </w:tcPr>
          <w:p w:rsidR="00F24503" w:rsidRPr="00F24503" w:rsidRDefault="002A4F4F" w:rsidP="005A676A">
            <w:pPr>
              <w:rPr>
                <w:color w:val="45525A" w:themeColor="text1"/>
                <w:sz w:val="20"/>
                <w:szCs w:val="24"/>
              </w:rPr>
            </w:pPr>
            <w:r>
              <w:rPr>
                <w:color w:val="45525A" w:themeColor="text1"/>
                <w:sz w:val="20"/>
                <w:szCs w:val="24"/>
              </w:rPr>
              <w:t>Working draft 0.1</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3</w:t>
            </w:r>
          </w:p>
        </w:tc>
        <w:tc>
          <w:tcPr>
            <w:tcW w:w="1278" w:type="dxa"/>
          </w:tcPr>
          <w:p w:rsidR="00F24503" w:rsidRPr="00F24503" w:rsidRDefault="00AE3B6B" w:rsidP="00AE3B6B">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AE3B6B" w:rsidP="005A676A">
            <w:pPr>
              <w:rPr>
                <w:color w:val="45525A" w:themeColor="text1"/>
                <w:sz w:val="20"/>
                <w:szCs w:val="24"/>
              </w:rPr>
            </w:pPr>
            <w:r>
              <w:rPr>
                <w:color w:val="45525A" w:themeColor="text1"/>
                <w:sz w:val="20"/>
                <w:szCs w:val="24"/>
              </w:rPr>
              <w:t>Klaus Seggelke</w:t>
            </w:r>
          </w:p>
        </w:tc>
        <w:tc>
          <w:tcPr>
            <w:tcW w:w="6057" w:type="dxa"/>
          </w:tcPr>
          <w:p w:rsidR="00F24503" w:rsidRDefault="00AE3B6B" w:rsidP="005A676A">
            <w:pPr>
              <w:rPr>
                <w:color w:val="45525A" w:themeColor="text1"/>
                <w:sz w:val="20"/>
                <w:szCs w:val="24"/>
              </w:rPr>
            </w:pPr>
            <w:r>
              <w:rPr>
                <w:color w:val="45525A" w:themeColor="text1"/>
                <w:sz w:val="20"/>
                <w:szCs w:val="24"/>
              </w:rPr>
              <w:t xml:space="preserve">New ID </w:t>
            </w:r>
            <w:r w:rsidR="00BD2587">
              <w:rPr>
                <w:color w:val="45525A" w:themeColor="text1"/>
                <w:sz w:val="20"/>
                <w:szCs w:val="24"/>
              </w:rPr>
              <w:t>hierarchy</w:t>
            </w:r>
            <w:r>
              <w:rPr>
                <w:color w:val="45525A" w:themeColor="text1"/>
                <w:sz w:val="20"/>
                <w:szCs w:val="24"/>
              </w:rPr>
              <w:t>: vnfID is the top followed by computeID and storageID</w:t>
            </w:r>
          </w:p>
          <w:p w:rsidR="00CC4690" w:rsidRPr="00F24503" w:rsidRDefault="00CC4690" w:rsidP="005A676A">
            <w:pPr>
              <w:rPr>
                <w:color w:val="45525A" w:themeColor="text1"/>
                <w:sz w:val="20"/>
                <w:szCs w:val="24"/>
              </w:rPr>
            </w:pPr>
            <w:r>
              <w:rPr>
                <w:color w:val="45525A" w:themeColor="text1"/>
                <w:sz w:val="20"/>
                <w:szCs w:val="24"/>
              </w:rPr>
              <w:t>Packaging chapter added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4</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63FFC" w:rsidP="005A676A">
            <w:pPr>
              <w:rPr>
                <w:color w:val="45525A" w:themeColor="text1"/>
                <w:sz w:val="20"/>
                <w:szCs w:val="24"/>
              </w:rPr>
            </w:pPr>
            <w:r>
              <w:rPr>
                <w:color w:val="45525A" w:themeColor="text1"/>
                <w:sz w:val="20"/>
                <w:szCs w:val="24"/>
              </w:rPr>
              <w:t xml:space="preserve">Introduction of </w:t>
            </w:r>
            <w:r>
              <w:rPr>
                <w:sz w:val="20"/>
                <w:szCs w:val="20"/>
              </w:rPr>
              <w:t>v</w:t>
            </w:r>
            <w:r w:rsidRPr="00C6061A">
              <w:rPr>
                <w:color w:val="45525A" w:themeColor="text1"/>
                <w:sz w:val="20"/>
                <w:szCs w:val="24"/>
              </w:rPr>
              <w:t>nfRecord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5</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E6DD1" w:rsidP="005A676A">
            <w:pPr>
              <w:rPr>
                <w:color w:val="45525A" w:themeColor="text1"/>
                <w:sz w:val="20"/>
                <w:szCs w:val="24"/>
              </w:rPr>
            </w:pPr>
            <w:r>
              <w:rPr>
                <w:color w:val="45525A" w:themeColor="text1"/>
                <w:sz w:val="20"/>
                <w:szCs w:val="24"/>
              </w:rPr>
              <w:t xml:space="preserve">VNF Snapshot modification including the adding of </w:t>
            </w:r>
            <w:r>
              <w:rPr>
                <w:lang w:eastAsia="zh-CN"/>
              </w:rPr>
              <w:t xml:space="preserve"> v</w:t>
            </w:r>
            <w:r w:rsidRPr="00C6061A">
              <w:rPr>
                <w:color w:val="45525A" w:themeColor="text1"/>
                <w:sz w:val="20"/>
                <w:szCs w:val="24"/>
              </w:rPr>
              <w:t>nfSnapshotID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6</w:t>
            </w:r>
          </w:p>
        </w:tc>
        <w:tc>
          <w:tcPr>
            <w:tcW w:w="1278" w:type="dxa"/>
          </w:tcPr>
          <w:p w:rsidR="00F24503" w:rsidRPr="00F24503" w:rsidRDefault="00BD2587" w:rsidP="00BD2587">
            <w:pPr>
              <w:rPr>
                <w:color w:val="45525A" w:themeColor="text1"/>
                <w:sz w:val="20"/>
                <w:szCs w:val="24"/>
              </w:rPr>
            </w:pPr>
            <w:r>
              <w:rPr>
                <w:color w:val="45525A" w:themeColor="text1"/>
                <w:sz w:val="20"/>
                <w:szCs w:val="24"/>
              </w:rPr>
              <w:t>10</w:t>
            </w:r>
            <w:r w:rsidR="00F24503" w:rsidRPr="00F24503">
              <w:rPr>
                <w:color w:val="45525A" w:themeColor="text1"/>
                <w:sz w:val="20"/>
                <w:szCs w:val="24"/>
              </w:rPr>
              <w:t>/</w:t>
            </w:r>
            <w:r w:rsidR="00CB6EF3">
              <w:rPr>
                <w:color w:val="45525A" w:themeColor="text1"/>
                <w:sz w:val="20"/>
                <w:szCs w:val="24"/>
              </w:rPr>
              <w:t>25</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Default="00BD2587" w:rsidP="00BD2587">
            <w:pPr>
              <w:rPr>
                <w:color w:val="45525A" w:themeColor="text1"/>
                <w:sz w:val="20"/>
                <w:szCs w:val="24"/>
              </w:rPr>
            </w:pPr>
            <w:r>
              <w:rPr>
                <w:color w:val="45525A" w:themeColor="text1"/>
                <w:sz w:val="20"/>
                <w:szCs w:val="24"/>
              </w:rPr>
              <w:t>Up</w:t>
            </w:r>
            <w:r w:rsidR="00CB6EF3">
              <w:rPr>
                <w:color w:val="45525A" w:themeColor="text1"/>
                <w:sz w:val="20"/>
                <w:szCs w:val="24"/>
              </w:rPr>
              <w:t>dated Pseudo code to reflect the</w:t>
            </w:r>
            <w:r>
              <w:rPr>
                <w:color w:val="45525A" w:themeColor="text1"/>
                <w:sz w:val="20"/>
                <w:szCs w:val="24"/>
              </w:rPr>
              <w:t xml:space="preserve"> </w:t>
            </w:r>
            <w:r w:rsidR="00CB6EF3">
              <w:rPr>
                <w:color w:val="45525A" w:themeColor="text1"/>
                <w:sz w:val="20"/>
                <w:szCs w:val="24"/>
              </w:rPr>
              <w:t>previous</w:t>
            </w:r>
            <w:r>
              <w:rPr>
                <w:color w:val="45525A" w:themeColor="text1"/>
                <w:sz w:val="20"/>
                <w:szCs w:val="24"/>
              </w:rPr>
              <w:t xml:space="preserve"> changes</w:t>
            </w:r>
          </w:p>
          <w:p w:rsidR="00CB6EF3" w:rsidRPr="00F24503" w:rsidRDefault="00CB6EF3" w:rsidP="00BD2587">
            <w:pPr>
              <w:rPr>
                <w:color w:val="45525A" w:themeColor="text1"/>
                <w:sz w:val="20"/>
                <w:szCs w:val="24"/>
              </w:rPr>
            </w:pPr>
            <w:r>
              <w:rPr>
                <w:color w:val="45525A" w:themeColor="text1"/>
                <w:sz w:val="20"/>
                <w:szCs w:val="24"/>
              </w:rPr>
              <w:t xml:space="preserve">Add new snapshot functions with type </w:t>
            </w:r>
            <w:r>
              <w:rPr>
                <w:color w:val="1F497D"/>
                <w:sz w:val="20"/>
                <w:szCs w:val="20"/>
              </w:rPr>
              <w:t xml:space="preserve"> Delete/Get/Instantiate VnfSnapshotImage</w:t>
            </w:r>
          </w:p>
        </w:tc>
      </w:tr>
      <w:tr w:rsidR="00E77B51" w:rsidRPr="00F24503" w:rsidTr="005A676A">
        <w:tc>
          <w:tcPr>
            <w:tcW w:w="720" w:type="dxa"/>
          </w:tcPr>
          <w:p w:rsidR="00E77B51" w:rsidRPr="00F24503" w:rsidRDefault="00E77B51" w:rsidP="005A676A">
            <w:pPr>
              <w:rPr>
                <w:color w:val="45525A" w:themeColor="text1"/>
                <w:sz w:val="20"/>
                <w:szCs w:val="24"/>
              </w:rPr>
            </w:pPr>
            <w:r>
              <w:rPr>
                <w:color w:val="45525A" w:themeColor="text1"/>
                <w:sz w:val="20"/>
                <w:szCs w:val="24"/>
              </w:rPr>
              <w:t>7</w:t>
            </w:r>
          </w:p>
        </w:tc>
        <w:tc>
          <w:tcPr>
            <w:tcW w:w="1278" w:type="dxa"/>
          </w:tcPr>
          <w:p w:rsidR="00E77B51" w:rsidRDefault="008528FE" w:rsidP="00BD2587">
            <w:pPr>
              <w:rPr>
                <w:color w:val="45525A" w:themeColor="text1"/>
                <w:sz w:val="20"/>
                <w:szCs w:val="24"/>
              </w:rPr>
            </w:pPr>
            <w:r>
              <w:rPr>
                <w:color w:val="45525A" w:themeColor="text1"/>
                <w:sz w:val="20"/>
                <w:szCs w:val="24"/>
              </w:rPr>
              <w:t>10/28/2016</w:t>
            </w:r>
          </w:p>
        </w:tc>
        <w:tc>
          <w:tcPr>
            <w:tcW w:w="1782" w:type="dxa"/>
          </w:tcPr>
          <w:p w:rsidR="00E77B51" w:rsidRPr="00F24503" w:rsidRDefault="00E77B51" w:rsidP="005A676A">
            <w:pPr>
              <w:rPr>
                <w:color w:val="45525A" w:themeColor="text1"/>
                <w:sz w:val="20"/>
                <w:szCs w:val="24"/>
              </w:rPr>
            </w:pPr>
          </w:p>
        </w:tc>
        <w:tc>
          <w:tcPr>
            <w:tcW w:w="6057" w:type="dxa"/>
          </w:tcPr>
          <w:p w:rsidR="00E77B51" w:rsidRDefault="008528FE" w:rsidP="00BD2587">
            <w:pPr>
              <w:rPr>
                <w:color w:val="45525A" w:themeColor="text1"/>
                <w:sz w:val="20"/>
                <w:szCs w:val="24"/>
              </w:rPr>
            </w:pPr>
            <w:r w:rsidRPr="00C6061A">
              <w:rPr>
                <w:color w:val="45525A" w:themeColor="text1"/>
                <w:sz w:val="20"/>
                <w:szCs w:val="24"/>
              </w:rPr>
              <w:t>VIM.Fault.VNFFaultInjectionRemoval() and VNFM.Fault.VNFFaultInjectionRemoval() added</w:t>
            </w:r>
          </w:p>
        </w:tc>
      </w:tr>
      <w:tr w:rsidR="00F24503" w:rsidRPr="00F24503" w:rsidTr="005A676A">
        <w:tc>
          <w:tcPr>
            <w:tcW w:w="720" w:type="dxa"/>
          </w:tcPr>
          <w:p w:rsidR="00F24503" w:rsidRPr="00F24503" w:rsidRDefault="009A25AD" w:rsidP="005A676A">
            <w:pPr>
              <w:rPr>
                <w:color w:val="45525A" w:themeColor="text1"/>
                <w:sz w:val="20"/>
                <w:szCs w:val="24"/>
              </w:rPr>
            </w:pPr>
            <w:r>
              <w:rPr>
                <w:color w:val="45525A" w:themeColor="text1"/>
                <w:sz w:val="20"/>
                <w:szCs w:val="24"/>
              </w:rPr>
              <w:t>8</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Default="00040288" w:rsidP="005A676A">
            <w:pPr>
              <w:rPr>
                <w:color w:val="45525A" w:themeColor="text1"/>
                <w:sz w:val="20"/>
                <w:szCs w:val="24"/>
              </w:rPr>
            </w:pPr>
            <w:r>
              <w:rPr>
                <w:color w:val="45525A" w:themeColor="text1"/>
                <w:sz w:val="20"/>
                <w:szCs w:val="24"/>
              </w:rPr>
              <w:t xml:space="preserve">Sequence change for </w:t>
            </w:r>
            <w:r>
              <w:t>“</w:t>
            </w:r>
            <w:r w:rsidRPr="00040288">
              <w:rPr>
                <w:color w:val="45525A" w:themeColor="text1"/>
                <w:sz w:val="20"/>
                <w:szCs w:val="24"/>
              </w:rPr>
              <w:t>VNF Start and Scaling with max traffic load</w:t>
            </w:r>
            <w:r>
              <w:rPr>
                <w:color w:val="45525A" w:themeColor="text1"/>
                <w:sz w:val="20"/>
                <w:szCs w:val="24"/>
              </w:rPr>
              <w:t>” and “</w:t>
            </w:r>
            <w:r w:rsidRPr="00040288">
              <w:rPr>
                <w:color w:val="45525A" w:themeColor="text1"/>
                <w:sz w:val="20"/>
                <w:szCs w:val="24"/>
              </w:rPr>
              <w:t>vCPU resource fault notification subscription and notification</w:t>
            </w:r>
            <w:r>
              <w:rPr>
                <w:color w:val="45525A" w:themeColor="text1"/>
                <w:sz w:val="20"/>
                <w:szCs w:val="24"/>
              </w:rPr>
              <w:t>”</w:t>
            </w:r>
          </w:p>
          <w:p w:rsidR="00040288" w:rsidRPr="00F24503" w:rsidRDefault="00040288" w:rsidP="00C6061A">
            <w:pPr>
              <w:rPr>
                <w:color w:val="45525A" w:themeColor="text1"/>
                <w:sz w:val="20"/>
                <w:szCs w:val="24"/>
              </w:rPr>
            </w:pPr>
            <w:r>
              <w:rPr>
                <w:color w:val="45525A" w:themeColor="text1"/>
                <w:sz w:val="20"/>
                <w:szCs w:val="24"/>
              </w:rPr>
              <w:t>New Test Case added “</w:t>
            </w:r>
            <w:r w:rsidRPr="00040288">
              <w:rPr>
                <w:color w:val="45525A" w:themeColor="text1"/>
                <w:sz w:val="20"/>
                <w:szCs w:val="24"/>
              </w:rPr>
              <w:t>Double vCPU resource fault notification subscription and notification</w:t>
            </w:r>
            <w:r>
              <w:rPr>
                <w:color w:val="45525A" w:themeColor="text1"/>
                <w:sz w:val="20"/>
                <w:szCs w:val="24"/>
              </w:rPr>
              <w:t>”</w:t>
            </w:r>
          </w:p>
        </w:tc>
      </w:tr>
      <w:tr w:rsidR="00F24503" w:rsidRPr="00F24503" w:rsidTr="005A676A">
        <w:tc>
          <w:tcPr>
            <w:tcW w:w="720" w:type="dxa"/>
          </w:tcPr>
          <w:p w:rsidR="00F24503" w:rsidRPr="00F24503" w:rsidRDefault="00C6061A" w:rsidP="00C6061A">
            <w:pPr>
              <w:rPr>
                <w:color w:val="45525A" w:themeColor="text1"/>
                <w:sz w:val="20"/>
                <w:szCs w:val="24"/>
              </w:rPr>
            </w:pPr>
            <w:r>
              <w:rPr>
                <w:color w:val="45525A" w:themeColor="text1"/>
                <w:sz w:val="20"/>
                <w:szCs w:val="24"/>
              </w:rPr>
              <w:t>9</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r w:rsidR="00E6622B" w:rsidRPr="00F24503" w:rsidTr="005A676A">
        <w:trPr>
          <w:ins w:id="7776" w:author="Dragomir, Mihai-Stefan" w:date="2017-02-21T10:05:00Z"/>
        </w:trPr>
        <w:tc>
          <w:tcPr>
            <w:tcW w:w="720" w:type="dxa"/>
          </w:tcPr>
          <w:p w:rsidR="00E6622B" w:rsidRDefault="00E6622B" w:rsidP="00C6061A">
            <w:pPr>
              <w:rPr>
                <w:ins w:id="7777" w:author="Dragomir, Mihai-Stefan" w:date="2017-02-21T10:05:00Z"/>
                <w:color w:val="45525A" w:themeColor="text1"/>
                <w:sz w:val="20"/>
                <w:szCs w:val="24"/>
              </w:rPr>
            </w:pPr>
            <w:ins w:id="7778" w:author="Dragomir, Mihai-Stefan" w:date="2017-02-21T10:05:00Z">
              <w:r>
                <w:rPr>
                  <w:color w:val="45525A" w:themeColor="text1"/>
                  <w:sz w:val="20"/>
                  <w:szCs w:val="24"/>
                </w:rPr>
                <w:t>10</w:t>
              </w:r>
            </w:ins>
          </w:p>
        </w:tc>
        <w:tc>
          <w:tcPr>
            <w:tcW w:w="1278" w:type="dxa"/>
          </w:tcPr>
          <w:p w:rsidR="00E6622B" w:rsidRPr="00F24503" w:rsidRDefault="00E6622B" w:rsidP="005A676A">
            <w:pPr>
              <w:rPr>
                <w:ins w:id="7779" w:author="Dragomir, Mihai-Stefan" w:date="2017-02-21T10:05:00Z"/>
                <w:color w:val="45525A" w:themeColor="text1"/>
                <w:sz w:val="20"/>
                <w:szCs w:val="24"/>
              </w:rPr>
            </w:pPr>
            <w:ins w:id="7780" w:author="Dragomir, Mihai-Stefan" w:date="2017-02-21T10:05:00Z">
              <w:r w:rsidRPr="00F24503">
                <w:rPr>
                  <w:color w:val="45525A" w:themeColor="text1"/>
                  <w:sz w:val="20"/>
                  <w:szCs w:val="24"/>
                </w:rPr>
                <w:t>mm/dd/yy</w:t>
              </w:r>
            </w:ins>
          </w:p>
        </w:tc>
        <w:tc>
          <w:tcPr>
            <w:tcW w:w="1782" w:type="dxa"/>
          </w:tcPr>
          <w:p w:rsidR="00E6622B" w:rsidRPr="00F24503" w:rsidRDefault="00E6622B" w:rsidP="005A676A">
            <w:pPr>
              <w:rPr>
                <w:ins w:id="7781" w:author="Dragomir, Mihai-Stefan" w:date="2017-02-21T10:05:00Z"/>
                <w:color w:val="45525A" w:themeColor="text1"/>
                <w:sz w:val="20"/>
                <w:szCs w:val="24"/>
              </w:rPr>
            </w:pPr>
          </w:p>
        </w:tc>
        <w:tc>
          <w:tcPr>
            <w:tcW w:w="6057" w:type="dxa"/>
          </w:tcPr>
          <w:p w:rsidR="00E6622B" w:rsidRPr="00F24503" w:rsidRDefault="00E6622B" w:rsidP="005A676A">
            <w:pPr>
              <w:rPr>
                <w:ins w:id="7782" w:author="Dragomir, Mihai-Stefan" w:date="2017-02-21T10:05:00Z"/>
                <w:color w:val="45525A" w:themeColor="text1"/>
                <w:sz w:val="20"/>
                <w:szCs w:val="24"/>
              </w:rPr>
            </w:pPr>
          </w:p>
        </w:tc>
      </w:tr>
      <w:tr w:rsidR="00E6622B" w:rsidRPr="00F24503" w:rsidTr="005A676A">
        <w:trPr>
          <w:ins w:id="7783" w:author="Dragomir, Mihai-Stefan" w:date="2017-02-21T10:05:00Z"/>
        </w:trPr>
        <w:tc>
          <w:tcPr>
            <w:tcW w:w="720" w:type="dxa"/>
          </w:tcPr>
          <w:p w:rsidR="00E6622B" w:rsidRDefault="00E6622B" w:rsidP="00C6061A">
            <w:pPr>
              <w:rPr>
                <w:ins w:id="7784" w:author="Dragomir, Mihai-Stefan" w:date="2017-02-21T10:05:00Z"/>
                <w:color w:val="45525A" w:themeColor="text1"/>
                <w:sz w:val="20"/>
                <w:szCs w:val="24"/>
              </w:rPr>
            </w:pPr>
            <w:ins w:id="7785" w:author="Dragomir, Mihai-Stefan" w:date="2017-02-21T10:05:00Z">
              <w:r>
                <w:rPr>
                  <w:color w:val="45525A" w:themeColor="text1"/>
                  <w:sz w:val="20"/>
                  <w:szCs w:val="24"/>
                </w:rPr>
                <w:t>11</w:t>
              </w:r>
            </w:ins>
          </w:p>
        </w:tc>
        <w:tc>
          <w:tcPr>
            <w:tcW w:w="1278" w:type="dxa"/>
          </w:tcPr>
          <w:p w:rsidR="00E6622B" w:rsidRPr="00F24503" w:rsidRDefault="00E6622B" w:rsidP="005A676A">
            <w:pPr>
              <w:rPr>
                <w:ins w:id="7786" w:author="Dragomir, Mihai-Stefan" w:date="2017-02-21T10:05:00Z"/>
                <w:color w:val="45525A" w:themeColor="text1"/>
                <w:sz w:val="20"/>
                <w:szCs w:val="24"/>
              </w:rPr>
            </w:pPr>
            <w:ins w:id="7787" w:author="Dragomir, Mihai-Stefan" w:date="2017-02-21T10:05:00Z">
              <w:r w:rsidRPr="00F24503">
                <w:rPr>
                  <w:color w:val="45525A" w:themeColor="text1"/>
                  <w:sz w:val="20"/>
                  <w:szCs w:val="24"/>
                </w:rPr>
                <w:t>mm/dd/yy</w:t>
              </w:r>
            </w:ins>
          </w:p>
        </w:tc>
        <w:tc>
          <w:tcPr>
            <w:tcW w:w="1782" w:type="dxa"/>
          </w:tcPr>
          <w:p w:rsidR="00E6622B" w:rsidRPr="00F24503" w:rsidRDefault="00E6622B" w:rsidP="005A676A">
            <w:pPr>
              <w:rPr>
                <w:ins w:id="7788" w:author="Dragomir, Mihai-Stefan" w:date="2017-02-21T10:05:00Z"/>
                <w:color w:val="45525A" w:themeColor="text1"/>
                <w:sz w:val="20"/>
                <w:szCs w:val="24"/>
              </w:rPr>
            </w:pPr>
          </w:p>
        </w:tc>
        <w:tc>
          <w:tcPr>
            <w:tcW w:w="6057" w:type="dxa"/>
          </w:tcPr>
          <w:p w:rsidR="00E6622B" w:rsidRPr="00F24503" w:rsidRDefault="00E6622B" w:rsidP="005A676A">
            <w:pPr>
              <w:rPr>
                <w:ins w:id="7789" w:author="Dragomir, Mihai-Stefan" w:date="2017-02-21T10:05:00Z"/>
                <w:color w:val="45525A" w:themeColor="text1"/>
                <w:sz w:val="20"/>
                <w:szCs w:val="24"/>
              </w:rPr>
            </w:pPr>
          </w:p>
        </w:tc>
      </w:tr>
      <w:tr w:rsidR="00E6622B" w:rsidRPr="00F24503" w:rsidTr="005A676A">
        <w:trPr>
          <w:ins w:id="7790" w:author="Dragomir, Mihai-Stefan" w:date="2017-02-21T10:05:00Z"/>
        </w:trPr>
        <w:tc>
          <w:tcPr>
            <w:tcW w:w="720" w:type="dxa"/>
          </w:tcPr>
          <w:p w:rsidR="00E6622B" w:rsidRDefault="00E6622B" w:rsidP="00C6061A">
            <w:pPr>
              <w:rPr>
                <w:ins w:id="7791" w:author="Dragomir, Mihai-Stefan" w:date="2017-02-21T10:05:00Z"/>
                <w:color w:val="45525A" w:themeColor="text1"/>
                <w:sz w:val="20"/>
                <w:szCs w:val="24"/>
              </w:rPr>
            </w:pPr>
            <w:ins w:id="7792" w:author="Dragomir, Mihai-Stefan" w:date="2017-02-21T10:05:00Z">
              <w:r>
                <w:rPr>
                  <w:color w:val="45525A" w:themeColor="text1"/>
                  <w:sz w:val="20"/>
                  <w:szCs w:val="24"/>
                </w:rPr>
                <w:t>12</w:t>
              </w:r>
            </w:ins>
          </w:p>
        </w:tc>
        <w:tc>
          <w:tcPr>
            <w:tcW w:w="1278" w:type="dxa"/>
          </w:tcPr>
          <w:p w:rsidR="00E6622B" w:rsidRPr="00F24503" w:rsidRDefault="00E6622B" w:rsidP="005A676A">
            <w:pPr>
              <w:rPr>
                <w:ins w:id="7793" w:author="Dragomir, Mihai-Stefan" w:date="2017-02-21T10:05:00Z"/>
                <w:color w:val="45525A" w:themeColor="text1"/>
                <w:sz w:val="20"/>
                <w:szCs w:val="24"/>
              </w:rPr>
            </w:pPr>
            <w:ins w:id="7794" w:author="Dragomir, Mihai-Stefan" w:date="2017-02-21T10:05:00Z">
              <w:r w:rsidRPr="00F24503">
                <w:rPr>
                  <w:color w:val="45525A" w:themeColor="text1"/>
                  <w:sz w:val="20"/>
                  <w:szCs w:val="24"/>
                </w:rPr>
                <w:t>mm/dd/yy</w:t>
              </w:r>
            </w:ins>
          </w:p>
        </w:tc>
        <w:tc>
          <w:tcPr>
            <w:tcW w:w="1782" w:type="dxa"/>
          </w:tcPr>
          <w:p w:rsidR="00E6622B" w:rsidRPr="00F24503" w:rsidRDefault="00E6622B" w:rsidP="005A676A">
            <w:pPr>
              <w:rPr>
                <w:ins w:id="7795" w:author="Dragomir, Mihai-Stefan" w:date="2017-02-21T10:05:00Z"/>
                <w:color w:val="45525A" w:themeColor="text1"/>
                <w:sz w:val="20"/>
                <w:szCs w:val="24"/>
              </w:rPr>
            </w:pPr>
          </w:p>
        </w:tc>
        <w:tc>
          <w:tcPr>
            <w:tcW w:w="6057" w:type="dxa"/>
          </w:tcPr>
          <w:p w:rsidR="00E6622B" w:rsidRPr="00F24503" w:rsidRDefault="00E6622B" w:rsidP="005A676A">
            <w:pPr>
              <w:rPr>
                <w:ins w:id="7796" w:author="Dragomir, Mihai-Stefan" w:date="2017-02-21T10:05:00Z"/>
                <w:color w:val="45525A" w:themeColor="text1"/>
                <w:sz w:val="20"/>
                <w:szCs w:val="24"/>
              </w:rPr>
            </w:pPr>
          </w:p>
        </w:tc>
      </w:tr>
      <w:tr w:rsidR="00F24503" w:rsidRPr="00F24503" w:rsidTr="005A676A">
        <w:tc>
          <w:tcPr>
            <w:tcW w:w="720" w:type="dxa"/>
          </w:tcPr>
          <w:p w:rsidR="00F24503" w:rsidRPr="00F24503" w:rsidRDefault="00E6622B" w:rsidP="005A676A">
            <w:pPr>
              <w:rPr>
                <w:color w:val="45525A" w:themeColor="text1"/>
                <w:sz w:val="20"/>
                <w:szCs w:val="24"/>
              </w:rPr>
            </w:pPr>
            <w:ins w:id="7797" w:author="Dragomir, Mihai-Stefan" w:date="2017-02-21T10:05:00Z">
              <w:r>
                <w:rPr>
                  <w:color w:val="45525A" w:themeColor="text1"/>
                  <w:sz w:val="20"/>
                  <w:szCs w:val="24"/>
                </w:rPr>
                <w:t>13</w:t>
              </w:r>
            </w:ins>
            <w:del w:id="7798" w:author="Dragomir, Mihai-Stefan" w:date="2017-02-21T10:05:00Z">
              <w:r w:rsidR="00F24503" w:rsidRPr="00F24503" w:rsidDel="00E6622B">
                <w:rPr>
                  <w:color w:val="45525A" w:themeColor="text1"/>
                  <w:sz w:val="20"/>
                  <w:szCs w:val="24"/>
                </w:rPr>
                <w:delText>B</w:delText>
              </w:r>
            </w:del>
          </w:p>
        </w:tc>
        <w:tc>
          <w:tcPr>
            <w:tcW w:w="1278" w:type="dxa"/>
          </w:tcPr>
          <w:p w:rsidR="00F24503" w:rsidRPr="00F24503" w:rsidRDefault="00F24503" w:rsidP="00650FBB">
            <w:pPr>
              <w:rPr>
                <w:color w:val="45525A" w:themeColor="text1"/>
                <w:sz w:val="20"/>
                <w:szCs w:val="24"/>
              </w:rPr>
            </w:pPr>
            <w:del w:id="7799" w:author="Dragomir, Mihai-Stefan" w:date="2017-02-21T10:05:00Z">
              <w:r w:rsidRPr="00F24503" w:rsidDel="00E6622B">
                <w:rPr>
                  <w:color w:val="45525A" w:themeColor="text1"/>
                  <w:sz w:val="20"/>
                  <w:szCs w:val="24"/>
                </w:rPr>
                <w:delText>mm</w:delText>
              </w:r>
            </w:del>
            <w:ins w:id="7800" w:author="Dragomir, Mihai-Stefan" w:date="2017-02-21T10:05:00Z">
              <w:r w:rsidR="00E6622B">
                <w:rPr>
                  <w:color w:val="45525A" w:themeColor="text1"/>
                  <w:sz w:val="20"/>
                  <w:szCs w:val="24"/>
                </w:rPr>
                <w:t>02</w:t>
              </w:r>
            </w:ins>
            <w:r w:rsidRPr="00F24503">
              <w:rPr>
                <w:color w:val="45525A" w:themeColor="text1"/>
                <w:sz w:val="20"/>
                <w:szCs w:val="24"/>
              </w:rPr>
              <w:t>/</w:t>
            </w:r>
            <w:del w:id="7801" w:author="Dragomir, Mihai-Stefan" w:date="2017-02-21T10:05:00Z">
              <w:r w:rsidRPr="00F24503" w:rsidDel="00E6622B">
                <w:rPr>
                  <w:color w:val="45525A" w:themeColor="text1"/>
                  <w:sz w:val="20"/>
                  <w:szCs w:val="24"/>
                </w:rPr>
                <w:delText>dd</w:delText>
              </w:r>
            </w:del>
            <w:ins w:id="7802" w:author="Dragomir, Mihai-Stefan" w:date="2017-02-21T10:05:00Z">
              <w:r w:rsidR="00E6622B">
                <w:rPr>
                  <w:color w:val="45525A" w:themeColor="text1"/>
                  <w:sz w:val="20"/>
                  <w:szCs w:val="24"/>
                </w:rPr>
                <w:t>21</w:t>
              </w:r>
            </w:ins>
            <w:r w:rsidRPr="00F24503">
              <w:rPr>
                <w:color w:val="45525A" w:themeColor="text1"/>
                <w:sz w:val="20"/>
                <w:szCs w:val="24"/>
              </w:rPr>
              <w:t>/</w:t>
            </w:r>
            <w:del w:id="7803" w:author="Dragomir, Mihai-Stefan" w:date="2017-02-21T10:05:00Z">
              <w:r w:rsidRPr="00F24503" w:rsidDel="00E6622B">
                <w:rPr>
                  <w:color w:val="45525A" w:themeColor="text1"/>
                  <w:sz w:val="20"/>
                  <w:szCs w:val="24"/>
                </w:rPr>
                <w:delText>yy</w:delText>
              </w:r>
            </w:del>
            <w:ins w:id="7804" w:author="Dragomir, Mihai-Stefan" w:date="2017-02-21T10:05:00Z">
              <w:r w:rsidR="00E6622B">
                <w:rPr>
                  <w:color w:val="45525A" w:themeColor="text1"/>
                  <w:sz w:val="20"/>
                  <w:szCs w:val="24"/>
                </w:rPr>
                <w:t>2017</w:t>
              </w:r>
            </w:ins>
          </w:p>
        </w:tc>
        <w:tc>
          <w:tcPr>
            <w:tcW w:w="1782" w:type="dxa"/>
          </w:tcPr>
          <w:p w:rsidR="00F24503" w:rsidRPr="00F24503" w:rsidRDefault="00F24503" w:rsidP="005A676A">
            <w:pPr>
              <w:rPr>
                <w:color w:val="45525A" w:themeColor="text1"/>
                <w:sz w:val="20"/>
                <w:szCs w:val="24"/>
              </w:rPr>
            </w:pPr>
          </w:p>
        </w:tc>
        <w:tc>
          <w:tcPr>
            <w:tcW w:w="6057" w:type="dxa"/>
          </w:tcPr>
          <w:p w:rsidR="00E6622B" w:rsidRPr="00122212" w:rsidRDefault="00E6622B" w:rsidP="00650FBB">
            <w:pPr>
              <w:rPr>
                <w:ins w:id="7805" w:author="Dragomir, Mihai-Stefan" w:date="2017-02-21T10:06:00Z"/>
                <w:color w:val="45525A" w:themeColor="text1"/>
                <w:sz w:val="20"/>
                <w:szCs w:val="20"/>
              </w:rPr>
            </w:pPr>
            <w:ins w:id="7806" w:author="Dragomir, Mihai-Stefan" w:date="2017-02-21T10:05:00Z">
              <w:r w:rsidRPr="00650FBB">
                <w:rPr>
                  <w:color w:val="45525A" w:themeColor="text1"/>
                  <w:sz w:val="20"/>
                  <w:szCs w:val="20"/>
                </w:rPr>
                <w:t>Updated scaling triggers</w:t>
              </w:r>
            </w:ins>
            <w:ins w:id="7807" w:author="Dragomir, Mihai-Stefan" w:date="2017-02-21T10:06:00Z">
              <w:r w:rsidRPr="00650FBB">
                <w:rPr>
                  <w:color w:val="45525A" w:themeColor="text1"/>
                  <w:sz w:val="20"/>
                  <w:szCs w:val="20"/>
                </w:rPr>
                <w:t>.</w:t>
              </w:r>
            </w:ins>
          </w:p>
          <w:p w:rsidR="00F24503" w:rsidRPr="00F24503" w:rsidRDefault="00E6622B" w:rsidP="00650FBB">
            <w:pPr>
              <w:rPr>
                <w:color w:val="45525A" w:themeColor="text1"/>
                <w:sz w:val="20"/>
                <w:szCs w:val="24"/>
              </w:rPr>
            </w:pPr>
            <w:ins w:id="7808" w:author="Dragomir, Mihai-Stefan" w:date="2017-02-21T10:06:00Z">
              <w:r w:rsidRPr="00122212">
                <w:rPr>
                  <w:color w:val="45525A" w:themeColor="text1"/>
                  <w:sz w:val="20"/>
                  <w:szCs w:val="20"/>
                </w:rPr>
                <w:t xml:space="preserve">Updated </w:t>
              </w:r>
            </w:ins>
            <w:ins w:id="7809" w:author="Dragomir, Mihai-Stefan" w:date="2017-02-21T10:05:00Z">
              <w:r w:rsidRPr="00122212">
                <w:rPr>
                  <w:color w:val="45525A" w:themeColor="text1"/>
                  <w:sz w:val="20"/>
                  <w:szCs w:val="20"/>
                </w:rPr>
                <w:t xml:space="preserve">steps for test cases </w:t>
              </w:r>
            </w:ins>
            <w:ins w:id="7810" w:author="Dragomir, Mihai-Stefan" w:date="2017-02-21T10:07:00Z">
              <w:r w:rsidRPr="00E6622B">
                <w:rPr>
                  <w:rStyle w:val="final-path"/>
                  <w:sz w:val="20"/>
                  <w:szCs w:val="20"/>
                  <w:rPrChange w:id="7811" w:author="Dragomir, Mihai-Stefan" w:date="2017-02-21T10:07:00Z">
                    <w:rPr>
                      <w:rStyle w:val="final-path"/>
                    </w:rPr>
                  </w:rPrChange>
                </w:rPr>
                <w:t>TC_VNF_STATE_INST_001, TC_VNF_STATE_INST_002</w:t>
              </w:r>
              <w:r w:rsidRPr="00E6622B">
                <w:rPr>
                  <w:sz w:val="20"/>
                  <w:szCs w:val="20"/>
                  <w:rPrChange w:id="7812" w:author="Dragomir, Mihai-Stefan" w:date="2017-02-21T10:07:00Z">
                    <w:rPr/>
                  </w:rPrChange>
                </w:rPr>
                <w:t xml:space="preserve"> and </w:t>
              </w:r>
              <w:r w:rsidRPr="00E6622B">
                <w:rPr>
                  <w:rStyle w:val="final-path"/>
                  <w:sz w:val="20"/>
                  <w:szCs w:val="20"/>
                  <w:rPrChange w:id="7813" w:author="Dragomir, Mihai-Stefan" w:date="2017-02-21T10:07:00Z">
                    <w:rPr>
                      <w:rStyle w:val="final-path"/>
                    </w:rPr>
                  </w:rPrChange>
                </w:rPr>
                <w:t>TC_VNF_STATE_TERM_002</w:t>
              </w:r>
              <w:r w:rsidRPr="00E6622B">
                <w:rPr>
                  <w:sz w:val="20"/>
                  <w:szCs w:val="20"/>
                  <w:rPrChange w:id="7814" w:author="Dragomir, Mihai-Stefan" w:date="2017-02-21T10:07:00Z">
                    <w:rPr/>
                  </w:rPrChange>
                </w:rPr>
                <w:t xml:space="preserve"> to</w:t>
              </w:r>
            </w:ins>
            <w:ins w:id="7815" w:author="Dragomir, Mihai-Stefan" w:date="2017-02-21T10:08:00Z">
              <w:r>
                <w:rPr>
                  <w:sz w:val="20"/>
                  <w:szCs w:val="20"/>
                </w:rPr>
                <w:t xml:space="preserve"> match</w:t>
              </w:r>
            </w:ins>
            <w:ins w:id="7816" w:author="Dragomir, Mihai-Stefan" w:date="2017-02-21T10:07:00Z">
              <w:r w:rsidRPr="00E6622B">
                <w:rPr>
                  <w:sz w:val="20"/>
                  <w:szCs w:val="20"/>
                  <w:rPrChange w:id="7817" w:author="Dragomir, Mihai-Stefan" w:date="2017-02-21T10:07:00Z">
                    <w:rPr/>
                  </w:rPrChange>
                </w:rPr>
                <w:t xml:space="preserve"> the Python OpenStack implementation.</w:t>
              </w:r>
            </w:ins>
          </w:p>
        </w:tc>
      </w:tr>
    </w:tbl>
    <w:p w:rsidR="00F130A9" w:rsidRDefault="00F130A9">
      <w:pPr>
        <w:rPr>
          <w:rFonts w:ascii="Proxima Nova Rg" w:hAnsi="Proxima Nova Rg"/>
          <w:color w:val="45525A" w:themeColor="text1"/>
          <w:sz w:val="24"/>
          <w:szCs w:val="24"/>
        </w:rPr>
      </w:pPr>
    </w:p>
    <w:sectPr w:rsidR="00F130A9" w:rsidSect="00630008">
      <w:headerReference w:type="even" r:id="rId47"/>
      <w:headerReference w:type="default" r:id="rId48"/>
      <w:footerReference w:type="even" r:id="rId49"/>
      <w:footerReference w:type="default" r:id="rId50"/>
      <w:pgSz w:w="12240" w:h="15840" w:code="1"/>
      <w:pgMar w:top="2304" w:right="1080" w:bottom="4320" w:left="1440" w:header="720" w:footer="37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0A4" w:rsidRDefault="000140A4" w:rsidP="00555EE5">
      <w:r>
        <w:separator/>
      </w:r>
    </w:p>
    <w:p w:rsidR="000140A4" w:rsidRDefault="000140A4" w:rsidP="00555EE5"/>
  </w:endnote>
  <w:endnote w:type="continuationSeparator" w:id="0">
    <w:p w:rsidR="000140A4" w:rsidRDefault="000140A4" w:rsidP="00555EE5">
      <w:r>
        <w:continuationSeparator/>
      </w:r>
    </w:p>
    <w:p w:rsidR="000140A4" w:rsidRDefault="000140A4" w:rsidP="00555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Proxima Nova Lt">
    <w:altName w:val="Arial"/>
    <w:panose1 w:val="00000000000000000000"/>
    <w:charset w:val="00"/>
    <w:family w:val="modern"/>
    <w:notTrueType/>
    <w:pitch w:val="variable"/>
    <w:sig w:usb0="A00002E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roxima Nova Rg">
    <w:altName w:val="Arial"/>
    <w:panose1 w:val="00000000000000000000"/>
    <w:charset w:val="00"/>
    <w:family w:val="modern"/>
    <w:notTrueType/>
    <w:pitch w:val="variable"/>
    <w:sig w:usb0="00000001" w:usb1="5000E0F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1D1EDF" w:rsidRDefault="00313DE0" w:rsidP="00E80B8E">
    <w:pPr>
      <w:pStyle w:val="Footer"/>
      <w:tabs>
        <w:tab w:val="right" w:pos="11520"/>
      </w:tabs>
      <w:jc w:val="both"/>
      <w:rPr>
        <w:sz w:val="16"/>
      </w:rPr>
    </w:pPr>
    <w:r w:rsidRPr="001D1EDF">
      <w:rPr>
        <w:rStyle w:val="PageNumber"/>
      </w:rPr>
      <w:fldChar w:fldCharType="begin"/>
    </w:r>
    <w:r w:rsidRPr="001D1EDF">
      <w:rPr>
        <w:rStyle w:val="PageNumber"/>
      </w:rPr>
      <w:instrText xml:space="preserve"> PAGE </w:instrText>
    </w:r>
    <w:r w:rsidRPr="001D1EDF">
      <w:rPr>
        <w:rStyle w:val="PageNumber"/>
      </w:rPr>
      <w:fldChar w:fldCharType="separate"/>
    </w:r>
    <w:r>
      <w:rPr>
        <w:rStyle w:val="PageNumber"/>
        <w:noProof/>
      </w:rPr>
      <w:t>2</w:t>
    </w:r>
    <w:r w:rsidRPr="001D1EDF">
      <w:rPr>
        <w:rStyle w:val="PageNumber"/>
      </w:rPr>
      <w:fldChar w:fldCharType="end"/>
    </w:r>
    <w:r w:rsidRPr="001D1EDF">
      <w:rPr>
        <w:rStyle w:val="PageNumber"/>
      </w:rPr>
      <w:t xml:space="preserve">  |  </w:t>
    </w:r>
    <w:r w:rsidRPr="001D1EDF">
      <w:rPr>
        <w:rStyle w:val="PageNumber"/>
        <w:b/>
      </w:rPr>
      <w:t>spirent</w:t>
    </w:r>
    <w:r w:rsidRPr="001D1EDF">
      <w:rPr>
        <w:rStyle w:val="PageNumber"/>
      </w:rPr>
      <w:t>.com</w:t>
    </w:r>
    <w:r w:rsidRPr="001D1EDF">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C806A9" w:rsidRDefault="00313DE0" w:rsidP="00F50A76">
    <w:pPr>
      <w:pStyle w:val="Footer"/>
      <w:rPr>
        <w:sz w:val="16"/>
      </w:rPr>
    </w:pPr>
    <w:r w:rsidRPr="004412A8">
      <w:rPr>
        <w:rStyle w:val="PageNumber"/>
        <w:b/>
      </w:rPr>
      <w:t>spirent</w:t>
    </w:r>
    <w:r w:rsidRPr="004412A8">
      <w:rPr>
        <w:rStyle w:val="PageNumber"/>
      </w:rPr>
      <w:t>.com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C806A9" w:rsidRDefault="00313DE0" w:rsidP="00F50A76">
    <w:pPr>
      <w:pStyle w:val="Footer"/>
      <w:rPr>
        <w:sz w:val="16"/>
      </w:rPr>
    </w:pPr>
    <w:r w:rsidRPr="004412A8">
      <w:rPr>
        <w:rStyle w:val="PageNumber"/>
        <w:b/>
      </w:rPr>
      <w:t>spirent</w:t>
    </w:r>
    <w:r w:rsidRPr="004412A8">
      <w:rPr>
        <w:rStyle w:val="PageNumber"/>
      </w:rPr>
      <w:t xml:space="preserve">.com  |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A57497">
      <w:rPr>
        <w:rStyle w:val="PageNumber"/>
        <w:noProof/>
      </w:rPr>
      <w:t>iii</w:t>
    </w:r>
    <w:r w:rsidRPr="004412A8">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C806A9" w:rsidRDefault="00313DE0" w:rsidP="00672A4B">
    <w:pPr>
      <w:pStyle w:val="Footer"/>
      <w:rPr>
        <w:sz w:val="16"/>
      </w:rPr>
    </w:pPr>
    <w:r w:rsidRPr="001451EE">
      <w:rPr>
        <w:rStyle w:val="PageNumber"/>
        <w:b/>
      </w:rPr>
      <w:t>www.spirent.com</w:t>
    </w:r>
    <w:r w:rsidRPr="004412A8">
      <w:rPr>
        <w:rStyle w:val="PageNumber"/>
      </w:rPr>
      <w:t xml:space="preserve">  |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A57497">
      <w:rPr>
        <w:rStyle w:val="PageNumber"/>
        <w:noProof/>
      </w:rPr>
      <w:t>2</w:t>
    </w:r>
    <w:r w:rsidRPr="004412A8">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Default="00313DE0" w:rsidP="00F130A9">
    <w:pPr>
      <w:pStyle w:val="Footer"/>
      <w:rPr>
        <w:rFonts w:ascii="Proxima Nova Rg" w:hAnsi="Proxima Nova Rg"/>
      </w:rPr>
    </w:pPr>
    <w:r w:rsidRPr="00B23F44">
      <w:rPr>
        <w:noProof/>
      </w:rPr>
      <mc:AlternateContent>
        <mc:Choice Requires="wps">
          <w:drawing>
            <wp:anchor distT="0" distB="0" distL="114300" distR="114300" simplePos="0" relativeHeight="251662336" behindDoc="0" locked="0" layoutInCell="1" allowOverlap="1" wp14:anchorId="4ED38620" wp14:editId="23CD568A">
              <wp:simplePos x="0" y="0"/>
              <wp:positionH relativeFrom="margin">
                <wp:posOffset>5885180</wp:posOffset>
              </wp:positionH>
              <wp:positionV relativeFrom="margin">
                <wp:posOffset>6042025</wp:posOffset>
              </wp:positionV>
              <wp:extent cx="972820" cy="2553335"/>
              <wp:effectExtent l="0" t="0" r="0" b="0"/>
              <wp:wrapNone/>
              <wp:docPr id="11337" name="Rectangle 11337"/>
              <wp:cNvGraphicFramePr/>
              <a:graphic xmlns:a="http://schemas.openxmlformats.org/drawingml/2006/main">
                <a:graphicData uri="http://schemas.microsoft.com/office/word/2010/wordprocessingShape">
                  <wps:wsp>
                    <wps:cNvSpPr/>
                    <wps:spPr>
                      <a:xfrm>
                        <a:off x="0" y="0"/>
                        <a:ext cx="972820" cy="2553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8E5AB9" w:rsidRDefault="00313DE0" w:rsidP="008E5AB9">
                          <w:pPr>
                            <w:jc w:val="right"/>
                            <w:rPr>
                              <w:color w:val="009EDB" w:themeColor="accent2"/>
                              <w:sz w:val="14"/>
                              <w:szCs w:val="18"/>
                            </w:rPr>
                          </w:pPr>
                          <w:r w:rsidRPr="008E5AB9">
                            <w:rPr>
                              <w:sz w:val="14"/>
                            </w:rPr>
                            <w:t>R</w:t>
                          </w:r>
                          <w:r>
                            <w:rPr>
                              <w:sz w:val="14"/>
                            </w:rPr>
                            <w:t>ev. A 01</w:t>
                          </w:r>
                          <w:r w:rsidRPr="008E5AB9">
                            <w:rPr>
                              <w:sz w:val="14"/>
                            </w:rPr>
                            <w:t>/15</w:t>
                          </w:r>
                        </w:p>
                      </w:txbxContent>
                    </wps:txbx>
                    <wps:bodyPr rot="0" spcFirstLastPara="0" vertOverflow="overflow" horzOverflow="overflow" vert="horz" wrap="square" lIns="0" tIns="0" rIns="384048"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8620" id="Rectangle 11337" o:spid="_x0000_s1047" style="position:absolute;left:0;text-align:left;margin-left:463.4pt;margin-top:475.75pt;width:76.6pt;height:20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" filled="f" stroked="f" strokeweight="2pt">
              <v:textbox inset="0,0,30.24pt,7.2pt">
                <w:txbxContent>
                  <w:p w:rsidR="00313DE0" w:rsidRPr="008E5AB9" w:rsidRDefault="00313DE0" w:rsidP="008E5AB9">
                    <w:pPr>
                      <w:jc w:val="right"/>
                      <w:rPr>
                        <w:color w:val="009EDB" w:themeColor="accent2"/>
                        <w:sz w:val="14"/>
                        <w:szCs w:val="18"/>
                      </w:rPr>
                    </w:pPr>
                    <w:r w:rsidRPr="008E5AB9">
                      <w:rPr>
                        <w:sz w:val="14"/>
                      </w:rPr>
                      <w:t>R</w:t>
                    </w:r>
                    <w:r>
                      <w:rPr>
                        <w:sz w:val="14"/>
                      </w:rPr>
                      <w:t>ev. A 01</w:t>
                    </w:r>
                    <w:r w:rsidRPr="008E5AB9">
                      <w:rPr>
                        <w:sz w:val="14"/>
                      </w:rPr>
                      <w:t>/15</w:t>
                    </w:r>
                  </w:p>
                </w:txbxContent>
              </v:textbox>
              <w10:wrap anchorx="margin" anchory="margin"/>
            </v:rect>
          </w:pict>
        </mc:Fallback>
      </mc:AlternateContent>
    </w:r>
  </w:p>
  <w:p w:rsidR="00313DE0" w:rsidRDefault="00313DE0" w:rsidP="00F130A9">
    <w:pPr>
      <w:pStyle w:val="Footer"/>
      <w:rPr>
        <w:rFonts w:ascii="Proxima Nova Rg" w:hAnsi="Proxima Nova Rg"/>
      </w:rPr>
    </w:pPr>
    <w:r w:rsidRPr="00B23F44">
      <w:rPr>
        <w:noProof/>
      </w:rPr>
      <mc:AlternateContent>
        <mc:Choice Requires="wps">
          <w:drawing>
            <wp:anchor distT="0" distB="0" distL="114300" distR="114300" simplePos="0" relativeHeight="251656192" behindDoc="0" locked="0" layoutInCell="1" allowOverlap="1" wp14:anchorId="177DA89A" wp14:editId="4AB9E5D3">
              <wp:simplePos x="0" y="0"/>
              <wp:positionH relativeFrom="margin">
                <wp:posOffset>-685800</wp:posOffset>
              </wp:positionH>
              <wp:positionV relativeFrom="margin">
                <wp:posOffset>6047740</wp:posOffset>
              </wp:positionV>
              <wp:extent cx="7315200" cy="2547620"/>
              <wp:effectExtent l="0" t="0" r="0" b="5080"/>
              <wp:wrapNone/>
              <wp:docPr id="10" name="Rectangle 10"/>
              <wp:cNvGraphicFramePr/>
              <a:graphic xmlns:a="http://schemas.openxmlformats.org/drawingml/2006/main">
                <a:graphicData uri="http://schemas.microsoft.com/office/word/2010/wordprocessingShape">
                  <wps:wsp>
                    <wps:cNvSpPr/>
                    <wps:spPr>
                      <a:xfrm>
                        <a:off x="0" y="0"/>
                        <a:ext cx="7315200" cy="25476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8E5AB9" w:rsidRDefault="00313DE0" w:rsidP="009B570F">
                          <w:pPr>
                            <w:spacing w:after="120"/>
                            <w:rPr>
                              <w:sz w:val="16"/>
                            </w:rPr>
                          </w:pPr>
                          <w:r w:rsidRPr="008E5AB9">
                            <w:rPr>
                              <w:sz w:val="16"/>
                            </w:rPr>
                            <w:t>spirent.com</w:t>
                          </w:r>
                        </w:p>
                        <w:p w:rsidR="00313DE0" w:rsidRPr="008E5AB9" w:rsidRDefault="00313DE0" w:rsidP="008E5AB9">
                          <w:pPr>
                            <w:rPr>
                              <w:sz w:val="16"/>
                            </w:rPr>
                          </w:pPr>
                        </w:p>
                        <w:p w:rsidR="00313DE0" w:rsidRPr="008E5AB9" w:rsidRDefault="00313DE0" w:rsidP="009B570F">
                          <w:pPr>
                            <w:spacing w:after="120"/>
                            <w:rPr>
                              <w:sz w:val="16"/>
                            </w:rPr>
                          </w:pPr>
                          <w:r w:rsidRPr="008E5AB9">
                            <w:rPr>
                              <w:sz w:val="16"/>
                            </w:rPr>
                            <w:t xml:space="preserve">AMERICAS 1-800-SPIRENT </w:t>
                          </w:r>
                          <w:r w:rsidRPr="008E5AB9">
                            <w:rPr>
                              <w:sz w:val="16"/>
                            </w:rPr>
                            <w:br/>
                            <w:t>+1-818-676-2683 | sales@spirent.com</w:t>
                          </w:r>
                        </w:p>
                        <w:p w:rsidR="00313DE0" w:rsidRPr="008E5AB9" w:rsidRDefault="00313DE0" w:rsidP="009B570F">
                          <w:pPr>
                            <w:spacing w:after="120"/>
                            <w:rPr>
                              <w:sz w:val="16"/>
                            </w:rPr>
                          </w:pPr>
                          <w:r w:rsidRPr="008E5AB9">
                            <w:rPr>
                              <w:sz w:val="16"/>
                            </w:rPr>
                            <w:t xml:space="preserve">EUROPE AND THE MIDDLE EAST </w:t>
                          </w:r>
                          <w:r w:rsidRPr="008E5AB9">
                            <w:rPr>
                              <w:sz w:val="16"/>
                            </w:rPr>
                            <w:br/>
                            <w:t>+44 (0) 1293 767979 | emeainfo@spirent.com</w:t>
                          </w:r>
                        </w:p>
                        <w:p w:rsidR="00313DE0" w:rsidRPr="008E5AB9" w:rsidRDefault="00313DE0" w:rsidP="009B570F">
                          <w:pPr>
                            <w:spacing w:after="120"/>
                            <w:rPr>
                              <w:sz w:val="16"/>
                            </w:rPr>
                          </w:pPr>
                          <w:r w:rsidRPr="008E5AB9">
                            <w:rPr>
                              <w:sz w:val="16"/>
                            </w:rPr>
                            <w:t xml:space="preserve">ASIA AND THE PACIFIC </w:t>
                          </w:r>
                          <w:r w:rsidRPr="008E5AB9">
                            <w:rPr>
                              <w:sz w:val="16"/>
                            </w:rPr>
                            <w:br/>
                            <w:t>+86-10-8518-2539 | salesasia@spirent.com</w:t>
                          </w:r>
                        </w:p>
                        <w:p w:rsidR="00313DE0" w:rsidRPr="008E5AB9" w:rsidRDefault="00313DE0" w:rsidP="008E5AB9">
                          <w:pPr>
                            <w:rPr>
                              <w:sz w:val="16"/>
                            </w:rPr>
                          </w:pPr>
                        </w:p>
                        <w:p w:rsidR="00313DE0" w:rsidRDefault="00313DE0"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313DE0" w:rsidRPr="008E5AB9" w:rsidRDefault="00313DE0" w:rsidP="008E5AB9">
                          <w:pPr>
                            <w:spacing w:before="60"/>
                            <w:rPr>
                              <w:sz w:val="14"/>
                            </w:rPr>
                          </w:pPr>
                          <w:r w:rsidRPr="008E5AB9">
                            <w:rPr>
                              <w:sz w:val="14"/>
                            </w:rPr>
                            <w:t>All other registered trademarks or trademarks are the property of their respective owners.</w:t>
                          </w:r>
                        </w:p>
                        <w:p w:rsidR="00313DE0" w:rsidRPr="008E5AB9" w:rsidRDefault="00313DE0"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wps:txbx>
                    <wps:bodyPr rot="0" spcFirstLastPara="0" vertOverflow="overflow" horzOverflow="overflow" vert="horz" wrap="square" lIns="91440" tIns="0" rIns="1188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DA89A" id="Rectangle 10" o:spid="_x0000_s1048" style="position:absolute;left:0;text-align:left;margin-left:-54pt;margin-top:476.2pt;width:8in;height:20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" fillcolor="#255aa7" stroked="f" strokeweight="2pt">
              <v:textbox inset=",0,93.6pt,7.2pt">
                <w:txbxContent>
                  <w:p w:rsidR="00313DE0" w:rsidRPr="008E5AB9" w:rsidRDefault="00313DE0" w:rsidP="009B570F">
                    <w:pPr>
                      <w:spacing w:after="120"/>
                      <w:rPr>
                        <w:sz w:val="16"/>
                      </w:rPr>
                    </w:pPr>
                    <w:r w:rsidRPr="008E5AB9">
                      <w:rPr>
                        <w:sz w:val="16"/>
                      </w:rPr>
                      <w:t>spirent.com</w:t>
                    </w:r>
                  </w:p>
                  <w:p w:rsidR="00313DE0" w:rsidRPr="008E5AB9" w:rsidRDefault="00313DE0" w:rsidP="008E5AB9">
                    <w:pPr>
                      <w:rPr>
                        <w:sz w:val="16"/>
                      </w:rPr>
                    </w:pPr>
                  </w:p>
                  <w:p w:rsidR="00313DE0" w:rsidRPr="008E5AB9" w:rsidRDefault="00313DE0" w:rsidP="009B570F">
                    <w:pPr>
                      <w:spacing w:after="120"/>
                      <w:rPr>
                        <w:sz w:val="16"/>
                      </w:rPr>
                    </w:pPr>
                    <w:r w:rsidRPr="008E5AB9">
                      <w:rPr>
                        <w:sz w:val="16"/>
                      </w:rPr>
                      <w:t xml:space="preserve">AMERICAS 1-800-SPIRENT </w:t>
                    </w:r>
                    <w:r w:rsidRPr="008E5AB9">
                      <w:rPr>
                        <w:sz w:val="16"/>
                      </w:rPr>
                      <w:br/>
                      <w:t>+1-818-676-2683 | sales@spirent.com</w:t>
                    </w:r>
                  </w:p>
                  <w:p w:rsidR="00313DE0" w:rsidRPr="008E5AB9" w:rsidRDefault="00313DE0" w:rsidP="009B570F">
                    <w:pPr>
                      <w:spacing w:after="120"/>
                      <w:rPr>
                        <w:sz w:val="16"/>
                      </w:rPr>
                    </w:pPr>
                    <w:r w:rsidRPr="008E5AB9">
                      <w:rPr>
                        <w:sz w:val="16"/>
                      </w:rPr>
                      <w:t xml:space="preserve">EUROPE AND THE MIDDLE EAST </w:t>
                    </w:r>
                    <w:r w:rsidRPr="008E5AB9">
                      <w:rPr>
                        <w:sz w:val="16"/>
                      </w:rPr>
                      <w:br/>
                      <w:t>+44 (0) 1293 767979 | emeainfo@spirent.com</w:t>
                    </w:r>
                  </w:p>
                  <w:p w:rsidR="00313DE0" w:rsidRPr="008E5AB9" w:rsidRDefault="00313DE0" w:rsidP="009B570F">
                    <w:pPr>
                      <w:spacing w:after="120"/>
                      <w:rPr>
                        <w:sz w:val="16"/>
                      </w:rPr>
                    </w:pPr>
                    <w:r w:rsidRPr="008E5AB9">
                      <w:rPr>
                        <w:sz w:val="16"/>
                      </w:rPr>
                      <w:t xml:space="preserve">ASIA AND THE PACIFIC </w:t>
                    </w:r>
                    <w:r w:rsidRPr="008E5AB9">
                      <w:rPr>
                        <w:sz w:val="16"/>
                      </w:rPr>
                      <w:br/>
                      <w:t>+86-10-8518-2539 | salesasia@spirent.com</w:t>
                    </w:r>
                  </w:p>
                  <w:p w:rsidR="00313DE0" w:rsidRPr="008E5AB9" w:rsidRDefault="00313DE0" w:rsidP="008E5AB9">
                    <w:pPr>
                      <w:rPr>
                        <w:sz w:val="16"/>
                      </w:rPr>
                    </w:pPr>
                  </w:p>
                  <w:p w:rsidR="00313DE0" w:rsidRDefault="00313DE0"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313DE0" w:rsidRPr="008E5AB9" w:rsidRDefault="00313DE0" w:rsidP="008E5AB9">
                    <w:pPr>
                      <w:spacing w:before="60"/>
                      <w:rPr>
                        <w:sz w:val="14"/>
                      </w:rPr>
                    </w:pPr>
                    <w:r w:rsidRPr="008E5AB9">
                      <w:rPr>
                        <w:sz w:val="14"/>
                      </w:rPr>
                      <w:t>All other registered trademarks or trademarks are the property of their respective owners.</w:t>
                    </w:r>
                  </w:p>
                  <w:p w:rsidR="00313DE0" w:rsidRPr="008E5AB9" w:rsidRDefault="00313DE0"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v:textbox>
              <w10:wrap anchorx="margin" anchory="margin"/>
            </v:rect>
          </w:pict>
        </mc:Fallback>
      </mc:AlternateContent>
    </w: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Default="00313DE0" w:rsidP="00F130A9">
    <w:pPr>
      <w:pStyle w:val="Footer"/>
      <w:rPr>
        <w:rFonts w:ascii="Proxima Nova Rg" w:hAnsi="Proxima Nova Rg"/>
      </w:rPr>
    </w:pPr>
  </w:p>
  <w:p w:rsidR="00313DE0" w:rsidRPr="00F130A9" w:rsidRDefault="00313DE0" w:rsidP="00F130A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C806A9" w:rsidRDefault="00313DE0" w:rsidP="00C806A9">
    <w:pPr>
      <w:pStyle w:val="Footer"/>
    </w:pPr>
    <w:r w:rsidRPr="00B23F44">
      <w:rPr>
        <w:noProof/>
      </w:rPr>
      <mc:AlternateContent>
        <mc:Choice Requires="wps">
          <w:drawing>
            <wp:anchor distT="0" distB="0" distL="114300" distR="114300" simplePos="0" relativeHeight="251663360" behindDoc="0" locked="0" layoutInCell="1" allowOverlap="1" wp14:anchorId="58B2AD3D" wp14:editId="59ACD1FA">
              <wp:simplePos x="0" y="0"/>
              <wp:positionH relativeFrom="margin">
                <wp:posOffset>-1024569</wp:posOffset>
              </wp:positionH>
              <wp:positionV relativeFrom="margin">
                <wp:posOffset>5943600</wp:posOffset>
              </wp:positionV>
              <wp:extent cx="8573242" cy="2918797"/>
              <wp:effectExtent l="0" t="0" r="0" b="0"/>
              <wp:wrapNone/>
              <wp:docPr id="7" name="Boiler plate"/>
              <wp:cNvGraphicFramePr/>
              <a:graphic xmlns:a="http://schemas.openxmlformats.org/drawingml/2006/main">
                <a:graphicData uri="http://schemas.microsoft.com/office/word/2010/wordprocessingShape">
                  <wps:wsp>
                    <wps:cNvSpPr/>
                    <wps:spPr>
                      <a:xfrm>
                        <a:off x="0" y="0"/>
                        <a:ext cx="8573242" cy="2918797"/>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C806A9" w:rsidRDefault="00313DE0" w:rsidP="00630008">
                          <w:pPr>
                            <w:spacing w:before="225" w:after="120"/>
                            <w:ind w:left="1440"/>
                            <w:rPr>
                              <w:color w:val="FFFFFF" w:themeColor="background1"/>
                              <w:sz w:val="16"/>
                            </w:rPr>
                          </w:pPr>
                          <w:r w:rsidRPr="00C806A9">
                            <w:rPr>
                              <w:color w:val="FFFFFF" w:themeColor="background1"/>
                              <w:sz w:val="16"/>
                            </w:rPr>
                            <w:t>spirent.com</w:t>
                          </w:r>
                        </w:p>
                        <w:p w:rsidR="00313DE0" w:rsidRPr="00C806A9" w:rsidRDefault="00313DE0"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313DE0" w:rsidRPr="00C806A9" w:rsidRDefault="00313DE0"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313DE0" w:rsidRPr="00C806A9" w:rsidRDefault="00313DE0"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313DE0" w:rsidRPr="00C806A9" w:rsidRDefault="00313DE0"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313DE0" w:rsidRPr="00C806A9" w:rsidRDefault="00313DE0"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313DE0" w:rsidRDefault="00313DE0"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313DE0" w:rsidRPr="00C806A9" w:rsidRDefault="00313DE0" w:rsidP="00630008">
                          <w:pPr>
                            <w:pStyle w:val="BodyText2"/>
                            <w:tabs>
                              <w:tab w:val="clear" w:pos="10080"/>
                              <w:tab w:val="right" w:pos="10800"/>
                            </w:tabs>
                            <w:ind w:left="900" w:right="1550"/>
                            <w:rPr>
                              <w:sz w:val="8"/>
                            </w:rPr>
                          </w:pPr>
                          <w:r>
                            <w:tab/>
                            <w:t>Rev # MM/yy</w:t>
                          </w:r>
                        </w:p>
                      </w:txbxContent>
                    </wps:txbx>
                    <wps:bodyPr rot="0" spcFirstLastPara="0" vertOverflow="overflow" horzOverflow="overflow" vert="horz" wrap="square" lIns="91440" tIns="0" rIns="118872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AD3D" id="Boiler plate" o:spid="_x0000_s1049" style="position:absolute;left:0;text-align:left;margin-left:-80.65pt;margin-top:468pt;width:675.05pt;height:229.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" fillcolor="#255aa7" stroked="f" strokeweight="2pt">
              <v:textbox inset=",0,93.6pt,7.2pt">
                <w:txbxContent>
                  <w:p w:rsidR="00313DE0" w:rsidRPr="00C806A9" w:rsidRDefault="00313DE0" w:rsidP="00630008">
                    <w:pPr>
                      <w:spacing w:before="225" w:after="120"/>
                      <w:ind w:left="1440"/>
                      <w:rPr>
                        <w:color w:val="FFFFFF" w:themeColor="background1"/>
                        <w:sz w:val="16"/>
                      </w:rPr>
                    </w:pPr>
                    <w:r w:rsidRPr="00C806A9">
                      <w:rPr>
                        <w:color w:val="FFFFFF" w:themeColor="background1"/>
                        <w:sz w:val="16"/>
                      </w:rPr>
                      <w:t>spirent.com</w:t>
                    </w:r>
                  </w:p>
                  <w:p w:rsidR="00313DE0" w:rsidRPr="00C806A9" w:rsidRDefault="00313DE0"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313DE0" w:rsidRPr="00C806A9" w:rsidRDefault="00313DE0"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313DE0" w:rsidRPr="00C806A9" w:rsidRDefault="00313DE0"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313DE0" w:rsidRPr="00C806A9" w:rsidRDefault="00313DE0"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313DE0" w:rsidRPr="00C806A9" w:rsidRDefault="00313DE0"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313DE0" w:rsidRDefault="00313DE0"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313DE0" w:rsidRPr="00C806A9" w:rsidRDefault="00313DE0" w:rsidP="00630008">
                    <w:pPr>
                      <w:pStyle w:val="BodyText2"/>
                      <w:tabs>
                        <w:tab w:val="clear" w:pos="10080"/>
                        <w:tab w:val="right" w:pos="10800"/>
                      </w:tabs>
                      <w:ind w:left="900" w:right="1550"/>
                      <w:rPr>
                        <w:sz w:val="8"/>
                      </w:rPr>
                    </w:pPr>
                    <w:r>
                      <w:tab/>
                      <w:t>Rev # MM/yy</w:t>
                    </w:r>
                  </w:p>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0A4" w:rsidRDefault="000140A4" w:rsidP="00555EE5">
      <w:r>
        <w:separator/>
      </w:r>
    </w:p>
    <w:p w:rsidR="000140A4" w:rsidRDefault="000140A4" w:rsidP="00555EE5"/>
  </w:footnote>
  <w:footnote w:type="continuationSeparator" w:id="0">
    <w:p w:rsidR="000140A4" w:rsidRDefault="000140A4" w:rsidP="00555EE5">
      <w:r>
        <w:continuationSeparator/>
      </w:r>
    </w:p>
    <w:p w:rsidR="000140A4" w:rsidRDefault="000140A4" w:rsidP="00555E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B808CC" w:rsidRDefault="00313DE0" w:rsidP="00050569">
    <w:pPr>
      <w:pStyle w:val="Header"/>
      <w:ind w:left="720"/>
    </w:pPr>
    <w:r>
      <w:rPr>
        <w:noProof/>
      </w:rPr>
      <mc:AlternateContent>
        <mc:Choice Requires="wpg">
          <w:drawing>
            <wp:anchor distT="0" distB="0" distL="114300" distR="114300" simplePos="0" relativeHeight="251652096" behindDoc="0" locked="0" layoutInCell="1" allowOverlap="1" wp14:anchorId="3625F178" wp14:editId="68AD6A99">
              <wp:simplePos x="0" y="0"/>
              <wp:positionH relativeFrom="column">
                <wp:posOffset>-228600</wp:posOffset>
              </wp:positionH>
              <wp:positionV relativeFrom="paragraph">
                <wp:posOffset>-457200</wp:posOffset>
              </wp:positionV>
              <wp:extent cx="7772400" cy="1162050"/>
              <wp:effectExtent l="0" t="0" r="0" b="0"/>
              <wp:wrapNone/>
              <wp:docPr id="8"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15"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CD35D5" w:rsidRDefault="00313DE0" w:rsidP="00050569">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37"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41"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6D4060" w:rsidRDefault="00313DE0" w:rsidP="00050569"/>
                          <w:p w:rsidR="00313DE0" w:rsidRPr="006D4060" w:rsidRDefault="00313DE0" w:rsidP="00050569"/>
                          <w:p w:rsidR="00313DE0" w:rsidRPr="006D4060" w:rsidRDefault="00313DE0" w:rsidP="00050569"/>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625F178" id="Odd Page Header" o:spid="_x0000_s1026" style="position:absolute;left:0;text-align:left;margin-left:-18pt;margin-top:-36pt;width:612pt;height:91.5pt;z-index:251652096"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">
              <v:rect id="Blank Text Box for positioning" o:spid="_x0000_s1027" style="position:absolute;width:77724;height:1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" fillcolor="white [3212]" stroked="f" strokeweight="2pt">
                <v:textbox inset="18pt,18pt,0,7.2pt">
                  <w:txbxContent>
                    <w:p w:rsidR="00313DE0" w:rsidRPr="00CD35D5" w:rsidRDefault="00313DE0" w:rsidP="00050569">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28" type="#_x0000_t75" style="position:absolute;left:68531;top:2310;width:6834;height: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">
                <v:imagedata r:id="rId2" o:title=""/>
                <v:path arrowok="t"/>
              </v:shape>
              <v:rect id="_x0000_s1029"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" fillcolor="#255aa7" stroked="f" strokeweight="2pt">
                <v:textbox inset="18pt,25.2pt,0,0">
                  <w:txbxContent>
                    <w:p w:rsidR="00313DE0" w:rsidRPr="006D4060" w:rsidRDefault="00313DE0" w:rsidP="00050569"/>
                    <w:p w:rsidR="00313DE0" w:rsidRPr="006D4060" w:rsidRDefault="00313DE0" w:rsidP="00050569"/>
                    <w:p w:rsidR="00313DE0" w:rsidRPr="006D4060" w:rsidRDefault="00313DE0" w:rsidP="00050569"/>
                  </w:txbxContent>
                </v:textbox>
              </v:rect>
            </v:group>
          </w:pict>
        </mc:Fallback>
      </mc:AlternateContent>
    </w:r>
  </w:p>
  <w:p w:rsidR="00313DE0" w:rsidRDefault="00313DE0" w:rsidP="00555EE5">
    <w:pPr>
      <w:pStyle w:val="Header"/>
    </w:pPr>
    <w:r>
      <w:rPr>
        <w:noProof/>
      </w:rPr>
      <mc:AlternateContent>
        <mc:Choice Requires="wpg">
          <w:drawing>
            <wp:anchor distT="0" distB="0" distL="114300" distR="114300" simplePos="0" relativeHeight="251653120" behindDoc="0" locked="0" layoutInCell="1" allowOverlap="1" wp14:anchorId="5FDF6B5D" wp14:editId="1926AB53">
              <wp:simplePos x="0" y="0"/>
              <wp:positionH relativeFrom="column">
                <wp:posOffset>-228600</wp:posOffset>
              </wp:positionH>
              <wp:positionV relativeFrom="paragraph">
                <wp:posOffset>-617855</wp:posOffset>
              </wp:positionV>
              <wp:extent cx="7772400" cy="1160145"/>
              <wp:effectExtent l="0" t="0" r="0" b="0"/>
              <wp:wrapNone/>
              <wp:docPr id="11279" name="Even Page Header"/>
              <wp:cNvGraphicFramePr/>
              <a:graphic xmlns:a="http://schemas.openxmlformats.org/drawingml/2006/main">
                <a:graphicData uri="http://schemas.microsoft.com/office/word/2010/wordprocessingGroup">
                  <wpg:wgp>
                    <wpg:cNvGrpSpPr/>
                    <wpg:grpSpPr>
                      <a:xfrm>
                        <a:off x="0" y="0"/>
                        <a:ext cx="7772400" cy="1160145"/>
                        <a:chOff x="0" y="0"/>
                        <a:chExt cx="7772400" cy="1160780"/>
                      </a:xfrm>
                    </wpg:grpSpPr>
                    <wps:wsp>
                      <wps:cNvPr id="11277"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143C94" w:rsidRDefault="00313DE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313DE0" w:rsidRPr="00143C94" w:rsidRDefault="00313DE0"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27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7A5F5E" w:rsidRDefault="00313DE0" w:rsidP="007A5F5E">
                            <w:pPr>
                              <w:rPr>
                                <w:color w:val="45525A" w:themeColor="text1"/>
                                <w:sz w:val="20"/>
                              </w:rPr>
                            </w:pPr>
                            <w:r w:rsidRPr="007A5F5E">
                              <w:rPr>
                                <w:color w:val="45525A" w:themeColor="text1"/>
                                <w:sz w:val="20"/>
                              </w:rPr>
                              <w:t>Proprietary &amp; Confidential</w:t>
                            </w:r>
                          </w:p>
                          <w:p w:rsidR="00313DE0" w:rsidRPr="003A64F4" w:rsidRDefault="00313DE0"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g:wgp>
                </a:graphicData>
              </a:graphic>
            </wp:anchor>
          </w:drawing>
        </mc:Choice>
        <mc:Fallback>
          <w:pict>
            <v:group w14:anchorId="5FDF6B5D" id="Even Page Header" o:spid="_x0000_s1030" style="position:absolute;margin-left:-18pt;margin-top:-48.65pt;width:612pt;height:91.35pt;z-index:251653120" coordsize="77724,1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">
              <v:rect id="Title Box" o:spid="_x0000_s1031" style="position:absolute;width:77679;height:116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" filled="f" stroked="f" strokeweight="2pt">
                <v:textbox inset="18pt,0,0,7.2pt">
                  <w:txbxContent>
                    <w:p w:rsidR="00313DE0" w:rsidRPr="00143C94" w:rsidRDefault="00313DE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313DE0" w:rsidRPr="00143C94" w:rsidRDefault="00313DE0" w:rsidP="003A64F4">
                      <w:pPr>
                        <w:spacing w:before="60"/>
                        <w:rPr>
                          <w:color w:val="255AA7" w:themeColor="accent1"/>
                          <w:sz w:val="18"/>
                          <w:szCs w:val="18"/>
                        </w:rPr>
                      </w:pPr>
                      <w:r>
                        <w:rPr>
                          <w:color w:val="255AA7" w:themeColor="accent1"/>
                          <w:sz w:val="18"/>
                          <w:szCs w:val="18"/>
                        </w:rPr>
                        <w:t>Subtitle</w:t>
                      </w:r>
                    </w:p>
                  </w:txbxContent>
                </v:textbox>
              </v:rect>
              <v:rect id="Application Note" o:spid="_x0000_s1032" style="position:absolute;width:77724;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" filled="f" stroked="f" strokeweight="2pt">
                <v:textbox inset="18pt,18pt,0,7.2pt">
                  <w:txbxContent>
                    <w:p w:rsidR="00313DE0" w:rsidRPr="007A5F5E" w:rsidRDefault="00313DE0" w:rsidP="007A5F5E">
                      <w:pPr>
                        <w:rPr>
                          <w:color w:val="45525A" w:themeColor="text1"/>
                          <w:sz w:val="20"/>
                        </w:rPr>
                      </w:pPr>
                      <w:r w:rsidRPr="007A5F5E">
                        <w:rPr>
                          <w:color w:val="45525A" w:themeColor="text1"/>
                          <w:sz w:val="20"/>
                        </w:rPr>
                        <w:t>Proprietary &amp; Confidential</w:t>
                      </w:r>
                    </w:p>
                    <w:p w:rsidR="00313DE0" w:rsidRPr="003A64F4" w:rsidRDefault="00313DE0" w:rsidP="003A64F4">
                      <w:pPr>
                        <w:rPr>
                          <w:b/>
                          <w:color w:val="45525A" w:themeColor="text1"/>
                          <w:sz w:val="20"/>
                        </w:rPr>
                      </w:pPr>
                    </w:p>
                  </w:txbxContent>
                </v:textbox>
              </v:rect>
            </v:group>
          </w:pict>
        </mc:Fallback>
      </mc:AlternateContent>
    </w:r>
  </w:p>
  <w:p w:rsidR="00313DE0" w:rsidRDefault="00313DE0" w:rsidP="00555EE5">
    <w:pPr>
      <w:pStyle w:val="Header"/>
    </w:pPr>
  </w:p>
  <w:p w:rsidR="00313DE0" w:rsidRDefault="00313DE0" w:rsidP="00555EE5">
    <w:pPr>
      <w:pStyle w:val="Header"/>
    </w:pPr>
  </w:p>
  <w:p w:rsidR="00313DE0" w:rsidRDefault="00313DE0" w:rsidP="00555EE5">
    <w:pPr>
      <w:pStyle w:val="Header"/>
    </w:pPr>
  </w:p>
  <w:p w:rsidR="00313DE0" w:rsidRDefault="00313DE0" w:rsidP="00555E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A969F4" w:rsidRDefault="00313DE0" w:rsidP="00A969F4">
    <w:pPr>
      <w:pStyle w:val="Header"/>
      <w:tabs>
        <w:tab w:val="clear" w:pos="9360"/>
      </w:tabs>
    </w:pPr>
    <w:r w:rsidRPr="00A969F4">
      <w:rPr>
        <w:noProof/>
      </w:rPr>
      <w:drawing>
        <wp:anchor distT="0" distB="0" distL="114300" distR="114300" simplePos="0" relativeHeight="251654144" behindDoc="1" locked="1" layoutInCell="0" allowOverlap="0" wp14:anchorId="7B874F23" wp14:editId="10F3F691">
          <wp:simplePos x="0" y="0"/>
          <wp:positionH relativeFrom="column">
            <wp:posOffset>5339687</wp:posOffset>
          </wp:positionH>
          <wp:positionV relativeFrom="page">
            <wp:posOffset>307075</wp:posOffset>
          </wp:positionV>
          <wp:extent cx="1038225" cy="1038225"/>
          <wp:effectExtent l="0" t="0" r="9525" b="9525"/>
          <wp:wrapNone/>
          <wp:docPr id="1"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t>Product Evolution Process</w:t>
    </w:r>
  </w:p>
  <w:p w:rsidR="00313DE0" w:rsidRPr="00A969F4" w:rsidRDefault="00313DE0" w:rsidP="00F93F63">
    <w:pPr>
      <w:pStyle w:val="Header"/>
      <w:tabs>
        <w:tab w:val="clear" w:pos="9360"/>
      </w:tabs>
      <w:spacing w:before="2250" w:after="120"/>
      <w:rPr>
        <w:b/>
        <w:color w:val="255AA7"/>
        <w:sz w:val="68"/>
        <w:szCs w:val="68"/>
      </w:rPr>
    </w:pPr>
    <w:r>
      <w:rPr>
        <w:b/>
        <w:color w:val="255AA7"/>
        <w:sz w:val="68"/>
        <w:szCs w:val="68"/>
      </w:rPr>
      <w:t>High Level Design:</w:t>
    </w:r>
  </w:p>
  <w:p w:rsidR="00313DE0" w:rsidRDefault="00313DE0" w:rsidP="00F93F63">
    <w:pPr>
      <w:pStyle w:val="Header"/>
      <w:rPr>
        <w:color w:val="255AA7"/>
        <w:sz w:val="36"/>
        <w:szCs w:val="36"/>
      </w:rPr>
    </w:pPr>
    <w:r w:rsidRPr="001F5FC7">
      <w:rPr>
        <w:noProof/>
        <w:u w:val="single"/>
      </w:rPr>
      <mc:AlternateContent>
        <mc:Choice Requires="wps">
          <w:drawing>
            <wp:anchor distT="0" distB="0" distL="114300" distR="114300" simplePos="0" relativeHeight="251660288" behindDoc="1" locked="1" layoutInCell="0" allowOverlap="0" wp14:anchorId="7A46CE19" wp14:editId="095D827B">
              <wp:simplePos x="0" y="0"/>
              <wp:positionH relativeFrom="margin">
                <wp:align>center</wp:align>
              </wp:positionH>
              <wp:positionV relativeFrom="margin">
                <wp:posOffset>-436880</wp:posOffset>
              </wp:positionV>
              <wp:extent cx="6400800" cy="45085"/>
              <wp:effectExtent l="0" t="0" r="0" b="0"/>
              <wp:wrapNone/>
              <wp:docPr id="6" name="Blue Rule"/>
              <wp:cNvGraphicFramePr/>
              <a:graphic xmlns:a="http://schemas.openxmlformats.org/drawingml/2006/main">
                <a:graphicData uri="http://schemas.microsoft.com/office/word/2010/wordprocessingShape">
                  <wps:wsp>
                    <wps:cNvSpPr/>
                    <wps:spPr>
                      <a:xfrm>
                        <a:off x="0" y="0"/>
                        <a:ext cx="6400800" cy="4508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6D4060" w:rsidRDefault="00313DE0" w:rsidP="009B570F"/>
                        <w:p w:rsidR="00313DE0" w:rsidRPr="006D4060" w:rsidRDefault="00313DE0" w:rsidP="009B570F"/>
                        <w:p w:rsidR="00313DE0" w:rsidRPr="006D4060" w:rsidRDefault="00313DE0" w:rsidP="009B570F"/>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CE19" id="Blue Rule" o:spid="_x0000_s1033" style="position:absolute;margin-left:0;margin-top:-34.4pt;width:7in;height:3.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" o:allowincell="f" o:allowoverlap="f" fillcolor="#255aa7" stroked="f" strokeweight="2pt">
              <v:textbox inset="18pt,25.2pt,0,0">
                <w:txbxContent>
                  <w:p w:rsidR="00313DE0" w:rsidRPr="006D4060" w:rsidRDefault="00313DE0" w:rsidP="009B570F"/>
                  <w:p w:rsidR="00313DE0" w:rsidRPr="006D4060" w:rsidRDefault="00313DE0" w:rsidP="009B570F"/>
                  <w:p w:rsidR="00313DE0" w:rsidRPr="006D4060" w:rsidRDefault="00313DE0" w:rsidP="009B570F"/>
                </w:txbxContent>
              </v:textbox>
              <w10:wrap anchorx="margin" anchory="margin"/>
              <w10:anchorlock/>
            </v:rect>
          </w:pict>
        </mc:Fallback>
      </mc:AlternateContent>
    </w:r>
    <w:r>
      <w:rPr>
        <w:color w:val="255AA7"/>
        <w:sz w:val="36"/>
        <w:szCs w:val="36"/>
      </w:rPr>
      <w:t>VNF Lifecycle Management</w:t>
    </w:r>
  </w:p>
  <w:p w:rsidR="00313DE0" w:rsidRDefault="00313DE0" w:rsidP="00F93F63">
    <w:pPr>
      <w:pStyle w:val="Header"/>
      <w:rPr>
        <w:color w:val="255AA7"/>
        <w:sz w:val="20"/>
        <w:szCs w:val="36"/>
      </w:rPr>
    </w:pPr>
  </w:p>
  <w:p w:rsidR="00313DE0" w:rsidRPr="00F93F63" w:rsidRDefault="00313DE0" w:rsidP="00F93F63">
    <w:pPr>
      <w:pStyle w:val="Header"/>
      <w:rPr>
        <w:color w:val="255AA7"/>
        <w:sz w:val="20"/>
        <w:szCs w:val="36"/>
      </w:rPr>
    </w:pPr>
    <w:r w:rsidRPr="00F93F63">
      <w:rPr>
        <w:color w:val="255AA7"/>
        <w:sz w:val="20"/>
        <w:szCs w:val="36"/>
      </w:rPr>
      <w:t>Revi</w:t>
    </w:r>
    <w:r>
      <w:rPr>
        <w:color w:val="255AA7"/>
        <w:sz w:val="20"/>
        <w:szCs w:val="36"/>
      </w:rPr>
      <w:t>sion 0</w:t>
    </w:r>
    <w:r w:rsidRPr="00F93F63">
      <w:rPr>
        <w:color w:val="255AA7"/>
        <w:sz w:val="20"/>
        <w:szCs w:val="36"/>
      </w:rPr>
      <w:t>.</w:t>
    </w:r>
    <w:r>
      <w:rPr>
        <w:color w:val="255AA7"/>
        <w:sz w:val="20"/>
        <w:szCs w:val="36"/>
      </w:rPr>
      <w:t>1</w:t>
    </w:r>
    <w:r w:rsidRPr="00F93F63">
      <w:rPr>
        <w:color w:val="255AA7"/>
        <w:sz w:val="20"/>
        <w:szCs w:val="36"/>
      </w:rPr>
      <w:t>0</w:t>
    </w:r>
  </w:p>
  <w:p w:rsidR="00313DE0" w:rsidRPr="00F93F63" w:rsidRDefault="00313DE0" w:rsidP="00F93F63">
    <w:pPr>
      <w:pStyle w:val="Header"/>
      <w:rPr>
        <w:color w:val="255AA7"/>
        <w:sz w:val="20"/>
        <w:szCs w:val="36"/>
      </w:rPr>
    </w:pPr>
    <w:r>
      <w:rPr>
        <w:color w:val="255AA7"/>
        <w:sz w:val="20"/>
        <w:szCs w:val="36"/>
      </w:rPr>
      <w:t>8/24</w:t>
    </w:r>
    <w:r w:rsidRPr="00F93F63">
      <w:rPr>
        <w:color w:val="255AA7"/>
        <w:sz w:val="20"/>
        <w:szCs w:val="36"/>
      </w:rPr>
      <w:t>/2016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B808CC" w:rsidRDefault="00313DE0" w:rsidP="00555EE5">
    <w:pPr>
      <w:pStyle w:val="Header"/>
    </w:pPr>
    <w:r>
      <w:rPr>
        <w:noProof/>
      </w:rPr>
      <mc:AlternateContent>
        <mc:Choice Requires="wpg">
          <w:drawing>
            <wp:anchor distT="0" distB="0" distL="114300" distR="114300" simplePos="0" relativeHeight="251661312" behindDoc="0" locked="0" layoutInCell="1" allowOverlap="1" wp14:anchorId="34D76BC5" wp14:editId="474E42FA">
              <wp:simplePos x="0" y="0"/>
              <wp:positionH relativeFrom="column">
                <wp:posOffset>-914400</wp:posOffset>
              </wp:positionH>
              <wp:positionV relativeFrom="paragraph">
                <wp:posOffset>-457200</wp:posOffset>
              </wp:positionV>
              <wp:extent cx="7772400" cy="1162050"/>
              <wp:effectExtent l="0" t="0" r="0" b="0"/>
              <wp:wrapNone/>
              <wp:docPr id="11329"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0"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143C94" w:rsidRDefault="00313DE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313DE0" w:rsidRPr="00143C94" w:rsidRDefault="00313DE0"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1"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7A5F5E" w:rsidRDefault="00313DE0" w:rsidP="007A5F5E">
                            <w:pPr>
                              <w:rPr>
                                <w:color w:val="45525A" w:themeColor="text1"/>
                                <w:sz w:val="20"/>
                              </w:rPr>
                            </w:pPr>
                            <w:r w:rsidRPr="007A5F5E">
                              <w:rPr>
                                <w:color w:val="45525A" w:themeColor="text1"/>
                                <w:sz w:val="20"/>
                              </w:rPr>
                              <w:t>Proprietary &amp; Confidential</w:t>
                            </w:r>
                          </w:p>
                          <w:p w:rsidR="00313DE0" w:rsidRPr="003A64F4" w:rsidRDefault="00313DE0"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2"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6D4060" w:rsidRDefault="00313DE0" w:rsidP="003A64F4"/>
                          <w:p w:rsidR="00313DE0" w:rsidRPr="006D4060" w:rsidRDefault="00313DE0" w:rsidP="003A64F4"/>
                          <w:p w:rsidR="00313DE0" w:rsidRPr="006D4060" w:rsidRDefault="00313DE0"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4D76BC5" id="_x0000_s1034" style="position:absolute;margin-left:-1in;margin-top:-36pt;width:612pt;height:91.5pt;z-index:251661312"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">
              <v:rect id="Title Box" o:spid="_x0000_s1035" style="position:absolute;width:77679;height:116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" filled="f" stroked="f" strokeweight="2pt">
                <v:textbox inset="18pt,0,0,7.2pt">
                  <w:txbxContent>
                    <w:p w:rsidR="00313DE0" w:rsidRPr="00143C94" w:rsidRDefault="00313DE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313DE0" w:rsidRPr="00143C94" w:rsidRDefault="00313DE0" w:rsidP="003A64F4">
                      <w:pPr>
                        <w:spacing w:before="60"/>
                        <w:rPr>
                          <w:color w:val="255AA7" w:themeColor="accent1"/>
                          <w:sz w:val="18"/>
                          <w:szCs w:val="18"/>
                        </w:rPr>
                      </w:pPr>
                      <w:r>
                        <w:rPr>
                          <w:color w:val="255AA7" w:themeColor="accent1"/>
                          <w:sz w:val="18"/>
                          <w:szCs w:val="18"/>
                        </w:rPr>
                        <w:t>Subtitle</w:t>
                      </w:r>
                    </w:p>
                  </w:txbxContent>
                </v:textbox>
              </v:rect>
              <v:rect id="Application Note" o:spid="_x0000_s1036" style="position:absolute;width:77724;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" filled="f" stroked="f" strokeweight="2pt">
                <v:textbox inset="18pt,18pt,0,7.2pt">
                  <w:txbxContent>
                    <w:p w:rsidR="00313DE0" w:rsidRPr="007A5F5E" w:rsidRDefault="00313DE0" w:rsidP="007A5F5E">
                      <w:pPr>
                        <w:rPr>
                          <w:color w:val="45525A" w:themeColor="text1"/>
                          <w:sz w:val="20"/>
                        </w:rPr>
                      </w:pPr>
                      <w:r w:rsidRPr="007A5F5E">
                        <w:rPr>
                          <w:color w:val="45525A" w:themeColor="text1"/>
                          <w:sz w:val="20"/>
                        </w:rPr>
                        <w:t>Proprietary &amp; Confidential</w:t>
                      </w:r>
                    </w:p>
                    <w:p w:rsidR="00313DE0" w:rsidRPr="003A64F4" w:rsidRDefault="00313DE0" w:rsidP="003A64F4">
                      <w:pPr>
                        <w:rPr>
                          <w:b/>
                          <w:color w:val="45525A" w:themeColor="text1"/>
                          <w:sz w:val="20"/>
                        </w:rPr>
                      </w:pPr>
                    </w:p>
                  </w:txbxContent>
                </v:textbox>
              </v:rect>
              <v:rect id="_x0000_s1037"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" fillcolor="#255aa7" stroked="f" strokeweight="2pt">
                <v:textbox inset="18pt,25.2pt,0,0">
                  <w:txbxContent>
                    <w:p w:rsidR="00313DE0" w:rsidRPr="006D4060" w:rsidRDefault="00313DE0" w:rsidP="003A64F4"/>
                    <w:p w:rsidR="00313DE0" w:rsidRPr="006D4060" w:rsidRDefault="00313DE0" w:rsidP="003A64F4"/>
                    <w:p w:rsidR="00313DE0" w:rsidRPr="006D4060" w:rsidRDefault="00313DE0" w:rsidP="003A64F4"/>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B808CC" w:rsidRDefault="00313DE0" w:rsidP="008609DC">
    <w:pPr>
      <w:pStyle w:val="Header"/>
      <w:tabs>
        <w:tab w:val="clear" w:pos="4680"/>
        <w:tab w:val="clear" w:pos="9360"/>
      </w:tabs>
    </w:pPr>
    <w:r w:rsidRPr="00A969F4">
      <w:rPr>
        <w:noProof/>
      </w:rPr>
      <w:drawing>
        <wp:anchor distT="0" distB="0" distL="114300" distR="114300" simplePos="0" relativeHeight="251655168" behindDoc="1" locked="1" layoutInCell="0" allowOverlap="0" wp14:anchorId="206C4591" wp14:editId="74B58FDC">
          <wp:simplePos x="0" y="0"/>
          <wp:positionH relativeFrom="column">
            <wp:posOffset>5427980</wp:posOffset>
          </wp:positionH>
          <wp:positionV relativeFrom="page">
            <wp:posOffset>340995</wp:posOffset>
          </wp:positionV>
          <wp:extent cx="727075" cy="727075"/>
          <wp:effectExtent l="0" t="0" r="0" b="0"/>
          <wp:wrapNone/>
          <wp:docPr id="27"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t>Proprietary &amp; Confidential</w:t>
    </w:r>
  </w:p>
  <w:p w:rsidR="00313DE0" w:rsidRDefault="00313DE0" w:rsidP="008609DC">
    <w:pPr>
      <w:pStyle w:val="Header"/>
      <w:tabs>
        <w:tab w:val="clear" w:pos="4680"/>
        <w:tab w:val="clear" w:pos="9360"/>
      </w:tabs>
    </w:pPr>
  </w:p>
  <w:p w:rsidR="003F0404" w:rsidRDefault="00313DE0" w:rsidP="00AA308E">
    <w:pPr>
      <w:pStyle w:val="Header"/>
      <w:tabs>
        <w:tab w:val="clear" w:pos="4680"/>
        <w:tab w:val="clear" w:pos="9360"/>
      </w:tabs>
      <w:rPr>
        <w:ins w:id="567" w:author="Seggelke, Klaus" w:date="2017-03-14T14:46:00Z"/>
        <w:color w:val="255AA7"/>
        <w:sz w:val="40"/>
        <w:szCs w:val="40"/>
      </w:rPr>
      <w:pPrChange w:id="568" w:author="Seggelke, Klaus" w:date="2017-03-14T14:40:00Z">
        <w:pPr>
          <w:pStyle w:val="Header"/>
        </w:pPr>
      </w:pPrChange>
    </w:pPr>
    <w:r w:rsidRPr="008609DC">
      <w:rPr>
        <w:color w:val="255AA7"/>
        <w:sz w:val="40"/>
        <w:szCs w:val="40"/>
      </w:rPr>
      <w:t xml:space="preserve">Spirent </w:t>
    </w:r>
    <w:ins w:id="569" w:author="Seggelke, Klaus" w:date="2017-03-14T14:40:00Z">
      <w:r w:rsidR="00AA308E" w:rsidRPr="00AA308E">
        <w:rPr>
          <w:color w:val="255AA7"/>
          <w:sz w:val="40"/>
          <w:szCs w:val="40"/>
        </w:rPr>
        <w:t>VNF Lifecycle Management</w:t>
      </w:r>
    </w:ins>
  </w:p>
  <w:p w:rsidR="00313DE0" w:rsidRPr="008609DC" w:rsidDel="00AA308E" w:rsidRDefault="00313DE0" w:rsidP="00630008">
    <w:pPr>
      <w:pStyle w:val="Header"/>
      <w:tabs>
        <w:tab w:val="clear" w:pos="4680"/>
        <w:tab w:val="clear" w:pos="9360"/>
      </w:tabs>
      <w:rPr>
        <w:del w:id="570" w:author="Seggelke, Klaus" w:date="2017-03-14T14:40:00Z"/>
        <w:sz w:val="40"/>
        <w:szCs w:val="40"/>
      </w:rPr>
    </w:pPr>
    <w:del w:id="571" w:author="Seggelke, Klaus" w:date="2017-03-14T14:40:00Z">
      <w:r w:rsidRPr="008609DC" w:rsidDel="00AA308E">
        <w:rPr>
          <w:b/>
          <w:color w:val="255AA7"/>
          <w:sz w:val="40"/>
          <w:szCs w:val="40"/>
        </w:rPr>
        <w:delText>Product</w:delText>
      </w:r>
    </w:del>
  </w:p>
  <w:p w:rsidR="00313DE0" w:rsidRPr="002B66BF" w:rsidRDefault="00313DE0" w:rsidP="00AA308E">
    <w:pPr>
      <w:pStyle w:val="Header"/>
      <w:tabs>
        <w:tab w:val="clear" w:pos="4680"/>
        <w:tab w:val="clear" w:pos="9360"/>
      </w:tabs>
      <w:rPr>
        <w:sz w:val="18"/>
        <w:szCs w:val="18"/>
      </w:rPr>
      <w:pPrChange w:id="572" w:author="Seggelke, Klaus" w:date="2017-03-14T14:40:00Z">
        <w:pPr>
          <w:pStyle w:val="Header"/>
        </w:pPr>
      </w:pPrChange>
    </w:pPr>
    <w:del w:id="573" w:author="Seggelke, Klaus" w:date="2017-03-14T14:40:00Z">
      <w:r w:rsidDel="00AA308E">
        <w:rPr>
          <w:color w:val="255AA7"/>
          <w:sz w:val="18"/>
          <w:szCs w:val="18"/>
        </w:rPr>
        <w:delText>VNF Lifecycle Management</w:delText>
      </w:r>
    </w:del>
    <w:r w:rsidRPr="001F5FC7">
      <w:rPr>
        <w:noProof/>
        <w:u w:val="single"/>
      </w:rPr>
      <mc:AlternateContent>
        <mc:Choice Requires="wps">
          <w:drawing>
            <wp:anchor distT="0" distB="0" distL="114300" distR="114300" simplePos="0" relativeHeight="251657216" behindDoc="1" locked="1" layoutInCell="0" allowOverlap="0" wp14:anchorId="745CCFFF" wp14:editId="27A46B31">
              <wp:simplePos x="0" y="0"/>
              <wp:positionH relativeFrom="margin">
                <wp:posOffset>-9525</wp:posOffset>
              </wp:positionH>
              <wp:positionV relativeFrom="margin">
                <wp:posOffset>-401320</wp:posOffset>
              </wp:positionV>
              <wp:extent cx="6175375" cy="48895"/>
              <wp:effectExtent l="0" t="0" r="0" b="8255"/>
              <wp:wrapNone/>
              <wp:docPr id="12" name="Blue Rule"/>
              <wp:cNvGraphicFramePr/>
              <a:graphic xmlns:a="http://schemas.openxmlformats.org/drawingml/2006/main">
                <a:graphicData uri="http://schemas.microsoft.com/office/word/2010/wordprocessingShape">
                  <wps:wsp>
                    <wps:cNvSpPr/>
                    <wps:spPr>
                      <a:xfrm flipV="1">
                        <a:off x="0" y="0"/>
                        <a:ext cx="6175375" cy="4889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6D4060" w:rsidRDefault="00313DE0" w:rsidP="00630008">
                          <w:pPr>
                            <w:ind w:right="11"/>
                          </w:pPr>
                        </w:p>
                        <w:p w:rsidR="00313DE0" w:rsidRPr="006D4060" w:rsidRDefault="00313DE0" w:rsidP="00630008">
                          <w:pPr>
                            <w:ind w:right="11"/>
                          </w:pPr>
                        </w:p>
                        <w:p w:rsidR="00313DE0" w:rsidRPr="006D4060" w:rsidRDefault="00313DE0" w:rsidP="00630008">
                          <w:pPr>
                            <w:ind w:right="11"/>
                          </w:pPr>
                        </w:p>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CCFFF" id="_x0000_s1038" style="position:absolute;margin-left:-.75pt;margin-top:-31.6pt;width:486.25pt;height:3.8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" o:allowincell="f" o:allowoverlap="f" fillcolor="#255aa7" stroked="f" strokeweight="2pt">
              <v:textbox inset="18pt,25.2pt,0,0">
                <w:txbxContent>
                  <w:p w:rsidR="00313DE0" w:rsidRPr="006D4060" w:rsidRDefault="00313DE0" w:rsidP="00630008">
                    <w:pPr>
                      <w:ind w:right="11"/>
                    </w:pPr>
                  </w:p>
                  <w:p w:rsidR="00313DE0" w:rsidRPr="006D4060" w:rsidRDefault="00313DE0" w:rsidP="00630008">
                    <w:pPr>
                      <w:ind w:right="11"/>
                    </w:pPr>
                  </w:p>
                  <w:p w:rsidR="00313DE0" w:rsidRPr="006D4060" w:rsidRDefault="00313DE0" w:rsidP="00630008">
                    <w:pPr>
                      <w:ind w:right="11"/>
                    </w:pPr>
                  </w:p>
                </w:txbxContent>
              </v:textbox>
              <w10:wrap anchorx="margin" anchory="margin"/>
              <w10:anchorlock/>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Default="00313DE0" w:rsidP="00555EE5">
    <w:pPr>
      <w:pStyle w:val="Header"/>
    </w:pPr>
    <w:r>
      <w:rPr>
        <w:noProof/>
      </w:rPr>
      <mc:AlternateContent>
        <mc:Choice Requires="wpg">
          <w:drawing>
            <wp:anchor distT="0" distB="0" distL="114300" distR="114300" simplePos="0" relativeHeight="251658240" behindDoc="0" locked="0" layoutInCell="1" allowOverlap="1" wp14:anchorId="039C8FB4" wp14:editId="2841AFD4">
              <wp:simplePos x="0" y="0"/>
              <wp:positionH relativeFrom="margin">
                <wp:posOffset>-914400</wp:posOffset>
              </wp:positionH>
              <wp:positionV relativeFrom="paragraph">
                <wp:posOffset>-457200</wp:posOffset>
              </wp:positionV>
              <wp:extent cx="7772400" cy="1162050"/>
              <wp:effectExtent l="0" t="0" r="0" b="0"/>
              <wp:wrapNone/>
              <wp:docPr id="17"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20"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CD35D5" w:rsidRDefault="00313DE0" w:rsidP="004E5546">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21"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26"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6D4060" w:rsidRDefault="00313DE0" w:rsidP="004E5546"/>
                          <w:p w:rsidR="00313DE0" w:rsidRPr="006D4060" w:rsidRDefault="00313DE0" w:rsidP="004E5546"/>
                          <w:p w:rsidR="00313DE0" w:rsidRPr="006D4060" w:rsidRDefault="00313DE0" w:rsidP="004E5546"/>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039C8FB4" id="_x0000_s1039" style="position:absolute;margin-left:-1in;margin-top:-36pt;width:612pt;height:91.5pt;z-index:251658240;mso-position-horizontal-relative:margin"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">
              <v:rect id="Blank Text Box for positioning" o:spid="_x0000_s1040" style="position:absolute;width:77724;height:11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" fillcolor="white [3212]" stroked="f" strokeweight="2pt">
                <v:textbox inset="18pt,18pt,0,7.2pt">
                  <w:txbxContent>
                    <w:p w:rsidR="00313DE0" w:rsidRPr="00CD35D5" w:rsidRDefault="00313DE0" w:rsidP="004E5546">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41" type="#_x0000_t75" style="position:absolute;left:68531;top:2310;width:6834;height:6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">
                <v:imagedata r:id="rId2" o:title=""/>
                <v:path arrowok="t"/>
              </v:shape>
              <v:rect id="_x0000_s1042"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" fillcolor="#255aa7" stroked="f" strokeweight="2pt">
                <v:textbox inset="18pt,25.2pt,0,0">
                  <w:txbxContent>
                    <w:p w:rsidR="00313DE0" w:rsidRPr="006D4060" w:rsidRDefault="00313DE0" w:rsidP="004E5546"/>
                    <w:p w:rsidR="00313DE0" w:rsidRPr="006D4060" w:rsidRDefault="00313DE0" w:rsidP="004E5546"/>
                    <w:p w:rsidR="00313DE0" w:rsidRPr="006D4060" w:rsidRDefault="00313DE0" w:rsidP="004E5546"/>
                  </w:txbxContent>
                </v:textbox>
              </v:rect>
              <w10:wrap anchorx="margin"/>
            </v:group>
          </w:pict>
        </mc:Fallback>
      </mc:AlternateContent>
    </w:r>
    <w:r>
      <w:rPr>
        <w:noProof/>
      </w:rPr>
      <mc:AlternateContent>
        <mc:Choice Requires="wpg">
          <w:drawing>
            <wp:anchor distT="0" distB="0" distL="114300" distR="114300" simplePos="0" relativeHeight="251659264" behindDoc="0" locked="0" layoutInCell="1" allowOverlap="1" wp14:anchorId="7B031DC5" wp14:editId="419A12E4">
              <wp:simplePos x="0" y="0"/>
              <wp:positionH relativeFrom="column">
                <wp:posOffset>-914400</wp:posOffset>
              </wp:positionH>
              <wp:positionV relativeFrom="paragraph">
                <wp:posOffset>-457200</wp:posOffset>
              </wp:positionV>
              <wp:extent cx="7772400" cy="1162050"/>
              <wp:effectExtent l="0" t="0" r="0" b="0"/>
              <wp:wrapNone/>
              <wp:docPr id="11333"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4"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143C94" w:rsidRDefault="00313DE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313DE0" w:rsidRPr="00143C94" w:rsidRDefault="00313DE0"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7A5F5E" w:rsidRDefault="00313DE0" w:rsidP="007A5F5E">
                            <w:pPr>
                              <w:rPr>
                                <w:color w:val="45525A" w:themeColor="text1"/>
                                <w:sz w:val="20"/>
                              </w:rPr>
                            </w:pPr>
                            <w:r w:rsidRPr="007A5F5E">
                              <w:rPr>
                                <w:color w:val="45525A" w:themeColor="text1"/>
                                <w:sz w:val="20"/>
                              </w:rPr>
                              <w:t>Proprietary &amp; Confidential</w:t>
                            </w:r>
                          </w:p>
                          <w:p w:rsidR="00313DE0" w:rsidRPr="003A64F4" w:rsidRDefault="00313DE0"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6"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13DE0" w:rsidRPr="006D4060" w:rsidRDefault="00313DE0" w:rsidP="003A64F4"/>
                          <w:p w:rsidR="00313DE0" w:rsidRPr="006D4060" w:rsidRDefault="00313DE0" w:rsidP="003A64F4"/>
                          <w:p w:rsidR="00313DE0" w:rsidRPr="006D4060" w:rsidRDefault="00313DE0"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7B031DC5" id="_x0000_s1043" style="position:absolute;margin-left:-1in;margin-top:-36pt;width:612pt;height:91.5pt;z-index:251659264"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">
              <v:rect id="Title Box" o:spid="_x0000_s1044" style="position:absolute;width:77679;height:1160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" filled="f" stroked="f" strokeweight="2pt">
                <v:textbox inset="18pt,0,0,7.2pt">
                  <w:txbxContent>
                    <w:p w:rsidR="00313DE0" w:rsidRPr="00143C94" w:rsidRDefault="00313DE0"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313DE0" w:rsidRPr="00143C94" w:rsidRDefault="00313DE0" w:rsidP="003A64F4">
                      <w:pPr>
                        <w:spacing w:before="60"/>
                        <w:rPr>
                          <w:color w:val="255AA7" w:themeColor="accent1"/>
                          <w:sz w:val="18"/>
                          <w:szCs w:val="18"/>
                        </w:rPr>
                      </w:pPr>
                      <w:r>
                        <w:rPr>
                          <w:color w:val="255AA7" w:themeColor="accent1"/>
                          <w:sz w:val="18"/>
                          <w:szCs w:val="18"/>
                        </w:rPr>
                        <w:t>Subtitle</w:t>
                      </w:r>
                    </w:p>
                  </w:txbxContent>
                </v:textbox>
              </v:rect>
              <v:rect id="Application Note" o:spid="_x0000_s1045" style="position:absolute;width:77724;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" filled="f" stroked="f" strokeweight="2pt">
                <v:textbox inset="18pt,18pt,0,7.2pt">
                  <w:txbxContent>
                    <w:p w:rsidR="00313DE0" w:rsidRPr="007A5F5E" w:rsidRDefault="00313DE0" w:rsidP="007A5F5E">
                      <w:pPr>
                        <w:rPr>
                          <w:color w:val="45525A" w:themeColor="text1"/>
                          <w:sz w:val="20"/>
                        </w:rPr>
                      </w:pPr>
                      <w:r w:rsidRPr="007A5F5E">
                        <w:rPr>
                          <w:color w:val="45525A" w:themeColor="text1"/>
                          <w:sz w:val="20"/>
                        </w:rPr>
                        <w:t>Proprietary &amp; Confidential</w:t>
                      </w:r>
                    </w:p>
                    <w:p w:rsidR="00313DE0" w:rsidRPr="003A64F4" w:rsidRDefault="00313DE0" w:rsidP="003A64F4">
                      <w:pPr>
                        <w:rPr>
                          <w:b/>
                          <w:color w:val="45525A" w:themeColor="text1"/>
                          <w:sz w:val="20"/>
                        </w:rPr>
                      </w:pPr>
                    </w:p>
                  </w:txbxContent>
                </v:textbox>
              </v:rect>
              <v:rect id="_x0000_s1046" style="position:absolute;left:2310;top:11165;width:73152;height:4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" fillcolor="#255aa7" stroked="f" strokeweight="2pt">
                <v:textbox inset="18pt,25.2pt,0,0">
                  <w:txbxContent>
                    <w:p w:rsidR="00313DE0" w:rsidRPr="006D4060" w:rsidRDefault="00313DE0" w:rsidP="003A64F4"/>
                    <w:p w:rsidR="00313DE0" w:rsidRPr="006D4060" w:rsidRDefault="00313DE0" w:rsidP="003A64F4"/>
                    <w:p w:rsidR="00313DE0" w:rsidRPr="006D4060" w:rsidRDefault="00313DE0" w:rsidP="003A64F4"/>
                  </w:txbxContent>
                </v:textbox>
              </v:rect>
            </v:group>
          </w:pict>
        </mc:Fallback>
      </mc:AlternateContent>
    </w:r>
  </w:p>
  <w:p w:rsidR="00313DE0" w:rsidRDefault="00313DE0" w:rsidP="00555EE5">
    <w:pPr>
      <w:pStyle w:val="Header"/>
    </w:pPr>
  </w:p>
  <w:p w:rsidR="00313DE0" w:rsidRDefault="00313DE0" w:rsidP="00555EE5">
    <w:pPr>
      <w:pStyle w:val="Header"/>
    </w:pPr>
  </w:p>
  <w:p w:rsidR="00313DE0" w:rsidRDefault="00313DE0" w:rsidP="00555EE5">
    <w:pPr>
      <w:pStyle w:val="Header"/>
    </w:pPr>
  </w:p>
  <w:p w:rsidR="00313DE0" w:rsidRPr="00B808CC" w:rsidRDefault="00313DE0" w:rsidP="00555EE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3DE0" w:rsidRPr="00155BD6" w:rsidRDefault="00313DE0" w:rsidP="00155B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39F273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032F40"/>
    <w:multiLevelType w:val="hybridMultilevel"/>
    <w:tmpl w:val="B69C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1E311A"/>
    <w:multiLevelType w:val="hybridMultilevel"/>
    <w:tmpl w:val="BC60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45024A"/>
    <w:multiLevelType w:val="hybridMultilevel"/>
    <w:tmpl w:val="21FA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A867BA"/>
    <w:multiLevelType w:val="hybridMultilevel"/>
    <w:tmpl w:val="1D92CDF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EA49DD"/>
    <w:multiLevelType w:val="hybridMultilevel"/>
    <w:tmpl w:val="963C16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636BC6"/>
    <w:multiLevelType w:val="hybridMultilevel"/>
    <w:tmpl w:val="A852F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8C0964"/>
    <w:multiLevelType w:val="hybridMultilevel"/>
    <w:tmpl w:val="8AE019E6"/>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FB22FD"/>
    <w:multiLevelType w:val="hybridMultilevel"/>
    <w:tmpl w:val="14CC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552CD1"/>
    <w:multiLevelType w:val="hybridMultilevel"/>
    <w:tmpl w:val="B698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27E4BBD"/>
    <w:multiLevelType w:val="hybridMultilevel"/>
    <w:tmpl w:val="BD56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C077C6"/>
    <w:multiLevelType w:val="hybridMultilevel"/>
    <w:tmpl w:val="7CB242CC"/>
    <w:lvl w:ilvl="0" w:tplc="E0CC747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302244"/>
    <w:multiLevelType w:val="hybridMultilevel"/>
    <w:tmpl w:val="A15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30428A"/>
    <w:multiLevelType w:val="hybridMultilevel"/>
    <w:tmpl w:val="C89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745835"/>
    <w:multiLevelType w:val="hybridMultilevel"/>
    <w:tmpl w:val="1668D4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5C63E1E"/>
    <w:multiLevelType w:val="multilevel"/>
    <w:tmpl w:val="6A1AC5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05E26FC8"/>
    <w:multiLevelType w:val="hybridMultilevel"/>
    <w:tmpl w:val="49DA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6D8494F"/>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6FF1BA2"/>
    <w:multiLevelType w:val="hybridMultilevel"/>
    <w:tmpl w:val="B20AC74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75D1E71"/>
    <w:multiLevelType w:val="hybridMultilevel"/>
    <w:tmpl w:val="2F7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7AC0713"/>
    <w:multiLevelType w:val="hybridMultilevel"/>
    <w:tmpl w:val="4E220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80B301E"/>
    <w:multiLevelType w:val="hybridMultilevel"/>
    <w:tmpl w:val="F6E680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8AA179A"/>
    <w:multiLevelType w:val="hybridMultilevel"/>
    <w:tmpl w:val="38E28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9A6528A"/>
    <w:multiLevelType w:val="hybridMultilevel"/>
    <w:tmpl w:val="9E98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9D84851"/>
    <w:multiLevelType w:val="hybridMultilevel"/>
    <w:tmpl w:val="0A98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9E07EBA"/>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B056290"/>
    <w:multiLevelType w:val="hybridMultilevel"/>
    <w:tmpl w:val="E56E5AE0"/>
    <w:lvl w:ilvl="0" w:tplc="8D88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B2775F4"/>
    <w:multiLevelType w:val="hybridMultilevel"/>
    <w:tmpl w:val="E3D6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BB00414"/>
    <w:multiLevelType w:val="hybridMultilevel"/>
    <w:tmpl w:val="A238E4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C012D7C"/>
    <w:multiLevelType w:val="hybridMultilevel"/>
    <w:tmpl w:val="60DA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C37522E"/>
    <w:multiLevelType w:val="hybridMultilevel"/>
    <w:tmpl w:val="0EC29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C566262"/>
    <w:multiLevelType w:val="hybridMultilevel"/>
    <w:tmpl w:val="270A3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D0D5804"/>
    <w:multiLevelType w:val="hybridMultilevel"/>
    <w:tmpl w:val="911C8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DDC6A14"/>
    <w:multiLevelType w:val="hybridMultilevel"/>
    <w:tmpl w:val="B1BAD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E7A2104"/>
    <w:multiLevelType w:val="multilevel"/>
    <w:tmpl w:val="8EEC634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0F345FB7"/>
    <w:multiLevelType w:val="hybridMultilevel"/>
    <w:tmpl w:val="FBFC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F98627B"/>
    <w:multiLevelType w:val="hybridMultilevel"/>
    <w:tmpl w:val="89CE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FF555CF"/>
    <w:multiLevelType w:val="hybridMultilevel"/>
    <w:tmpl w:val="5D981E22"/>
    <w:lvl w:ilvl="0" w:tplc="83A00242">
      <w:start w:val="1"/>
      <w:numFmt w:val="bullet"/>
      <w:lvlText w:val=""/>
      <w:lvlJc w:val="left"/>
      <w:pPr>
        <w:tabs>
          <w:tab w:val="num" w:pos="720"/>
        </w:tabs>
        <w:ind w:left="720" w:hanging="360"/>
      </w:pPr>
      <w:rPr>
        <w:rFonts w:ascii="Wingdings 2" w:hAnsi="Wingdings 2" w:hint="default"/>
      </w:rPr>
    </w:lvl>
    <w:lvl w:ilvl="1" w:tplc="EAF67D38">
      <w:start w:val="21"/>
      <w:numFmt w:val="bullet"/>
      <w:lvlText w:val=""/>
      <w:lvlJc w:val="left"/>
      <w:pPr>
        <w:tabs>
          <w:tab w:val="num" w:pos="1440"/>
        </w:tabs>
        <w:ind w:left="1440" w:hanging="360"/>
      </w:pPr>
      <w:rPr>
        <w:rFonts w:ascii="Wingdings 2" w:hAnsi="Wingdings 2" w:hint="default"/>
      </w:rPr>
    </w:lvl>
    <w:lvl w:ilvl="2" w:tplc="43C8B526" w:tentative="1">
      <w:start w:val="1"/>
      <w:numFmt w:val="bullet"/>
      <w:lvlText w:val=""/>
      <w:lvlJc w:val="left"/>
      <w:pPr>
        <w:tabs>
          <w:tab w:val="num" w:pos="2160"/>
        </w:tabs>
        <w:ind w:left="2160" w:hanging="360"/>
      </w:pPr>
      <w:rPr>
        <w:rFonts w:ascii="Wingdings 2" w:hAnsi="Wingdings 2" w:hint="default"/>
      </w:rPr>
    </w:lvl>
    <w:lvl w:ilvl="3" w:tplc="1A160B6E" w:tentative="1">
      <w:start w:val="1"/>
      <w:numFmt w:val="bullet"/>
      <w:lvlText w:val=""/>
      <w:lvlJc w:val="left"/>
      <w:pPr>
        <w:tabs>
          <w:tab w:val="num" w:pos="2880"/>
        </w:tabs>
        <w:ind w:left="2880" w:hanging="360"/>
      </w:pPr>
      <w:rPr>
        <w:rFonts w:ascii="Wingdings 2" w:hAnsi="Wingdings 2" w:hint="default"/>
      </w:rPr>
    </w:lvl>
    <w:lvl w:ilvl="4" w:tplc="F1C82D98" w:tentative="1">
      <w:start w:val="1"/>
      <w:numFmt w:val="bullet"/>
      <w:lvlText w:val=""/>
      <w:lvlJc w:val="left"/>
      <w:pPr>
        <w:tabs>
          <w:tab w:val="num" w:pos="3600"/>
        </w:tabs>
        <w:ind w:left="3600" w:hanging="360"/>
      </w:pPr>
      <w:rPr>
        <w:rFonts w:ascii="Wingdings 2" w:hAnsi="Wingdings 2" w:hint="default"/>
      </w:rPr>
    </w:lvl>
    <w:lvl w:ilvl="5" w:tplc="9BE2BEF0" w:tentative="1">
      <w:start w:val="1"/>
      <w:numFmt w:val="bullet"/>
      <w:lvlText w:val=""/>
      <w:lvlJc w:val="left"/>
      <w:pPr>
        <w:tabs>
          <w:tab w:val="num" w:pos="4320"/>
        </w:tabs>
        <w:ind w:left="4320" w:hanging="360"/>
      </w:pPr>
      <w:rPr>
        <w:rFonts w:ascii="Wingdings 2" w:hAnsi="Wingdings 2" w:hint="default"/>
      </w:rPr>
    </w:lvl>
    <w:lvl w:ilvl="6" w:tplc="6FA8EF1C" w:tentative="1">
      <w:start w:val="1"/>
      <w:numFmt w:val="bullet"/>
      <w:lvlText w:val=""/>
      <w:lvlJc w:val="left"/>
      <w:pPr>
        <w:tabs>
          <w:tab w:val="num" w:pos="5040"/>
        </w:tabs>
        <w:ind w:left="5040" w:hanging="360"/>
      </w:pPr>
      <w:rPr>
        <w:rFonts w:ascii="Wingdings 2" w:hAnsi="Wingdings 2" w:hint="default"/>
      </w:rPr>
    </w:lvl>
    <w:lvl w:ilvl="7" w:tplc="C686B900" w:tentative="1">
      <w:start w:val="1"/>
      <w:numFmt w:val="bullet"/>
      <w:lvlText w:val=""/>
      <w:lvlJc w:val="left"/>
      <w:pPr>
        <w:tabs>
          <w:tab w:val="num" w:pos="5760"/>
        </w:tabs>
        <w:ind w:left="5760" w:hanging="360"/>
      </w:pPr>
      <w:rPr>
        <w:rFonts w:ascii="Wingdings 2" w:hAnsi="Wingdings 2" w:hint="default"/>
      </w:rPr>
    </w:lvl>
    <w:lvl w:ilvl="8" w:tplc="E4F067DA"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10FB2C79"/>
    <w:multiLevelType w:val="hybridMultilevel"/>
    <w:tmpl w:val="FA30A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1A05D8B"/>
    <w:multiLevelType w:val="hybridMultilevel"/>
    <w:tmpl w:val="AA3A1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2E46495"/>
    <w:multiLevelType w:val="hybridMultilevel"/>
    <w:tmpl w:val="99166E56"/>
    <w:lvl w:ilvl="0" w:tplc="0A0CB3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31F2FB5"/>
    <w:multiLevelType w:val="hybridMultilevel"/>
    <w:tmpl w:val="DD5C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330571E"/>
    <w:multiLevelType w:val="hybridMultilevel"/>
    <w:tmpl w:val="A4C4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3706106"/>
    <w:multiLevelType w:val="hybridMultilevel"/>
    <w:tmpl w:val="F67A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4646A46"/>
    <w:multiLevelType w:val="hybridMultilevel"/>
    <w:tmpl w:val="B0E8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49B3ABD"/>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5935B53"/>
    <w:multiLevelType w:val="hybridMultilevel"/>
    <w:tmpl w:val="6DB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63A5CCA"/>
    <w:multiLevelType w:val="hybridMultilevel"/>
    <w:tmpl w:val="85DA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64F7C97"/>
    <w:multiLevelType w:val="hybridMultilevel"/>
    <w:tmpl w:val="45E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65730D9"/>
    <w:multiLevelType w:val="hybridMultilevel"/>
    <w:tmpl w:val="5B949E4C"/>
    <w:lvl w:ilvl="0" w:tplc="AC140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6BA0384"/>
    <w:multiLevelType w:val="hybridMultilevel"/>
    <w:tmpl w:val="247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6C122A5"/>
    <w:multiLevelType w:val="hybridMultilevel"/>
    <w:tmpl w:val="8232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6F97A10"/>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73748FA"/>
    <w:multiLevelType w:val="hybridMultilevel"/>
    <w:tmpl w:val="A2C60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784639D"/>
    <w:multiLevelType w:val="hybridMultilevel"/>
    <w:tmpl w:val="0890B878"/>
    <w:lvl w:ilvl="0" w:tplc="673ABAB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92967FE"/>
    <w:multiLevelType w:val="hybridMultilevel"/>
    <w:tmpl w:val="9A94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9853708"/>
    <w:multiLevelType w:val="hybridMultilevel"/>
    <w:tmpl w:val="E244C5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9C72823"/>
    <w:multiLevelType w:val="hybridMultilevel"/>
    <w:tmpl w:val="E5A4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A0A36B9"/>
    <w:multiLevelType w:val="hybridMultilevel"/>
    <w:tmpl w:val="298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A9C7855"/>
    <w:multiLevelType w:val="hybridMultilevel"/>
    <w:tmpl w:val="5A6C7B40"/>
    <w:lvl w:ilvl="0" w:tplc="96280582">
      <w:numFmt w:val="bullet"/>
      <w:lvlText w:val="-"/>
      <w:lvlJc w:val="left"/>
      <w:pPr>
        <w:ind w:left="360" w:hanging="360"/>
      </w:pPr>
      <w:rPr>
        <w:rFonts w:ascii="Arial" w:eastAsiaTheme="minorHAnsi" w:hAnsi="Arial" w:cs="Aria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0" w15:restartNumberingAfterBreak="0">
    <w:nsid w:val="1B320D75"/>
    <w:multiLevelType w:val="hybridMultilevel"/>
    <w:tmpl w:val="0200134C"/>
    <w:lvl w:ilvl="0" w:tplc="0CEE4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1B914E8A"/>
    <w:multiLevelType w:val="hybridMultilevel"/>
    <w:tmpl w:val="B724905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1B9B3491"/>
    <w:multiLevelType w:val="hybridMultilevel"/>
    <w:tmpl w:val="C24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D6F5C44"/>
    <w:multiLevelType w:val="hybridMultilevel"/>
    <w:tmpl w:val="D30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D9B7EE1"/>
    <w:multiLevelType w:val="hybridMultilevel"/>
    <w:tmpl w:val="6F7A0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1DB609A3"/>
    <w:multiLevelType w:val="hybridMultilevel"/>
    <w:tmpl w:val="AD146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1E2E0F60"/>
    <w:multiLevelType w:val="hybridMultilevel"/>
    <w:tmpl w:val="8DE030AA"/>
    <w:lvl w:ilvl="0" w:tplc="68284CFA">
      <w:start w:val="1"/>
      <w:numFmt w:val="bullet"/>
      <w:pStyle w:val="Bullet2"/>
      <w:lvlText w:val=""/>
      <w:lvlJc w:val="left"/>
      <w:pPr>
        <w:ind w:left="504" w:hanging="360"/>
      </w:pPr>
      <w:rPr>
        <w:rFonts w:ascii="Wingdings 2" w:hAnsi="Wingdings 2" w:hint="default"/>
        <w:color w:val="45525A" w:themeColor="text1"/>
        <w:sz w:val="16"/>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1E4A3EF4"/>
    <w:multiLevelType w:val="multilevel"/>
    <w:tmpl w:val="A872BA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8" w15:restartNumberingAfterBreak="0">
    <w:nsid w:val="1E4E56D7"/>
    <w:multiLevelType w:val="hybridMultilevel"/>
    <w:tmpl w:val="159AF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1E875AD3"/>
    <w:multiLevelType w:val="hybridMultilevel"/>
    <w:tmpl w:val="208A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E8E55FF"/>
    <w:multiLevelType w:val="hybridMultilevel"/>
    <w:tmpl w:val="C28C2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E987735"/>
    <w:multiLevelType w:val="multilevel"/>
    <w:tmpl w:val="E3048BE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15:restartNumberingAfterBreak="0">
    <w:nsid w:val="1FA52A42"/>
    <w:multiLevelType w:val="hybridMultilevel"/>
    <w:tmpl w:val="2E70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1FB35052"/>
    <w:multiLevelType w:val="hybridMultilevel"/>
    <w:tmpl w:val="632AD1EA"/>
    <w:lvl w:ilvl="0" w:tplc="8B9E8D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0C0138C"/>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18F2B16"/>
    <w:multiLevelType w:val="hybridMultilevel"/>
    <w:tmpl w:val="5310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19F122F"/>
    <w:multiLevelType w:val="hybridMultilevel"/>
    <w:tmpl w:val="AEAC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1C824BA"/>
    <w:multiLevelType w:val="hybridMultilevel"/>
    <w:tmpl w:val="39C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26063CB"/>
    <w:multiLevelType w:val="hybridMultilevel"/>
    <w:tmpl w:val="4B38F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3577879"/>
    <w:multiLevelType w:val="hybridMultilevel"/>
    <w:tmpl w:val="2AD2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4D06B40"/>
    <w:multiLevelType w:val="hybridMultilevel"/>
    <w:tmpl w:val="5AB2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6496A67"/>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26902F24"/>
    <w:multiLevelType w:val="hybridMultilevel"/>
    <w:tmpl w:val="54301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6D5011C"/>
    <w:multiLevelType w:val="hybridMultilevel"/>
    <w:tmpl w:val="605075D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28283FCB"/>
    <w:multiLevelType w:val="hybridMultilevel"/>
    <w:tmpl w:val="10922BAC"/>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8CA0948"/>
    <w:multiLevelType w:val="hybridMultilevel"/>
    <w:tmpl w:val="C9905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9D0293A">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8EC2F47"/>
    <w:multiLevelType w:val="hybridMultilevel"/>
    <w:tmpl w:val="CEB0E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2A094A0D"/>
    <w:multiLevelType w:val="hybridMultilevel"/>
    <w:tmpl w:val="42CE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A48458E"/>
    <w:multiLevelType w:val="hybridMultilevel"/>
    <w:tmpl w:val="573ACB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2A80279A"/>
    <w:multiLevelType w:val="hybridMultilevel"/>
    <w:tmpl w:val="7CA0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AD43771"/>
    <w:multiLevelType w:val="hybridMultilevel"/>
    <w:tmpl w:val="4596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ADD16C3"/>
    <w:multiLevelType w:val="hybridMultilevel"/>
    <w:tmpl w:val="FC32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2B564B1D"/>
    <w:multiLevelType w:val="hybridMultilevel"/>
    <w:tmpl w:val="6F7A0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BF924A2"/>
    <w:multiLevelType w:val="hybridMultilevel"/>
    <w:tmpl w:val="6A944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D235B18"/>
    <w:multiLevelType w:val="hybridMultilevel"/>
    <w:tmpl w:val="EEDE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DC46A5C"/>
    <w:multiLevelType w:val="hybridMultilevel"/>
    <w:tmpl w:val="201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E6E6401"/>
    <w:multiLevelType w:val="hybridMultilevel"/>
    <w:tmpl w:val="8FD08532"/>
    <w:lvl w:ilvl="0" w:tplc="67D4A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2E8B355C"/>
    <w:multiLevelType w:val="hybridMultilevel"/>
    <w:tmpl w:val="A09E7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2F6E5994"/>
    <w:multiLevelType w:val="hybridMultilevel"/>
    <w:tmpl w:val="AB60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2FA3420C"/>
    <w:multiLevelType w:val="hybridMultilevel"/>
    <w:tmpl w:val="C2469960"/>
    <w:lvl w:ilvl="0" w:tplc="979E0912">
      <w:start w:val="1"/>
      <w:numFmt w:val="bullet"/>
      <w:pStyle w:val="BodyTextBullet"/>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303F1CCD"/>
    <w:multiLevelType w:val="hybridMultilevel"/>
    <w:tmpl w:val="A058C558"/>
    <w:lvl w:ilvl="0" w:tplc="E90AC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0986F10"/>
    <w:multiLevelType w:val="hybridMultilevel"/>
    <w:tmpl w:val="029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1262DB3"/>
    <w:multiLevelType w:val="hybridMultilevel"/>
    <w:tmpl w:val="2E028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2DD05F9"/>
    <w:multiLevelType w:val="hybridMultilevel"/>
    <w:tmpl w:val="9FC61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2E82266"/>
    <w:multiLevelType w:val="hybridMultilevel"/>
    <w:tmpl w:val="95DA67DE"/>
    <w:lvl w:ilvl="0" w:tplc="67CEB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3411234"/>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336C712A"/>
    <w:multiLevelType w:val="hybridMultilevel"/>
    <w:tmpl w:val="5C68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33B314C8"/>
    <w:multiLevelType w:val="hybridMultilevel"/>
    <w:tmpl w:val="F2FC3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4C1049E"/>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5D73741"/>
    <w:multiLevelType w:val="hybridMultilevel"/>
    <w:tmpl w:val="0222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65C32B2"/>
    <w:multiLevelType w:val="hybridMultilevel"/>
    <w:tmpl w:val="256A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36884B25"/>
    <w:multiLevelType w:val="hybridMultilevel"/>
    <w:tmpl w:val="1486C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36E34F67"/>
    <w:multiLevelType w:val="hybridMultilevel"/>
    <w:tmpl w:val="03401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38280AEF"/>
    <w:multiLevelType w:val="hybridMultilevel"/>
    <w:tmpl w:val="5D26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3A06493A"/>
    <w:multiLevelType w:val="hybridMultilevel"/>
    <w:tmpl w:val="CCBA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3AA33307"/>
    <w:multiLevelType w:val="hybridMultilevel"/>
    <w:tmpl w:val="931AC11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3B0D2BC5"/>
    <w:multiLevelType w:val="hybridMultilevel"/>
    <w:tmpl w:val="992A8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B904740"/>
    <w:multiLevelType w:val="hybridMultilevel"/>
    <w:tmpl w:val="6BE835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3D4D6F9C"/>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D84265A"/>
    <w:multiLevelType w:val="hybridMultilevel"/>
    <w:tmpl w:val="2A0EB9A0"/>
    <w:lvl w:ilvl="0" w:tplc="4B8CC992">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DBF7DAE"/>
    <w:multiLevelType w:val="hybridMultilevel"/>
    <w:tmpl w:val="A34E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E772268"/>
    <w:multiLevelType w:val="hybridMultilevel"/>
    <w:tmpl w:val="3BDCE2DE"/>
    <w:lvl w:ilvl="0" w:tplc="23F03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3ECC4C3F"/>
    <w:multiLevelType w:val="hybridMultilevel"/>
    <w:tmpl w:val="49605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00950D5"/>
    <w:multiLevelType w:val="hybridMultilevel"/>
    <w:tmpl w:val="35E270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3B40D78"/>
    <w:multiLevelType w:val="hybridMultilevel"/>
    <w:tmpl w:val="B1442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4540C1D"/>
    <w:multiLevelType w:val="hybridMultilevel"/>
    <w:tmpl w:val="BA340D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448310ED"/>
    <w:multiLevelType w:val="hybridMultilevel"/>
    <w:tmpl w:val="25242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44912FE7"/>
    <w:multiLevelType w:val="hybridMultilevel"/>
    <w:tmpl w:val="C3B0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4925C30"/>
    <w:multiLevelType w:val="hybridMultilevel"/>
    <w:tmpl w:val="B636AF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4FA78B2"/>
    <w:multiLevelType w:val="hybridMultilevel"/>
    <w:tmpl w:val="D79E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6074AD9"/>
    <w:multiLevelType w:val="hybridMultilevel"/>
    <w:tmpl w:val="7AF0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6643AF6"/>
    <w:multiLevelType w:val="multilevel"/>
    <w:tmpl w:val="CDC0BDEE"/>
    <w:lvl w:ilvl="0">
      <w:start w:val="1"/>
      <w:numFmt w:val="decimal"/>
      <w:pStyle w:val="UseCase"/>
      <w:lvlText w:val="Test Case.%1"/>
      <w:lvlJc w:val="left"/>
      <w:pPr>
        <w:tabs>
          <w:tab w:val="num" w:pos="72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32" w15:restartNumberingAfterBreak="0">
    <w:nsid w:val="46A01DE0"/>
    <w:multiLevelType w:val="hybridMultilevel"/>
    <w:tmpl w:val="8468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8CC71AC"/>
    <w:multiLevelType w:val="hybridMultilevel"/>
    <w:tmpl w:val="3C3C17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4971278F"/>
    <w:multiLevelType w:val="hybridMultilevel"/>
    <w:tmpl w:val="8C82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9F03978"/>
    <w:multiLevelType w:val="hybridMultilevel"/>
    <w:tmpl w:val="3EC45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AAC6CC3"/>
    <w:multiLevelType w:val="hybridMultilevel"/>
    <w:tmpl w:val="AAB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B4F50AF"/>
    <w:multiLevelType w:val="hybridMultilevel"/>
    <w:tmpl w:val="0C24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B694E7B"/>
    <w:multiLevelType w:val="hybridMultilevel"/>
    <w:tmpl w:val="14846532"/>
    <w:lvl w:ilvl="0" w:tplc="CFB01AE2">
      <w:start w:val="1"/>
      <w:numFmt w:val="bullet"/>
      <w:lvlText w:val=""/>
      <w:lvlJc w:val="left"/>
      <w:pPr>
        <w:tabs>
          <w:tab w:val="num" w:pos="720"/>
        </w:tabs>
        <w:ind w:left="720" w:hanging="360"/>
      </w:pPr>
      <w:rPr>
        <w:rFonts w:ascii="Wingdings 2" w:hAnsi="Wingdings 2" w:hint="default"/>
      </w:rPr>
    </w:lvl>
    <w:lvl w:ilvl="1" w:tplc="C0C6E68E">
      <w:start w:val="1"/>
      <w:numFmt w:val="bullet"/>
      <w:lvlText w:val=""/>
      <w:lvlJc w:val="left"/>
      <w:pPr>
        <w:tabs>
          <w:tab w:val="num" w:pos="1440"/>
        </w:tabs>
        <w:ind w:left="1440" w:hanging="360"/>
      </w:pPr>
      <w:rPr>
        <w:rFonts w:ascii="Wingdings 2" w:hAnsi="Wingdings 2" w:hint="default"/>
      </w:rPr>
    </w:lvl>
    <w:lvl w:ilvl="2" w:tplc="8166B338" w:tentative="1">
      <w:start w:val="1"/>
      <w:numFmt w:val="bullet"/>
      <w:lvlText w:val=""/>
      <w:lvlJc w:val="left"/>
      <w:pPr>
        <w:tabs>
          <w:tab w:val="num" w:pos="2160"/>
        </w:tabs>
        <w:ind w:left="2160" w:hanging="360"/>
      </w:pPr>
      <w:rPr>
        <w:rFonts w:ascii="Wingdings 2" w:hAnsi="Wingdings 2" w:hint="default"/>
      </w:rPr>
    </w:lvl>
    <w:lvl w:ilvl="3" w:tplc="F488C1E6" w:tentative="1">
      <w:start w:val="1"/>
      <w:numFmt w:val="bullet"/>
      <w:lvlText w:val=""/>
      <w:lvlJc w:val="left"/>
      <w:pPr>
        <w:tabs>
          <w:tab w:val="num" w:pos="2880"/>
        </w:tabs>
        <w:ind w:left="2880" w:hanging="360"/>
      </w:pPr>
      <w:rPr>
        <w:rFonts w:ascii="Wingdings 2" w:hAnsi="Wingdings 2" w:hint="default"/>
      </w:rPr>
    </w:lvl>
    <w:lvl w:ilvl="4" w:tplc="513E4E9A" w:tentative="1">
      <w:start w:val="1"/>
      <w:numFmt w:val="bullet"/>
      <w:lvlText w:val=""/>
      <w:lvlJc w:val="left"/>
      <w:pPr>
        <w:tabs>
          <w:tab w:val="num" w:pos="3600"/>
        </w:tabs>
        <w:ind w:left="3600" w:hanging="360"/>
      </w:pPr>
      <w:rPr>
        <w:rFonts w:ascii="Wingdings 2" w:hAnsi="Wingdings 2" w:hint="default"/>
      </w:rPr>
    </w:lvl>
    <w:lvl w:ilvl="5" w:tplc="C354101E" w:tentative="1">
      <w:start w:val="1"/>
      <w:numFmt w:val="bullet"/>
      <w:lvlText w:val=""/>
      <w:lvlJc w:val="left"/>
      <w:pPr>
        <w:tabs>
          <w:tab w:val="num" w:pos="4320"/>
        </w:tabs>
        <w:ind w:left="4320" w:hanging="360"/>
      </w:pPr>
      <w:rPr>
        <w:rFonts w:ascii="Wingdings 2" w:hAnsi="Wingdings 2" w:hint="default"/>
      </w:rPr>
    </w:lvl>
    <w:lvl w:ilvl="6" w:tplc="8AEC0124" w:tentative="1">
      <w:start w:val="1"/>
      <w:numFmt w:val="bullet"/>
      <w:lvlText w:val=""/>
      <w:lvlJc w:val="left"/>
      <w:pPr>
        <w:tabs>
          <w:tab w:val="num" w:pos="5040"/>
        </w:tabs>
        <w:ind w:left="5040" w:hanging="360"/>
      </w:pPr>
      <w:rPr>
        <w:rFonts w:ascii="Wingdings 2" w:hAnsi="Wingdings 2" w:hint="default"/>
      </w:rPr>
    </w:lvl>
    <w:lvl w:ilvl="7" w:tplc="3A7C33A2" w:tentative="1">
      <w:start w:val="1"/>
      <w:numFmt w:val="bullet"/>
      <w:lvlText w:val=""/>
      <w:lvlJc w:val="left"/>
      <w:pPr>
        <w:tabs>
          <w:tab w:val="num" w:pos="5760"/>
        </w:tabs>
        <w:ind w:left="5760" w:hanging="360"/>
      </w:pPr>
      <w:rPr>
        <w:rFonts w:ascii="Wingdings 2" w:hAnsi="Wingdings 2" w:hint="default"/>
      </w:rPr>
    </w:lvl>
    <w:lvl w:ilvl="8" w:tplc="5BCC0086" w:tentative="1">
      <w:start w:val="1"/>
      <w:numFmt w:val="bullet"/>
      <w:lvlText w:val=""/>
      <w:lvlJc w:val="left"/>
      <w:pPr>
        <w:tabs>
          <w:tab w:val="num" w:pos="6480"/>
        </w:tabs>
        <w:ind w:left="6480" w:hanging="360"/>
      </w:pPr>
      <w:rPr>
        <w:rFonts w:ascii="Wingdings 2" w:hAnsi="Wingdings 2" w:hint="default"/>
      </w:rPr>
    </w:lvl>
  </w:abstractNum>
  <w:abstractNum w:abstractNumId="139" w15:restartNumberingAfterBreak="0">
    <w:nsid w:val="4BBE7F49"/>
    <w:multiLevelType w:val="hybridMultilevel"/>
    <w:tmpl w:val="4FC239D0"/>
    <w:lvl w:ilvl="0" w:tplc="30C8E1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4BD0296B"/>
    <w:multiLevelType w:val="hybridMultilevel"/>
    <w:tmpl w:val="4738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BDF6E47"/>
    <w:multiLevelType w:val="hybridMultilevel"/>
    <w:tmpl w:val="C608A83C"/>
    <w:lvl w:ilvl="0" w:tplc="8C981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C0238F1"/>
    <w:multiLevelType w:val="hybridMultilevel"/>
    <w:tmpl w:val="8606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CC44D32"/>
    <w:multiLevelType w:val="hybridMultilevel"/>
    <w:tmpl w:val="69E04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E3F0252"/>
    <w:multiLevelType w:val="hybridMultilevel"/>
    <w:tmpl w:val="C100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F827D66"/>
    <w:multiLevelType w:val="hybridMultilevel"/>
    <w:tmpl w:val="8BEAF77E"/>
    <w:lvl w:ilvl="0" w:tplc="461E49AA">
      <w:start w:val="1"/>
      <w:numFmt w:val="bullet"/>
      <w:pStyle w:val="TableBullet4"/>
      <w:lvlText w:val="−"/>
      <w:lvlJc w:val="left"/>
      <w:pPr>
        <w:ind w:left="720" w:hanging="360"/>
      </w:pPr>
      <w:rPr>
        <w:rFonts w:ascii="Proxima Nova Lt" w:hAnsi="Proxima Nova Lt" w:hint="default"/>
        <w:sz w:val="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50285CFB"/>
    <w:multiLevelType w:val="hybridMultilevel"/>
    <w:tmpl w:val="8F4CD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0E23DC5"/>
    <w:multiLevelType w:val="hybridMultilevel"/>
    <w:tmpl w:val="D62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12A702E"/>
    <w:multiLevelType w:val="hybridMultilevel"/>
    <w:tmpl w:val="BEDA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1770A32"/>
    <w:multiLevelType w:val="hybridMultilevel"/>
    <w:tmpl w:val="8A00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18A56BF"/>
    <w:multiLevelType w:val="hybridMultilevel"/>
    <w:tmpl w:val="784C8B9A"/>
    <w:lvl w:ilvl="0" w:tplc="104CB332">
      <w:start w:val="1"/>
      <w:numFmt w:val="bullet"/>
      <w:pStyle w:val="Bullet4"/>
      <w:lvlText w:val="−"/>
      <w:lvlJc w:val="left"/>
      <w:pPr>
        <w:ind w:left="720" w:hanging="360"/>
      </w:pPr>
      <w:rPr>
        <w:rFonts w:ascii="Proxima Nova Lt" w:hAnsi="Proxima Nova Lt"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1CC44B0"/>
    <w:multiLevelType w:val="hybridMultilevel"/>
    <w:tmpl w:val="BBB80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1D63BE6"/>
    <w:multiLevelType w:val="hybridMultilevel"/>
    <w:tmpl w:val="43C44BDA"/>
    <w:lvl w:ilvl="0" w:tplc="685859C0">
      <w:start w:val="1"/>
      <w:numFmt w:val="bullet"/>
      <w:lvlText w:val=""/>
      <w:lvlJc w:val="left"/>
      <w:pPr>
        <w:tabs>
          <w:tab w:val="num" w:pos="720"/>
        </w:tabs>
        <w:ind w:left="720" w:hanging="360"/>
      </w:pPr>
      <w:rPr>
        <w:rFonts w:ascii="Wingdings 2" w:hAnsi="Wingdings 2" w:hint="default"/>
      </w:rPr>
    </w:lvl>
    <w:lvl w:ilvl="1" w:tplc="80E8B34C">
      <w:start w:val="21"/>
      <w:numFmt w:val="bullet"/>
      <w:lvlText w:val=""/>
      <w:lvlJc w:val="left"/>
      <w:pPr>
        <w:tabs>
          <w:tab w:val="num" w:pos="1440"/>
        </w:tabs>
        <w:ind w:left="1440" w:hanging="360"/>
      </w:pPr>
      <w:rPr>
        <w:rFonts w:ascii="Wingdings 2" w:hAnsi="Wingdings 2" w:hint="default"/>
      </w:rPr>
    </w:lvl>
    <w:lvl w:ilvl="2" w:tplc="1C3EF61E" w:tentative="1">
      <w:start w:val="1"/>
      <w:numFmt w:val="bullet"/>
      <w:lvlText w:val=""/>
      <w:lvlJc w:val="left"/>
      <w:pPr>
        <w:tabs>
          <w:tab w:val="num" w:pos="2160"/>
        </w:tabs>
        <w:ind w:left="2160" w:hanging="360"/>
      </w:pPr>
      <w:rPr>
        <w:rFonts w:ascii="Wingdings 2" w:hAnsi="Wingdings 2" w:hint="default"/>
      </w:rPr>
    </w:lvl>
    <w:lvl w:ilvl="3" w:tplc="6AF6DE0C" w:tentative="1">
      <w:start w:val="1"/>
      <w:numFmt w:val="bullet"/>
      <w:lvlText w:val=""/>
      <w:lvlJc w:val="left"/>
      <w:pPr>
        <w:tabs>
          <w:tab w:val="num" w:pos="2880"/>
        </w:tabs>
        <w:ind w:left="2880" w:hanging="360"/>
      </w:pPr>
      <w:rPr>
        <w:rFonts w:ascii="Wingdings 2" w:hAnsi="Wingdings 2" w:hint="default"/>
      </w:rPr>
    </w:lvl>
    <w:lvl w:ilvl="4" w:tplc="11DC6DD8" w:tentative="1">
      <w:start w:val="1"/>
      <w:numFmt w:val="bullet"/>
      <w:lvlText w:val=""/>
      <w:lvlJc w:val="left"/>
      <w:pPr>
        <w:tabs>
          <w:tab w:val="num" w:pos="3600"/>
        </w:tabs>
        <w:ind w:left="3600" w:hanging="360"/>
      </w:pPr>
      <w:rPr>
        <w:rFonts w:ascii="Wingdings 2" w:hAnsi="Wingdings 2" w:hint="default"/>
      </w:rPr>
    </w:lvl>
    <w:lvl w:ilvl="5" w:tplc="738C4D92" w:tentative="1">
      <w:start w:val="1"/>
      <w:numFmt w:val="bullet"/>
      <w:lvlText w:val=""/>
      <w:lvlJc w:val="left"/>
      <w:pPr>
        <w:tabs>
          <w:tab w:val="num" w:pos="4320"/>
        </w:tabs>
        <w:ind w:left="4320" w:hanging="360"/>
      </w:pPr>
      <w:rPr>
        <w:rFonts w:ascii="Wingdings 2" w:hAnsi="Wingdings 2" w:hint="default"/>
      </w:rPr>
    </w:lvl>
    <w:lvl w:ilvl="6" w:tplc="3C04E210" w:tentative="1">
      <w:start w:val="1"/>
      <w:numFmt w:val="bullet"/>
      <w:lvlText w:val=""/>
      <w:lvlJc w:val="left"/>
      <w:pPr>
        <w:tabs>
          <w:tab w:val="num" w:pos="5040"/>
        </w:tabs>
        <w:ind w:left="5040" w:hanging="360"/>
      </w:pPr>
      <w:rPr>
        <w:rFonts w:ascii="Wingdings 2" w:hAnsi="Wingdings 2" w:hint="default"/>
      </w:rPr>
    </w:lvl>
    <w:lvl w:ilvl="7" w:tplc="12E43102" w:tentative="1">
      <w:start w:val="1"/>
      <w:numFmt w:val="bullet"/>
      <w:lvlText w:val=""/>
      <w:lvlJc w:val="left"/>
      <w:pPr>
        <w:tabs>
          <w:tab w:val="num" w:pos="5760"/>
        </w:tabs>
        <w:ind w:left="5760" w:hanging="360"/>
      </w:pPr>
      <w:rPr>
        <w:rFonts w:ascii="Wingdings 2" w:hAnsi="Wingdings 2" w:hint="default"/>
      </w:rPr>
    </w:lvl>
    <w:lvl w:ilvl="8" w:tplc="A392C51E" w:tentative="1">
      <w:start w:val="1"/>
      <w:numFmt w:val="bullet"/>
      <w:lvlText w:val=""/>
      <w:lvlJc w:val="left"/>
      <w:pPr>
        <w:tabs>
          <w:tab w:val="num" w:pos="6480"/>
        </w:tabs>
        <w:ind w:left="6480" w:hanging="360"/>
      </w:pPr>
      <w:rPr>
        <w:rFonts w:ascii="Wingdings 2" w:hAnsi="Wingdings 2" w:hint="default"/>
      </w:rPr>
    </w:lvl>
  </w:abstractNum>
  <w:abstractNum w:abstractNumId="153" w15:restartNumberingAfterBreak="0">
    <w:nsid w:val="527C2CB4"/>
    <w:multiLevelType w:val="hybridMultilevel"/>
    <w:tmpl w:val="85CC8852"/>
    <w:lvl w:ilvl="0" w:tplc="1ABE6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529F7728"/>
    <w:multiLevelType w:val="hybridMultilevel"/>
    <w:tmpl w:val="1C42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38A160A"/>
    <w:multiLevelType w:val="hybridMultilevel"/>
    <w:tmpl w:val="3EB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65C3E2A"/>
    <w:multiLevelType w:val="hybridMultilevel"/>
    <w:tmpl w:val="0F106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57A87F01"/>
    <w:multiLevelType w:val="hybridMultilevel"/>
    <w:tmpl w:val="4E905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587E13D2"/>
    <w:multiLevelType w:val="hybridMultilevel"/>
    <w:tmpl w:val="39C0E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59060679"/>
    <w:multiLevelType w:val="hybridMultilevel"/>
    <w:tmpl w:val="FEE2D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9303F0A"/>
    <w:multiLevelType w:val="hybridMultilevel"/>
    <w:tmpl w:val="59407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5A547F6A"/>
    <w:multiLevelType w:val="hybridMultilevel"/>
    <w:tmpl w:val="E54AF060"/>
    <w:lvl w:ilvl="0" w:tplc="886AF41E">
      <w:start w:val="1"/>
      <w:numFmt w:val="decimal"/>
      <w:lvlText w:val="TC.%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5B3141E5"/>
    <w:multiLevelType w:val="hybridMultilevel"/>
    <w:tmpl w:val="48CE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C125AA0"/>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5C334A40"/>
    <w:multiLevelType w:val="hybridMultilevel"/>
    <w:tmpl w:val="6AA25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C3A6CE9"/>
    <w:multiLevelType w:val="hybridMultilevel"/>
    <w:tmpl w:val="60BC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CE57E29"/>
    <w:multiLevelType w:val="hybridMultilevel"/>
    <w:tmpl w:val="6BF0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CE632E4"/>
    <w:multiLevelType w:val="hybridMultilevel"/>
    <w:tmpl w:val="7D88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5D4265F0"/>
    <w:multiLevelType w:val="hybridMultilevel"/>
    <w:tmpl w:val="DBDE5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D583A43"/>
    <w:multiLevelType w:val="hybridMultilevel"/>
    <w:tmpl w:val="ADD6868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D891EE2"/>
    <w:multiLevelType w:val="hybridMultilevel"/>
    <w:tmpl w:val="DB2CC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15:restartNumberingAfterBreak="0">
    <w:nsid w:val="5DA36D8E"/>
    <w:multiLevelType w:val="hybridMultilevel"/>
    <w:tmpl w:val="7168358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DD87985"/>
    <w:multiLevelType w:val="hybridMultilevel"/>
    <w:tmpl w:val="4E7A2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3" w15:restartNumberingAfterBreak="0">
    <w:nsid w:val="5E1753A3"/>
    <w:multiLevelType w:val="hybridMultilevel"/>
    <w:tmpl w:val="D34ED4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5EDB3AC2"/>
    <w:multiLevelType w:val="hybridMultilevel"/>
    <w:tmpl w:val="E68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F9D5E87"/>
    <w:multiLevelType w:val="hybridMultilevel"/>
    <w:tmpl w:val="4AA2A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6063793A"/>
    <w:multiLevelType w:val="hybridMultilevel"/>
    <w:tmpl w:val="1B1C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15D06EF"/>
    <w:multiLevelType w:val="hybridMultilevel"/>
    <w:tmpl w:val="015E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1750B24"/>
    <w:multiLevelType w:val="hybridMultilevel"/>
    <w:tmpl w:val="263E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18B6215"/>
    <w:multiLevelType w:val="hybridMultilevel"/>
    <w:tmpl w:val="F03A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61FE0B23"/>
    <w:multiLevelType w:val="hybridMultilevel"/>
    <w:tmpl w:val="E74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27F776E"/>
    <w:multiLevelType w:val="hybridMultilevel"/>
    <w:tmpl w:val="1E668D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654A079B"/>
    <w:multiLevelType w:val="hybridMultilevel"/>
    <w:tmpl w:val="DE32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662028ED"/>
    <w:multiLevelType w:val="hybridMultilevel"/>
    <w:tmpl w:val="AE8CC97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66E4836"/>
    <w:multiLevelType w:val="hybridMultilevel"/>
    <w:tmpl w:val="E9C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71556E3"/>
    <w:multiLevelType w:val="hybridMultilevel"/>
    <w:tmpl w:val="26D4D8BE"/>
    <w:lvl w:ilvl="0" w:tplc="17A43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672C4AFE"/>
    <w:multiLevelType w:val="hybridMultilevel"/>
    <w:tmpl w:val="7EF0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7D52665"/>
    <w:multiLevelType w:val="hybridMultilevel"/>
    <w:tmpl w:val="6D3A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806734F"/>
    <w:multiLevelType w:val="hybridMultilevel"/>
    <w:tmpl w:val="C26069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68CF2A41"/>
    <w:multiLevelType w:val="hybridMultilevel"/>
    <w:tmpl w:val="936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92342A8"/>
    <w:multiLevelType w:val="hybridMultilevel"/>
    <w:tmpl w:val="F828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9343104"/>
    <w:multiLevelType w:val="hybridMultilevel"/>
    <w:tmpl w:val="4118B72A"/>
    <w:lvl w:ilvl="0" w:tplc="5C048EF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6A686A43"/>
    <w:multiLevelType w:val="hybridMultilevel"/>
    <w:tmpl w:val="5B44A1C2"/>
    <w:lvl w:ilvl="0" w:tplc="6330A31E">
      <w:start w:val="1"/>
      <w:numFmt w:val="lowerRoman"/>
      <w:pStyle w:val="Numberedlist-roman"/>
      <w:lvlText w:val="%1."/>
      <w:lvlJc w:val="left"/>
      <w:pPr>
        <w:ind w:left="864" w:hanging="504"/>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6B295B39"/>
    <w:multiLevelType w:val="hybridMultilevel"/>
    <w:tmpl w:val="BFD87158"/>
    <w:lvl w:ilvl="0" w:tplc="35E4C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B974DF5"/>
    <w:multiLevelType w:val="hybridMultilevel"/>
    <w:tmpl w:val="E2D47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6C425E65"/>
    <w:multiLevelType w:val="hybridMultilevel"/>
    <w:tmpl w:val="38881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CB82AB1"/>
    <w:multiLevelType w:val="hybridMultilevel"/>
    <w:tmpl w:val="F698E2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CC87A55"/>
    <w:multiLevelType w:val="hybridMultilevel"/>
    <w:tmpl w:val="A984C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6CFE13BE"/>
    <w:multiLevelType w:val="hybridMultilevel"/>
    <w:tmpl w:val="1512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DCF6BB0"/>
    <w:multiLevelType w:val="hybridMultilevel"/>
    <w:tmpl w:val="997249CC"/>
    <w:lvl w:ilvl="0" w:tplc="9E361F56">
      <w:start w:val="1"/>
      <w:numFmt w:val="bullet"/>
      <w:pStyle w:val="Bullet3"/>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6DD13DDC"/>
    <w:multiLevelType w:val="hybridMultilevel"/>
    <w:tmpl w:val="DEDC27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E2D7445"/>
    <w:multiLevelType w:val="hybridMultilevel"/>
    <w:tmpl w:val="72F8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6E626941"/>
    <w:multiLevelType w:val="hybridMultilevel"/>
    <w:tmpl w:val="7B9C91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6EA21238"/>
    <w:multiLevelType w:val="hybridMultilevel"/>
    <w:tmpl w:val="82FA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6F7A7BA5"/>
    <w:multiLevelType w:val="hybridMultilevel"/>
    <w:tmpl w:val="5406B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6F957308"/>
    <w:multiLevelType w:val="hybridMultilevel"/>
    <w:tmpl w:val="9ED00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F962AF1"/>
    <w:multiLevelType w:val="hybridMultilevel"/>
    <w:tmpl w:val="A2089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6FD046DB"/>
    <w:multiLevelType w:val="hybridMultilevel"/>
    <w:tmpl w:val="1BA0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057787C"/>
    <w:multiLevelType w:val="hybridMultilevel"/>
    <w:tmpl w:val="D8CC8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70DF6793"/>
    <w:multiLevelType w:val="multilevel"/>
    <w:tmpl w:val="6F3CA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0" w15:restartNumberingAfterBreak="0">
    <w:nsid w:val="70F07958"/>
    <w:multiLevelType w:val="hybridMultilevel"/>
    <w:tmpl w:val="EE1A0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1CD1A53"/>
    <w:multiLevelType w:val="hybridMultilevel"/>
    <w:tmpl w:val="129667F8"/>
    <w:lvl w:ilvl="0" w:tplc="FDD8E866">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723C2EC9"/>
    <w:multiLevelType w:val="hybridMultilevel"/>
    <w:tmpl w:val="FC781558"/>
    <w:lvl w:ilvl="0" w:tplc="0360F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72766467"/>
    <w:multiLevelType w:val="hybridMultilevel"/>
    <w:tmpl w:val="FC5A8C14"/>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736D5F4B"/>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7398693F"/>
    <w:multiLevelType w:val="hybridMultilevel"/>
    <w:tmpl w:val="6F7A03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4262CE8"/>
    <w:multiLevelType w:val="hybridMultilevel"/>
    <w:tmpl w:val="1068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44F4485"/>
    <w:multiLevelType w:val="hybridMultilevel"/>
    <w:tmpl w:val="DDC0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749B2D12"/>
    <w:multiLevelType w:val="hybridMultilevel"/>
    <w:tmpl w:val="99F0F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74A36031"/>
    <w:multiLevelType w:val="hybridMultilevel"/>
    <w:tmpl w:val="A1CA402E"/>
    <w:lvl w:ilvl="0" w:tplc="8CF03B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4AE0E14"/>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74DA13C6"/>
    <w:multiLevelType w:val="hybridMultilevel"/>
    <w:tmpl w:val="744E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4DF6B1F"/>
    <w:multiLevelType w:val="multilevel"/>
    <w:tmpl w:val="92AC4B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3" w15:restartNumberingAfterBreak="0">
    <w:nsid w:val="74FC3588"/>
    <w:multiLevelType w:val="hybridMultilevel"/>
    <w:tmpl w:val="BE041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75435A4B"/>
    <w:multiLevelType w:val="hybridMultilevel"/>
    <w:tmpl w:val="8B16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55B7FF8"/>
    <w:multiLevelType w:val="hybridMultilevel"/>
    <w:tmpl w:val="0FDE30D0"/>
    <w:lvl w:ilvl="0" w:tplc="04090001">
      <w:start w:val="1"/>
      <w:numFmt w:val="bullet"/>
      <w:lvlText w:val=""/>
      <w:lvlJc w:val="left"/>
      <w:pPr>
        <w:ind w:left="720" w:hanging="360"/>
      </w:pPr>
      <w:rPr>
        <w:rFonts w:ascii="Symbol" w:hAnsi="Symbol" w:hint="default"/>
      </w:rPr>
    </w:lvl>
    <w:lvl w:ilvl="1" w:tplc="96280582">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95B57A7"/>
    <w:multiLevelType w:val="hybridMultilevel"/>
    <w:tmpl w:val="F5B6FA5C"/>
    <w:lvl w:ilvl="0" w:tplc="070CA3FE">
      <w:start w:val="1"/>
      <w:numFmt w:val="decimal"/>
      <w:pStyle w:val="Func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7AA1576B"/>
    <w:multiLevelType w:val="hybridMultilevel"/>
    <w:tmpl w:val="354E3770"/>
    <w:lvl w:ilvl="0" w:tplc="30386494">
      <w:start w:val="1"/>
      <w:numFmt w:val="bullet"/>
      <w:pStyle w:val="Bullet1"/>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7B0B3663"/>
    <w:multiLevelType w:val="hybridMultilevel"/>
    <w:tmpl w:val="8B1A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7BE9746D"/>
    <w:multiLevelType w:val="hybridMultilevel"/>
    <w:tmpl w:val="9AA6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7C133C01"/>
    <w:multiLevelType w:val="multilevel"/>
    <w:tmpl w:val="0DE8B92C"/>
    <w:lvl w:ilvl="0">
      <w:start w:val="1"/>
      <w:numFmt w:val="decimal"/>
      <w:pStyle w:val="UseCasesteps"/>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15:restartNumberingAfterBreak="0">
    <w:nsid w:val="7C551A09"/>
    <w:multiLevelType w:val="hybridMultilevel"/>
    <w:tmpl w:val="9928F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7D102913"/>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7EA67C0B"/>
    <w:multiLevelType w:val="hybridMultilevel"/>
    <w:tmpl w:val="43B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EE9116B"/>
    <w:multiLevelType w:val="hybridMultilevel"/>
    <w:tmpl w:val="F6F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FA52C1F"/>
    <w:multiLevelType w:val="hybridMultilevel"/>
    <w:tmpl w:val="43220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7FDA329D"/>
    <w:multiLevelType w:val="hybridMultilevel"/>
    <w:tmpl w:val="C7FA804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2"/>
  </w:num>
  <w:num w:numId="2">
    <w:abstractNumId w:val="227"/>
  </w:num>
  <w:num w:numId="3">
    <w:abstractNumId w:val="99"/>
  </w:num>
  <w:num w:numId="4">
    <w:abstractNumId w:val="66"/>
  </w:num>
  <w:num w:numId="5">
    <w:abstractNumId w:val="199"/>
  </w:num>
  <w:num w:numId="6">
    <w:abstractNumId w:val="145"/>
  </w:num>
  <w:num w:numId="7">
    <w:abstractNumId w:val="150"/>
  </w:num>
  <w:num w:numId="8">
    <w:abstractNumId w:val="0"/>
  </w:num>
  <w:num w:numId="9">
    <w:abstractNumId w:val="2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2"/>
  </w:num>
  <w:num w:numId="11">
    <w:abstractNumId w:val="85"/>
  </w:num>
  <w:num w:numId="12">
    <w:abstractNumId w:val="182"/>
  </w:num>
  <w:num w:numId="13">
    <w:abstractNumId w:val="131"/>
  </w:num>
  <w:num w:numId="14">
    <w:abstractNumId w:val="152"/>
  </w:num>
  <w:num w:numId="15">
    <w:abstractNumId w:val="37"/>
  </w:num>
  <w:num w:numId="16">
    <w:abstractNumId w:val="41"/>
  </w:num>
  <w:num w:numId="17">
    <w:abstractNumId w:val="161"/>
  </w:num>
  <w:num w:numId="18">
    <w:abstractNumId w:val="162"/>
  </w:num>
  <w:num w:numId="19">
    <w:abstractNumId w:val="47"/>
  </w:num>
  <w:num w:numId="20">
    <w:abstractNumId w:val="144"/>
  </w:num>
  <w:num w:numId="21">
    <w:abstractNumId w:val="38"/>
  </w:num>
  <w:num w:numId="22">
    <w:abstractNumId w:val="225"/>
  </w:num>
  <w:num w:numId="23">
    <w:abstractNumId w:val="5"/>
  </w:num>
  <w:num w:numId="24">
    <w:abstractNumId w:val="176"/>
  </w:num>
  <w:num w:numId="25">
    <w:abstractNumId w:val="19"/>
  </w:num>
  <w:num w:numId="26">
    <w:abstractNumId w:val="155"/>
  </w:num>
  <w:num w:numId="27">
    <w:abstractNumId w:val="82"/>
  </w:num>
  <w:num w:numId="28">
    <w:abstractNumId w:val="149"/>
  </w:num>
  <w:num w:numId="29">
    <w:abstractNumId w:val="91"/>
  </w:num>
  <w:num w:numId="30">
    <w:abstractNumId w:val="179"/>
  </w:num>
  <w:num w:numId="31">
    <w:abstractNumId w:val="30"/>
  </w:num>
  <w:num w:numId="32">
    <w:abstractNumId w:val="178"/>
  </w:num>
  <w:num w:numId="33">
    <w:abstractNumId w:val="126"/>
  </w:num>
  <w:num w:numId="34">
    <w:abstractNumId w:val="194"/>
  </w:num>
  <w:num w:numId="35">
    <w:abstractNumId w:val="39"/>
  </w:num>
  <w:num w:numId="36">
    <w:abstractNumId w:val="147"/>
  </w:num>
  <w:num w:numId="37">
    <w:abstractNumId w:val="197"/>
  </w:num>
  <w:num w:numId="38">
    <w:abstractNumId w:val="29"/>
  </w:num>
  <w:num w:numId="39">
    <w:abstractNumId w:val="186"/>
  </w:num>
  <w:num w:numId="40">
    <w:abstractNumId w:val="6"/>
  </w:num>
  <w:num w:numId="41">
    <w:abstractNumId w:val="143"/>
  </w:num>
  <w:num w:numId="42">
    <w:abstractNumId w:val="12"/>
  </w:num>
  <w:num w:numId="43">
    <w:abstractNumId w:val="158"/>
  </w:num>
  <w:num w:numId="44">
    <w:abstractNumId w:val="217"/>
  </w:num>
  <w:num w:numId="45">
    <w:abstractNumId w:val="206"/>
  </w:num>
  <w:num w:numId="46">
    <w:abstractNumId w:val="78"/>
  </w:num>
  <w:num w:numId="47">
    <w:abstractNumId w:val="151"/>
  </w:num>
  <w:num w:numId="48">
    <w:abstractNumId w:val="229"/>
  </w:num>
  <w:num w:numId="49">
    <w:abstractNumId w:val="44"/>
  </w:num>
  <w:num w:numId="50">
    <w:abstractNumId w:val="180"/>
  </w:num>
  <w:num w:numId="51">
    <w:abstractNumId w:val="46"/>
  </w:num>
  <w:num w:numId="52">
    <w:abstractNumId w:val="142"/>
  </w:num>
  <w:num w:numId="53">
    <w:abstractNumId w:val="175"/>
  </w:num>
  <w:num w:numId="54">
    <w:abstractNumId w:val="198"/>
  </w:num>
  <w:num w:numId="55">
    <w:abstractNumId w:val="168"/>
  </w:num>
  <w:num w:numId="56">
    <w:abstractNumId w:val="218"/>
  </w:num>
  <w:num w:numId="57">
    <w:abstractNumId w:val="86"/>
  </w:num>
  <w:num w:numId="58">
    <w:abstractNumId w:val="57"/>
  </w:num>
  <w:num w:numId="59">
    <w:abstractNumId w:val="90"/>
  </w:num>
  <w:num w:numId="60">
    <w:abstractNumId w:val="106"/>
  </w:num>
  <w:num w:numId="61">
    <w:abstractNumId w:val="31"/>
  </w:num>
  <w:num w:numId="62">
    <w:abstractNumId w:val="111"/>
  </w:num>
  <w:num w:numId="63">
    <w:abstractNumId w:val="224"/>
  </w:num>
  <w:num w:numId="64">
    <w:abstractNumId w:val="33"/>
  </w:num>
  <w:num w:numId="65">
    <w:abstractNumId w:val="23"/>
  </w:num>
  <w:num w:numId="66">
    <w:abstractNumId w:val="55"/>
  </w:num>
  <w:num w:numId="67">
    <w:abstractNumId w:val="154"/>
  </w:num>
  <w:num w:numId="68">
    <w:abstractNumId w:val="113"/>
  </w:num>
  <w:num w:numId="69">
    <w:abstractNumId w:val="36"/>
  </w:num>
  <w:num w:numId="70">
    <w:abstractNumId w:val="124"/>
  </w:num>
  <w:num w:numId="71">
    <w:abstractNumId w:val="103"/>
  </w:num>
  <w:num w:numId="72">
    <w:abstractNumId w:val="110"/>
  </w:num>
  <w:num w:numId="73">
    <w:abstractNumId w:val="3"/>
  </w:num>
  <w:num w:numId="74">
    <w:abstractNumId w:val="97"/>
  </w:num>
  <w:num w:numId="75">
    <w:abstractNumId w:val="205"/>
  </w:num>
  <w:num w:numId="76">
    <w:abstractNumId w:val="208"/>
  </w:num>
  <w:num w:numId="77">
    <w:abstractNumId w:val="221"/>
  </w:num>
  <w:num w:numId="78">
    <w:abstractNumId w:val="89"/>
  </w:num>
  <w:num w:numId="79">
    <w:abstractNumId w:val="96"/>
  </w:num>
  <w:num w:numId="80">
    <w:abstractNumId w:val="81"/>
  </w:num>
  <w:num w:numId="81">
    <w:abstractNumId w:val="166"/>
  </w:num>
  <w:num w:numId="82">
    <w:abstractNumId w:val="114"/>
  </w:num>
  <w:num w:numId="83">
    <w:abstractNumId w:val="9"/>
  </w:num>
  <w:num w:numId="84">
    <w:abstractNumId w:val="56"/>
  </w:num>
  <w:num w:numId="85">
    <w:abstractNumId w:val="65"/>
  </w:num>
  <w:num w:numId="86">
    <w:abstractNumId w:val="159"/>
  </w:num>
  <w:num w:numId="87">
    <w:abstractNumId w:val="212"/>
  </w:num>
  <w:num w:numId="88">
    <w:abstractNumId w:val="7"/>
  </w:num>
  <w:num w:numId="89">
    <w:abstractNumId w:val="196"/>
  </w:num>
  <w:num w:numId="90">
    <w:abstractNumId w:val="28"/>
  </w:num>
  <w:num w:numId="91">
    <w:abstractNumId w:val="125"/>
  </w:num>
  <w:num w:numId="92">
    <w:abstractNumId w:val="100"/>
  </w:num>
  <w:num w:numId="93">
    <w:abstractNumId w:val="128"/>
  </w:num>
  <w:num w:numId="94">
    <w:abstractNumId w:val="60"/>
  </w:num>
  <w:num w:numId="95">
    <w:abstractNumId w:val="185"/>
  </w:num>
  <w:num w:numId="96">
    <w:abstractNumId w:val="153"/>
  </w:num>
  <w:num w:numId="97">
    <w:abstractNumId w:val="119"/>
  </w:num>
  <w:num w:numId="98">
    <w:abstractNumId w:val="236"/>
  </w:num>
  <w:num w:numId="99">
    <w:abstractNumId w:val="1"/>
  </w:num>
  <w:num w:numId="100">
    <w:abstractNumId w:val="4"/>
  </w:num>
  <w:num w:numId="101">
    <w:abstractNumId w:val="14"/>
  </w:num>
  <w:num w:numId="102">
    <w:abstractNumId w:val="69"/>
  </w:num>
  <w:num w:numId="103">
    <w:abstractNumId w:val="213"/>
  </w:num>
  <w:num w:numId="104">
    <w:abstractNumId w:val="138"/>
  </w:num>
  <w:num w:numId="105">
    <w:abstractNumId w:val="76"/>
  </w:num>
  <w:num w:numId="106">
    <w:abstractNumId w:val="80"/>
  </w:num>
  <w:num w:numId="107">
    <w:abstractNumId w:val="183"/>
  </w:num>
  <w:num w:numId="108">
    <w:abstractNumId w:val="190"/>
  </w:num>
  <w:num w:numId="109">
    <w:abstractNumId w:val="50"/>
  </w:num>
  <w:num w:numId="110">
    <w:abstractNumId w:val="184"/>
  </w:num>
  <w:num w:numId="111">
    <w:abstractNumId w:val="48"/>
  </w:num>
  <w:num w:numId="112">
    <w:abstractNumId w:val="18"/>
  </w:num>
  <w:num w:numId="113">
    <w:abstractNumId w:val="61"/>
  </w:num>
  <w:num w:numId="114">
    <w:abstractNumId w:val="115"/>
  </w:num>
  <w:num w:numId="115">
    <w:abstractNumId w:val="195"/>
  </w:num>
  <w:num w:numId="116">
    <w:abstractNumId w:val="164"/>
  </w:num>
  <w:num w:numId="117">
    <w:abstractNumId w:val="84"/>
  </w:num>
  <w:num w:numId="118">
    <w:abstractNumId w:val="171"/>
  </w:num>
  <w:num w:numId="119">
    <w:abstractNumId w:val="107"/>
  </w:num>
  <w:num w:numId="120">
    <w:abstractNumId w:val="98"/>
  </w:num>
  <w:num w:numId="121">
    <w:abstractNumId w:val="83"/>
  </w:num>
  <w:num w:numId="122">
    <w:abstractNumId w:val="187"/>
  </w:num>
  <w:num w:numId="123">
    <w:abstractNumId w:val="49"/>
  </w:num>
  <w:num w:numId="124">
    <w:abstractNumId w:val="134"/>
  </w:num>
  <w:num w:numId="125">
    <w:abstractNumId w:val="70"/>
  </w:num>
  <w:num w:numId="126">
    <w:abstractNumId w:val="177"/>
  </w:num>
  <w:num w:numId="127">
    <w:abstractNumId w:val="120"/>
  </w:num>
  <w:num w:numId="128">
    <w:abstractNumId w:val="133"/>
  </w:num>
  <w:num w:numId="129">
    <w:abstractNumId w:val="181"/>
  </w:num>
  <w:num w:numId="130">
    <w:abstractNumId w:val="188"/>
  </w:num>
  <w:num w:numId="131">
    <w:abstractNumId w:val="13"/>
  </w:num>
  <w:num w:numId="132">
    <w:abstractNumId w:val="202"/>
  </w:num>
  <w:num w:numId="133">
    <w:abstractNumId w:val="88"/>
  </w:num>
  <w:num w:numId="134">
    <w:abstractNumId w:val="169"/>
  </w:num>
  <w:num w:numId="135">
    <w:abstractNumId w:val="200"/>
  </w:num>
  <w:num w:numId="136">
    <w:abstractNumId w:val="173"/>
  </w:num>
  <w:num w:numId="137">
    <w:abstractNumId w:val="2"/>
  </w:num>
  <w:num w:numId="138">
    <w:abstractNumId w:val="207"/>
  </w:num>
  <w:num w:numId="139">
    <w:abstractNumId w:val="118"/>
  </w:num>
  <w:num w:numId="140">
    <w:abstractNumId w:val="105"/>
  </w:num>
  <w:num w:numId="141">
    <w:abstractNumId w:val="27"/>
  </w:num>
  <w:num w:numId="142">
    <w:abstractNumId w:val="201"/>
  </w:num>
  <w:num w:numId="143">
    <w:abstractNumId w:val="122"/>
  </w:num>
  <w:num w:numId="144">
    <w:abstractNumId w:val="75"/>
  </w:num>
  <w:num w:numId="145">
    <w:abstractNumId w:val="68"/>
  </w:num>
  <w:num w:numId="146">
    <w:abstractNumId w:val="189"/>
  </w:num>
  <w:num w:numId="147">
    <w:abstractNumId w:val="136"/>
  </w:num>
  <w:num w:numId="148">
    <w:abstractNumId w:val="234"/>
  </w:num>
  <w:num w:numId="149">
    <w:abstractNumId w:val="226"/>
  </w:num>
  <w:num w:numId="150">
    <w:abstractNumId w:val="51"/>
  </w:num>
  <w:num w:numId="151">
    <w:abstractNumId w:val="8"/>
  </w:num>
  <w:num w:numId="152">
    <w:abstractNumId w:val="62"/>
  </w:num>
  <w:num w:numId="153">
    <w:abstractNumId w:val="95"/>
  </w:num>
  <w:num w:numId="154">
    <w:abstractNumId w:val="132"/>
  </w:num>
  <w:num w:numId="155">
    <w:abstractNumId w:val="109"/>
  </w:num>
  <w:num w:numId="156">
    <w:abstractNumId w:val="174"/>
  </w:num>
  <w:num w:numId="157">
    <w:abstractNumId w:val="58"/>
  </w:num>
  <w:num w:numId="158">
    <w:abstractNumId w:val="77"/>
  </w:num>
  <w:num w:numId="159">
    <w:abstractNumId w:val="137"/>
  </w:num>
  <w:num w:numId="160">
    <w:abstractNumId w:val="127"/>
  </w:num>
  <w:num w:numId="161">
    <w:abstractNumId w:val="63"/>
  </w:num>
  <w:num w:numId="162">
    <w:abstractNumId w:val="216"/>
  </w:num>
  <w:num w:numId="163">
    <w:abstractNumId w:val="140"/>
  </w:num>
  <w:num w:numId="164">
    <w:abstractNumId w:val="101"/>
  </w:num>
  <w:num w:numId="165">
    <w:abstractNumId w:val="203"/>
  </w:num>
  <w:num w:numId="166">
    <w:abstractNumId w:val="116"/>
  </w:num>
  <w:num w:numId="167">
    <w:abstractNumId w:val="135"/>
  </w:num>
  <w:num w:numId="168">
    <w:abstractNumId w:val="157"/>
  </w:num>
  <w:num w:numId="169">
    <w:abstractNumId w:val="10"/>
  </w:num>
  <w:num w:numId="170">
    <w:abstractNumId w:val="104"/>
  </w:num>
  <w:num w:numId="171">
    <w:abstractNumId w:val="26"/>
  </w:num>
  <w:num w:numId="172">
    <w:abstractNumId w:val="121"/>
  </w:num>
  <w:num w:numId="173">
    <w:abstractNumId w:val="141"/>
  </w:num>
  <w:num w:numId="174">
    <w:abstractNumId w:val="193"/>
  </w:num>
  <w:num w:numId="175">
    <w:abstractNumId w:val="79"/>
  </w:num>
  <w:num w:numId="176">
    <w:abstractNumId w:val="156"/>
  </w:num>
  <w:num w:numId="177">
    <w:abstractNumId w:val="16"/>
  </w:num>
  <w:num w:numId="178">
    <w:abstractNumId w:val="165"/>
  </w:num>
  <w:num w:numId="179">
    <w:abstractNumId w:val="129"/>
  </w:num>
  <w:num w:numId="180">
    <w:abstractNumId w:val="233"/>
  </w:num>
  <w:num w:numId="181">
    <w:abstractNumId w:val="148"/>
  </w:num>
  <w:num w:numId="182">
    <w:abstractNumId w:val="94"/>
  </w:num>
  <w:num w:numId="183">
    <w:abstractNumId w:val="235"/>
  </w:num>
  <w:num w:numId="184">
    <w:abstractNumId w:val="228"/>
  </w:num>
  <w:num w:numId="185">
    <w:abstractNumId w:val="167"/>
  </w:num>
  <w:num w:numId="186">
    <w:abstractNumId w:val="40"/>
  </w:num>
  <w:num w:numId="187">
    <w:abstractNumId w:val="43"/>
  </w:num>
  <w:num w:numId="188">
    <w:abstractNumId w:val="20"/>
  </w:num>
  <w:num w:numId="189">
    <w:abstractNumId w:val="214"/>
  </w:num>
  <w:num w:numId="190">
    <w:abstractNumId w:val="25"/>
  </w:num>
  <w:num w:numId="191">
    <w:abstractNumId w:val="223"/>
  </w:num>
  <w:num w:numId="192">
    <w:abstractNumId w:val="211"/>
  </w:num>
  <w:num w:numId="193">
    <w:abstractNumId w:val="112"/>
  </w:num>
  <w:num w:numId="194">
    <w:abstractNumId w:val="11"/>
  </w:num>
  <w:num w:numId="195">
    <w:abstractNumId w:val="123"/>
  </w:num>
  <w:num w:numId="196">
    <w:abstractNumId w:val="35"/>
  </w:num>
  <w:num w:numId="197">
    <w:abstractNumId w:val="191"/>
  </w:num>
  <w:num w:numId="198">
    <w:abstractNumId w:val="219"/>
  </w:num>
  <w:num w:numId="199">
    <w:abstractNumId w:val="52"/>
  </w:num>
  <w:num w:numId="200">
    <w:abstractNumId w:val="108"/>
  </w:num>
  <w:num w:numId="201">
    <w:abstractNumId w:val="139"/>
  </w:num>
  <w:num w:numId="202">
    <w:abstractNumId w:val="54"/>
  </w:num>
  <w:num w:numId="203">
    <w:abstractNumId w:val="73"/>
  </w:num>
  <w:num w:numId="204">
    <w:abstractNumId w:val="15"/>
  </w:num>
  <w:num w:numId="205">
    <w:abstractNumId w:val="67"/>
  </w:num>
  <w:num w:numId="206">
    <w:abstractNumId w:val="209"/>
  </w:num>
  <w:num w:numId="207">
    <w:abstractNumId w:val="222"/>
  </w:num>
  <w:num w:numId="208">
    <w:abstractNumId w:val="71"/>
  </w:num>
  <w:num w:numId="209">
    <w:abstractNumId w:val="34"/>
  </w:num>
  <w:num w:numId="210">
    <w:abstractNumId w:val="170"/>
  </w:num>
  <w:num w:numId="211">
    <w:abstractNumId w:val="72"/>
  </w:num>
  <w:num w:numId="212">
    <w:abstractNumId w:val="130"/>
  </w:num>
  <w:num w:numId="213">
    <w:abstractNumId w:val="93"/>
  </w:num>
  <w:num w:numId="214">
    <w:abstractNumId w:val="231"/>
  </w:num>
  <w:num w:numId="215">
    <w:abstractNumId w:val="210"/>
  </w:num>
  <w:num w:numId="216">
    <w:abstractNumId w:val="53"/>
  </w:num>
  <w:num w:numId="217">
    <w:abstractNumId w:val="87"/>
  </w:num>
  <w:num w:numId="218">
    <w:abstractNumId w:val="22"/>
  </w:num>
  <w:num w:numId="219">
    <w:abstractNumId w:val="32"/>
  </w:num>
  <w:num w:numId="220">
    <w:abstractNumId w:val="42"/>
  </w:num>
  <w:num w:numId="221">
    <w:abstractNumId w:val="146"/>
  </w:num>
  <w:num w:numId="222">
    <w:abstractNumId w:val="21"/>
  </w:num>
  <w:num w:numId="223">
    <w:abstractNumId w:val="59"/>
  </w:num>
  <w:num w:numId="224">
    <w:abstractNumId w:val="172"/>
  </w:num>
  <w:num w:numId="225">
    <w:abstractNumId w:val="117"/>
  </w:num>
  <w:num w:numId="226">
    <w:abstractNumId w:val="204"/>
  </w:num>
  <w:num w:numId="227">
    <w:abstractNumId w:val="24"/>
  </w:num>
  <w:num w:numId="228">
    <w:abstractNumId w:val="215"/>
  </w:num>
  <w:num w:numId="229">
    <w:abstractNumId w:val="92"/>
  </w:num>
  <w:num w:numId="230">
    <w:abstractNumId w:val="64"/>
  </w:num>
  <w:num w:numId="231">
    <w:abstractNumId w:val="163"/>
  </w:num>
  <w:num w:numId="232">
    <w:abstractNumId w:val="17"/>
  </w:num>
  <w:num w:numId="233">
    <w:abstractNumId w:val="74"/>
  </w:num>
  <w:num w:numId="234">
    <w:abstractNumId w:val="45"/>
  </w:num>
  <w:num w:numId="235">
    <w:abstractNumId w:val="232"/>
  </w:num>
  <w:num w:numId="236">
    <w:abstractNumId w:val="220"/>
  </w:num>
  <w:num w:numId="237">
    <w:abstractNumId w:val="160"/>
  </w:num>
  <w:numIdMacAtCleanup w:val="2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ggelke, Klaus">
    <w15:presenceInfo w15:providerId="AD" w15:userId="S-1-5-21-1398725692-1323991405-1626188944-8019"/>
  </w15:person>
  <w15:person w15:author="Dragomir, Mihai-Stefan">
    <w15:presenceInfo w15:providerId="AD" w15:userId="S-1-5-21-3315056765-2776337604-4041271214-6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DF"/>
    <w:rsid w:val="0000094F"/>
    <w:rsid w:val="000039FF"/>
    <w:rsid w:val="00011F87"/>
    <w:rsid w:val="000140A4"/>
    <w:rsid w:val="000157F9"/>
    <w:rsid w:val="00015884"/>
    <w:rsid w:val="00015E9C"/>
    <w:rsid w:val="00016E46"/>
    <w:rsid w:val="000206EB"/>
    <w:rsid w:val="00021C73"/>
    <w:rsid w:val="000252B4"/>
    <w:rsid w:val="000256ED"/>
    <w:rsid w:val="00025F99"/>
    <w:rsid w:val="00027E65"/>
    <w:rsid w:val="00030D80"/>
    <w:rsid w:val="00031B1F"/>
    <w:rsid w:val="000337A8"/>
    <w:rsid w:val="000344C2"/>
    <w:rsid w:val="00040288"/>
    <w:rsid w:val="0004053A"/>
    <w:rsid w:val="00042CD9"/>
    <w:rsid w:val="00046106"/>
    <w:rsid w:val="00046B64"/>
    <w:rsid w:val="00047EC9"/>
    <w:rsid w:val="00050569"/>
    <w:rsid w:val="000537B8"/>
    <w:rsid w:val="000559D7"/>
    <w:rsid w:val="00055F35"/>
    <w:rsid w:val="00056B59"/>
    <w:rsid w:val="000571E5"/>
    <w:rsid w:val="00062857"/>
    <w:rsid w:val="000745CD"/>
    <w:rsid w:val="00074BEF"/>
    <w:rsid w:val="00083D7D"/>
    <w:rsid w:val="00083E64"/>
    <w:rsid w:val="000928E8"/>
    <w:rsid w:val="00092933"/>
    <w:rsid w:val="00096D2A"/>
    <w:rsid w:val="000C3D4C"/>
    <w:rsid w:val="000C4D99"/>
    <w:rsid w:val="000C7C7B"/>
    <w:rsid w:val="000D6E3E"/>
    <w:rsid w:val="000D7CBA"/>
    <w:rsid w:val="000E0F0A"/>
    <w:rsid w:val="000F314E"/>
    <w:rsid w:val="00100008"/>
    <w:rsid w:val="001038F9"/>
    <w:rsid w:val="00104AF3"/>
    <w:rsid w:val="0010796C"/>
    <w:rsid w:val="001102E7"/>
    <w:rsid w:val="00117A7C"/>
    <w:rsid w:val="00120B25"/>
    <w:rsid w:val="00122212"/>
    <w:rsid w:val="00124E50"/>
    <w:rsid w:val="00130F6A"/>
    <w:rsid w:val="00136A15"/>
    <w:rsid w:val="00136EFE"/>
    <w:rsid w:val="00137995"/>
    <w:rsid w:val="00143687"/>
    <w:rsid w:val="00143C0C"/>
    <w:rsid w:val="00143C94"/>
    <w:rsid w:val="00144559"/>
    <w:rsid w:val="001451EE"/>
    <w:rsid w:val="001460F4"/>
    <w:rsid w:val="0014756A"/>
    <w:rsid w:val="0015581B"/>
    <w:rsid w:val="00155BD6"/>
    <w:rsid w:val="00164958"/>
    <w:rsid w:val="00167CF8"/>
    <w:rsid w:val="00172C0A"/>
    <w:rsid w:val="00174D5B"/>
    <w:rsid w:val="00175E11"/>
    <w:rsid w:val="00182AC6"/>
    <w:rsid w:val="00184631"/>
    <w:rsid w:val="001909E3"/>
    <w:rsid w:val="0019479C"/>
    <w:rsid w:val="00195B81"/>
    <w:rsid w:val="001A02D7"/>
    <w:rsid w:val="001A6A91"/>
    <w:rsid w:val="001A715C"/>
    <w:rsid w:val="001A7562"/>
    <w:rsid w:val="001B495E"/>
    <w:rsid w:val="001C4B28"/>
    <w:rsid w:val="001C4ECC"/>
    <w:rsid w:val="001C5F01"/>
    <w:rsid w:val="001D1EDF"/>
    <w:rsid w:val="001D22DE"/>
    <w:rsid w:val="001D5714"/>
    <w:rsid w:val="001D690A"/>
    <w:rsid w:val="001E4A43"/>
    <w:rsid w:val="001E6CEC"/>
    <w:rsid w:val="001E77D3"/>
    <w:rsid w:val="001E7953"/>
    <w:rsid w:val="001F092D"/>
    <w:rsid w:val="001F4B66"/>
    <w:rsid w:val="001F504E"/>
    <w:rsid w:val="001F5FC7"/>
    <w:rsid w:val="00204FA0"/>
    <w:rsid w:val="00205F87"/>
    <w:rsid w:val="0021365C"/>
    <w:rsid w:val="00213DFB"/>
    <w:rsid w:val="00214DB3"/>
    <w:rsid w:val="0021719D"/>
    <w:rsid w:val="00217BE2"/>
    <w:rsid w:val="00222439"/>
    <w:rsid w:val="00222625"/>
    <w:rsid w:val="00226070"/>
    <w:rsid w:val="0022609E"/>
    <w:rsid w:val="002274F8"/>
    <w:rsid w:val="00231EFD"/>
    <w:rsid w:val="002330E3"/>
    <w:rsid w:val="00243174"/>
    <w:rsid w:val="002477B1"/>
    <w:rsid w:val="00247DAB"/>
    <w:rsid w:val="002500F2"/>
    <w:rsid w:val="00250A16"/>
    <w:rsid w:val="00250E32"/>
    <w:rsid w:val="00251DB9"/>
    <w:rsid w:val="00252ACA"/>
    <w:rsid w:val="002538DB"/>
    <w:rsid w:val="00254091"/>
    <w:rsid w:val="00262874"/>
    <w:rsid w:val="00265705"/>
    <w:rsid w:val="00266BD2"/>
    <w:rsid w:val="00271624"/>
    <w:rsid w:val="00276BE2"/>
    <w:rsid w:val="00282989"/>
    <w:rsid w:val="00290BF5"/>
    <w:rsid w:val="00292340"/>
    <w:rsid w:val="00296122"/>
    <w:rsid w:val="00296123"/>
    <w:rsid w:val="002A4F4F"/>
    <w:rsid w:val="002B0CDC"/>
    <w:rsid w:val="002B66BF"/>
    <w:rsid w:val="002C4391"/>
    <w:rsid w:val="002C4607"/>
    <w:rsid w:val="002C75BB"/>
    <w:rsid w:val="002D0E32"/>
    <w:rsid w:val="002D256A"/>
    <w:rsid w:val="002D27D4"/>
    <w:rsid w:val="002D4DC1"/>
    <w:rsid w:val="002D554E"/>
    <w:rsid w:val="002E270C"/>
    <w:rsid w:val="002F591F"/>
    <w:rsid w:val="002F6112"/>
    <w:rsid w:val="00302357"/>
    <w:rsid w:val="00302C8A"/>
    <w:rsid w:val="00303937"/>
    <w:rsid w:val="003045B4"/>
    <w:rsid w:val="00306D65"/>
    <w:rsid w:val="00313DE0"/>
    <w:rsid w:val="003142B6"/>
    <w:rsid w:val="00315147"/>
    <w:rsid w:val="00315D9B"/>
    <w:rsid w:val="00324BC5"/>
    <w:rsid w:val="00326F0A"/>
    <w:rsid w:val="00331A46"/>
    <w:rsid w:val="00336242"/>
    <w:rsid w:val="00342313"/>
    <w:rsid w:val="003564DD"/>
    <w:rsid w:val="003620C5"/>
    <w:rsid w:val="003672DD"/>
    <w:rsid w:val="003677C2"/>
    <w:rsid w:val="0037058B"/>
    <w:rsid w:val="00371932"/>
    <w:rsid w:val="00374764"/>
    <w:rsid w:val="00381A34"/>
    <w:rsid w:val="003825FD"/>
    <w:rsid w:val="0038372C"/>
    <w:rsid w:val="00384132"/>
    <w:rsid w:val="003A4C43"/>
    <w:rsid w:val="003A64F4"/>
    <w:rsid w:val="003A6CF3"/>
    <w:rsid w:val="003B51F9"/>
    <w:rsid w:val="003B57B6"/>
    <w:rsid w:val="003B66CD"/>
    <w:rsid w:val="003B6EB0"/>
    <w:rsid w:val="003B7CBC"/>
    <w:rsid w:val="003C2372"/>
    <w:rsid w:val="003C43A1"/>
    <w:rsid w:val="003C7962"/>
    <w:rsid w:val="003D1D20"/>
    <w:rsid w:val="003D1DD0"/>
    <w:rsid w:val="003E1172"/>
    <w:rsid w:val="003E3148"/>
    <w:rsid w:val="003E5569"/>
    <w:rsid w:val="003F0404"/>
    <w:rsid w:val="003F07D4"/>
    <w:rsid w:val="004006A9"/>
    <w:rsid w:val="00406D81"/>
    <w:rsid w:val="00407A81"/>
    <w:rsid w:val="004215B1"/>
    <w:rsid w:val="00425BA9"/>
    <w:rsid w:val="00427ACF"/>
    <w:rsid w:val="0043455E"/>
    <w:rsid w:val="004412A8"/>
    <w:rsid w:val="00441EC7"/>
    <w:rsid w:val="004459B6"/>
    <w:rsid w:val="00450BE5"/>
    <w:rsid w:val="00453C89"/>
    <w:rsid w:val="004568CC"/>
    <w:rsid w:val="004661AD"/>
    <w:rsid w:val="00472779"/>
    <w:rsid w:val="004753C3"/>
    <w:rsid w:val="0048222C"/>
    <w:rsid w:val="004830A9"/>
    <w:rsid w:val="00485412"/>
    <w:rsid w:val="00497CB2"/>
    <w:rsid w:val="004A1DF4"/>
    <w:rsid w:val="004A41A4"/>
    <w:rsid w:val="004A4636"/>
    <w:rsid w:val="004A51BE"/>
    <w:rsid w:val="004A6A35"/>
    <w:rsid w:val="004A7E07"/>
    <w:rsid w:val="004B12C9"/>
    <w:rsid w:val="004B5674"/>
    <w:rsid w:val="004B765F"/>
    <w:rsid w:val="004C0265"/>
    <w:rsid w:val="004C6106"/>
    <w:rsid w:val="004C67A8"/>
    <w:rsid w:val="004D2FFF"/>
    <w:rsid w:val="004D66F5"/>
    <w:rsid w:val="004E07F3"/>
    <w:rsid w:val="004E5546"/>
    <w:rsid w:val="004E766F"/>
    <w:rsid w:val="004F05C4"/>
    <w:rsid w:val="004F5EAE"/>
    <w:rsid w:val="004F61ED"/>
    <w:rsid w:val="00506878"/>
    <w:rsid w:val="00506AB2"/>
    <w:rsid w:val="00506AF4"/>
    <w:rsid w:val="0051033C"/>
    <w:rsid w:val="005106AE"/>
    <w:rsid w:val="00510C4A"/>
    <w:rsid w:val="00512477"/>
    <w:rsid w:val="0052294D"/>
    <w:rsid w:val="00524689"/>
    <w:rsid w:val="00526848"/>
    <w:rsid w:val="0052787E"/>
    <w:rsid w:val="00530B3D"/>
    <w:rsid w:val="00530F69"/>
    <w:rsid w:val="00536362"/>
    <w:rsid w:val="005370FB"/>
    <w:rsid w:val="00537D69"/>
    <w:rsid w:val="00542DF4"/>
    <w:rsid w:val="005445BC"/>
    <w:rsid w:val="0054767B"/>
    <w:rsid w:val="00547D49"/>
    <w:rsid w:val="00551014"/>
    <w:rsid w:val="005514C8"/>
    <w:rsid w:val="005545F0"/>
    <w:rsid w:val="00555EE5"/>
    <w:rsid w:val="00556203"/>
    <w:rsid w:val="005714BD"/>
    <w:rsid w:val="00573610"/>
    <w:rsid w:val="005771B1"/>
    <w:rsid w:val="005848A2"/>
    <w:rsid w:val="00591F87"/>
    <w:rsid w:val="00592307"/>
    <w:rsid w:val="0059418B"/>
    <w:rsid w:val="00594F45"/>
    <w:rsid w:val="005A1D48"/>
    <w:rsid w:val="005A301A"/>
    <w:rsid w:val="005A3058"/>
    <w:rsid w:val="005A676A"/>
    <w:rsid w:val="005A6784"/>
    <w:rsid w:val="005B35EE"/>
    <w:rsid w:val="005B4275"/>
    <w:rsid w:val="005B4AE3"/>
    <w:rsid w:val="005C30E6"/>
    <w:rsid w:val="005C4DFA"/>
    <w:rsid w:val="005D4871"/>
    <w:rsid w:val="005E0AA1"/>
    <w:rsid w:val="005E3F2D"/>
    <w:rsid w:val="005E480F"/>
    <w:rsid w:val="005E6135"/>
    <w:rsid w:val="005F0130"/>
    <w:rsid w:val="005F76A6"/>
    <w:rsid w:val="005F7E72"/>
    <w:rsid w:val="006035B4"/>
    <w:rsid w:val="006042E8"/>
    <w:rsid w:val="00604731"/>
    <w:rsid w:val="006069DF"/>
    <w:rsid w:val="00613C0C"/>
    <w:rsid w:val="006169FC"/>
    <w:rsid w:val="00624283"/>
    <w:rsid w:val="00630008"/>
    <w:rsid w:val="006308C2"/>
    <w:rsid w:val="00633B6D"/>
    <w:rsid w:val="00634B0C"/>
    <w:rsid w:val="00635B53"/>
    <w:rsid w:val="006369D8"/>
    <w:rsid w:val="00637153"/>
    <w:rsid w:val="006411CA"/>
    <w:rsid w:val="0064499D"/>
    <w:rsid w:val="0064510A"/>
    <w:rsid w:val="006453A3"/>
    <w:rsid w:val="00647583"/>
    <w:rsid w:val="00650FBB"/>
    <w:rsid w:val="00656F33"/>
    <w:rsid w:val="0066180A"/>
    <w:rsid w:val="006624F2"/>
    <w:rsid w:val="00663415"/>
    <w:rsid w:val="00672A4B"/>
    <w:rsid w:val="00685CAE"/>
    <w:rsid w:val="00686FDE"/>
    <w:rsid w:val="00690F04"/>
    <w:rsid w:val="00692870"/>
    <w:rsid w:val="00695469"/>
    <w:rsid w:val="006967DB"/>
    <w:rsid w:val="00696881"/>
    <w:rsid w:val="00697A7B"/>
    <w:rsid w:val="006A0074"/>
    <w:rsid w:val="006A6934"/>
    <w:rsid w:val="006B6C60"/>
    <w:rsid w:val="006C1188"/>
    <w:rsid w:val="006C2BE7"/>
    <w:rsid w:val="006C43B3"/>
    <w:rsid w:val="006C4764"/>
    <w:rsid w:val="006C4CB7"/>
    <w:rsid w:val="006D4060"/>
    <w:rsid w:val="006D4511"/>
    <w:rsid w:val="006D7CB6"/>
    <w:rsid w:val="006E70F4"/>
    <w:rsid w:val="00700955"/>
    <w:rsid w:val="007013A2"/>
    <w:rsid w:val="00704B7E"/>
    <w:rsid w:val="00706B36"/>
    <w:rsid w:val="0070734D"/>
    <w:rsid w:val="00707EFE"/>
    <w:rsid w:val="00713553"/>
    <w:rsid w:val="00716A8C"/>
    <w:rsid w:val="00721571"/>
    <w:rsid w:val="0072520A"/>
    <w:rsid w:val="007263DA"/>
    <w:rsid w:val="00734B29"/>
    <w:rsid w:val="007401FF"/>
    <w:rsid w:val="007412E9"/>
    <w:rsid w:val="007429DD"/>
    <w:rsid w:val="00743395"/>
    <w:rsid w:val="00753D2D"/>
    <w:rsid w:val="0075406E"/>
    <w:rsid w:val="00754F5F"/>
    <w:rsid w:val="00756A91"/>
    <w:rsid w:val="00770228"/>
    <w:rsid w:val="00771820"/>
    <w:rsid w:val="007734E9"/>
    <w:rsid w:val="00775B9D"/>
    <w:rsid w:val="00777B5D"/>
    <w:rsid w:val="0078178A"/>
    <w:rsid w:val="00781CED"/>
    <w:rsid w:val="0079200B"/>
    <w:rsid w:val="007A1AEC"/>
    <w:rsid w:val="007A1CF2"/>
    <w:rsid w:val="007A5F5E"/>
    <w:rsid w:val="007A660C"/>
    <w:rsid w:val="007B0788"/>
    <w:rsid w:val="007B1F7E"/>
    <w:rsid w:val="007B4D84"/>
    <w:rsid w:val="007B7B3E"/>
    <w:rsid w:val="007C1EF9"/>
    <w:rsid w:val="007C6962"/>
    <w:rsid w:val="007D0F6A"/>
    <w:rsid w:val="007D5A75"/>
    <w:rsid w:val="007D5F20"/>
    <w:rsid w:val="007E179F"/>
    <w:rsid w:val="007E3F8D"/>
    <w:rsid w:val="007F25E7"/>
    <w:rsid w:val="007F52E8"/>
    <w:rsid w:val="007F7611"/>
    <w:rsid w:val="007F7D05"/>
    <w:rsid w:val="008006DC"/>
    <w:rsid w:val="00802ED5"/>
    <w:rsid w:val="00803C19"/>
    <w:rsid w:val="00805DF7"/>
    <w:rsid w:val="00811FCA"/>
    <w:rsid w:val="008152E5"/>
    <w:rsid w:val="008166A2"/>
    <w:rsid w:val="00820129"/>
    <w:rsid w:val="00820319"/>
    <w:rsid w:val="008232DA"/>
    <w:rsid w:val="00823A7A"/>
    <w:rsid w:val="008264BB"/>
    <w:rsid w:val="00830CDF"/>
    <w:rsid w:val="008312B4"/>
    <w:rsid w:val="00835F07"/>
    <w:rsid w:val="008415EF"/>
    <w:rsid w:val="00846385"/>
    <w:rsid w:val="00850282"/>
    <w:rsid w:val="008528FE"/>
    <w:rsid w:val="00853666"/>
    <w:rsid w:val="008609DC"/>
    <w:rsid w:val="0086215F"/>
    <w:rsid w:val="008625E0"/>
    <w:rsid w:val="008641E7"/>
    <w:rsid w:val="00872335"/>
    <w:rsid w:val="00874651"/>
    <w:rsid w:val="00874974"/>
    <w:rsid w:val="00875A45"/>
    <w:rsid w:val="00883598"/>
    <w:rsid w:val="00885139"/>
    <w:rsid w:val="00886384"/>
    <w:rsid w:val="00891F43"/>
    <w:rsid w:val="00893362"/>
    <w:rsid w:val="008B50BA"/>
    <w:rsid w:val="008C3034"/>
    <w:rsid w:val="008C5356"/>
    <w:rsid w:val="008C664F"/>
    <w:rsid w:val="008D33D8"/>
    <w:rsid w:val="008D4BEC"/>
    <w:rsid w:val="008D7F11"/>
    <w:rsid w:val="008E2D32"/>
    <w:rsid w:val="008E3D01"/>
    <w:rsid w:val="008E5AB9"/>
    <w:rsid w:val="008F359C"/>
    <w:rsid w:val="008F5270"/>
    <w:rsid w:val="008F577D"/>
    <w:rsid w:val="00913607"/>
    <w:rsid w:val="00913B33"/>
    <w:rsid w:val="00913B7B"/>
    <w:rsid w:val="00916AD4"/>
    <w:rsid w:val="00921758"/>
    <w:rsid w:val="00922242"/>
    <w:rsid w:val="009238BC"/>
    <w:rsid w:val="00933BAE"/>
    <w:rsid w:val="00934D26"/>
    <w:rsid w:val="009353A6"/>
    <w:rsid w:val="009362AA"/>
    <w:rsid w:val="00936656"/>
    <w:rsid w:val="00943AEF"/>
    <w:rsid w:val="009440E3"/>
    <w:rsid w:val="009459FF"/>
    <w:rsid w:val="009461E8"/>
    <w:rsid w:val="00956FC1"/>
    <w:rsid w:val="0096271B"/>
    <w:rsid w:val="00963FFC"/>
    <w:rsid w:val="0096611A"/>
    <w:rsid w:val="009741F4"/>
    <w:rsid w:val="00974CCF"/>
    <w:rsid w:val="009848AB"/>
    <w:rsid w:val="00990DCD"/>
    <w:rsid w:val="00994A88"/>
    <w:rsid w:val="009A0DFD"/>
    <w:rsid w:val="009A25AD"/>
    <w:rsid w:val="009A27DD"/>
    <w:rsid w:val="009A3CAC"/>
    <w:rsid w:val="009A7952"/>
    <w:rsid w:val="009A7FAF"/>
    <w:rsid w:val="009B24BA"/>
    <w:rsid w:val="009B570F"/>
    <w:rsid w:val="009B59E7"/>
    <w:rsid w:val="009C20E8"/>
    <w:rsid w:val="009C528F"/>
    <w:rsid w:val="009C7798"/>
    <w:rsid w:val="009E3155"/>
    <w:rsid w:val="009E5F99"/>
    <w:rsid w:val="009E696B"/>
    <w:rsid w:val="009E6DD1"/>
    <w:rsid w:val="009F12F5"/>
    <w:rsid w:val="009F14EF"/>
    <w:rsid w:val="009F17BB"/>
    <w:rsid w:val="009F2D87"/>
    <w:rsid w:val="009F4743"/>
    <w:rsid w:val="009F7D0F"/>
    <w:rsid w:val="00A07A84"/>
    <w:rsid w:val="00A13DA5"/>
    <w:rsid w:val="00A160C9"/>
    <w:rsid w:val="00A171EF"/>
    <w:rsid w:val="00A20874"/>
    <w:rsid w:val="00A20F47"/>
    <w:rsid w:val="00A22C4E"/>
    <w:rsid w:val="00A312A4"/>
    <w:rsid w:val="00A3254F"/>
    <w:rsid w:val="00A44500"/>
    <w:rsid w:val="00A45455"/>
    <w:rsid w:val="00A461F8"/>
    <w:rsid w:val="00A507CD"/>
    <w:rsid w:val="00A50B11"/>
    <w:rsid w:val="00A50BB5"/>
    <w:rsid w:val="00A51AA9"/>
    <w:rsid w:val="00A559DA"/>
    <w:rsid w:val="00A57497"/>
    <w:rsid w:val="00A62AAA"/>
    <w:rsid w:val="00A662A8"/>
    <w:rsid w:val="00A6781E"/>
    <w:rsid w:val="00A80116"/>
    <w:rsid w:val="00A81F68"/>
    <w:rsid w:val="00A82B46"/>
    <w:rsid w:val="00A879B5"/>
    <w:rsid w:val="00A90E48"/>
    <w:rsid w:val="00A93854"/>
    <w:rsid w:val="00A955AB"/>
    <w:rsid w:val="00A969F4"/>
    <w:rsid w:val="00AA188D"/>
    <w:rsid w:val="00AA308E"/>
    <w:rsid w:val="00AB3935"/>
    <w:rsid w:val="00AC4273"/>
    <w:rsid w:val="00AC7057"/>
    <w:rsid w:val="00AD4465"/>
    <w:rsid w:val="00AE230F"/>
    <w:rsid w:val="00AE3B6B"/>
    <w:rsid w:val="00AE4F3A"/>
    <w:rsid w:val="00AF20BC"/>
    <w:rsid w:val="00AF2A29"/>
    <w:rsid w:val="00AF3506"/>
    <w:rsid w:val="00AF3DA0"/>
    <w:rsid w:val="00AF60E5"/>
    <w:rsid w:val="00AF61F9"/>
    <w:rsid w:val="00AF688C"/>
    <w:rsid w:val="00B0118B"/>
    <w:rsid w:val="00B018A6"/>
    <w:rsid w:val="00B0412D"/>
    <w:rsid w:val="00B0436E"/>
    <w:rsid w:val="00B11E2A"/>
    <w:rsid w:val="00B14929"/>
    <w:rsid w:val="00B15CF2"/>
    <w:rsid w:val="00B16169"/>
    <w:rsid w:val="00B2090A"/>
    <w:rsid w:val="00B23F44"/>
    <w:rsid w:val="00B30A8C"/>
    <w:rsid w:val="00B37D60"/>
    <w:rsid w:val="00B41016"/>
    <w:rsid w:val="00B478C4"/>
    <w:rsid w:val="00B52009"/>
    <w:rsid w:val="00B56E26"/>
    <w:rsid w:val="00B61AFC"/>
    <w:rsid w:val="00B65386"/>
    <w:rsid w:val="00B74D70"/>
    <w:rsid w:val="00B808CC"/>
    <w:rsid w:val="00B846D4"/>
    <w:rsid w:val="00B94DE1"/>
    <w:rsid w:val="00BA0A09"/>
    <w:rsid w:val="00BA6621"/>
    <w:rsid w:val="00BB3C9E"/>
    <w:rsid w:val="00BB6597"/>
    <w:rsid w:val="00BB7A8B"/>
    <w:rsid w:val="00BC3C57"/>
    <w:rsid w:val="00BC5BA8"/>
    <w:rsid w:val="00BC7D6D"/>
    <w:rsid w:val="00BD0ECF"/>
    <w:rsid w:val="00BD20BE"/>
    <w:rsid w:val="00BD2587"/>
    <w:rsid w:val="00BE3793"/>
    <w:rsid w:val="00BF21FF"/>
    <w:rsid w:val="00BF23AB"/>
    <w:rsid w:val="00BF6D7A"/>
    <w:rsid w:val="00C01418"/>
    <w:rsid w:val="00C07A7F"/>
    <w:rsid w:val="00C121DF"/>
    <w:rsid w:val="00C15F05"/>
    <w:rsid w:val="00C16CCA"/>
    <w:rsid w:val="00C239CB"/>
    <w:rsid w:val="00C23D64"/>
    <w:rsid w:val="00C252D5"/>
    <w:rsid w:val="00C309DB"/>
    <w:rsid w:val="00C3320A"/>
    <w:rsid w:val="00C35DDF"/>
    <w:rsid w:val="00C415D4"/>
    <w:rsid w:val="00C42266"/>
    <w:rsid w:val="00C47117"/>
    <w:rsid w:val="00C5031A"/>
    <w:rsid w:val="00C57A83"/>
    <w:rsid w:val="00C6061A"/>
    <w:rsid w:val="00C63160"/>
    <w:rsid w:val="00C65A1A"/>
    <w:rsid w:val="00C6760A"/>
    <w:rsid w:val="00C747B2"/>
    <w:rsid w:val="00C75581"/>
    <w:rsid w:val="00C806A9"/>
    <w:rsid w:val="00C82C0F"/>
    <w:rsid w:val="00C83FF2"/>
    <w:rsid w:val="00C91AFD"/>
    <w:rsid w:val="00C94D82"/>
    <w:rsid w:val="00C95082"/>
    <w:rsid w:val="00C95BFC"/>
    <w:rsid w:val="00CA1CEB"/>
    <w:rsid w:val="00CA4FD6"/>
    <w:rsid w:val="00CA7F99"/>
    <w:rsid w:val="00CB027C"/>
    <w:rsid w:val="00CB2518"/>
    <w:rsid w:val="00CB3D88"/>
    <w:rsid w:val="00CB6EF3"/>
    <w:rsid w:val="00CC2D29"/>
    <w:rsid w:val="00CC4690"/>
    <w:rsid w:val="00CC4F96"/>
    <w:rsid w:val="00CC7FCD"/>
    <w:rsid w:val="00CD07E3"/>
    <w:rsid w:val="00CD7EC8"/>
    <w:rsid w:val="00CF0019"/>
    <w:rsid w:val="00CF1120"/>
    <w:rsid w:val="00CF2619"/>
    <w:rsid w:val="00CF3569"/>
    <w:rsid w:val="00CF3F7A"/>
    <w:rsid w:val="00CF777D"/>
    <w:rsid w:val="00CF7AFC"/>
    <w:rsid w:val="00D00751"/>
    <w:rsid w:val="00D05AB8"/>
    <w:rsid w:val="00D11209"/>
    <w:rsid w:val="00D125C3"/>
    <w:rsid w:val="00D14E98"/>
    <w:rsid w:val="00D26E5D"/>
    <w:rsid w:val="00D42BF6"/>
    <w:rsid w:val="00D45270"/>
    <w:rsid w:val="00D4726E"/>
    <w:rsid w:val="00D50848"/>
    <w:rsid w:val="00D53E8A"/>
    <w:rsid w:val="00D57855"/>
    <w:rsid w:val="00D60C5F"/>
    <w:rsid w:val="00D621C8"/>
    <w:rsid w:val="00D6647B"/>
    <w:rsid w:val="00D72E35"/>
    <w:rsid w:val="00D805D0"/>
    <w:rsid w:val="00D84D1C"/>
    <w:rsid w:val="00D85FA2"/>
    <w:rsid w:val="00D87595"/>
    <w:rsid w:val="00D879D2"/>
    <w:rsid w:val="00D911D3"/>
    <w:rsid w:val="00D94849"/>
    <w:rsid w:val="00D951C9"/>
    <w:rsid w:val="00D96D1C"/>
    <w:rsid w:val="00DA1CED"/>
    <w:rsid w:val="00DA6CC7"/>
    <w:rsid w:val="00DB17B2"/>
    <w:rsid w:val="00DB50B0"/>
    <w:rsid w:val="00DB511F"/>
    <w:rsid w:val="00DB720B"/>
    <w:rsid w:val="00DC051A"/>
    <w:rsid w:val="00DC1C88"/>
    <w:rsid w:val="00DC2083"/>
    <w:rsid w:val="00DD24DC"/>
    <w:rsid w:val="00DD26D7"/>
    <w:rsid w:val="00DD51E8"/>
    <w:rsid w:val="00DE48C9"/>
    <w:rsid w:val="00DE6174"/>
    <w:rsid w:val="00DE6966"/>
    <w:rsid w:val="00DF0A42"/>
    <w:rsid w:val="00DF2D87"/>
    <w:rsid w:val="00DF3650"/>
    <w:rsid w:val="00E168C7"/>
    <w:rsid w:val="00E16BA7"/>
    <w:rsid w:val="00E17FBA"/>
    <w:rsid w:val="00E26EBA"/>
    <w:rsid w:val="00E3138C"/>
    <w:rsid w:val="00E36CAD"/>
    <w:rsid w:val="00E43176"/>
    <w:rsid w:val="00E47B15"/>
    <w:rsid w:val="00E62566"/>
    <w:rsid w:val="00E62E72"/>
    <w:rsid w:val="00E6622B"/>
    <w:rsid w:val="00E666D7"/>
    <w:rsid w:val="00E7164F"/>
    <w:rsid w:val="00E74C7B"/>
    <w:rsid w:val="00E7531B"/>
    <w:rsid w:val="00E77B51"/>
    <w:rsid w:val="00E80943"/>
    <w:rsid w:val="00E80B8E"/>
    <w:rsid w:val="00E84DEB"/>
    <w:rsid w:val="00E85E56"/>
    <w:rsid w:val="00E86BBC"/>
    <w:rsid w:val="00E91271"/>
    <w:rsid w:val="00E91AB5"/>
    <w:rsid w:val="00E92B00"/>
    <w:rsid w:val="00E95B04"/>
    <w:rsid w:val="00EA34FB"/>
    <w:rsid w:val="00EA5FD5"/>
    <w:rsid w:val="00EB1A11"/>
    <w:rsid w:val="00EB50CC"/>
    <w:rsid w:val="00EB642E"/>
    <w:rsid w:val="00EB6907"/>
    <w:rsid w:val="00EC160E"/>
    <w:rsid w:val="00ED030C"/>
    <w:rsid w:val="00ED4205"/>
    <w:rsid w:val="00ED743E"/>
    <w:rsid w:val="00EE18EA"/>
    <w:rsid w:val="00EF0D52"/>
    <w:rsid w:val="00EF1B18"/>
    <w:rsid w:val="00EF252F"/>
    <w:rsid w:val="00EF31C8"/>
    <w:rsid w:val="00EF6E15"/>
    <w:rsid w:val="00EF7A54"/>
    <w:rsid w:val="00F040A2"/>
    <w:rsid w:val="00F11708"/>
    <w:rsid w:val="00F130A9"/>
    <w:rsid w:val="00F143DA"/>
    <w:rsid w:val="00F14CA6"/>
    <w:rsid w:val="00F220D9"/>
    <w:rsid w:val="00F24503"/>
    <w:rsid w:val="00F248D9"/>
    <w:rsid w:val="00F26CA0"/>
    <w:rsid w:val="00F26F95"/>
    <w:rsid w:val="00F3163D"/>
    <w:rsid w:val="00F35D82"/>
    <w:rsid w:val="00F36772"/>
    <w:rsid w:val="00F401C0"/>
    <w:rsid w:val="00F44670"/>
    <w:rsid w:val="00F471D5"/>
    <w:rsid w:val="00F50A76"/>
    <w:rsid w:val="00F511EF"/>
    <w:rsid w:val="00F53272"/>
    <w:rsid w:val="00F54A9C"/>
    <w:rsid w:val="00F60D1D"/>
    <w:rsid w:val="00F61FCD"/>
    <w:rsid w:val="00F706FC"/>
    <w:rsid w:val="00F71410"/>
    <w:rsid w:val="00F747C2"/>
    <w:rsid w:val="00F74E90"/>
    <w:rsid w:val="00F80DC4"/>
    <w:rsid w:val="00F86278"/>
    <w:rsid w:val="00F93F63"/>
    <w:rsid w:val="00F97C46"/>
    <w:rsid w:val="00FA1257"/>
    <w:rsid w:val="00FA1E77"/>
    <w:rsid w:val="00FA7887"/>
    <w:rsid w:val="00FB0AE5"/>
    <w:rsid w:val="00FB22E5"/>
    <w:rsid w:val="00FB6000"/>
    <w:rsid w:val="00FC10C6"/>
    <w:rsid w:val="00FC28EB"/>
    <w:rsid w:val="00FC37A4"/>
    <w:rsid w:val="00FC4EF3"/>
    <w:rsid w:val="00FD1849"/>
    <w:rsid w:val="00FD1EDA"/>
    <w:rsid w:val="00FD4435"/>
    <w:rsid w:val="00FD6C0C"/>
    <w:rsid w:val="00FD6FBD"/>
    <w:rsid w:val="00FE2547"/>
    <w:rsid w:val="00FE48CA"/>
    <w:rsid w:val="00FE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0EDBB"/>
  <w15:docId w15:val="{1B13592B-727E-4C14-8A56-A7FB0A5C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93F63"/>
    <w:rPr>
      <w:rFonts w:ascii="Arial" w:hAnsi="Arial" w:cs="Arial"/>
    </w:rPr>
  </w:style>
  <w:style w:type="paragraph" w:styleId="Heading1">
    <w:name w:val="heading 1"/>
    <w:basedOn w:val="Normal"/>
    <w:next w:val="BodyText"/>
    <w:link w:val="Heading1Char"/>
    <w:autoRedefine/>
    <w:qFormat/>
    <w:rsid w:val="001C5F01"/>
    <w:pPr>
      <w:widowControl w:val="0"/>
      <w:numPr>
        <w:numId w:val="8"/>
      </w:numPr>
      <w:spacing w:before="240" w:after="120"/>
      <w:outlineLvl w:val="0"/>
    </w:pPr>
    <w:rPr>
      <w:rFonts w:eastAsia="Times New Roman"/>
      <w:b/>
      <w:bCs/>
      <w:color w:val="255AA7" w:themeColor="accent1"/>
      <w:sz w:val="32"/>
      <w:szCs w:val="28"/>
      <w:lang w:eastAsia="zh-CN"/>
    </w:rPr>
  </w:style>
  <w:style w:type="paragraph" w:styleId="Heading2">
    <w:name w:val="heading 2"/>
    <w:basedOn w:val="Normal"/>
    <w:next w:val="Normal"/>
    <w:link w:val="Heading2Char"/>
    <w:unhideWhenUsed/>
    <w:qFormat/>
    <w:rsid w:val="00C35DDF"/>
    <w:pPr>
      <w:keepNext/>
      <w:keepLines/>
      <w:numPr>
        <w:ilvl w:val="1"/>
        <w:numId w:val="8"/>
      </w:numPr>
      <w:spacing w:before="240" w:after="120"/>
      <w:outlineLvl w:val="1"/>
    </w:pPr>
    <w:rPr>
      <w:rFonts w:eastAsiaTheme="majorEastAsia"/>
      <w:bCs/>
      <w:color w:val="255AA7" w:themeColor="accent1"/>
      <w:sz w:val="28"/>
      <w:szCs w:val="26"/>
      <w:lang w:eastAsia="zh-CN"/>
    </w:rPr>
  </w:style>
  <w:style w:type="paragraph" w:styleId="Heading3">
    <w:name w:val="heading 3"/>
    <w:basedOn w:val="Normal"/>
    <w:next w:val="Normal"/>
    <w:link w:val="Heading3Char"/>
    <w:unhideWhenUsed/>
    <w:qFormat/>
    <w:rsid w:val="00874974"/>
    <w:pPr>
      <w:keepNext/>
      <w:numPr>
        <w:ilvl w:val="2"/>
        <w:numId w:val="8"/>
      </w:numPr>
      <w:spacing w:before="240" w:after="240"/>
      <w:outlineLvl w:val="2"/>
    </w:pPr>
    <w:rPr>
      <w:rFonts w:eastAsiaTheme="majorEastAsia"/>
      <w:b/>
      <w:bCs/>
      <w:color w:val="255AA7" w:themeColor="accent1"/>
      <w:sz w:val="24"/>
      <w:szCs w:val="24"/>
      <w:lang w:eastAsia="zh-CN"/>
    </w:rPr>
  </w:style>
  <w:style w:type="paragraph" w:styleId="Heading4">
    <w:name w:val="heading 4"/>
    <w:basedOn w:val="Normal"/>
    <w:next w:val="Normal"/>
    <w:link w:val="Heading4Char"/>
    <w:unhideWhenUsed/>
    <w:qFormat/>
    <w:rsid w:val="008E3D01"/>
    <w:pPr>
      <w:keepNext/>
      <w:keepLines/>
      <w:spacing w:before="200"/>
      <w:outlineLvl w:val="3"/>
    </w:pPr>
    <w:rPr>
      <w:rFonts w:eastAsiaTheme="majorEastAsia"/>
      <w:bCs/>
      <w:i/>
      <w:iCs/>
      <w:color w:val="255AA7" w:themeColor="accent1"/>
      <w:sz w:val="24"/>
      <w:szCs w:val="24"/>
    </w:rPr>
  </w:style>
  <w:style w:type="paragraph" w:styleId="Heading5">
    <w:name w:val="heading 5"/>
    <w:basedOn w:val="Normal"/>
    <w:next w:val="Normal"/>
    <w:link w:val="Heading5Char"/>
    <w:qFormat/>
    <w:rsid w:val="005A676A"/>
    <w:pPr>
      <w:keepNext/>
      <w:keepLines/>
      <w:tabs>
        <w:tab w:val="num" w:pos="1008"/>
      </w:tabs>
      <w:spacing w:before="240" w:after="60"/>
      <w:ind w:left="1008" w:hanging="1008"/>
      <w:outlineLvl w:val="4"/>
    </w:pPr>
    <w:rPr>
      <w:rFonts w:eastAsiaTheme="minorEastAsia" w:cs="Times New Roman"/>
      <w:szCs w:val="20"/>
    </w:rPr>
  </w:style>
  <w:style w:type="paragraph" w:styleId="Heading6">
    <w:name w:val="heading 6"/>
    <w:basedOn w:val="Normal"/>
    <w:next w:val="Normal"/>
    <w:link w:val="Heading6Char"/>
    <w:qFormat/>
    <w:rsid w:val="005A676A"/>
    <w:pPr>
      <w:keepNext/>
      <w:keepLines/>
      <w:tabs>
        <w:tab w:val="num" w:pos="1152"/>
      </w:tabs>
      <w:spacing w:before="240" w:after="60"/>
      <w:ind w:left="1152" w:hanging="1152"/>
      <w:outlineLvl w:val="5"/>
    </w:pPr>
    <w:rPr>
      <w:rFonts w:eastAsiaTheme="minorEastAsia" w:cs="Times New Roman"/>
      <w:i/>
      <w:szCs w:val="20"/>
    </w:rPr>
  </w:style>
  <w:style w:type="paragraph" w:styleId="Heading7">
    <w:name w:val="heading 7"/>
    <w:basedOn w:val="Normal"/>
    <w:next w:val="Normal"/>
    <w:link w:val="Heading7Char"/>
    <w:qFormat/>
    <w:rsid w:val="005A676A"/>
    <w:pPr>
      <w:keepNext/>
      <w:keepLines/>
      <w:tabs>
        <w:tab w:val="num" w:pos="1296"/>
      </w:tabs>
      <w:spacing w:before="240" w:after="60"/>
      <w:ind w:left="1296" w:hanging="1296"/>
      <w:outlineLvl w:val="6"/>
    </w:pPr>
    <w:rPr>
      <w:rFonts w:eastAsiaTheme="minorEastAsia" w:cs="Times New Roman"/>
      <w:sz w:val="20"/>
      <w:szCs w:val="20"/>
    </w:rPr>
  </w:style>
  <w:style w:type="paragraph" w:styleId="Heading8">
    <w:name w:val="heading 8"/>
    <w:basedOn w:val="Normal"/>
    <w:next w:val="Normal"/>
    <w:link w:val="Heading8Char"/>
    <w:qFormat/>
    <w:rsid w:val="005A676A"/>
    <w:pPr>
      <w:keepNext/>
      <w:keepLines/>
      <w:tabs>
        <w:tab w:val="num" w:pos="1440"/>
      </w:tabs>
      <w:spacing w:before="240" w:after="60"/>
      <w:ind w:left="1440" w:hanging="1440"/>
      <w:outlineLvl w:val="7"/>
    </w:pPr>
    <w:rPr>
      <w:rFonts w:eastAsiaTheme="minorEastAsia" w:cs="Times New Roman"/>
      <w:i/>
      <w:sz w:val="20"/>
      <w:szCs w:val="20"/>
    </w:rPr>
  </w:style>
  <w:style w:type="paragraph" w:styleId="Heading9">
    <w:name w:val="heading 9"/>
    <w:basedOn w:val="Normal"/>
    <w:next w:val="Normal"/>
    <w:link w:val="Heading9Char"/>
    <w:qFormat/>
    <w:rsid w:val="005A676A"/>
    <w:pPr>
      <w:keepNext/>
      <w:keepLines/>
      <w:tabs>
        <w:tab w:val="num" w:pos="1584"/>
      </w:tabs>
      <w:spacing w:before="240" w:after="60"/>
      <w:ind w:left="1584" w:hanging="1584"/>
      <w:outlineLvl w:val="8"/>
    </w:pPr>
    <w:rPr>
      <w:rFonts w:eastAsiaTheme="minorEastAsia"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B4D84"/>
    <w:pPr>
      <w:tabs>
        <w:tab w:val="center" w:pos="4680"/>
        <w:tab w:val="right" w:pos="9360"/>
      </w:tabs>
    </w:pPr>
  </w:style>
  <w:style w:type="character" w:customStyle="1" w:styleId="HeaderChar">
    <w:name w:val="Header Char"/>
    <w:basedOn w:val="DefaultParagraphFont"/>
    <w:link w:val="Header"/>
    <w:uiPriority w:val="99"/>
    <w:rsid w:val="007B4D84"/>
  </w:style>
  <w:style w:type="paragraph" w:styleId="Footer">
    <w:name w:val="footer"/>
    <w:basedOn w:val="Normal"/>
    <w:link w:val="FooterChar"/>
    <w:unhideWhenUsed/>
    <w:rsid w:val="00F50A76"/>
    <w:pPr>
      <w:jc w:val="right"/>
    </w:pPr>
    <w:rPr>
      <w:color w:val="45525A" w:themeColor="text1"/>
      <w:sz w:val="14"/>
    </w:rPr>
  </w:style>
  <w:style w:type="character" w:customStyle="1" w:styleId="FooterChar">
    <w:name w:val="Footer Char"/>
    <w:basedOn w:val="DefaultParagraphFont"/>
    <w:link w:val="Footer"/>
    <w:uiPriority w:val="99"/>
    <w:rsid w:val="00F50A76"/>
    <w:rPr>
      <w:rFonts w:ascii="Arial" w:hAnsi="Arial" w:cs="Arial"/>
      <w:color w:val="45525A" w:themeColor="text1"/>
      <w:sz w:val="14"/>
    </w:rPr>
  </w:style>
  <w:style w:type="paragraph" w:customStyle="1" w:styleId="DocumentTitle">
    <w:name w:val="Document Title"/>
    <w:basedOn w:val="Normal"/>
    <w:qFormat/>
    <w:rsid w:val="00B808CC"/>
    <w:pPr>
      <w:spacing w:before="120"/>
      <w:ind w:left="504" w:hanging="360"/>
    </w:pPr>
    <w:rPr>
      <w:color w:val="FFFFFF" w:themeColor="background1"/>
      <w:sz w:val="36"/>
      <w:szCs w:val="20"/>
    </w:rPr>
  </w:style>
  <w:style w:type="paragraph" w:styleId="BalloonText">
    <w:name w:val="Balloon Text"/>
    <w:basedOn w:val="Normal"/>
    <w:link w:val="BalloonTextChar"/>
    <w:unhideWhenUsed/>
    <w:rsid w:val="00B808CC"/>
    <w:rPr>
      <w:rFonts w:ascii="Tahoma" w:hAnsi="Tahoma" w:cs="Tahoma"/>
      <w:sz w:val="16"/>
      <w:szCs w:val="16"/>
    </w:rPr>
  </w:style>
  <w:style w:type="character" w:customStyle="1" w:styleId="BalloonTextChar">
    <w:name w:val="Balloon Text Char"/>
    <w:basedOn w:val="DefaultParagraphFont"/>
    <w:link w:val="BalloonText"/>
    <w:rsid w:val="00B808CC"/>
    <w:rPr>
      <w:rFonts w:ascii="Tahoma" w:hAnsi="Tahoma" w:cs="Tahoma"/>
      <w:sz w:val="16"/>
      <w:szCs w:val="16"/>
    </w:rPr>
  </w:style>
  <w:style w:type="character" w:styleId="PageNumber">
    <w:name w:val="page number"/>
    <w:rsid w:val="006D4060"/>
  </w:style>
  <w:style w:type="paragraph" w:styleId="TOC1">
    <w:name w:val="toc 1"/>
    <w:basedOn w:val="Normal"/>
    <w:next w:val="Normal"/>
    <w:uiPriority w:val="39"/>
    <w:qFormat/>
    <w:rsid w:val="00F401C0"/>
    <w:pPr>
      <w:tabs>
        <w:tab w:val="right" w:pos="9360"/>
        <w:tab w:val="right" w:leader="dot" w:pos="10800"/>
      </w:tabs>
      <w:spacing w:before="120" w:after="120"/>
      <w:ind w:left="360" w:hanging="360"/>
    </w:pPr>
    <w:rPr>
      <w:rFonts w:eastAsia="Times New Roman" w:cs="Times New Roman"/>
      <w:noProof/>
      <w:color w:val="45525A" w:themeColor="text1"/>
      <w:sz w:val="20"/>
      <w:szCs w:val="20"/>
    </w:rPr>
  </w:style>
  <w:style w:type="character" w:styleId="Hyperlink">
    <w:name w:val="Hyperlink"/>
    <w:uiPriority w:val="99"/>
    <w:unhideWhenUsed/>
    <w:rsid w:val="00331A46"/>
    <w:rPr>
      <w:rFonts w:cs="Arial"/>
      <w:noProof/>
      <w:color w:val="0000FF"/>
      <w:sz w:val="22"/>
      <w:u w:val="single"/>
    </w:rPr>
  </w:style>
  <w:style w:type="paragraph" w:styleId="TOC2">
    <w:name w:val="toc 2"/>
    <w:basedOn w:val="Normal"/>
    <w:next w:val="Normal"/>
    <w:uiPriority w:val="39"/>
    <w:rsid w:val="00506AF4"/>
    <w:pPr>
      <w:tabs>
        <w:tab w:val="right" w:pos="9360"/>
      </w:tabs>
      <w:spacing w:before="90" w:after="90"/>
      <w:ind w:left="648" w:hanging="360"/>
    </w:pPr>
    <w:rPr>
      <w:rFonts w:eastAsia="Times New Roman" w:cs="Times New Roman"/>
      <w:noProof/>
      <w:color w:val="45525A" w:themeColor="text1"/>
      <w:sz w:val="20"/>
      <w:szCs w:val="20"/>
    </w:rPr>
  </w:style>
  <w:style w:type="character" w:customStyle="1" w:styleId="Heading1Char">
    <w:name w:val="Heading 1 Char"/>
    <w:basedOn w:val="DefaultParagraphFont"/>
    <w:link w:val="Heading1"/>
    <w:rsid w:val="001C5F01"/>
    <w:rPr>
      <w:rFonts w:ascii="Arial" w:eastAsia="Times New Roman" w:hAnsi="Arial" w:cs="Arial"/>
      <w:b/>
      <w:bCs/>
      <w:color w:val="255AA7" w:themeColor="accent1"/>
      <w:sz w:val="32"/>
      <w:szCs w:val="28"/>
      <w:lang w:eastAsia="zh-CN"/>
    </w:rPr>
  </w:style>
  <w:style w:type="paragraph" w:styleId="TOCHeading">
    <w:name w:val="TOC Heading"/>
    <w:basedOn w:val="Heading1"/>
    <w:next w:val="Normal"/>
    <w:uiPriority w:val="39"/>
    <w:unhideWhenUsed/>
    <w:qFormat/>
    <w:rsid w:val="000F314E"/>
    <w:pPr>
      <w:spacing w:before="0" w:after="300"/>
      <w:ind w:left="504" w:hanging="360"/>
      <w:outlineLvl w:val="9"/>
    </w:pPr>
    <w:rPr>
      <w:color w:val="808080" w:themeColor="background1" w:themeShade="80"/>
      <w:sz w:val="36"/>
    </w:rPr>
  </w:style>
  <w:style w:type="paragraph" w:styleId="ListParagraph">
    <w:name w:val="List Paragraph"/>
    <w:basedOn w:val="Normal"/>
    <w:link w:val="ListParagraphChar"/>
    <w:uiPriority w:val="34"/>
    <w:qFormat/>
    <w:rsid w:val="00555EE5"/>
    <w:pPr>
      <w:ind w:left="720"/>
      <w:contextualSpacing/>
    </w:pPr>
  </w:style>
  <w:style w:type="paragraph" w:customStyle="1" w:styleId="Bullet1">
    <w:name w:val="Bullet 1"/>
    <w:basedOn w:val="Bullet2"/>
    <w:qFormat/>
    <w:rsid w:val="002D27D4"/>
    <w:pPr>
      <w:numPr>
        <w:numId w:val="2"/>
      </w:numPr>
      <w:ind w:left="720"/>
    </w:pPr>
    <w:rPr>
      <w:sz w:val="24"/>
      <w:szCs w:val="24"/>
    </w:rPr>
  </w:style>
  <w:style w:type="paragraph" w:customStyle="1" w:styleId="BodyTextBullet">
    <w:name w:val="Body Text Bullet"/>
    <w:basedOn w:val="Bullet1"/>
    <w:link w:val="BodyTextBulletChar"/>
    <w:autoRedefine/>
    <w:qFormat/>
    <w:rsid w:val="00BF23AB"/>
    <w:pPr>
      <w:numPr>
        <w:numId w:val="3"/>
      </w:numPr>
      <w:ind w:left="900"/>
    </w:pPr>
  </w:style>
  <w:style w:type="character" w:customStyle="1" w:styleId="BodyTextBulletChar">
    <w:name w:val="Body Text Bullet Char"/>
    <w:link w:val="BodyTextBullet"/>
    <w:rsid w:val="00BF23AB"/>
    <w:rPr>
      <w:rFonts w:ascii="Arial" w:hAnsi="Arial" w:cs="Arial"/>
      <w:color w:val="45525A" w:themeColor="text1"/>
      <w:sz w:val="24"/>
      <w:szCs w:val="24"/>
    </w:rPr>
  </w:style>
  <w:style w:type="paragraph" w:styleId="BodyText">
    <w:name w:val="Body Text"/>
    <w:basedOn w:val="Normal"/>
    <w:link w:val="BodyTextChar"/>
    <w:qFormat/>
    <w:rsid w:val="007C1EF9"/>
    <w:pPr>
      <w:spacing w:before="240" w:after="240"/>
    </w:pPr>
    <w:rPr>
      <w:color w:val="45525A" w:themeColor="text1"/>
      <w:sz w:val="24"/>
      <w:szCs w:val="24"/>
    </w:rPr>
  </w:style>
  <w:style w:type="character" w:customStyle="1" w:styleId="BodyTextChar">
    <w:name w:val="Body Text Char"/>
    <w:basedOn w:val="DefaultParagraphFont"/>
    <w:link w:val="BodyText"/>
    <w:rsid w:val="007C1EF9"/>
    <w:rPr>
      <w:rFonts w:ascii="Arial" w:hAnsi="Arial" w:cs="Arial"/>
      <w:color w:val="45525A" w:themeColor="text1"/>
      <w:sz w:val="24"/>
      <w:szCs w:val="24"/>
    </w:rPr>
  </w:style>
  <w:style w:type="table" w:styleId="TableGrid">
    <w:name w:val="Table Grid"/>
    <w:basedOn w:val="TableNormal"/>
    <w:rsid w:val="00EF252F"/>
    <w:pPr>
      <w:spacing w:before="120"/>
      <w:ind w:left="504" w:hanging="360"/>
    </w:pPr>
    <w:rPr>
      <w:rFonts w:ascii="Arial" w:eastAsia="Times New Roman" w:hAnsi="Arial" w:cs="Times New Roman"/>
      <w:color w:val="45525A"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qFormat/>
    <w:rsid w:val="000F314E"/>
    <w:pPr>
      <w:spacing w:before="120"/>
      <w:ind w:left="504" w:hanging="360"/>
    </w:pPr>
    <w:rPr>
      <w:rFonts w:ascii="Arial" w:eastAsia="MS Mincho" w:hAnsi="Arial" w:cs="Arial"/>
      <w:color w:val="FFFFFF" w:themeColor="background1"/>
      <w:sz w:val="24"/>
      <w:szCs w:val="20"/>
      <w:lang w:eastAsia="ja-JP"/>
    </w:rPr>
  </w:style>
  <w:style w:type="paragraph" w:customStyle="1" w:styleId="TableText">
    <w:name w:val="Table Text"/>
    <w:basedOn w:val="BodyText"/>
    <w:qFormat/>
    <w:rsid w:val="00EF252F"/>
    <w:pPr>
      <w:tabs>
        <w:tab w:val="left" w:pos="2880"/>
      </w:tabs>
      <w:ind w:left="504" w:hanging="360"/>
    </w:pPr>
    <w:rPr>
      <w:rFonts w:eastAsia="Times New Roman" w:cs="Times New Roman"/>
      <w:sz w:val="22"/>
      <w:szCs w:val="20"/>
    </w:rPr>
  </w:style>
  <w:style w:type="character" w:customStyle="1" w:styleId="Heading2Char">
    <w:name w:val="Heading 2 Char"/>
    <w:basedOn w:val="DefaultParagraphFont"/>
    <w:link w:val="Heading2"/>
    <w:rsid w:val="00C35DDF"/>
    <w:rPr>
      <w:rFonts w:ascii="Arial" w:eastAsiaTheme="majorEastAsia" w:hAnsi="Arial" w:cs="Arial"/>
      <w:bCs/>
      <w:color w:val="255AA7" w:themeColor="accent1"/>
      <w:sz w:val="28"/>
      <w:szCs w:val="26"/>
      <w:lang w:eastAsia="zh-CN"/>
    </w:rPr>
  </w:style>
  <w:style w:type="paragraph" w:styleId="Caption">
    <w:name w:val="caption"/>
    <w:basedOn w:val="Normal"/>
    <w:next w:val="Normal"/>
    <w:unhideWhenUsed/>
    <w:qFormat/>
    <w:rsid w:val="000F314E"/>
    <w:pPr>
      <w:keepNext/>
      <w:spacing w:before="120" w:after="200"/>
      <w:ind w:left="504" w:hanging="360"/>
      <w:jc w:val="center"/>
    </w:pPr>
    <w:rPr>
      <w:rFonts w:eastAsia="Times New Roman" w:cs="Times New Roman"/>
      <w:bCs/>
      <w:color w:val="45525A" w:themeColor="text1"/>
      <w:sz w:val="18"/>
      <w:szCs w:val="18"/>
    </w:rPr>
  </w:style>
  <w:style w:type="character" w:customStyle="1" w:styleId="Heading3Char">
    <w:name w:val="Heading 3 Char"/>
    <w:basedOn w:val="DefaultParagraphFont"/>
    <w:link w:val="Heading3"/>
    <w:rsid w:val="00874974"/>
    <w:rPr>
      <w:rFonts w:ascii="Arial" w:eastAsiaTheme="majorEastAsia" w:hAnsi="Arial" w:cs="Arial"/>
      <w:b/>
      <w:bCs/>
      <w:color w:val="255AA7" w:themeColor="accent1"/>
      <w:sz w:val="24"/>
      <w:szCs w:val="24"/>
      <w:lang w:eastAsia="zh-CN"/>
    </w:rPr>
  </w:style>
  <w:style w:type="paragraph" w:customStyle="1" w:styleId="Numberedlist-roman">
    <w:name w:val="Numbered list - roman"/>
    <w:basedOn w:val="ListParagraph"/>
    <w:link w:val="Numberedlist-romanChar"/>
    <w:qFormat/>
    <w:rsid w:val="000F314E"/>
    <w:pPr>
      <w:numPr>
        <w:numId w:val="1"/>
      </w:numPr>
      <w:spacing w:after="120"/>
    </w:pPr>
    <w:rPr>
      <w:sz w:val="24"/>
      <w:szCs w:val="24"/>
    </w:rPr>
  </w:style>
  <w:style w:type="paragraph" w:customStyle="1" w:styleId="graphic">
    <w:name w:val="graphic"/>
    <w:basedOn w:val="Normal"/>
    <w:link w:val="graphicChar"/>
    <w:qFormat/>
    <w:rsid w:val="00117A7C"/>
    <w:pPr>
      <w:keepNext/>
      <w:jc w:val="center"/>
    </w:pPr>
  </w:style>
  <w:style w:type="character" w:customStyle="1" w:styleId="ListParagraphChar">
    <w:name w:val="List Paragraph Char"/>
    <w:basedOn w:val="DefaultParagraphFont"/>
    <w:link w:val="ListParagraph"/>
    <w:uiPriority w:val="34"/>
    <w:rsid w:val="00117A7C"/>
    <w:rPr>
      <w:rFonts w:ascii="Arial" w:hAnsi="Arial" w:cs="Arial"/>
    </w:rPr>
  </w:style>
  <w:style w:type="character" w:customStyle="1" w:styleId="Numberedlist-romanChar">
    <w:name w:val="Numbered list - roman Char"/>
    <w:basedOn w:val="ListParagraphChar"/>
    <w:link w:val="Numberedlist-roman"/>
    <w:rsid w:val="000F314E"/>
    <w:rPr>
      <w:rFonts w:ascii="Arial" w:hAnsi="Arial" w:cs="Arial"/>
      <w:sz w:val="24"/>
      <w:szCs w:val="24"/>
    </w:rPr>
  </w:style>
  <w:style w:type="paragraph" w:customStyle="1" w:styleId="openbullet">
    <w:name w:val="open bullet"/>
    <w:basedOn w:val="BodyTextBullet"/>
    <w:link w:val="openbulletChar"/>
    <w:qFormat/>
    <w:rsid w:val="00117A7C"/>
  </w:style>
  <w:style w:type="character" w:customStyle="1" w:styleId="graphicChar">
    <w:name w:val="graphic Char"/>
    <w:basedOn w:val="DefaultParagraphFont"/>
    <w:link w:val="graphic"/>
    <w:rsid w:val="00117A7C"/>
    <w:rPr>
      <w:rFonts w:ascii="Arial" w:hAnsi="Arial" w:cs="Arial"/>
    </w:rPr>
  </w:style>
  <w:style w:type="character" w:customStyle="1" w:styleId="openbulletChar">
    <w:name w:val="open bullet Char"/>
    <w:basedOn w:val="BodyTextBulletChar"/>
    <w:link w:val="openbullet"/>
    <w:rsid w:val="00117A7C"/>
    <w:rPr>
      <w:rFonts w:ascii="Arial" w:hAnsi="Arial" w:cs="Arial"/>
      <w:color w:val="45525A" w:themeColor="text1"/>
      <w:sz w:val="24"/>
      <w:szCs w:val="24"/>
    </w:rPr>
  </w:style>
  <w:style w:type="paragraph" w:customStyle="1" w:styleId="Bullet2">
    <w:name w:val="Bullet 2"/>
    <w:basedOn w:val="Normal"/>
    <w:rsid w:val="002D27D4"/>
    <w:pPr>
      <w:numPr>
        <w:numId w:val="4"/>
      </w:numPr>
      <w:spacing w:after="120"/>
      <w:ind w:left="994" w:hanging="274"/>
    </w:pPr>
    <w:rPr>
      <w:color w:val="45525A" w:themeColor="text1"/>
    </w:rPr>
  </w:style>
  <w:style w:type="character" w:customStyle="1" w:styleId="Heading4Char">
    <w:name w:val="Heading 4 Char"/>
    <w:basedOn w:val="DefaultParagraphFont"/>
    <w:link w:val="Heading4"/>
    <w:uiPriority w:val="9"/>
    <w:rsid w:val="008E3D01"/>
    <w:rPr>
      <w:rFonts w:ascii="Arial" w:eastAsiaTheme="majorEastAsia" w:hAnsi="Arial" w:cs="Arial"/>
      <w:bCs/>
      <w:i/>
      <w:iCs/>
      <w:color w:val="255AA7" w:themeColor="accent1"/>
      <w:sz w:val="24"/>
      <w:szCs w:val="24"/>
    </w:rPr>
  </w:style>
  <w:style w:type="paragraph" w:customStyle="1" w:styleId="Bullet3">
    <w:name w:val="Bullet 3"/>
    <w:basedOn w:val="BodyText"/>
    <w:qFormat/>
    <w:rsid w:val="002D27D4"/>
    <w:pPr>
      <w:numPr>
        <w:numId w:val="5"/>
      </w:numPr>
      <w:spacing w:before="0" w:after="120"/>
      <w:ind w:left="1350" w:hanging="270"/>
    </w:pPr>
    <w:rPr>
      <w:sz w:val="20"/>
      <w:szCs w:val="20"/>
    </w:rPr>
  </w:style>
  <w:style w:type="paragraph" w:customStyle="1" w:styleId="TableBullet4">
    <w:name w:val="Table Bullet 4"/>
    <w:basedOn w:val="Normal"/>
    <w:rsid w:val="002D27D4"/>
    <w:pPr>
      <w:numPr>
        <w:numId w:val="6"/>
      </w:numPr>
    </w:pPr>
  </w:style>
  <w:style w:type="paragraph" w:customStyle="1" w:styleId="Bullet4">
    <w:name w:val="Bullet 4"/>
    <w:basedOn w:val="TableBullet4"/>
    <w:qFormat/>
    <w:rsid w:val="002D27D4"/>
    <w:pPr>
      <w:numPr>
        <w:numId w:val="7"/>
      </w:numPr>
      <w:spacing w:after="120"/>
      <w:ind w:left="1628" w:hanging="274"/>
    </w:pPr>
    <w:rPr>
      <w:color w:val="45525A" w:themeColor="text1"/>
      <w:sz w:val="20"/>
    </w:rPr>
  </w:style>
  <w:style w:type="paragraph" w:styleId="BodyText2">
    <w:name w:val="Body Text 2"/>
    <w:basedOn w:val="Normal"/>
    <w:link w:val="BodyText2Char"/>
    <w:unhideWhenUsed/>
    <w:rsid w:val="00630008"/>
    <w:pPr>
      <w:tabs>
        <w:tab w:val="right" w:pos="10080"/>
      </w:tabs>
      <w:spacing w:before="60"/>
    </w:pPr>
    <w:rPr>
      <w:color w:val="FFFFFF" w:themeColor="background1"/>
      <w:sz w:val="14"/>
    </w:rPr>
  </w:style>
  <w:style w:type="character" w:customStyle="1" w:styleId="BodyText2Char">
    <w:name w:val="Body Text 2 Char"/>
    <w:basedOn w:val="DefaultParagraphFont"/>
    <w:link w:val="BodyText2"/>
    <w:uiPriority w:val="99"/>
    <w:rsid w:val="00630008"/>
    <w:rPr>
      <w:rFonts w:ascii="Arial" w:hAnsi="Arial" w:cs="Arial"/>
      <w:color w:val="FFFFFF" w:themeColor="background1"/>
      <w:sz w:val="14"/>
    </w:rPr>
  </w:style>
  <w:style w:type="paragraph" w:styleId="TOC3">
    <w:name w:val="toc 3"/>
    <w:basedOn w:val="Normal"/>
    <w:next w:val="Normal"/>
    <w:uiPriority w:val="39"/>
    <w:unhideWhenUsed/>
    <w:rsid w:val="001F092D"/>
    <w:pPr>
      <w:tabs>
        <w:tab w:val="right" w:pos="9360"/>
        <w:tab w:val="right" w:leader="dot" w:pos="9710"/>
      </w:tabs>
      <w:spacing w:after="100"/>
      <w:ind w:left="440"/>
    </w:pPr>
    <w:rPr>
      <w:color w:val="45525A" w:themeColor="text1"/>
    </w:rPr>
  </w:style>
  <w:style w:type="character" w:customStyle="1" w:styleId="Heading5Char">
    <w:name w:val="Heading 5 Char"/>
    <w:basedOn w:val="DefaultParagraphFont"/>
    <w:link w:val="Heading5"/>
    <w:rsid w:val="005A676A"/>
    <w:rPr>
      <w:rFonts w:ascii="Arial" w:eastAsiaTheme="minorEastAsia" w:hAnsi="Arial" w:cs="Times New Roman"/>
      <w:szCs w:val="20"/>
    </w:rPr>
  </w:style>
  <w:style w:type="character" w:customStyle="1" w:styleId="Heading6Char">
    <w:name w:val="Heading 6 Char"/>
    <w:basedOn w:val="DefaultParagraphFont"/>
    <w:link w:val="Heading6"/>
    <w:rsid w:val="005A676A"/>
    <w:rPr>
      <w:rFonts w:ascii="Arial" w:eastAsiaTheme="minorEastAsia" w:hAnsi="Arial" w:cs="Times New Roman"/>
      <w:i/>
      <w:szCs w:val="20"/>
    </w:rPr>
  </w:style>
  <w:style w:type="character" w:customStyle="1" w:styleId="Heading7Char">
    <w:name w:val="Heading 7 Char"/>
    <w:basedOn w:val="DefaultParagraphFont"/>
    <w:link w:val="Heading7"/>
    <w:rsid w:val="005A676A"/>
    <w:rPr>
      <w:rFonts w:ascii="Arial" w:eastAsiaTheme="minorEastAsia" w:hAnsi="Arial" w:cs="Times New Roman"/>
      <w:sz w:val="20"/>
      <w:szCs w:val="20"/>
    </w:rPr>
  </w:style>
  <w:style w:type="character" w:customStyle="1" w:styleId="Heading8Char">
    <w:name w:val="Heading 8 Char"/>
    <w:basedOn w:val="DefaultParagraphFont"/>
    <w:link w:val="Heading8"/>
    <w:rsid w:val="005A676A"/>
    <w:rPr>
      <w:rFonts w:ascii="Arial" w:eastAsiaTheme="minorEastAsia" w:hAnsi="Arial" w:cs="Times New Roman"/>
      <w:i/>
      <w:sz w:val="20"/>
      <w:szCs w:val="20"/>
    </w:rPr>
  </w:style>
  <w:style w:type="character" w:customStyle="1" w:styleId="Heading9Char">
    <w:name w:val="Heading 9 Char"/>
    <w:basedOn w:val="DefaultParagraphFont"/>
    <w:link w:val="Heading9"/>
    <w:rsid w:val="005A676A"/>
    <w:rPr>
      <w:rFonts w:ascii="Arial" w:eastAsiaTheme="minorEastAsia" w:hAnsi="Arial" w:cs="Times New Roman"/>
      <w:i/>
      <w:sz w:val="18"/>
      <w:szCs w:val="20"/>
    </w:rPr>
  </w:style>
  <w:style w:type="paragraph" w:styleId="DocumentMap">
    <w:name w:val="Document Map"/>
    <w:basedOn w:val="Normal"/>
    <w:link w:val="DocumentMapChar"/>
    <w:semiHidden/>
    <w:rsid w:val="005A676A"/>
    <w:pPr>
      <w:shd w:val="clear" w:color="auto" w:fill="000080"/>
    </w:pPr>
    <w:rPr>
      <w:rFonts w:ascii="Tahoma" w:eastAsiaTheme="minorEastAsia" w:hAnsi="Tahoma" w:cs="Times New Roman"/>
      <w:sz w:val="20"/>
      <w:szCs w:val="20"/>
    </w:rPr>
  </w:style>
  <w:style w:type="character" w:customStyle="1" w:styleId="DocumentMapChar">
    <w:name w:val="Document Map Char"/>
    <w:basedOn w:val="DefaultParagraphFont"/>
    <w:link w:val="DocumentMap"/>
    <w:semiHidden/>
    <w:rsid w:val="005A676A"/>
    <w:rPr>
      <w:rFonts w:ascii="Tahoma" w:eastAsiaTheme="minorEastAsia" w:hAnsi="Tahoma" w:cs="Times New Roman"/>
      <w:sz w:val="20"/>
      <w:szCs w:val="20"/>
      <w:shd w:val="clear" w:color="auto" w:fill="000080"/>
    </w:rPr>
  </w:style>
  <w:style w:type="paragraph" w:customStyle="1" w:styleId="Subheads">
    <w:name w:val="Subheads"/>
    <w:basedOn w:val="Normal"/>
    <w:rsid w:val="005A676A"/>
    <w:pPr>
      <w:tabs>
        <w:tab w:val="left" w:pos="158"/>
      </w:tabs>
      <w:spacing w:after="72" w:line="220" w:lineRule="exact"/>
    </w:pPr>
    <w:rPr>
      <w:rFonts w:ascii="New York" w:eastAsiaTheme="minorEastAsia" w:hAnsi="New York" w:cs="Times New Roman"/>
      <w:sz w:val="20"/>
      <w:szCs w:val="20"/>
    </w:rPr>
  </w:style>
  <w:style w:type="paragraph" w:styleId="BodyText3">
    <w:name w:val="Body Text 3"/>
    <w:basedOn w:val="Normal"/>
    <w:link w:val="BodyText3Char"/>
    <w:rsid w:val="005A676A"/>
    <w:pPr>
      <w:jc w:val="center"/>
    </w:pPr>
    <w:rPr>
      <w:rFonts w:eastAsiaTheme="minorEastAsia" w:cs="Times New Roman"/>
      <w:snapToGrid w:val="0"/>
      <w:color w:val="000000"/>
      <w:sz w:val="18"/>
      <w:szCs w:val="20"/>
    </w:rPr>
  </w:style>
  <w:style w:type="character" w:customStyle="1" w:styleId="BodyText3Char">
    <w:name w:val="Body Text 3 Char"/>
    <w:basedOn w:val="DefaultParagraphFont"/>
    <w:link w:val="BodyText3"/>
    <w:rsid w:val="005A676A"/>
    <w:rPr>
      <w:rFonts w:ascii="Arial" w:eastAsiaTheme="minorEastAsia" w:hAnsi="Arial" w:cs="Times New Roman"/>
      <w:snapToGrid w:val="0"/>
      <w:color w:val="000000"/>
      <w:sz w:val="18"/>
      <w:szCs w:val="20"/>
    </w:rPr>
  </w:style>
  <w:style w:type="paragraph" w:styleId="FootnoteText">
    <w:name w:val="footnote text"/>
    <w:basedOn w:val="Normal"/>
    <w:link w:val="FootnoteTextChar"/>
    <w:semiHidden/>
    <w:rsid w:val="005A676A"/>
    <w:rPr>
      <w:rFonts w:ascii="Times New Roman" w:eastAsiaTheme="minorEastAsia" w:hAnsi="Times New Roman" w:cs="Times New Roman"/>
      <w:sz w:val="20"/>
      <w:szCs w:val="20"/>
    </w:rPr>
  </w:style>
  <w:style w:type="character" w:customStyle="1" w:styleId="FootnoteTextChar">
    <w:name w:val="Footnote Text Char"/>
    <w:basedOn w:val="DefaultParagraphFont"/>
    <w:link w:val="FootnoteText"/>
    <w:semiHidden/>
    <w:rsid w:val="005A676A"/>
    <w:rPr>
      <w:rFonts w:ascii="Times New Roman" w:eastAsiaTheme="minorEastAsia" w:hAnsi="Times New Roman" w:cs="Times New Roman"/>
      <w:sz w:val="20"/>
      <w:szCs w:val="20"/>
    </w:rPr>
  </w:style>
  <w:style w:type="character" w:styleId="FootnoteReference">
    <w:name w:val="footnote reference"/>
    <w:semiHidden/>
    <w:rsid w:val="005A676A"/>
    <w:rPr>
      <w:vertAlign w:val="superscript"/>
    </w:rPr>
  </w:style>
  <w:style w:type="character" w:styleId="FollowedHyperlink">
    <w:name w:val="FollowedHyperlink"/>
    <w:rsid w:val="005A676A"/>
    <w:rPr>
      <w:color w:val="800080"/>
      <w:u w:val="single"/>
    </w:rPr>
  </w:style>
  <w:style w:type="paragraph" w:styleId="TOC4">
    <w:name w:val="toc 4"/>
    <w:basedOn w:val="Normal"/>
    <w:next w:val="Normal"/>
    <w:uiPriority w:val="39"/>
    <w:rsid w:val="005A676A"/>
    <w:pPr>
      <w:ind w:left="600"/>
    </w:pPr>
    <w:rPr>
      <w:rFonts w:ascii="Times New Roman" w:eastAsiaTheme="minorEastAsia" w:hAnsi="Times New Roman" w:cs="Times New Roman"/>
      <w:sz w:val="20"/>
      <w:szCs w:val="20"/>
    </w:rPr>
  </w:style>
  <w:style w:type="paragraph" w:customStyle="1" w:styleId="TitleStyle2">
    <w:name w:val="Title Style2"/>
    <w:basedOn w:val="Normal"/>
    <w:next w:val="Normal"/>
    <w:rsid w:val="005A676A"/>
    <w:pPr>
      <w:tabs>
        <w:tab w:val="center" w:pos="4680"/>
      </w:tabs>
      <w:spacing w:after="480" w:line="240" w:lineRule="atLeast"/>
    </w:pPr>
    <w:rPr>
      <w:rFonts w:eastAsiaTheme="minorEastAsia" w:cs="Times New Roman"/>
      <w:b/>
      <w:sz w:val="28"/>
      <w:szCs w:val="20"/>
    </w:rPr>
  </w:style>
  <w:style w:type="paragraph" w:customStyle="1" w:styleId="TitleStyle3">
    <w:name w:val="Title Style3"/>
    <w:basedOn w:val="Normal"/>
    <w:next w:val="TitleStyle4"/>
    <w:rsid w:val="005A676A"/>
    <w:pPr>
      <w:tabs>
        <w:tab w:val="center" w:pos="4680"/>
      </w:tabs>
      <w:spacing w:line="240" w:lineRule="atLeast"/>
    </w:pPr>
    <w:rPr>
      <w:rFonts w:eastAsiaTheme="minorEastAsia" w:cs="Times New Roman"/>
      <w:b/>
      <w:sz w:val="20"/>
      <w:szCs w:val="20"/>
    </w:rPr>
  </w:style>
  <w:style w:type="paragraph" w:customStyle="1" w:styleId="TitleStyle4">
    <w:name w:val="Title Style4"/>
    <w:basedOn w:val="Caption"/>
    <w:next w:val="TableofAuthorities"/>
    <w:rsid w:val="005A676A"/>
    <w:pPr>
      <w:keepNext w:val="0"/>
      <w:spacing w:before="480" w:after="120"/>
      <w:ind w:left="0" w:firstLine="0"/>
      <w:jc w:val="left"/>
    </w:pPr>
    <w:rPr>
      <w:rFonts w:eastAsiaTheme="minorEastAsia"/>
      <w:b/>
      <w:bCs w:val="0"/>
      <w:color w:val="auto"/>
      <w:sz w:val="20"/>
      <w:szCs w:val="20"/>
    </w:rPr>
  </w:style>
  <w:style w:type="paragraph" w:styleId="TableofAuthorities">
    <w:name w:val="table of authorities"/>
    <w:basedOn w:val="Normal"/>
    <w:next w:val="Normal"/>
    <w:semiHidden/>
    <w:rsid w:val="005A676A"/>
    <w:pPr>
      <w:ind w:left="200" w:hanging="200"/>
    </w:pPr>
    <w:rPr>
      <w:rFonts w:eastAsiaTheme="minorEastAsia" w:cs="Times New Roman"/>
      <w:sz w:val="20"/>
      <w:szCs w:val="20"/>
    </w:rPr>
  </w:style>
  <w:style w:type="paragraph" w:customStyle="1" w:styleId="Picture">
    <w:name w:val="Picture"/>
    <w:basedOn w:val="Caption"/>
    <w:next w:val="Caption"/>
    <w:rsid w:val="005A676A"/>
    <w:pPr>
      <w:keepNext w:val="0"/>
      <w:spacing w:before="360" w:after="360"/>
      <w:ind w:left="0" w:firstLine="0"/>
    </w:pPr>
    <w:rPr>
      <w:rFonts w:eastAsiaTheme="minorEastAsia"/>
      <w:b/>
      <w:bCs w:val="0"/>
      <w:color w:val="auto"/>
      <w:sz w:val="20"/>
      <w:szCs w:val="20"/>
    </w:rPr>
  </w:style>
  <w:style w:type="paragraph" w:customStyle="1" w:styleId="Requirement">
    <w:name w:val="Requirement"/>
    <w:basedOn w:val="Normal"/>
    <w:next w:val="Normal"/>
    <w:rsid w:val="005A676A"/>
    <w:pPr>
      <w:spacing w:before="240" w:after="240"/>
    </w:pPr>
    <w:rPr>
      <w:rFonts w:eastAsiaTheme="minorEastAsia" w:cs="Times New Roman"/>
      <w:sz w:val="20"/>
      <w:szCs w:val="20"/>
    </w:rPr>
  </w:style>
  <w:style w:type="paragraph" w:customStyle="1" w:styleId="Spacing">
    <w:name w:val="Spacing"/>
    <w:basedOn w:val="Normal"/>
    <w:next w:val="Normal"/>
    <w:rsid w:val="005A676A"/>
    <w:pPr>
      <w:spacing w:after="240"/>
    </w:pPr>
    <w:rPr>
      <w:rFonts w:eastAsiaTheme="minorEastAsia" w:cs="Times New Roman"/>
      <w:sz w:val="20"/>
      <w:szCs w:val="20"/>
    </w:rPr>
  </w:style>
  <w:style w:type="paragraph" w:customStyle="1" w:styleId="TableNotes">
    <w:name w:val="Table Notes"/>
    <w:basedOn w:val="Normal"/>
    <w:next w:val="Normal"/>
    <w:rsid w:val="005A676A"/>
    <w:pPr>
      <w:keepLines/>
    </w:pPr>
    <w:rPr>
      <w:rFonts w:eastAsiaTheme="minorEastAsia" w:cs="Times New Roman"/>
      <w:sz w:val="16"/>
      <w:szCs w:val="20"/>
    </w:rPr>
  </w:style>
  <w:style w:type="paragraph" w:customStyle="1" w:styleId="TitleStyle1">
    <w:name w:val="Title Style1"/>
    <w:basedOn w:val="Spacing"/>
    <w:rsid w:val="005A676A"/>
    <w:pPr>
      <w:spacing w:before="720" w:after="0"/>
    </w:pPr>
    <w:rPr>
      <w:b/>
      <w:noProof/>
      <w:sz w:val="28"/>
    </w:rPr>
  </w:style>
  <w:style w:type="paragraph" w:styleId="TOC5">
    <w:name w:val="toc 5"/>
    <w:basedOn w:val="Normal"/>
    <w:next w:val="Normal"/>
    <w:autoRedefine/>
    <w:uiPriority w:val="39"/>
    <w:rsid w:val="005A676A"/>
    <w:pPr>
      <w:ind w:left="800"/>
    </w:pPr>
    <w:rPr>
      <w:rFonts w:ascii="Times New Roman" w:eastAsiaTheme="minorEastAsia" w:hAnsi="Times New Roman" w:cs="Times New Roman"/>
      <w:sz w:val="20"/>
      <w:szCs w:val="20"/>
    </w:rPr>
  </w:style>
  <w:style w:type="paragraph" w:styleId="TOC6">
    <w:name w:val="toc 6"/>
    <w:basedOn w:val="Normal"/>
    <w:next w:val="Normal"/>
    <w:autoRedefine/>
    <w:uiPriority w:val="39"/>
    <w:rsid w:val="005A676A"/>
    <w:pPr>
      <w:ind w:left="1000"/>
    </w:pPr>
    <w:rPr>
      <w:rFonts w:ascii="Times New Roman" w:eastAsiaTheme="minorEastAsia" w:hAnsi="Times New Roman" w:cs="Times New Roman"/>
      <w:sz w:val="20"/>
      <w:szCs w:val="20"/>
    </w:rPr>
  </w:style>
  <w:style w:type="paragraph" w:styleId="TOC7">
    <w:name w:val="toc 7"/>
    <w:basedOn w:val="Normal"/>
    <w:next w:val="Normal"/>
    <w:autoRedefine/>
    <w:uiPriority w:val="39"/>
    <w:rsid w:val="005A676A"/>
    <w:pPr>
      <w:ind w:left="1200"/>
    </w:pPr>
    <w:rPr>
      <w:rFonts w:ascii="Times New Roman" w:eastAsiaTheme="minorEastAsia" w:hAnsi="Times New Roman" w:cs="Times New Roman"/>
      <w:sz w:val="20"/>
      <w:szCs w:val="20"/>
    </w:rPr>
  </w:style>
  <w:style w:type="paragraph" w:styleId="TOC8">
    <w:name w:val="toc 8"/>
    <w:basedOn w:val="Normal"/>
    <w:next w:val="Normal"/>
    <w:autoRedefine/>
    <w:uiPriority w:val="39"/>
    <w:rsid w:val="005A676A"/>
    <w:pPr>
      <w:ind w:left="1400"/>
    </w:pPr>
    <w:rPr>
      <w:rFonts w:ascii="Times New Roman" w:eastAsiaTheme="minorEastAsia" w:hAnsi="Times New Roman" w:cs="Times New Roman"/>
      <w:sz w:val="20"/>
      <w:szCs w:val="20"/>
    </w:rPr>
  </w:style>
  <w:style w:type="paragraph" w:styleId="TOC9">
    <w:name w:val="toc 9"/>
    <w:basedOn w:val="Normal"/>
    <w:next w:val="Normal"/>
    <w:autoRedefine/>
    <w:uiPriority w:val="39"/>
    <w:rsid w:val="005A676A"/>
    <w:pPr>
      <w:ind w:left="1600"/>
    </w:pPr>
    <w:rPr>
      <w:rFonts w:ascii="Times New Roman" w:eastAsiaTheme="minorEastAsia" w:hAnsi="Times New Roman" w:cs="Times New Roman"/>
      <w:sz w:val="20"/>
      <w:szCs w:val="20"/>
    </w:rPr>
  </w:style>
  <w:style w:type="paragraph" w:customStyle="1" w:styleId="Code">
    <w:name w:val="Code"/>
    <w:basedOn w:val="Normal"/>
    <w:rsid w:val="005A676A"/>
    <w:pPr>
      <w:ind w:left="720"/>
    </w:pPr>
    <w:rPr>
      <w:rFonts w:ascii="Courier New" w:eastAsiaTheme="minorEastAsia" w:hAnsi="Courier New" w:cs="Tahoma"/>
      <w:noProof/>
      <w:sz w:val="20"/>
      <w:szCs w:val="20"/>
    </w:rPr>
  </w:style>
  <w:style w:type="paragraph" w:customStyle="1" w:styleId="UseCase">
    <w:name w:val="UseCase"/>
    <w:basedOn w:val="BodyText"/>
    <w:next w:val="BodyText"/>
    <w:link w:val="UseCaseChar"/>
    <w:autoRedefine/>
    <w:rsid w:val="005A676A"/>
    <w:pPr>
      <w:numPr>
        <w:numId w:val="13"/>
      </w:numPr>
      <w:shd w:val="clear" w:color="auto" w:fill="E0E0E0"/>
      <w:spacing w:before="120" w:after="120"/>
    </w:pPr>
    <w:rPr>
      <w:rFonts w:eastAsiaTheme="minorEastAsia" w:cs="Times New Roman"/>
      <w:b/>
      <w:szCs w:val="20"/>
    </w:rPr>
  </w:style>
  <w:style w:type="paragraph" w:customStyle="1" w:styleId="UseCasesteps">
    <w:name w:val="Use Case steps"/>
    <w:basedOn w:val="BodyText"/>
    <w:rsid w:val="005A676A"/>
    <w:pPr>
      <w:numPr>
        <w:numId w:val="9"/>
      </w:numPr>
      <w:spacing w:before="0" w:after="0"/>
    </w:pPr>
    <w:rPr>
      <w:rFonts w:eastAsiaTheme="minorEastAsia" w:cs="Times New Roman"/>
      <w:color w:val="auto"/>
      <w:sz w:val="20"/>
      <w:szCs w:val="20"/>
    </w:rPr>
  </w:style>
  <w:style w:type="paragraph" w:styleId="NoSpacing">
    <w:name w:val="No Spacing"/>
    <w:uiPriority w:val="1"/>
    <w:qFormat/>
    <w:rsid w:val="005A676A"/>
    <w:rPr>
      <w:rFonts w:ascii="Arial" w:eastAsiaTheme="minorEastAsia" w:hAnsi="Arial" w:cs="Times New Roman"/>
      <w:sz w:val="20"/>
      <w:szCs w:val="20"/>
    </w:rPr>
  </w:style>
  <w:style w:type="character" w:styleId="CommentReference">
    <w:name w:val="annotation reference"/>
    <w:basedOn w:val="DefaultParagraphFont"/>
    <w:rsid w:val="005A676A"/>
    <w:rPr>
      <w:sz w:val="16"/>
      <w:szCs w:val="16"/>
    </w:rPr>
  </w:style>
  <w:style w:type="paragraph" w:styleId="CommentText">
    <w:name w:val="annotation text"/>
    <w:basedOn w:val="Normal"/>
    <w:link w:val="CommentTextChar"/>
    <w:rsid w:val="005A676A"/>
    <w:rPr>
      <w:rFonts w:eastAsiaTheme="minorEastAsia" w:cs="Times New Roman"/>
      <w:sz w:val="20"/>
      <w:szCs w:val="20"/>
    </w:rPr>
  </w:style>
  <w:style w:type="character" w:customStyle="1" w:styleId="CommentTextChar">
    <w:name w:val="Comment Text Char"/>
    <w:basedOn w:val="DefaultParagraphFont"/>
    <w:link w:val="CommentText"/>
    <w:rsid w:val="005A676A"/>
    <w:rPr>
      <w:rFonts w:ascii="Arial" w:eastAsiaTheme="minorEastAsia" w:hAnsi="Arial" w:cs="Times New Roman"/>
      <w:sz w:val="20"/>
      <w:szCs w:val="20"/>
    </w:rPr>
  </w:style>
  <w:style w:type="paragraph" w:styleId="CommentSubject">
    <w:name w:val="annotation subject"/>
    <w:basedOn w:val="CommentText"/>
    <w:next w:val="CommentText"/>
    <w:link w:val="CommentSubjectChar"/>
    <w:rsid w:val="005A676A"/>
    <w:rPr>
      <w:b/>
      <w:bCs/>
    </w:rPr>
  </w:style>
  <w:style w:type="character" w:customStyle="1" w:styleId="CommentSubjectChar">
    <w:name w:val="Comment Subject Char"/>
    <w:basedOn w:val="CommentTextChar"/>
    <w:link w:val="CommentSubject"/>
    <w:rsid w:val="005A676A"/>
    <w:rPr>
      <w:rFonts w:ascii="Arial" w:eastAsiaTheme="minorEastAsia" w:hAnsi="Arial" w:cs="Times New Roman"/>
      <w:b/>
      <w:bCs/>
      <w:sz w:val="20"/>
      <w:szCs w:val="20"/>
    </w:rPr>
  </w:style>
  <w:style w:type="paragraph" w:customStyle="1" w:styleId="TestCase">
    <w:name w:val="TestCase"/>
    <w:basedOn w:val="UseCase"/>
    <w:link w:val="TestCaseChar"/>
    <w:qFormat/>
    <w:rsid w:val="00124E50"/>
    <w:pPr>
      <w:numPr>
        <w:numId w:val="0"/>
      </w:numPr>
    </w:pPr>
  </w:style>
  <w:style w:type="character" w:customStyle="1" w:styleId="UseCaseChar">
    <w:name w:val="UseCase Char"/>
    <w:basedOn w:val="BodyTextChar"/>
    <w:link w:val="UseCase"/>
    <w:rsid w:val="005A676A"/>
    <w:rPr>
      <w:rFonts w:ascii="Arial" w:eastAsiaTheme="minorEastAsia" w:hAnsi="Arial" w:cs="Times New Roman"/>
      <w:b/>
      <w:color w:val="45525A" w:themeColor="text1"/>
      <w:sz w:val="24"/>
      <w:szCs w:val="20"/>
      <w:shd w:val="clear" w:color="auto" w:fill="E0E0E0"/>
    </w:rPr>
  </w:style>
  <w:style w:type="character" w:customStyle="1" w:styleId="TestCaseChar">
    <w:name w:val="TestCase Char"/>
    <w:basedOn w:val="UseCaseChar"/>
    <w:link w:val="TestCase"/>
    <w:rsid w:val="005A676A"/>
    <w:rPr>
      <w:rFonts w:ascii="Arial" w:eastAsiaTheme="minorEastAsia" w:hAnsi="Arial" w:cs="Times New Roman"/>
      <w:b/>
      <w:color w:val="45525A" w:themeColor="text1"/>
      <w:sz w:val="24"/>
      <w:szCs w:val="20"/>
      <w:shd w:val="clear" w:color="auto" w:fill="E0E0E0"/>
    </w:rPr>
  </w:style>
  <w:style w:type="paragraph" w:styleId="TableofFigures">
    <w:name w:val="table of figures"/>
    <w:basedOn w:val="Normal"/>
    <w:next w:val="Normal"/>
    <w:semiHidden/>
    <w:unhideWhenUsed/>
    <w:rsid w:val="005A676A"/>
    <w:rPr>
      <w:rFonts w:eastAsiaTheme="minorEastAsia" w:cs="Times New Roman"/>
      <w:sz w:val="20"/>
      <w:szCs w:val="20"/>
    </w:rPr>
  </w:style>
  <w:style w:type="paragraph" w:customStyle="1" w:styleId="TestCaseDescription">
    <w:name w:val="TestCaseDescription"/>
    <w:basedOn w:val="Normal"/>
    <w:link w:val="TestCaseDescriptionChar"/>
    <w:qFormat/>
    <w:rsid w:val="00B41016"/>
    <w:rPr>
      <w:b/>
      <w:i/>
      <w:sz w:val="18"/>
      <w:szCs w:val="16"/>
    </w:rPr>
  </w:style>
  <w:style w:type="paragraph" w:customStyle="1" w:styleId="TestCaseInfo">
    <w:name w:val="TestCaseInfo"/>
    <w:basedOn w:val="BodyText"/>
    <w:link w:val="TestCaseInfoChar"/>
    <w:qFormat/>
    <w:rsid w:val="00B41016"/>
    <w:pPr>
      <w:spacing w:before="0" w:after="0"/>
    </w:pPr>
    <w:rPr>
      <w:sz w:val="22"/>
      <w:szCs w:val="22"/>
    </w:rPr>
  </w:style>
  <w:style w:type="character" w:customStyle="1" w:styleId="TestCaseDescriptionChar">
    <w:name w:val="TestCaseDescription Char"/>
    <w:basedOn w:val="DefaultParagraphFont"/>
    <w:link w:val="TestCaseDescription"/>
    <w:rsid w:val="00B41016"/>
    <w:rPr>
      <w:rFonts w:ascii="Arial" w:hAnsi="Arial" w:cs="Arial"/>
      <w:b/>
      <w:i/>
      <w:sz w:val="18"/>
      <w:szCs w:val="16"/>
    </w:rPr>
  </w:style>
  <w:style w:type="character" w:customStyle="1" w:styleId="TestCaseInfoChar">
    <w:name w:val="TestCaseInfo Char"/>
    <w:basedOn w:val="BodyTextChar"/>
    <w:link w:val="TestCaseInfo"/>
    <w:qFormat/>
    <w:rsid w:val="00B41016"/>
    <w:rPr>
      <w:rFonts w:ascii="Arial" w:hAnsi="Arial" w:cs="Arial"/>
      <w:color w:val="45525A" w:themeColor="text1"/>
      <w:sz w:val="24"/>
      <w:szCs w:val="24"/>
    </w:rPr>
  </w:style>
  <w:style w:type="paragraph" w:customStyle="1" w:styleId="Function">
    <w:name w:val="Function"/>
    <w:basedOn w:val="TestCase"/>
    <w:link w:val="FunctionChar"/>
    <w:qFormat/>
    <w:rsid w:val="008E2D32"/>
    <w:pPr>
      <w:numPr>
        <w:numId w:val="149"/>
      </w:numPr>
      <w:ind w:left="360"/>
    </w:pPr>
  </w:style>
  <w:style w:type="character" w:customStyle="1" w:styleId="FunctionChar">
    <w:name w:val="Function Char"/>
    <w:basedOn w:val="TestCaseChar"/>
    <w:link w:val="Function"/>
    <w:rsid w:val="008E2D32"/>
    <w:rPr>
      <w:rFonts w:ascii="Arial" w:eastAsiaTheme="minorEastAsia" w:hAnsi="Arial" w:cs="Times New Roman"/>
      <w:b/>
      <w:color w:val="45525A" w:themeColor="text1"/>
      <w:sz w:val="24"/>
      <w:szCs w:val="20"/>
      <w:shd w:val="clear" w:color="auto" w:fill="E0E0E0"/>
    </w:rPr>
  </w:style>
  <w:style w:type="paragraph" w:styleId="HTMLPreformatted">
    <w:name w:val="HTML Preformatted"/>
    <w:basedOn w:val="Normal"/>
    <w:link w:val="HTMLPreformattedChar"/>
    <w:uiPriority w:val="99"/>
    <w:unhideWhenUsed/>
    <w:rsid w:val="0025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0F2"/>
    <w:rPr>
      <w:rFonts w:ascii="Courier New" w:eastAsia="Times New Roman" w:hAnsi="Courier New" w:cs="Courier New"/>
      <w:sz w:val="20"/>
      <w:szCs w:val="20"/>
    </w:rPr>
  </w:style>
  <w:style w:type="character" w:customStyle="1" w:styleId="ListLabel49">
    <w:name w:val="ListLabel 49"/>
    <w:qFormat/>
    <w:rsid w:val="00633B6D"/>
    <w:rPr>
      <w:rFonts w:cs="Courier New"/>
    </w:rPr>
  </w:style>
  <w:style w:type="character" w:customStyle="1" w:styleId="final-path">
    <w:name w:val="final-path"/>
    <w:basedOn w:val="DefaultParagraphFont"/>
    <w:rsid w:val="00E6622B"/>
  </w:style>
  <w:style w:type="table" w:styleId="ListTable3-Accent4">
    <w:name w:val="List Table 3 Accent 4"/>
    <w:basedOn w:val="TableNormal"/>
    <w:uiPriority w:val="48"/>
    <w:rsid w:val="004E766F"/>
    <w:tblPr>
      <w:tblStyleRowBandSize w:val="1"/>
      <w:tblStyleColBandSize w:val="1"/>
      <w:tblBorders>
        <w:top w:val="single" w:sz="4" w:space="0" w:color="827390" w:themeColor="accent4"/>
        <w:left w:val="single" w:sz="4" w:space="0" w:color="827390" w:themeColor="accent4"/>
        <w:bottom w:val="single" w:sz="4" w:space="0" w:color="827390" w:themeColor="accent4"/>
        <w:right w:val="single" w:sz="4" w:space="0" w:color="827390" w:themeColor="accent4"/>
      </w:tblBorders>
    </w:tblPr>
    <w:tblStylePr w:type="firstRow">
      <w:rPr>
        <w:b/>
        <w:bCs/>
        <w:color w:val="FFFFFF" w:themeColor="background1"/>
      </w:rPr>
      <w:tblPr/>
      <w:tcPr>
        <w:shd w:val="clear" w:color="auto" w:fill="827390" w:themeFill="accent4"/>
      </w:tcPr>
    </w:tblStylePr>
    <w:tblStylePr w:type="lastRow">
      <w:rPr>
        <w:b/>
        <w:bCs/>
      </w:rPr>
      <w:tblPr/>
      <w:tcPr>
        <w:tcBorders>
          <w:top w:val="double" w:sz="4" w:space="0" w:color="82739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27390" w:themeColor="accent4"/>
          <w:right w:val="single" w:sz="4" w:space="0" w:color="827390" w:themeColor="accent4"/>
        </w:tcBorders>
      </w:tcPr>
    </w:tblStylePr>
    <w:tblStylePr w:type="band1Horz">
      <w:tblPr/>
      <w:tcPr>
        <w:tcBorders>
          <w:top w:val="single" w:sz="4" w:space="0" w:color="827390" w:themeColor="accent4"/>
          <w:bottom w:val="single" w:sz="4" w:space="0" w:color="82739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27390" w:themeColor="accent4"/>
          <w:left w:val="nil"/>
        </w:tcBorders>
      </w:tcPr>
    </w:tblStylePr>
    <w:tblStylePr w:type="swCell">
      <w:tblPr/>
      <w:tcPr>
        <w:tcBorders>
          <w:top w:val="double" w:sz="4" w:space="0" w:color="827390" w:themeColor="accent4"/>
          <w:right w:val="nil"/>
        </w:tcBorders>
      </w:tcPr>
    </w:tblStylePr>
  </w:style>
  <w:style w:type="table" w:styleId="GridTable5Dark-Accent4">
    <w:name w:val="Grid Table 5 Dark Accent 4"/>
    <w:basedOn w:val="TableNormal"/>
    <w:uiPriority w:val="50"/>
    <w:rsid w:val="004E766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2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2739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2739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2739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27390" w:themeFill="accent4"/>
      </w:tcPr>
    </w:tblStylePr>
    <w:tblStylePr w:type="band1Vert">
      <w:tblPr/>
      <w:tcPr>
        <w:shd w:val="clear" w:color="auto" w:fill="CCC6D2" w:themeFill="accent4" w:themeFillTint="66"/>
      </w:tcPr>
    </w:tblStylePr>
    <w:tblStylePr w:type="band1Horz">
      <w:tblPr/>
      <w:tcPr>
        <w:shd w:val="clear" w:color="auto" w:fill="CCC6D2"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5906">
      <w:bodyDiv w:val="1"/>
      <w:marLeft w:val="0"/>
      <w:marRight w:val="0"/>
      <w:marTop w:val="0"/>
      <w:marBottom w:val="0"/>
      <w:divBdr>
        <w:top w:val="none" w:sz="0" w:space="0" w:color="auto"/>
        <w:left w:val="none" w:sz="0" w:space="0" w:color="auto"/>
        <w:bottom w:val="none" w:sz="0" w:space="0" w:color="auto"/>
        <w:right w:val="none" w:sz="0" w:space="0" w:color="auto"/>
      </w:divBdr>
    </w:div>
    <w:div w:id="432937741">
      <w:bodyDiv w:val="1"/>
      <w:marLeft w:val="0"/>
      <w:marRight w:val="0"/>
      <w:marTop w:val="0"/>
      <w:marBottom w:val="0"/>
      <w:divBdr>
        <w:top w:val="none" w:sz="0" w:space="0" w:color="auto"/>
        <w:left w:val="none" w:sz="0" w:space="0" w:color="auto"/>
        <w:bottom w:val="none" w:sz="0" w:space="0" w:color="auto"/>
        <w:right w:val="none" w:sz="0" w:space="0" w:color="auto"/>
      </w:divBdr>
      <w:divsChild>
        <w:div w:id="1564292495">
          <w:marLeft w:val="720"/>
          <w:marRight w:val="0"/>
          <w:marTop w:val="120"/>
          <w:marBottom w:val="0"/>
          <w:divBdr>
            <w:top w:val="none" w:sz="0" w:space="0" w:color="auto"/>
            <w:left w:val="none" w:sz="0" w:space="0" w:color="auto"/>
            <w:bottom w:val="none" w:sz="0" w:space="0" w:color="auto"/>
            <w:right w:val="none" w:sz="0" w:space="0" w:color="auto"/>
          </w:divBdr>
        </w:div>
        <w:div w:id="1029064234">
          <w:marLeft w:val="720"/>
          <w:marRight w:val="0"/>
          <w:marTop w:val="120"/>
          <w:marBottom w:val="0"/>
          <w:divBdr>
            <w:top w:val="none" w:sz="0" w:space="0" w:color="auto"/>
            <w:left w:val="none" w:sz="0" w:space="0" w:color="auto"/>
            <w:bottom w:val="none" w:sz="0" w:space="0" w:color="auto"/>
            <w:right w:val="none" w:sz="0" w:space="0" w:color="auto"/>
          </w:divBdr>
        </w:div>
        <w:div w:id="1950703356">
          <w:marLeft w:val="720"/>
          <w:marRight w:val="0"/>
          <w:marTop w:val="120"/>
          <w:marBottom w:val="0"/>
          <w:divBdr>
            <w:top w:val="none" w:sz="0" w:space="0" w:color="auto"/>
            <w:left w:val="none" w:sz="0" w:space="0" w:color="auto"/>
            <w:bottom w:val="none" w:sz="0" w:space="0" w:color="auto"/>
            <w:right w:val="none" w:sz="0" w:space="0" w:color="auto"/>
          </w:divBdr>
        </w:div>
      </w:divsChild>
    </w:div>
    <w:div w:id="503789609">
      <w:bodyDiv w:val="1"/>
      <w:marLeft w:val="0"/>
      <w:marRight w:val="0"/>
      <w:marTop w:val="0"/>
      <w:marBottom w:val="0"/>
      <w:divBdr>
        <w:top w:val="none" w:sz="0" w:space="0" w:color="auto"/>
        <w:left w:val="none" w:sz="0" w:space="0" w:color="auto"/>
        <w:bottom w:val="none" w:sz="0" w:space="0" w:color="auto"/>
        <w:right w:val="none" w:sz="0" w:space="0" w:color="auto"/>
      </w:divBdr>
    </w:div>
    <w:div w:id="528103300">
      <w:bodyDiv w:val="1"/>
      <w:marLeft w:val="0"/>
      <w:marRight w:val="0"/>
      <w:marTop w:val="0"/>
      <w:marBottom w:val="0"/>
      <w:divBdr>
        <w:top w:val="none" w:sz="0" w:space="0" w:color="auto"/>
        <w:left w:val="none" w:sz="0" w:space="0" w:color="auto"/>
        <w:bottom w:val="none" w:sz="0" w:space="0" w:color="auto"/>
        <w:right w:val="none" w:sz="0" w:space="0" w:color="auto"/>
      </w:divBdr>
    </w:div>
    <w:div w:id="827554988">
      <w:bodyDiv w:val="1"/>
      <w:marLeft w:val="0"/>
      <w:marRight w:val="0"/>
      <w:marTop w:val="0"/>
      <w:marBottom w:val="0"/>
      <w:divBdr>
        <w:top w:val="none" w:sz="0" w:space="0" w:color="auto"/>
        <w:left w:val="none" w:sz="0" w:space="0" w:color="auto"/>
        <w:bottom w:val="none" w:sz="0" w:space="0" w:color="auto"/>
        <w:right w:val="none" w:sz="0" w:space="0" w:color="auto"/>
      </w:divBdr>
    </w:div>
    <w:div w:id="1736395593">
      <w:bodyDiv w:val="1"/>
      <w:marLeft w:val="0"/>
      <w:marRight w:val="0"/>
      <w:marTop w:val="0"/>
      <w:marBottom w:val="0"/>
      <w:divBdr>
        <w:top w:val="none" w:sz="0" w:space="0" w:color="auto"/>
        <w:left w:val="none" w:sz="0" w:space="0" w:color="auto"/>
        <w:bottom w:val="none" w:sz="0" w:space="0" w:color="auto"/>
        <w:right w:val="none" w:sz="0" w:space="0" w:color="auto"/>
      </w:divBdr>
    </w:div>
    <w:div w:id="1926112467">
      <w:bodyDiv w:val="1"/>
      <w:marLeft w:val="0"/>
      <w:marRight w:val="0"/>
      <w:marTop w:val="0"/>
      <w:marBottom w:val="0"/>
      <w:divBdr>
        <w:top w:val="none" w:sz="0" w:space="0" w:color="auto"/>
        <w:left w:val="none" w:sz="0" w:space="0" w:color="auto"/>
        <w:bottom w:val="none" w:sz="0" w:space="0" w:color="auto"/>
        <w:right w:val="none" w:sz="0" w:space="0" w:color="auto"/>
      </w:divBdr>
    </w:div>
    <w:div w:id="2081176668">
      <w:bodyDiv w:val="1"/>
      <w:marLeft w:val="0"/>
      <w:marRight w:val="0"/>
      <w:marTop w:val="0"/>
      <w:marBottom w:val="0"/>
      <w:divBdr>
        <w:top w:val="none" w:sz="0" w:space="0" w:color="auto"/>
        <w:left w:val="none" w:sz="0" w:space="0" w:color="auto"/>
        <w:bottom w:val="none" w:sz="0" w:space="0" w:color="auto"/>
        <w:right w:val="none" w:sz="0" w:space="0" w:color="auto"/>
      </w:divBdr>
    </w:div>
    <w:div w:id="213112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header" Target="header5.xml"/><Relationship Id="rId50"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cid:image001.jpg@01D28C3A.13B07950"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jpeg"/><Relationship Id="rId49"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8.jpeg"/><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chart" Target="charts/chart1.xml"/><Relationship Id="rId43" Type="http://schemas.openxmlformats.org/officeDocument/2006/relationships/image" Target="media/image27.png"/><Relationship Id="rId48"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inish\Downloads\Generic%20Spirent%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VNF</a:t>
            </a:r>
            <a:r>
              <a:rPr lang="en-US" baseline="0"/>
              <a:t> Lifecycle Management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3C3-470D-B6D7-34D363280E1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3C3-470D-B6D7-34D363280E1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3C3-470D-B6D7-34D363280E1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3C3-470D-B6D7-34D363280E1C}"/>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3C3-470D-B6D7-34D363280E1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ext>
            </c:extLst>
          </c:dLbls>
          <c:cat>
            <c:strRef>
              <c:f>Sheet1!$B$3:$B$7</c:f>
              <c:strCache>
                <c:ptCount val="5"/>
                <c:pt idx="0">
                  <c:v>VNF Instance Management</c:v>
                </c:pt>
                <c:pt idx="1">
                  <c:v>Virtualized Resource Management</c:v>
                </c:pt>
                <c:pt idx="2">
                  <c:v>Fault/Recovery</c:v>
                </c:pt>
                <c:pt idx="3">
                  <c:v>VNF Package</c:v>
                </c:pt>
                <c:pt idx="4">
                  <c:v> Performance Management</c:v>
                </c:pt>
              </c:strCache>
            </c:strRef>
          </c:cat>
          <c:val>
            <c:numRef>
              <c:f>Sheet1!$C$3:$C$7</c:f>
              <c:numCache>
                <c:formatCode>General</c:formatCode>
                <c:ptCount val="5"/>
                <c:pt idx="0">
                  <c:v>20</c:v>
                </c:pt>
                <c:pt idx="1">
                  <c:v>20</c:v>
                </c:pt>
                <c:pt idx="2">
                  <c:v>20</c:v>
                </c:pt>
                <c:pt idx="3">
                  <c:v>20</c:v>
                </c:pt>
                <c:pt idx="4">
                  <c:v>20</c:v>
                </c:pt>
              </c:numCache>
            </c:numRef>
          </c:val>
          <c:extLst>
            <c:ext xmlns:c16="http://schemas.microsoft.com/office/drawing/2014/chart" uri="{C3380CC4-5D6E-409C-BE32-E72D297353CC}">
              <c16:uniqueId val="{0000000A-D3C3-470D-B6D7-34D363280E1C}"/>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Spirent-2015">
      <a:dk1>
        <a:srgbClr val="45525A"/>
      </a:dk1>
      <a:lt1>
        <a:srgbClr val="FFFFFF"/>
      </a:lt1>
      <a:dk2>
        <a:srgbClr val="948671"/>
      </a:dk2>
      <a:lt2>
        <a:srgbClr val="000000"/>
      </a:lt2>
      <a:accent1>
        <a:srgbClr val="255AA7"/>
      </a:accent1>
      <a:accent2>
        <a:srgbClr val="009EDB"/>
      </a:accent2>
      <a:accent3>
        <a:srgbClr val="6CB33F"/>
      </a:accent3>
      <a:accent4>
        <a:srgbClr val="827390"/>
      </a:accent4>
      <a:accent5>
        <a:srgbClr val="FD4F57"/>
      </a:accent5>
      <a:accent6>
        <a:srgbClr val="FF9F36"/>
      </a:accent6>
      <a:hlink>
        <a:srgbClr val="62B1E6"/>
      </a:hlink>
      <a:folHlink>
        <a:srgbClr val="BBDC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255AA7"/>
        </a:solidFill>
        <a:ln>
          <a:noFill/>
        </a:ln>
      </a:spPr>
      <a:bodyPr rot="0" spcFirstLastPara="0" vertOverflow="overflow" horzOverflow="overflow" vert="horz" wrap="square" lIns="91440" tIns="0" rIns="1188720" bIns="91440" numCol="1" spcCol="0" rtlCol="0" fromWordArt="0" anchor="b"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C9C0984ABD89408EDD2F4404D8D8F8" ma:contentTypeVersion="0" ma:contentTypeDescription="Create a new document." ma:contentTypeScope="" ma:versionID="b7940b4508e57e97515ef83e0232ebf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E9D2B-6508-4389-B2C3-7F598A1378C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6F23327-C7F2-4157-982F-747DFC4997B7}">
  <ds:schemaRefs>
    <ds:schemaRef ds:uri="http://schemas.microsoft.com/sharepoint/v3/contenttype/forms"/>
  </ds:schemaRefs>
</ds:datastoreItem>
</file>

<file path=customXml/itemProps3.xml><?xml version="1.0" encoding="utf-8"?>
<ds:datastoreItem xmlns:ds="http://schemas.openxmlformats.org/officeDocument/2006/customXml" ds:itemID="{560595E3-27CF-47E8-9777-54C0A77BF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E4E3E00-7721-4BC9-BA93-7DFE3A247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Spirent Template.dotx</Template>
  <TotalTime>1693</TotalTime>
  <Pages>151</Pages>
  <Words>49152</Words>
  <Characters>280171</Characters>
  <Application>Microsoft Office Word</Application>
  <DocSecurity>0</DocSecurity>
  <Lines>2334</Lines>
  <Paragraphs>657</Paragraphs>
  <ScaleCrop>false</ScaleCrop>
  <HeadingPairs>
    <vt:vector size="2" baseType="variant">
      <vt:variant>
        <vt:lpstr>Title</vt:lpstr>
      </vt:variant>
      <vt:variant>
        <vt:i4>1</vt:i4>
      </vt:variant>
    </vt:vector>
  </HeadingPairs>
  <TitlesOfParts>
    <vt:vector size="1" baseType="lpstr">
      <vt:lpstr>VNF Lifecycle Management</vt:lpstr>
    </vt:vector>
  </TitlesOfParts>
  <Company>Spirent Communications</Company>
  <LinksUpToDate>false</LinksUpToDate>
  <CharactersWithSpaces>328666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VNF Lifecycle Management</dc:title>
  <dc:creator>Klaus.Seggelke@spirent.com</dc:creator>
  <cp:keywords>VNF</cp:keywords>
  <cp:lastModifiedBy>Seggelke, Klaus</cp:lastModifiedBy>
  <cp:revision>117</cp:revision>
  <cp:lastPrinted>2016-09-27T17:25:00Z</cp:lastPrinted>
  <dcterms:created xsi:type="dcterms:W3CDTF">2016-11-24T12:12:00Z</dcterms:created>
  <dcterms:modified xsi:type="dcterms:W3CDTF">2017-03-15T00:13:00Z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0x010100BFC9C0984ABD89408EDD2F4404D8D8F8</vt:lpwstr>
  </property>
</Properties>
</file>